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2798A8" w14:textId="77777777" w:rsidR="00722ED2" w:rsidRDefault="00722ED2" w:rsidP="00661FB9">
      <w:pPr>
        <w:jc w:val="both"/>
        <w:rPr>
          <w:rFonts w:cs="Times New Roman"/>
          <w:color w:val="7030A0"/>
          <w:lang w:val="en-GB"/>
        </w:rPr>
      </w:pPr>
    </w:p>
    <w:p w14:paraId="16185E0B" w14:textId="77777777" w:rsidR="004D5AAA" w:rsidRPr="00661FB9" w:rsidRDefault="004D5AAA" w:rsidP="00661FB9">
      <w:pPr>
        <w:jc w:val="both"/>
        <w:rPr>
          <w:rFonts w:cs="Times New Roman"/>
          <w:color w:val="7030A0"/>
          <w:lang w:val="en-GB"/>
        </w:rPr>
      </w:pPr>
    </w:p>
    <w:p w14:paraId="0B187F5B" w14:textId="4A244DE7" w:rsidR="00722ED2" w:rsidRPr="00661FB9" w:rsidRDefault="00CB1E7C" w:rsidP="00CB1E7C">
      <w:pPr>
        <w:jc w:val="both"/>
        <w:rPr>
          <w:rFonts w:cs="Times New Roman"/>
          <w:color w:val="7030A0"/>
          <w:lang w:val="en-GB"/>
        </w:rPr>
      </w:pPr>
      <w:r w:rsidRPr="007E6AEE">
        <w:rPr>
          <w:noProof/>
          <w:szCs w:val="22"/>
        </w:rPr>
        <w:drawing>
          <wp:inline distT="0" distB="0" distL="0" distR="0" wp14:anchorId="653D1F6B" wp14:editId="74EB3D76">
            <wp:extent cx="4486275" cy="1250950"/>
            <wp:effectExtent l="0" t="0" r="0" b="6350"/>
            <wp:docPr id="1556653842" name="Picture 1556653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a:ext>
                      </a:extLst>
                    </a:blip>
                    <a:srcRect r="-147893"/>
                    <a:stretch/>
                  </pic:blipFill>
                  <pic:spPr bwMode="auto">
                    <a:xfrm>
                      <a:off x="0" y="0"/>
                      <a:ext cx="4486275" cy="1250950"/>
                    </a:xfrm>
                    <a:prstGeom prst="rect">
                      <a:avLst/>
                    </a:prstGeom>
                    <a:noFill/>
                    <a:ln>
                      <a:noFill/>
                    </a:ln>
                    <a:extLst>
                      <a:ext uri="{53640926-AAD7-44D8-BBD7-CCE9431645EC}">
                        <a14:shadowObscured xmlns:a14="http://schemas.microsoft.com/office/drawing/2010/main"/>
                      </a:ext>
                    </a:extLst>
                  </pic:spPr>
                </pic:pic>
              </a:graphicData>
            </a:graphic>
          </wp:inline>
        </w:drawing>
      </w:r>
      <w:r w:rsidR="00F64B53">
        <w:rPr>
          <w:noProof/>
        </w:rPr>
        <w:drawing>
          <wp:inline distT="114300" distB="114300" distL="114300" distR="114300" wp14:anchorId="2B85C63F" wp14:editId="4613185B">
            <wp:extent cx="1749425" cy="933450"/>
            <wp:effectExtent l="0" t="0" r="3175" b="0"/>
            <wp:docPr id="578856967" name="image1.png" descr="A 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578856967" name="image1.png" descr="A blue text on a black background&#10;&#10;Description automatically generated"/>
                    <pic:cNvPicPr preferRelativeResize="0"/>
                  </pic:nvPicPr>
                  <pic:blipFill rotWithShape="1">
                    <a:blip r:embed="rId13" cstate="email">
                      <a:extLst>
                        <a:ext uri="{28A0092B-C50C-407E-A947-70E740481C1C}">
                          <a14:useLocalDpi xmlns:a14="http://schemas.microsoft.com/office/drawing/2010/main"/>
                        </a:ext>
                      </a:extLst>
                    </a:blip>
                    <a:srcRect b="-64074"/>
                    <a:stretch/>
                  </pic:blipFill>
                  <pic:spPr bwMode="auto">
                    <a:xfrm>
                      <a:off x="0" y="0"/>
                      <a:ext cx="1749743" cy="933620"/>
                    </a:xfrm>
                    <a:prstGeom prst="rect">
                      <a:avLst/>
                    </a:prstGeom>
                    <a:ln>
                      <a:noFill/>
                    </a:ln>
                    <a:extLst>
                      <a:ext uri="{53640926-AAD7-44D8-BBD7-CCE9431645EC}">
                        <a14:shadowObscured xmlns:a14="http://schemas.microsoft.com/office/drawing/2010/main"/>
                      </a:ext>
                    </a:extLst>
                  </pic:spPr>
                </pic:pic>
              </a:graphicData>
            </a:graphic>
          </wp:inline>
        </w:drawing>
      </w:r>
    </w:p>
    <w:p w14:paraId="45DA6C32" w14:textId="77777777" w:rsidR="00722ED2" w:rsidRPr="00661FB9" w:rsidRDefault="00722ED2" w:rsidP="00661FB9">
      <w:pPr>
        <w:jc w:val="both"/>
        <w:rPr>
          <w:rFonts w:cs="Times New Roman"/>
        </w:rPr>
      </w:pPr>
    </w:p>
    <w:p w14:paraId="6775A576" w14:textId="0FFC36B9" w:rsidR="00722ED2" w:rsidRPr="00661FB9" w:rsidRDefault="00A33D9A">
      <w:pPr>
        <w:jc w:val="center"/>
        <w:rPr>
          <w:rFonts w:cs="Times New Roman"/>
        </w:rPr>
        <w:pPrChange w:id="0" w:author="Author">
          <w:pPr>
            <w:jc w:val="both"/>
          </w:pPr>
        </w:pPrChange>
      </w:pPr>
      <w:ins w:id="1" w:author="Author">
        <w:r>
          <w:rPr>
            <w:noProof/>
          </w:rPr>
          <w:drawing>
            <wp:inline distT="0" distB="0" distL="0" distR="0" wp14:anchorId="59CC1206" wp14:editId="04DC6093">
              <wp:extent cx="1301115" cy="1245870"/>
              <wp:effectExtent l="0" t="0" r="0" b="0"/>
              <wp:docPr id="747804858" name="Grafik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04858" name="Grafik 1" descr="image"/>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1115" cy="1245870"/>
                      </a:xfrm>
                      <a:prstGeom prst="rect">
                        <a:avLst/>
                      </a:prstGeom>
                      <a:noFill/>
                      <a:ln>
                        <a:noFill/>
                      </a:ln>
                    </pic:spPr>
                  </pic:pic>
                </a:graphicData>
              </a:graphic>
            </wp:inline>
          </w:drawing>
        </w:r>
      </w:ins>
    </w:p>
    <w:p w14:paraId="27597DE7" w14:textId="77777777" w:rsidR="00722ED2" w:rsidRPr="00661FB9" w:rsidRDefault="00722ED2" w:rsidP="00D66E58">
      <w:pPr>
        <w:tabs>
          <w:tab w:val="left" w:pos="7826"/>
        </w:tabs>
        <w:jc w:val="both"/>
        <w:rPr>
          <w:rFonts w:cs="Times New Roman"/>
        </w:rPr>
      </w:pPr>
    </w:p>
    <w:p w14:paraId="2F3FDF2F" w14:textId="77777777" w:rsidR="00722ED2" w:rsidRPr="00661FB9" w:rsidRDefault="00722ED2" w:rsidP="00661FB9">
      <w:pPr>
        <w:jc w:val="both"/>
        <w:rPr>
          <w:rFonts w:cs="Times New Roman"/>
        </w:rPr>
      </w:pPr>
    </w:p>
    <w:p w14:paraId="4061E6DD" w14:textId="77777777" w:rsidR="00722ED2" w:rsidRPr="00661FB9" w:rsidRDefault="00722ED2" w:rsidP="00661FB9">
      <w:pPr>
        <w:jc w:val="both"/>
        <w:rPr>
          <w:rFonts w:cs="Times New Roman"/>
        </w:rPr>
      </w:pPr>
      <w:r w:rsidRPr="00661FB9">
        <w:rPr>
          <w:rFonts w:cs="Times New Roman"/>
          <w:noProof/>
          <w:lang w:eastAsia="en-US"/>
        </w:rPr>
        <mc:AlternateContent>
          <mc:Choice Requires="wps">
            <w:drawing>
              <wp:anchor distT="0" distB="0" distL="114300" distR="114300" simplePos="0" relativeHeight="251658242" behindDoc="0" locked="0" layoutInCell="1" allowOverlap="1" wp14:anchorId="4265DBD1" wp14:editId="58AEB405">
                <wp:simplePos x="0" y="0"/>
                <wp:positionH relativeFrom="column">
                  <wp:posOffset>2337683</wp:posOffset>
                </wp:positionH>
                <wp:positionV relativeFrom="paragraph">
                  <wp:posOffset>2761</wp:posOffset>
                </wp:positionV>
                <wp:extent cx="3657600" cy="2488758"/>
                <wp:effectExtent l="0" t="0" r="0" b="698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8875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25DC94" w14:textId="0B3FA56F" w:rsidR="00033784" w:rsidRPr="003C7FF8" w:rsidRDefault="00033784" w:rsidP="00F16731">
                            <w:pPr>
                              <w:pStyle w:val="Title"/>
                            </w:pPr>
                            <w:r w:rsidRPr="002D551F">
                              <w:t>TAPI v2.</w:t>
                            </w:r>
                            <w:ins w:id="2" w:author="Author">
                              <w:r w:rsidR="00692058">
                                <w:t>6</w:t>
                              </w:r>
                            </w:ins>
                            <w:del w:id="3" w:author="Author">
                              <w:r w:rsidR="00CA47EF" w:rsidDel="00692058">
                                <w:delText>5</w:delText>
                              </w:r>
                            </w:del>
                            <w:r w:rsidR="0039062E">
                              <w:t>.0</w:t>
                            </w:r>
                            <w:r w:rsidRPr="002D551F">
                              <w:t xml:space="preserve"> Reference</w:t>
                            </w:r>
                            <w:r>
                              <w:t xml:space="preserve"> Implementation Agreement</w:t>
                            </w:r>
                          </w:p>
                          <w:p w14:paraId="698BD8C7" w14:textId="77777777" w:rsidR="00033784" w:rsidRPr="002D551F" w:rsidRDefault="00033784" w:rsidP="00722ED2">
                            <w:pPr>
                              <w:pStyle w:val="Title"/>
                            </w:pPr>
                          </w:p>
                          <w:p w14:paraId="35084148" w14:textId="77777777" w:rsidR="00033784" w:rsidRPr="002D551F" w:rsidRDefault="00033784" w:rsidP="00722ED2">
                            <w:pPr>
                              <w:pStyle w:val="Title"/>
                            </w:pPr>
                            <w:r w:rsidRPr="002D551F">
                              <w:t>TR-</w:t>
                            </w:r>
                            <w:r>
                              <w:t>548</w:t>
                            </w:r>
                          </w:p>
                          <w:p w14:paraId="18BD2BB8" w14:textId="77777777" w:rsidR="00033784" w:rsidRPr="002D551F" w:rsidRDefault="00033784" w:rsidP="00722ED2">
                            <w:pPr>
                              <w:pStyle w:val="Title"/>
                            </w:pPr>
                          </w:p>
                          <w:p w14:paraId="2C42ED0A" w14:textId="77777777" w:rsidR="00033784" w:rsidRPr="002D551F" w:rsidRDefault="00EA14FC" w:rsidP="00722ED2">
                            <w:pPr>
                              <w:pStyle w:val="Title"/>
                            </w:pPr>
                            <w:r>
                              <w:t xml:space="preserve">TAPI </w:t>
                            </w:r>
                            <w:r w:rsidR="00033784">
                              <w:t>Streaming</w:t>
                            </w:r>
                          </w:p>
                          <w:p w14:paraId="1E8C5F25" w14:textId="6ABE3595" w:rsidR="00033784" w:rsidRPr="00855B8F" w:rsidRDefault="00033784" w:rsidP="00855B8F">
                            <w:pPr>
                              <w:spacing w:after="0"/>
                              <w:rPr>
                                <w:rFonts w:asciiTheme="majorHAnsi" w:hAnsiTheme="majorHAnsi" w:cstheme="majorHAnsi"/>
                              </w:rPr>
                            </w:pPr>
                            <w:r w:rsidRPr="002D551F">
                              <w:rPr>
                                <w:rFonts w:asciiTheme="majorHAnsi" w:hAnsiTheme="majorHAnsi" w:cstheme="majorHAnsi"/>
                              </w:rPr>
                              <w:t xml:space="preserve">Version </w:t>
                            </w:r>
                            <w:r w:rsidR="00B53333">
                              <w:rPr>
                                <w:rFonts w:asciiTheme="majorHAnsi" w:hAnsiTheme="majorHAnsi" w:cstheme="majorHAnsi"/>
                              </w:rPr>
                              <w:t>3</w:t>
                            </w:r>
                            <w:r w:rsidR="003D1818">
                              <w:rPr>
                                <w:rFonts w:asciiTheme="majorHAnsi" w:hAnsiTheme="majorHAnsi" w:cstheme="majorHAnsi"/>
                              </w:rPr>
                              <w:t>.</w:t>
                            </w:r>
                            <w:ins w:id="4" w:author="Author">
                              <w:r w:rsidR="00692058">
                                <w:rPr>
                                  <w:rFonts w:asciiTheme="majorHAnsi" w:hAnsiTheme="majorHAnsi" w:cstheme="majorHAnsi"/>
                                </w:rPr>
                                <w:t>2</w:t>
                              </w:r>
                            </w:ins>
                            <w:del w:id="5" w:author="Author">
                              <w:r w:rsidR="00012C3F" w:rsidDel="00692058">
                                <w:rPr>
                                  <w:rFonts w:asciiTheme="majorHAnsi" w:hAnsiTheme="majorHAnsi" w:cstheme="majorHAnsi"/>
                                </w:rPr>
                                <w:delText>1</w:delText>
                              </w:r>
                            </w:del>
                            <w:r w:rsidR="00855B8F">
                              <w:rPr>
                                <w:rFonts w:asciiTheme="majorHAnsi" w:hAnsiTheme="majorHAnsi" w:cstheme="majorHAnsi"/>
                              </w:rPr>
                              <w:t xml:space="preserve"> (</w:t>
                            </w:r>
                            <w:del w:id="6" w:author="Author">
                              <w:r w:rsidR="009735D0" w:rsidDel="00692058">
                                <w:rPr>
                                  <w:rFonts w:asciiTheme="majorHAnsi" w:hAnsiTheme="majorHAnsi" w:cstheme="majorHAnsi"/>
                                </w:rPr>
                                <w:delText>October</w:delText>
                              </w:r>
                              <w:r w:rsidR="00855B8F" w:rsidDel="00692058">
                                <w:rPr>
                                  <w:rFonts w:asciiTheme="majorHAnsi" w:hAnsiTheme="majorHAnsi" w:cstheme="majorHAnsi"/>
                                </w:rPr>
                                <w:delText xml:space="preserve"> </w:delText>
                              </w:r>
                            </w:del>
                            <w:ins w:id="7" w:author="Author">
                              <w:r w:rsidR="00692058">
                                <w:rPr>
                                  <w:rFonts w:asciiTheme="majorHAnsi" w:hAnsiTheme="majorHAnsi" w:cstheme="majorHAnsi"/>
                                </w:rPr>
                                <w:t xml:space="preserve">March </w:t>
                              </w:r>
                            </w:ins>
                            <w:r w:rsidR="00855B8F">
                              <w:rPr>
                                <w:rFonts w:asciiTheme="majorHAnsi" w:hAnsiTheme="majorHAnsi" w:cstheme="majorHAnsi"/>
                              </w:rPr>
                              <w:t>202</w:t>
                            </w:r>
                            <w:ins w:id="8" w:author="Author">
                              <w:r w:rsidR="00692058">
                                <w:rPr>
                                  <w:rFonts w:asciiTheme="majorHAnsi" w:hAnsiTheme="majorHAnsi" w:cstheme="majorHAnsi"/>
                                </w:rPr>
                                <w:t>5</w:t>
                              </w:r>
                            </w:ins>
                            <w:del w:id="9" w:author="Author">
                              <w:r w:rsidR="00CA47EF" w:rsidDel="00692058">
                                <w:rPr>
                                  <w:rFonts w:asciiTheme="majorHAnsi" w:hAnsiTheme="majorHAnsi" w:cstheme="majorHAnsi"/>
                                </w:rPr>
                                <w:delText>3</w:delText>
                              </w:r>
                            </w:del>
                            <w:r w:rsidR="00855B8F">
                              <w:rPr>
                                <w:rFonts w:asciiTheme="majorHAnsi" w:hAnsiTheme="majorHAnsi" w:cstheme="maj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65DBD1" id="_x0000_t202" coordsize="21600,21600" o:spt="202" path="m,l,21600r21600,l21600,xe">
                <v:stroke joinstyle="miter"/>
                <v:path gradientshapeok="t" o:connecttype="rect"/>
              </v:shapetype>
              <v:shape id="Text Box 3" o:spid="_x0000_s1026" type="#_x0000_t202" style="position:absolute;left:0;text-align:left;margin-left:184.05pt;margin-top:.2pt;width:4in;height:195.9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" filled="f" stroked="f">
                <v:textbox>
                  <w:txbxContent>
                    <w:p w14:paraId="0A25DC94" w14:textId="0B3FA56F" w:rsidR="00033784" w:rsidRPr="003C7FF8" w:rsidRDefault="00033784" w:rsidP="00F16731">
                      <w:pPr>
                        <w:pStyle w:val="Title"/>
                      </w:pPr>
                      <w:r w:rsidRPr="002D551F">
                        <w:t>TAPI v2.</w:t>
                      </w:r>
                      <w:ins w:id="10" w:author="Author">
                        <w:r w:rsidR="00692058">
                          <w:t>6</w:t>
                        </w:r>
                      </w:ins>
                      <w:del w:id="11" w:author="Author">
                        <w:r w:rsidR="00CA47EF" w:rsidDel="00692058">
                          <w:delText>5</w:delText>
                        </w:r>
                      </w:del>
                      <w:r w:rsidR="0039062E">
                        <w:t>.0</w:t>
                      </w:r>
                      <w:r w:rsidRPr="002D551F">
                        <w:t xml:space="preserve"> Reference</w:t>
                      </w:r>
                      <w:r>
                        <w:t xml:space="preserve"> Implementation Agreement</w:t>
                      </w:r>
                    </w:p>
                    <w:p w14:paraId="698BD8C7" w14:textId="77777777" w:rsidR="00033784" w:rsidRPr="002D551F" w:rsidRDefault="00033784" w:rsidP="00722ED2">
                      <w:pPr>
                        <w:pStyle w:val="Title"/>
                      </w:pPr>
                    </w:p>
                    <w:p w14:paraId="35084148" w14:textId="77777777" w:rsidR="00033784" w:rsidRPr="002D551F" w:rsidRDefault="00033784" w:rsidP="00722ED2">
                      <w:pPr>
                        <w:pStyle w:val="Title"/>
                      </w:pPr>
                      <w:r w:rsidRPr="002D551F">
                        <w:t>TR-</w:t>
                      </w:r>
                      <w:r>
                        <w:t>548</w:t>
                      </w:r>
                    </w:p>
                    <w:p w14:paraId="18BD2BB8" w14:textId="77777777" w:rsidR="00033784" w:rsidRPr="002D551F" w:rsidRDefault="00033784" w:rsidP="00722ED2">
                      <w:pPr>
                        <w:pStyle w:val="Title"/>
                      </w:pPr>
                    </w:p>
                    <w:p w14:paraId="2C42ED0A" w14:textId="77777777" w:rsidR="00033784" w:rsidRPr="002D551F" w:rsidRDefault="00EA14FC" w:rsidP="00722ED2">
                      <w:pPr>
                        <w:pStyle w:val="Title"/>
                      </w:pPr>
                      <w:r>
                        <w:t xml:space="preserve">TAPI </w:t>
                      </w:r>
                      <w:r w:rsidR="00033784">
                        <w:t>Streaming</w:t>
                      </w:r>
                    </w:p>
                    <w:p w14:paraId="1E8C5F25" w14:textId="6ABE3595" w:rsidR="00033784" w:rsidRPr="00855B8F" w:rsidRDefault="00033784" w:rsidP="00855B8F">
                      <w:pPr>
                        <w:spacing w:after="0"/>
                        <w:rPr>
                          <w:rFonts w:asciiTheme="majorHAnsi" w:hAnsiTheme="majorHAnsi" w:cstheme="majorHAnsi"/>
                        </w:rPr>
                      </w:pPr>
                      <w:r w:rsidRPr="002D551F">
                        <w:rPr>
                          <w:rFonts w:asciiTheme="majorHAnsi" w:hAnsiTheme="majorHAnsi" w:cstheme="majorHAnsi"/>
                        </w:rPr>
                        <w:t xml:space="preserve">Version </w:t>
                      </w:r>
                      <w:r w:rsidR="00B53333">
                        <w:rPr>
                          <w:rFonts w:asciiTheme="majorHAnsi" w:hAnsiTheme="majorHAnsi" w:cstheme="majorHAnsi"/>
                        </w:rPr>
                        <w:t>3</w:t>
                      </w:r>
                      <w:r w:rsidR="003D1818">
                        <w:rPr>
                          <w:rFonts w:asciiTheme="majorHAnsi" w:hAnsiTheme="majorHAnsi" w:cstheme="majorHAnsi"/>
                        </w:rPr>
                        <w:t>.</w:t>
                      </w:r>
                      <w:ins w:id="12" w:author="Author">
                        <w:r w:rsidR="00692058">
                          <w:rPr>
                            <w:rFonts w:asciiTheme="majorHAnsi" w:hAnsiTheme="majorHAnsi" w:cstheme="majorHAnsi"/>
                          </w:rPr>
                          <w:t>2</w:t>
                        </w:r>
                      </w:ins>
                      <w:del w:id="13" w:author="Author">
                        <w:r w:rsidR="00012C3F" w:rsidDel="00692058">
                          <w:rPr>
                            <w:rFonts w:asciiTheme="majorHAnsi" w:hAnsiTheme="majorHAnsi" w:cstheme="majorHAnsi"/>
                          </w:rPr>
                          <w:delText>1</w:delText>
                        </w:r>
                      </w:del>
                      <w:r w:rsidR="00855B8F">
                        <w:rPr>
                          <w:rFonts w:asciiTheme="majorHAnsi" w:hAnsiTheme="majorHAnsi" w:cstheme="majorHAnsi"/>
                        </w:rPr>
                        <w:t xml:space="preserve"> (</w:t>
                      </w:r>
                      <w:del w:id="14" w:author="Author">
                        <w:r w:rsidR="009735D0" w:rsidDel="00692058">
                          <w:rPr>
                            <w:rFonts w:asciiTheme="majorHAnsi" w:hAnsiTheme="majorHAnsi" w:cstheme="majorHAnsi"/>
                          </w:rPr>
                          <w:delText>October</w:delText>
                        </w:r>
                        <w:r w:rsidR="00855B8F" w:rsidDel="00692058">
                          <w:rPr>
                            <w:rFonts w:asciiTheme="majorHAnsi" w:hAnsiTheme="majorHAnsi" w:cstheme="majorHAnsi"/>
                          </w:rPr>
                          <w:delText xml:space="preserve"> </w:delText>
                        </w:r>
                      </w:del>
                      <w:ins w:id="15" w:author="Author">
                        <w:r w:rsidR="00692058">
                          <w:rPr>
                            <w:rFonts w:asciiTheme="majorHAnsi" w:hAnsiTheme="majorHAnsi" w:cstheme="majorHAnsi"/>
                          </w:rPr>
                          <w:t xml:space="preserve">March </w:t>
                        </w:r>
                      </w:ins>
                      <w:r w:rsidR="00855B8F">
                        <w:rPr>
                          <w:rFonts w:asciiTheme="majorHAnsi" w:hAnsiTheme="majorHAnsi" w:cstheme="majorHAnsi"/>
                        </w:rPr>
                        <w:t>202</w:t>
                      </w:r>
                      <w:ins w:id="16" w:author="Author">
                        <w:r w:rsidR="00692058">
                          <w:rPr>
                            <w:rFonts w:asciiTheme="majorHAnsi" w:hAnsiTheme="majorHAnsi" w:cstheme="majorHAnsi"/>
                          </w:rPr>
                          <w:t>5</w:t>
                        </w:r>
                      </w:ins>
                      <w:del w:id="17" w:author="Author">
                        <w:r w:rsidR="00CA47EF" w:rsidDel="00692058">
                          <w:rPr>
                            <w:rFonts w:asciiTheme="majorHAnsi" w:hAnsiTheme="majorHAnsi" w:cstheme="majorHAnsi"/>
                          </w:rPr>
                          <w:delText>3</w:delText>
                        </w:r>
                      </w:del>
                      <w:r w:rsidR="00855B8F">
                        <w:rPr>
                          <w:rFonts w:asciiTheme="majorHAnsi" w:hAnsiTheme="majorHAnsi" w:cstheme="majorHAnsi"/>
                        </w:rPr>
                        <w:t>)</w:t>
                      </w:r>
                    </w:p>
                  </w:txbxContent>
                </v:textbox>
              </v:shape>
            </w:pict>
          </mc:Fallback>
        </mc:AlternateContent>
      </w:r>
    </w:p>
    <w:p w14:paraId="06E28F7E" w14:textId="77777777" w:rsidR="00722ED2" w:rsidRPr="00661FB9" w:rsidRDefault="00722ED2" w:rsidP="00661FB9">
      <w:pPr>
        <w:jc w:val="both"/>
        <w:rPr>
          <w:rFonts w:cs="Times New Roman"/>
        </w:rPr>
      </w:pPr>
    </w:p>
    <w:p w14:paraId="3CA79B22" w14:textId="77777777" w:rsidR="00722ED2" w:rsidRPr="00661FB9" w:rsidRDefault="00722ED2" w:rsidP="00661FB9">
      <w:pPr>
        <w:jc w:val="both"/>
        <w:rPr>
          <w:rFonts w:cs="Times New Roman"/>
        </w:rPr>
      </w:pPr>
    </w:p>
    <w:p w14:paraId="04F73056" w14:textId="77777777" w:rsidR="00722ED2" w:rsidRPr="00661FB9" w:rsidRDefault="00722ED2" w:rsidP="00661FB9">
      <w:pPr>
        <w:jc w:val="both"/>
        <w:rPr>
          <w:rFonts w:cs="Times New Roman"/>
        </w:rPr>
      </w:pPr>
    </w:p>
    <w:p w14:paraId="1A060393" w14:textId="77777777" w:rsidR="00722ED2" w:rsidRPr="00661FB9" w:rsidRDefault="00722ED2" w:rsidP="00661FB9">
      <w:pPr>
        <w:jc w:val="both"/>
        <w:rPr>
          <w:rFonts w:cs="Times New Roman"/>
        </w:rPr>
      </w:pPr>
    </w:p>
    <w:p w14:paraId="73C3D7F2" w14:textId="77777777" w:rsidR="00722ED2" w:rsidRPr="00661FB9" w:rsidRDefault="00722ED2" w:rsidP="00661FB9">
      <w:pPr>
        <w:jc w:val="both"/>
        <w:rPr>
          <w:rFonts w:cs="Times New Roman"/>
        </w:rPr>
      </w:pPr>
    </w:p>
    <w:p w14:paraId="3B404BEF" w14:textId="77777777" w:rsidR="00722ED2" w:rsidRPr="00661FB9" w:rsidRDefault="00722ED2" w:rsidP="00661FB9">
      <w:pPr>
        <w:jc w:val="both"/>
        <w:rPr>
          <w:rFonts w:cs="Times New Roman"/>
        </w:rPr>
      </w:pPr>
    </w:p>
    <w:p w14:paraId="2CADF4C1" w14:textId="77777777" w:rsidR="00EA14FC" w:rsidRDefault="00EA14FC" w:rsidP="00C52521">
      <w:pPr>
        <w:spacing w:after="40"/>
        <w:rPr>
          <w:rFonts w:cs="Times New Roman"/>
        </w:rPr>
      </w:pPr>
    </w:p>
    <w:p w14:paraId="28935D4B" w14:textId="77777777" w:rsidR="00EA14FC" w:rsidRDefault="00EA14FC" w:rsidP="00C52521">
      <w:pPr>
        <w:spacing w:after="40"/>
        <w:rPr>
          <w:rFonts w:cs="Times New Roman"/>
        </w:rPr>
      </w:pPr>
    </w:p>
    <w:p w14:paraId="386EBD2B" w14:textId="77777777" w:rsidR="00EA14FC" w:rsidRDefault="00EA14FC" w:rsidP="00C52521">
      <w:pPr>
        <w:spacing w:after="40"/>
        <w:rPr>
          <w:rFonts w:cs="Times New Roman"/>
        </w:rPr>
      </w:pPr>
    </w:p>
    <w:p w14:paraId="0B5BF9EF" w14:textId="77777777" w:rsidR="00EA14FC" w:rsidRDefault="00EA14FC" w:rsidP="00C52521">
      <w:pPr>
        <w:spacing w:after="40"/>
        <w:rPr>
          <w:rFonts w:cs="Times New Roman"/>
        </w:rPr>
      </w:pPr>
    </w:p>
    <w:p w14:paraId="628FFB19" w14:textId="77777777" w:rsidR="00EA14FC" w:rsidRDefault="00EA14FC" w:rsidP="00C52521">
      <w:pPr>
        <w:spacing w:after="40"/>
        <w:rPr>
          <w:rFonts w:cs="Times New Roman"/>
        </w:rPr>
      </w:pPr>
    </w:p>
    <w:p w14:paraId="48A0CD8A" w14:textId="77777777" w:rsidR="00722ED2" w:rsidRPr="00833006" w:rsidRDefault="00722ED2" w:rsidP="00C52521">
      <w:pPr>
        <w:spacing w:after="40"/>
        <w:rPr>
          <w:rFonts w:cs="Times New Roman"/>
          <w:sz w:val="22"/>
          <w:szCs w:val="22"/>
          <w:rPrChange w:id="18" w:author="Author">
            <w:rPr>
              <w:rFonts w:cs="Times New Roman"/>
              <w:sz w:val="16"/>
            </w:rPr>
          </w:rPrChange>
        </w:rPr>
      </w:pPr>
      <w:r w:rsidRPr="00661FB9">
        <w:rPr>
          <w:rFonts w:cs="Times New Roman"/>
        </w:rPr>
        <w:br w:type="page"/>
      </w:r>
      <w:del w:id="19" w:author="Author">
        <w:r w:rsidRPr="00833006" w:rsidDel="008F36F5">
          <w:rPr>
            <w:rFonts w:cs="Times New Roman"/>
            <w:sz w:val="22"/>
            <w:szCs w:val="22"/>
            <w:rPrChange w:id="20" w:author="Author">
              <w:rPr>
                <w:rFonts w:cs="Times New Roman"/>
                <w:sz w:val="16"/>
              </w:rPr>
            </w:rPrChange>
          </w:rPr>
          <w:lastRenderedPageBreak/>
          <w:delText xml:space="preserve">ONF </w:delText>
        </w:r>
      </w:del>
      <w:r w:rsidRPr="00833006">
        <w:rPr>
          <w:rFonts w:cs="Times New Roman"/>
          <w:sz w:val="22"/>
          <w:szCs w:val="22"/>
          <w:rPrChange w:id="21" w:author="Author">
            <w:rPr>
              <w:rFonts w:cs="Times New Roman"/>
              <w:sz w:val="16"/>
            </w:rPr>
          </w:rPrChange>
        </w:rPr>
        <w:t>Document Type: Technical Recommendation</w:t>
      </w:r>
      <w:r w:rsidRPr="00833006">
        <w:rPr>
          <w:rFonts w:cs="Times New Roman"/>
          <w:sz w:val="22"/>
          <w:szCs w:val="22"/>
          <w:rPrChange w:id="22" w:author="Author">
            <w:rPr>
              <w:rFonts w:cs="Times New Roman"/>
            </w:rPr>
          </w:rPrChange>
        </w:rPr>
        <w:br/>
      </w:r>
    </w:p>
    <w:p w14:paraId="5BFA10B5" w14:textId="77777777" w:rsidR="00722ED2" w:rsidRPr="00833006" w:rsidRDefault="00722ED2" w:rsidP="00FA6EF7">
      <w:pPr>
        <w:outlineLvl w:val="0"/>
        <w:rPr>
          <w:rFonts w:cs="Times New Roman"/>
          <w:b/>
          <w:sz w:val="22"/>
          <w:szCs w:val="22"/>
          <w:rPrChange w:id="23" w:author="Author">
            <w:rPr>
              <w:rFonts w:cs="Times New Roman"/>
              <w:b/>
              <w:szCs w:val="24"/>
            </w:rPr>
          </w:rPrChange>
        </w:rPr>
      </w:pPr>
      <w:bookmarkStart w:id="24" w:name="_Toc504129734"/>
      <w:bookmarkStart w:id="25" w:name="_Toc16163701"/>
      <w:bookmarkStart w:id="26" w:name="_Toc192619451"/>
      <w:r w:rsidRPr="00833006">
        <w:rPr>
          <w:rFonts w:cs="Times New Roman"/>
          <w:b/>
          <w:sz w:val="22"/>
          <w:szCs w:val="22"/>
          <w:rPrChange w:id="27" w:author="Author">
            <w:rPr>
              <w:rFonts w:cs="Times New Roman"/>
              <w:b/>
              <w:szCs w:val="24"/>
            </w:rPr>
          </w:rPrChange>
        </w:rPr>
        <w:t>Disclaimer</w:t>
      </w:r>
      <w:bookmarkEnd w:id="24"/>
      <w:bookmarkEnd w:id="25"/>
      <w:bookmarkEnd w:id="26"/>
    </w:p>
    <w:p w14:paraId="235FC6F9" w14:textId="77777777" w:rsidR="00722ED2" w:rsidRPr="00833006" w:rsidRDefault="00722ED2" w:rsidP="00FA6EF7">
      <w:pPr>
        <w:rPr>
          <w:rFonts w:cs="Times New Roman"/>
          <w:spacing w:val="20"/>
          <w:sz w:val="22"/>
          <w:szCs w:val="22"/>
          <w:rPrChange w:id="28" w:author="Author">
            <w:rPr>
              <w:rFonts w:cs="Times New Roman"/>
              <w:spacing w:val="20"/>
            </w:rPr>
          </w:rPrChange>
        </w:rPr>
      </w:pPr>
      <w:r w:rsidRPr="00833006">
        <w:rPr>
          <w:rFonts w:cs="Times New Roman"/>
          <w:spacing w:val="20"/>
          <w:sz w:val="22"/>
          <w:szCs w:val="22"/>
          <w:rPrChange w:id="29" w:author="Author">
            <w:rPr>
              <w:rFonts w:cs="Times New Roman"/>
              <w:spacing w:val="20"/>
            </w:rPr>
          </w:rPrChange>
        </w:rPr>
        <w:t>THIS SPECIFICATION IS PROVIDED "AS IS" WITH NO WARRANTIES WHATSOEVER, INCLUDING ANY WARRANTY OF MERCHANTABILITY, NONINFRINGEMENT, FITNESS FOR ANY PARTICULAR PURPOSE, OR ANY WARRANTY OTHERWISE ARISING OUT OF ANY PROPOSAL, SPECIFICATION OR SAMPLE.</w:t>
      </w:r>
    </w:p>
    <w:p w14:paraId="2C61026B" w14:textId="77777777" w:rsidR="00722ED2" w:rsidRDefault="00722ED2" w:rsidP="00FA6EF7">
      <w:pPr>
        <w:spacing w:after="0"/>
        <w:rPr>
          <w:ins w:id="30" w:author="Author"/>
          <w:rFonts w:cs="Times New Roman"/>
          <w:sz w:val="22"/>
          <w:szCs w:val="22"/>
        </w:rPr>
      </w:pPr>
      <w:r w:rsidRPr="00833006">
        <w:rPr>
          <w:rFonts w:cs="Times New Roman"/>
          <w:sz w:val="22"/>
          <w:szCs w:val="22"/>
          <w:rPrChange w:id="31" w:author="Author">
            <w:rPr>
              <w:rFonts w:cs="Times New Roman"/>
            </w:rPr>
          </w:rPrChange>
        </w:rPr>
        <w:t>Any marks and brands contained herein are the property of their respective owners.</w:t>
      </w:r>
    </w:p>
    <w:p w14:paraId="00188811" w14:textId="77777777" w:rsidR="00290B0F" w:rsidRDefault="00290B0F" w:rsidP="00FA6EF7">
      <w:pPr>
        <w:spacing w:after="0"/>
        <w:rPr>
          <w:ins w:id="32" w:author="Author"/>
          <w:rFonts w:cs="Times New Roman"/>
          <w:szCs w:val="22"/>
        </w:rPr>
      </w:pPr>
    </w:p>
    <w:p w14:paraId="78E7A341" w14:textId="77777777" w:rsidR="00EA6CDE" w:rsidRPr="00EA6CDE" w:rsidRDefault="00EA6CDE" w:rsidP="00EA6CDE">
      <w:pPr>
        <w:spacing w:after="0"/>
        <w:rPr>
          <w:ins w:id="33" w:author="Author"/>
          <w:rFonts w:cs="Times New Roman"/>
          <w:sz w:val="22"/>
          <w:szCs w:val="20"/>
        </w:rPr>
      </w:pPr>
      <w:ins w:id="34" w:author="Author">
        <w:r w:rsidRPr="00EA6CDE">
          <w:rPr>
            <w:rFonts w:cs="Times New Roman"/>
            <w:sz w:val="22"/>
            <w:szCs w:val="20"/>
          </w:rPr>
          <w:t>Linux Foundation</w:t>
        </w:r>
      </w:ins>
    </w:p>
    <w:p w14:paraId="696EE48E" w14:textId="77777777" w:rsidR="00EA6CDE" w:rsidRPr="00EA6CDE" w:rsidRDefault="00EA6CDE" w:rsidP="00EA6CDE">
      <w:pPr>
        <w:spacing w:after="0"/>
        <w:rPr>
          <w:ins w:id="35" w:author="Author"/>
          <w:rFonts w:cs="Times New Roman"/>
          <w:sz w:val="22"/>
          <w:szCs w:val="20"/>
        </w:rPr>
      </w:pPr>
      <w:ins w:id="36" w:author="Author">
        <w:r w:rsidRPr="00EA6CDE">
          <w:rPr>
            <w:rFonts w:cs="Times New Roman"/>
            <w:sz w:val="22"/>
            <w:szCs w:val="20"/>
          </w:rPr>
          <w:t>548 Market St, PMB 57274, San Francisco, California, 94104-5401 US</w:t>
        </w:r>
      </w:ins>
    </w:p>
    <w:p w14:paraId="5E4303CF" w14:textId="77777777" w:rsidR="00EA6CDE" w:rsidRPr="00EA6CDE" w:rsidRDefault="00EA6CDE" w:rsidP="00EA6CDE">
      <w:pPr>
        <w:spacing w:after="0"/>
        <w:rPr>
          <w:ins w:id="37" w:author="Author"/>
          <w:rFonts w:cs="Times New Roman"/>
          <w:sz w:val="22"/>
          <w:szCs w:val="20"/>
        </w:rPr>
      </w:pPr>
      <w:ins w:id="38" w:author="Author">
        <w:r w:rsidRPr="00EA6CDE">
          <w:rPr>
            <w:rFonts w:cs="Times New Roman"/>
            <w:sz w:val="22"/>
            <w:szCs w:val="20"/>
          </w:rPr>
          <w:fldChar w:fldCharType="begin"/>
        </w:r>
        <w:r w:rsidRPr="00EA6CDE">
          <w:rPr>
            <w:rFonts w:cs="Times New Roman"/>
            <w:sz w:val="22"/>
            <w:szCs w:val="20"/>
          </w:rPr>
          <w:instrText>HYPERLINK "http://www.linuxfoundation.org"</w:instrText>
        </w:r>
        <w:r w:rsidRPr="00EA6CDE">
          <w:rPr>
            <w:rFonts w:cs="Times New Roman"/>
            <w:sz w:val="22"/>
            <w:szCs w:val="20"/>
          </w:rPr>
        </w:r>
        <w:r w:rsidRPr="00EA6CDE">
          <w:rPr>
            <w:rFonts w:cs="Times New Roman"/>
            <w:sz w:val="22"/>
            <w:szCs w:val="20"/>
          </w:rPr>
          <w:fldChar w:fldCharType="separate"/>
        </w:r>
        <w:r w:rsidRPr="00EA6CDE">
          <w:rPr>
            <w:rStyle w:val="Hyperlink"/>
            <w:rFonts w:cs="Times New Roman"/>
            <w:sz w:val="22"/>
            <w:szCs w:val="20"/>
          </w:rPr>
          <w:t>www.linuxfoundation.org</w:t>
        </w:r>
        <w:r w:rsidRPr="00EA6CDE">
          <w:rPr>
            <w:rFonts w:cs="Times New Roman"/>
            <w:sz w:val="22"/>
            <w:szCs w:val="20"/>
          </w:rPr>
          <w:fldChar w:fldCharType="end"/>
        </w:r>
      </w:ins>
    </w:p>
    <w:p w14:paraId="4BF60F70" w14:textId="77777777" w:rsidR="00EA6CDE" w:rsidRPr="00EA6CDE" w:rsidRDefault="00EA6CDE" w:rsidP="00EA6CDE">
      <w:pPr>
        <w:spacing w:after="0"/>
        <w:rPr>
          <w:ins w:id="39" w:author="Author"/>
          <w:rFonts w:cs="Times New Roman"/>
          <w:sz w:val="22"/>
          <w:szCs w:val="20"/>
        </w:rPr>
      </w:pPr>
    </w:p>
    <w:p w14:paraId="39BB2377" w14:textId="77777777" w:rsidR="00EA6CDE" w:rsidRPr="00EA6CDE" w:rsidRDefault="00EA6CDE" w:rsidP="00EA6CDE">
      <w:pPr>
        <w:spacing w:after="0"/>
        <w:rPr>
          <w:ins w:id="40" w:author="Author"/>
          <w:rFonts w:cs="Times New Roman"/>
          <w:sz w:val="22"/>
          <w:szCs w:val="20"/>
        </w:rPr>
      </w:pPr>
      <w:ins w:id="41" w:author="Author">
        <w:r w:rsidRPr="00EA6CDE">
          <w:rPr>
            <w:rFonts w:cs="Times New Roman"/>
            <w:sz w:val="22"/>
            <w:szCs w:val="20"/>
          </w:rPr>
          <w:t>Copyright © 2025 The Linux Foundation®. All rights reserved.</w:t>
        </w:r>
      </w:ins>
    </w:p>
    <w:p w14:paraId="5B4C55A9" w14:textId="77777777" w:rsidR="00EA6CDE" w:rsidRPr="00EA6CDE" w:rsidRDefault="00EA6CDE" w:rsidP="00EA6CDE">
      <w:pPr>
        <w:spacing w:after="0"/>
        <w:rPr>
          <w:ins w:id="42" w:author="Author"/>
          <w:rFonts w:cs="Times New Roman"/>
          <w:sz w:val="22"/>
          <w:szCs w:val="20"/>
        </w:rPr>
      </w:pPr>
    </w:p>
    <w:p w14:paraId="1A7F0E89" w14:textId="5AD73834" w:rsidR="00EA6CDE" w:rsidRPr="00EA6CDE" w:rsidRDefault="00EA6CDE" w:rsidP="00EA6CDE">
      <w:pPr>
        <w:spacing w:after="0"/>
        <w:rPr>
          <w:ins w:id="43" w:author="Author"/>
          <w:rFonts w:cs="Times New Roman"/>
          <w:sz w:val="22"/>
          <w:szCs w:val="20"/>
        </w:rPr>
      </w:pPr>
      <w:ins w:id="44" w:author="Author">
        <w:r w:rsidRPr="00EA6CDE">
          <w:rPr>
            <w:rFonts w:cs="Times New Roman"/>
            <w:sz w:val="22"/>
            <w:szCs w:val="20"/>
          </w:rPr>
          <w:t>The Linux Foundation has registered trademarks and uses trademarks. For more information, including terms of use, privacy policy, and trademark usage, please see our </w:t>
        </w:r>
        <w:r w:rsidRPr="00EA6CDE">
          <w:rPr>
            <w:rFonts w:cs="Times New Roman"/>
            <w:sz w:val="22"/>
            <w:szCs w:val="20"/>
          </w:rPr>
          <w:fldChar w:fldCharType="begin"/>
        </w:r>
        <w:r w:rsidRPr="00EA6CDE">
          <w:rPr>
            <w:rFonts w:cs="Times New Roman"/>
            <w:sz w:val="22"/>
            <w:szCs w:val="20"/>
          </w:rPr>
          <w:instrText>HYPERLINK "https://www.linuxfoundation.org/legal/policies?hsLang=en"</w:instrText>
        </w:r>
        <w:r w:rsidRPr="00EA6CDE">
          <w:rPr>
            <w:rFonts w:cs="Times New Roman"/>
            <w:sz w:val="22"/>
            <w:szCs w:val="20"/>
          </w:rPr>
        </w:r>
        <w:r w:rsidRPr="00EA6CDE">
          <w:rPr>
            <w:rFonts w:cs="Times New Roman"/>
            <w:sz w:val="22"/>
            <w:szCs w:val="20"/>
          </w:rPr>
          <w:fldChar w:fldCharType="separate"/>
        </w:r>
        <w:r w:rsidRPr="00EA6CDE">
          <w:rPr>
            <w:rStyle w:val="Hyperlink"/>
            <w:rFonts w:cs="Times New Roman"/>
            <w:sz w:val="22"/>
            <w:szCs w:val="20"/>
          </w:rPr>
          <w:t>Policies</w:t>
        </w:r>
        <w:r w:rsidRPr="00EA6CDE">
          <w:rPr>
            <w:rFonts w:cs="Times New Roman"/>
            <w:sz w:val="22"/>
            <w:szCs w:val="20"/>
          </w:rPr>
          <w:fldChar w:fldCharType="end"/>
        </w:r>
        <w:r w:rsidRPr="00EA6CDE">
          <w:rPr>
            <w:rFonts w:cs="Times New Roman"/>
            <w:sz w:val="22"/>
            <w:szCs w:val="20"/>
          </w:rPr>
          <w:t> page. </w:t>
        </w:r>
        <w:r w:rsidRPr="00EA6CDE">
          <w:rPr>
            <w:rFonts w:cs="Times New Roman"/>
            <w:sz w:val="22"/>
            <w:szCs w:val="20"/>
          </w:rPr>
          <w:fldChar w:fldCharType="begin"/>
        </w:r>
        <w:r w:rsidRPr="00EA6CDE">
          <w:rPr>
            <w:rFonts w:cs="Times New Roman"/>
            <w:sz w:val="22"/>
            <w:szCs w:val="20"/>
          </w:rPr>
          <w:instrText>HYPERLINK "https://www.linuxfoundation.org/legal/privacy-policy?hsLang=en"</w:instrText>
        </w:r>
        <w:r w:rsidRPr="00EA6CDE">
          <w:rPr>
            <w:rFonts w:cs="Times New Roman"/>
            <w:sz w:val="22"/>
            <w:szCs w:val="20"/>
          </w:rPr>
        </w:r>
        <w:r w:rsidRPr="00EA6CDE">
          <w:rPr>
            <w:rFonts w:cs="Times New Roman"/>
            <w:sz w:val="22"/>
            <w:szCs w:val="20"/>
          </w:rPr>
          <w:fldChar w:fldCharType="separate"/>
        </w:r>
        <w:r w:rsidRPr="00EA6CDE">
          <w:rPr>
            <w:rStyle w:val="Hyperlink"/>
            <w:rFonts w:cs="Times New Roman"/>
            <w:sz w:val="22"/>
            <w:szCs w:val="20"/>
          </w:rPr>
          <w:t>Privacy Policy</w:t>
        </w:r>
        <w:r w:rsidRPr="00EA6CDE">
          <w:rPr>
            <w:rFonts w:cs="Times New Roman"/>
            <w:sz w:val="22"/>
            <w:szCs w:val="20"/>
          </w:rPr>
          <w:fldChar w:fldCharType="end"/>
        </w:r>
        <w:r w:rsidRPr="00EA6CDE">
          <w:rPr>
            <w:rFonts w:cs="Times New Roman"/>
            <w:sz w:val="22"/>
            <w:szCs w:val="20"/>
          </w:rPr>
          <w:t> | </w:t>
        </w:r>
        <w:r w:rsidRPr="00EA6CDE">
          <w:rPr>
            <w:rFonts w:cs="Times New Roman"/>
            <w:sz w:val="22"/>
            <w:szCs w:val="20"/>
          </w:rPr>
          <w:fldChar w:fldCharType="begin"/>
        </w:r>
        <w:r w:rsidRPr="00EA6CDE">
          <w:rPr>
            <w:rFonts w:cs="Times New Roman"/>
            <w:sz w:val="22"/>
            <w:szCs w:val="20"/>
          </w:rPr>
          <w:instrText>HYPERLINK "https://www.linuxfoundation.org/legal/trademark-usage?hsLang=en"</w:instrText>
        </w:r>
        <w:r w:rsidRPr="00EA6CDE">
          <w:rPr>
            <w:rFonts w:cs="Times New Roman"/>
            <w:sz w:val="22"/>
            <w:szCs w:val="20"/>
          </w:rPr>
        </w:r>
        <w:r w:rsidRPr="00EA6CDE">
          <w:rPr>
            <w:rFonts w:cs="Times New Roman"/>
            <w:sz w:val="22"/>
            <w:szCs w:val="20"/>
          </w:rPr>
          <w:fldChar w:fldCharType="separate"/>
        </w:r>
        <w:r w:rsidRPr="00EA6CDE">
          <w:rPr>
            <w:rStyle w:val="Hyperlink"/>
            <w:rFonts w:cs="Times New Roman"/>
            <w:sz w:val="22"/>
            <w:szCs w:val="20"/>
          </w:rPr>
          <w:t>Trademark Usage</w:t>
        </w:r>
        <w:r w:rsidRPr="00EA6CDE">
          <w:rPr>
            <w:rFonts w:cs="Times New Roman"/>
            <w:sz w:val="22"/>
            <w:szCs w:val="20"/>
          </w:rPr>
          <w:fldChar w:fldCharType="end"/>
        </w:r>
        <w:r w:rsidR="0033375C">
          <w:rPr>
            <w:rFonts w:cs="Times New Roman"/>
            <w:sz w:val="22"/>
            <w:szCs w:val="20"/>
          </w:rPr>
          <w:t>.</w:t>
        </w:r>
      </w:ins>
    </w:p>
    <w:p w14:paraId="6B34B4F7" w14:textId="3BF9371E" w:rsidR="00290B0F" w:rsidRPr="00DE6CF5" w:rsidDel="00EA6CDE" w:rsidRDefault="00290B0F" w:rsidP="00FA6EF7">
      <w:pPr>
        <w:spacing w:after="0"/>
        <w:rPr>
          <w:del w:id="45" w:author="Author"/>
          <w:rFonts w:cs="Times New Roman"/>
          <w:sz w:val="20"/>
          <w:szCs w:val="20"/>
          <w:rPrChange w:id="46" w:author="Author">
            <w:rPr>
              <w:del w:id="47" w:author="Author"/>
              <w:rFonts w:cs="Times New Roman"/>
            </w:rPr>
          </w:rPrChange>
        </w:rPr>
      </w:pPr>
      <w:ins w:id="48" w:author="Author">
        <w:del w:id="49" w:author="Author">
          <w:r w:rsidRPr="00DE6CF5" w:rsidDel="00EA6CDE">
            <w:rPr>
              <w:rFonts w:cs="Times New Roman"/>
              <w:sz w:val="22"/>
              <w:szCs w:val="20"/>
              <w:rPrChange w:id="50" w:author="Author">
                <w:rPr>
                  <w:rFonts w:cs="Times New Roman"/>
                  <w:szCs w:val="22"/>
                </w:rPr>
              </w:rPrChange>
            </w:rPr>
            <w:delText>A Publication of The Linux Foundation</w:delText>
          </w:r>
          <w:r w:rsidR="007155B1" w:rsidDel="00EA6CDE">
            <w:rPr>
              <w:rFonts w:cs="Times New Roman"/>
              <w:sz w:val="22"/>
              <w:szCs w:val="20"/>
            </w:rPr>
            <w:delText xml:space="preserve">. </w:delText>
          </w:r>
        </w:del>
      </w:ins>
    </w:p>
    <w:p w14:paraId="20A6930C" w14:textId="62C4475F" w:rsidR="00722ED2" w:rsidRPr="00661FB9" w:rsidDel="00EA6CDE" w:rsidRDefault="00722ED2" w:rsidP="00FA6EF7">
      <w:pPr>
        <w:spacing w:after="0"/>
        <w:rPr>
          <w:del w:id="51" w:author="Author"/>
          <w:rFonts w:cs="Times New Roman"/>
        </w:rPr>
      </w:pPr>
    </w:p>
    <w:p w14:paraId="3163F479" w14:textId="2B8B532F" w:rsidR="00722ED2" w:rsidDel="00EA6CDE" w:rsidRDefault="00A51393" w:rsidP="007155B1">
      <w:pPr>
        <w:spacing w:after="0"/>
        <w:rPr>
          <w:del w:id="52" w:author="Author"/>
          <w:rFonts w:cs="Times New Roman"/>
          <w:sz w:val="22"/>
          <w:szCs w:val="20"/>
        </w:rPr>
      </w:pPr>
      <w:bookmarkStart w:id="53" w:name="_Toc504129735"/>
      <w:ins w:id="54" w:author="Author">
        <w:del w:id="55" w:author="Author">
          <w:r w:rsidRPr="00A51393" w:rsidDel="00EA6CDE">
            <w:rPr>
              <w:rFonts w:cs="Times New Roman"/>
              <w:sz w:val="22"/>
              <w:szCs w:val="20"/>
              <w:rPrChange w:id="56" w:author="Author">
                <w:rPr>
                  <w:rFonts w:cs="Times New Roman"/>
                  <w:szCs w:val="22"/>
                </w:rPr>
              </w:rPrChange>
            </w:rPr>
            <w:delText xml:space="preserve">Copyright © 2025 The Linux Foundation </w:delText>
          </w:r>
        </w:del>
      </w:ins>
      <w:del w:id="57" w:author="Author">
        <w:r w:rsidR="00722ED2" w:rsidRPr="00A51393" w:rsidDel="00EA6CDE">
          <w:rPr>
            <w:rFonts w:cs="Times New Roman"/>
            <w:sz w:val="22"/>
            <w:szCs w:val="16"/>
            <w:rPrChange w:id="58" w:author="Author">
              <w:rPr>
                <w:rFonts w:cs="Times New Roman"/>
              </w:rPr>
            </w:rPrChange>
          </w:rPr>
          <w:delText>Open Networking Foundation</w:delText>
        </w:r>
        <w:bookmarkEnd w:id="53"/>
        <w:r w:rsidR="00722ED2" w:rsidRPr="00A51393" w:rsidDel="00EA6CDE">
          <w:rPr>
            <w:rFonts w:cs="Times New Roman"/>
            <w:sz w:val="22"/>
            <w:szCs w:val="16"/>
            <w:rPrChange w:id="59" w:author="Author">
              <w:rPr>
                <w:rFonts w:cs="Times New Roman"/>
              </w:rPr>
            </w:rPrChange>
          </w:rPr>
          <w:br/>
        </w:r>
        <w:r w:rsidR="00BE10DD" w:rsidRPr="00A51393" w:rsidDel="00EA6CDE">
          <w:rPr>
            <w:rFonts w:cs="Times New Roman"/>
            <w:sz w:val="22"/>
            <w:szCs w:val="16"/>
            <w:rPrChange w:id="60" w:author="Author">
              <w:rPr>
                <w:rFonts w:cs="Times New Roman"/>
              </w:rPr>
            </w:rPrChange>
          </w:rPr>
          <w:delText>1000 El Camino Real, Suite 100, Menlo Park, CA 94025</w:delText>
        </w:r>
        <w:r w:rsidR="00722ED2" w:rsidRPr="00A51393" w:rsidDel="00EA6CDE">
          <w:rPr>
            <w:rFonts w:cs="Times New Roman"/>
            <w:sz w:val="22"/>
            <w:szCs w:val="16"/>
            <w:rPrChange w:id="61" w:author="Author">
              <w:rPr>
                <w:rFonts w:cs="Times New Roman"/>
              </w:rPr>
            </w:rPrChange>
          </w:rPr>
          <w:br/>
        </w:r>
        <w:r w:rsidR="00722ED2" w:rsidRPr="00A51393" w:rsidDel="00EA6CDE">
          <w:rPr>
            <w:sz w:val="22"/>
            <w:szCs w:val="16"/>
            <w:rPrChange w:id="62" w:author="Author">
              <w:rPr/>
            </w:rPrChange>
          </w:rPr>
          <w:fldChar w:fldCharType="begin"/>
        </w:r>
        <w:r w:rsidR="00722ED2" w:rsidRPr="00A51393" w:rsidDel="00EA6CDE">
          <w:rPr>
            <w:sz w:val="22"/>
            <w:szCs w:val="16"/>
            <w:rPrChange w:id="63" w:author="Author">
              <w:rPr/>
            </w:rPrChange>
          </w:rPr>
          <w:delInstrText>HYPERLINK "http://www.opennetworking.org"</w:delInstrText>
        </w:r>
        <w:r w:rsidR="00722ED2" w:rsidRPr="00732576" w:rsidDel="00EA6CDE">
          <w:rPr>
            <w:sz w:val="22"/>
            <w:szCs w:val="16"/>
          </w:rPr>
        </w:r>
        <w:r w:rsidR="00722ED2" w:rsidRPr="00A51393" w:rsidDel="00EA6CDE">
          <w:rPr>
            <w:sz w:val="22"/>
            <w:szCs w:val="16"/>
            <w:rPrChange w:id="64" w:author="Author">
              <w:rPr/>
            </w:rPrChange>
          </w:rPr>
          <w:fldChar w:fldCharType="separate"/>
        </w:r>
        <w:r w:rsidR="00722ED2" w:rsidRPr="00A51393" w:rsidDel="00EA6CDE">
          <w:rPr>
            <w:rStyle w:val="Hyperlink"/>
            <w:rFonts w:cs="Times New Roman"/>
            <w:sz w:val="22"/>
            <w:szCs w:val="16"/>
            <w:rPrChange w:id="65" w:author="Author">
              <w:rPr>
                <w:rStyle w:val="Hyperlink"/>
                <w:rFonts w:cs="Times New Roman"/>
              </w:rPr>
            </w:rPrChange>
          </w:rPr>
          <w:delText>www.opennetworking.org</w:delText>
        </w:r>
        <w:r w:rsidR="00722ED2" w:rsidRPr="00A51393" w:rsidDel="00EA6CDE">
          <w:rPr>
            <w:sz w:val="22"/>
            <w:szCs w:val="16"/>
            <w:rPrChange w:id="66" w:author="Author">
              <w:rPr/>
            </w:rPrChange>
          </w:rPr>
          <w:fldChar w:fldCharType="end"/>
        </w:r>
      </w:del>
    </w:p>
    <w:p w14:paraId="601119B8" w14:textId="1B030D44" w:rsidR="007155B1" w:rsidDel="00EA6CDE" w:rsidRDefault="007155B1" w:rsidP="00F00071">
      <w:pPr>
        <w:spacing w:after="0"/>
        <w:rPr>
          <w:ins w:id="67" w:author="Author"/>
          <w:del w:id="68" w:author="Author"/>
          <w:rFonts w:cs="Times New Roman"/>
          <w:sz w:val="22"/>
          <w:szCs w:val="20"/>
        </w:rPr>
      </w:pPr>
    </w:p>
    <w:p w14:paraId="67060656" w14:textId="5F209F5A" w:rsidR="007155B1" w:rsidDel="00EA6CDE" w:rsidRDefault="007155B1" w:rsidP="007155B1">
      <w:pPr>
        <w:spacing w:after="0"/>
        <w:rPr>
          <w:ins w:id="69" w:author="Author"/>
          <w:del w:id="70" w:author="Author"/>
          <w:rFonts w:cs="Times New Roman"/>
          <w:sz w:val="22"/>
          <w:szCs w:val="20"/>
        </w:rPr>
      </w:pPr>
    </w:p>
    <w:p w14:paraId="63381B39" w14:textId="149D7D96" w:rsidR="007155B1" w:rsidRPr="007155B1" w:rsidDel="00EA6CDE" w:rsidRDefault="007155B1" w:rsidP="007155B1">
      <w:pPr>
        <w:spacing w:after="0"/>
        <w:rPr>
          <w:ins w:id="71" w:author="Author"/>
          <w:del w:id="72" w:author="Author"/>
          <w:rFonts w:cs="Times New Roman"/>
          <w:sz w:val="22"/>
          <w:szCs w:val="20"/>
        </w:rPr>
      </w:pPr>
      <w:ins w:id="73" w:author="Author">
        <w:del w:id="74" w:author="Author">
          <w:r w:rsidRPr="007155B1" w:rsidDel="00EA6CDE">
            <w:rPr>
              <w:rFonts w:cs="Times New Roman"/>
              <w:sz w:val="22"/>
              <w:szCs w:val="20"/>
            </w:rPr>
            <w:delText>The Linux Foundation has registered trademarks and uses trademarks. For more information, including terms of use, privacy policy, and trademark usage, please see our </w:delText>
          </w:r>
          <w:r w:rsidRPr="007155B1" w:rsidDel="00EA6CDE">
            <w:rPr>
              <w:rFonts w:cs="Times New Roman"/>
              <w:sz w:val="22"/>
              <w:szCs w:val="20"/>
            </w:rPr>
            <w:fldChar w:fldCharType="begin"/>
          </w:r>
          <w:r w:rsidRPr="007155B1" w:rsidDel="00EA6CDE">
            <w:rPr>
              <w:rFonts w:cs="Times New Roman"/>
              <w:sz w:val="22"/>
              <w:szCs w:val="20"/>
            </w:rPr>
            <w:delInstrText>HYPERLINK "https://www.linuxfoundation.org/legal/policies?hsLang=en"</w:delInstrText>
          </w:r>
          <w:r w:rsidRPr="007155B1" w:rsidDel="00EA6CDE">
            <w:rPr>
              <w:rFonts w:cs="Times New Roman"/>
              <w:sz w:val="22"/>
              <w:szCs w:val="20"/>
            </w:rPr>
          </w:r>
          <w:r w:rsidRPr="007155B1" w:rsidDel="00EA6CDE">
            <w:rPr>
              <w:rFonts w:cs="Times New Roman"/>
              <w:sz w:val="22"/>
              <w:szCs w:val="20"/>
            </w:rPr>
            <w:fldChar w:fldCharType="separate"/>
          </w:r>
          <w:r w:rsidRPr="007155B1" w:rsidDel="00EA6CDE">
            <w:rPr>
              <w:rStyle w:val="Hyperlink"/>
              <w:rFonts w:cs="Times New Roman"/>
              <w:sz w:val="22"/>
              <w:szCs w:val="20"/>
            </w:rPr>
            <w:delText>Policies</w:delText>
          </w:r>
          <w:r w:rsidRPr="007155B1" w:rsidDel="00EA6CDE">
            <w:rPr>
              <w:rFonts w:cs="Times New Roman"/>
              <w:sz w:val="22"/>
              <w:szCs w:val="20"/>
            </w:rPr>
            <w:fldChar w:fldCharType="end"/>
          </w:r>
          <w:r w:rsidRPr="007155B1" w:rsidDel="00EA6CDE">
            <w:rPr>
              <w:rFonts w:cs="Times New Roman"/>
              <w:sz w:val="22"/>
              <w:szCs w:val="20"/>
            </w:rPr>
            <w:delText> page. </w:delText>
          </w:r>
          <w:r w:rsidRPr="007155B1" w:rsidDel="00EA6CDE">
            <w:rPr>
              <w:rFonts w:cs="Times New Roman"/>
              <w:sz w:val="22"/>
              <w:szCs w:val="20"/>
            </w:rPr>
            <w:fldChar w:fldCharType="begin"/>
          </w:r>
          <w:r w:rsidRPr="007155B1" w:rsidDel="00EA6CDE">
            <w:rPr>
              <w:rFonts w:cs="Times New Roman"/>
              <w:sz w:val="22"/>
              <w:szCs w:val="20"/>
            </w:rPr>
            <w:delInstrText>HYPERLINK "https://www.linuxfoundation.org/legal/privacy-policy?hsLang=en"</w:delInstrText>
          </w:r>
          <w:r w:rsidRPr="007155B1" w:rsidDel="00EA6CDE">
            <w:rPr>
              <w:rFonts w:cs="Times New Roman"/>
              <w:sz w:val="22"/>
              <w:szCs w:val="20"/>
            </w:rPr>
          </w:r>
          <w:r w:rsidRPr="007155B1" w:rsidDel="00EA6CDE">
            <w:rPr>
              <w:rFonts w:cs="Times New Roman"/>
              <w:sz w:val="22"/>
              <w:szCs w:val="20"/>
            </w:rPr>
            <w:fldChar w:fldCharType="separate"/>
          </w:r>
          <w:r w:rsidRPr="007155B1" w:rsidDel="00EA6CDE">
            <w:rPr>
              <w:rStyle w:val="Hyperlink"/>
              <w:rFonts w:cs="Times New Roman"/>
              <w:sz w:val="22"/>
              <w:szCs w:val="20"/>
            </w:rPr>
            <w:delText>Privacy Policy</w:delText>
          </w:r>
          <w:r w:rsidRPr="007155B1" w:rsidDel="00EA6CDE">
            <w:rPr>
              <w:rFonts w:cs="Times New Roman"/>
              <w:sz w:val="22"/>
              <w:szCs w:val="20"/>
            </w:rPr>
            <w:fldChar w:fldCharType="end"/>
          </w:r>
          <w:r w:rsidRPr="007155B1" w:rsidDel="00EA6CDE">
            <w:rPr>
              <w:rFonts w:cs="Times New Roman"/>
              <w:sz w:val="22"/>
              <w:szCs w:val="20"/>
            </w:rPr>
            <w:delText> | </w:delText>
          </w:r>
          <w:r w:rsidRPr="007155B1" w:rsidDel="00EA6CDE">
            <w:rPr>
              <w:rFonts w:cs="Times New Roman"/>
              <w:sz w:val="22"/>
              <w:szCs w:val="20"/>
            </w:rPr>
            <w:fldChar w:fldCharType="begin"/>
          </w:r>
          <w:r w:rsidRPr="007155B1" w:rsidDel="00EA6CDE">
            <w:rPr>
              <w:rFonts w:cs="Times New Roman"/>
              <w:sz w:val="22"/>
              <w:szCs w:val="20"/>
            </w:rPr>
            <w:delInstrText>HYPERLINK "https://www.linuxfoundation.org/legal/trademark-usage?hsLang=en"</w:delInstrText>
          </w:r>
          <w:r w:rsidRPr="007155B1" w:rsidDel="00EA6CDE">
            <w:rPr>
              <w:rFonts w:cs="Times New Roman"/>
              <w:sz w:val="22"/>
              <w:szCs w:val="20"/>
            </w:rPr>
          </w:r>
          <w:r w:rsidRPr="007155B1" w:rsidDel="00EA6CDE">
            <w:rPr>
              <w:rFonts w:cs="Times New Roman"/>
              <w:sz w:val="22"/>
              <w:szCs w:val="20"/>
            </w:rPr>
            <w:fldChar w:fldCharType="separate"/>
          </w:r>
          <w:r w:rsidRPr="007155B1" w:rsidDel="00EA6CDE">
            <w:rPr>
              <w:rStyle w:val="Hyperlink"/>
              <w:rFonts w:cs="Times New Roman"/>
              <w:sz w:val="22"/>
              <w:szCs w:val="20"/>
            </w:rPr>
            <w:delText>Trademark Usage</w:delText>
          </w:r>
          <w:r w:rsidRPr="007155B1" w:rsidDel="00EA6CDE">
            <w:rPr>
              <w:rFonts w:cs="Times New Roman"/>
              <w:sz w:val="22"/>
              <w:szCs w:val="20"/>
            </w:rPr>
            <w:fldChar w:fldCharType="end"/>
          </w:r>
          <w:r w:rsidDel="00EA6CDE">
            <w:rPr>
              <w:rFonts w:cs="Times New Roman"/>
              <w:sz w:val="22"/>
              <w:szCs w:val="20"/>
            </w:rPr>
            <w:delText>.</w:delText>
          </w:r>
        </w:del>
      </w:ins>
    </w:p>
    <w:p w14:paraId="0417F7C4" w14:textId="77777777" w:rsidR="001717E2" w:rsidRPr="00A51393" w:rsidRDefault="001717E2">
      <w:pPr>
        <w:spacing w:after="0"/>
        <w:rPr>
          <w:ins w:id="75" w:author="Author"/>
          <w:rFonts w:cs="Times New Roman"/>
          <w:sz w:val="22"/>
          <w:szCs w:val="16"/>
          <w:rPrChange w:id="76" w:author="Author">
            <w:rPr>
              <w:ins w:id="77" w:author="Author"/>
              <w:rFonts w:cs="Times New Roman"/>
            </w:rPr>
          </w:rPrChange>
        </w:rPr>
        <w:pPrChange w:id="78" w:author="Author">
          <w:pPr/>
        </w:pPrChange>
      </w:pPr>
    </w:p>
    <w:p w14:paraId="62A699E0" w14:textId="2F66C27D" w:rsidR="00722ED2" w:rsidDel="00F00071" w:rsidRDefault="00722ED2" w:rsidP="00FA6EF7">
      <w:pPr>
        <w:spacing w:after="0"/>
        <w:rPr>
          <w:del w:id="79" w:author="Author"/>
          <w:rFonts w:cs="Times New Roman"/>
          <w:sz w:val="22"/>
          <w:szCs w:val="16"/>
        </w:rPr>
      </w:pPr>
      <w:del w:id="80" w:author="Author">
        <w:r w:rsidRPr="00A51393" w:rsidDel="00A51393">
          <w:rPr>
            <w:rFonts w:cs="Times New Roman"/>
            <w:sz w:val="22"/>
            <w:szCs w:val="16"/>
            <w:rPrChange w:id="81" w:author="Author">
              <w:rPr>
                <w:rFonts w:cs="Times New Roman"/>
              </w:rPr>
            </w:rPrChange>
          </w:rPr>
          <w:delText>©</w:delText>
        </w:r>
        <w:r w:rsidR="007B08BA" w:rsidRPr="00A51393" w:rsidDel="00A51393">
          <w:rPr>
            <w:rFonts w:cs="Times New Roman"/>
            <w:sz w:val="22"/>
            <w:szCs w:val="16"/>
            <w:rPrChange w:id="82" w:author="Author">
              <w:rPr>
                <w:rFonts w:cs="Times New Roman"/>
              </w:rPr>
            </w:rPrChange>
          </w:rPr>
          <w:delText>202</w:delText>
        </w:r>
        <w:r w:rsidR="00CA47EF" w:rsidRPr="00A51393" w:rsidDel="00A51393">
          <w:rPr>
            <w:rFonts w:cs="Times New Roman"/>
            <w:sz w:val="22"/>
            <w:szCs w:val="16"/>
            <w:rPrChange w:id="83" w:author="Author">
              <w:rPr>
                <w:rFonts w:cs="Times New Roman"/>
              </w:rPr>
            </w:rPrChange>
          </w:rPr>
          <w:delText>3</w:delText>
        </w:r>
        <w:r w:rsidRPr="00A51393" w:rsidDel="00A51393">
          <w:rPr>
            <w:rFonts w:cs="Times New Roman"/>
            <w:sz w:val="22"/>
            <w:szCs w:val="16"/>
            <w:rPrChange w:id="84" w:author="Author">
              <w:rPr>
                <w:rFonts w:cs="Times New Roman"/>
              </w:rPr>
            </w:rPrChange>
          </w:rPr>
          <w:delText xml:space="preserve"> Open Networking Foundation. All rights reserved.</w:delText>
        </w:r>
      </w:del>
    </w:p>
    <w:p w14:paraId="3222AF13" w14:textId="2A7FC1BA" w:rsidR="00F00071" w:rsidRPr="00F00071" w:rsidRDefault="00F00071" w:rsidP="00F00071">
      <w:pPr>
        <w:spacing w:after="0"/>
        <w:rPr>
          <w:ins w:id="85" w:author="Author"/>
          <w:rFonts w:cs="Times New Roman"/>
          <w:sz w:val="22"/>
          <w:szCs w:val="22"/>
          <w:rPrChange w:id="86" w:author="Author">
            <w:rPr>
              <w:ins w:id="87" w:author="Author"/>
              <w:rFonts w:cs="Times New Roman"/>
              <w:szCs w:val="22"/>
            </w:rPr>
          </w:rPrChange>
        </w:rPr>
      </w:pPr>
      <w:ins w:id="88" w:author="Author">
        <w:r w:rsidRPr="00F00071">
          <w:rPr>
            <w:rFonts w:cs="Times New Roman"/>
            <w:sz w:val="22"/>
            <w:szCs w:val="22"/>
            <w:rPrChange w:id="89" w:author="Author">
              <w:rPr>
                <w:rFonts w:cs="Times New Roman"/>
                <w:szCs w:val="22"/>
              </w:rPr>
            </w:rPrChange>
          </w:rPr>
          <w:t xml:space="preserve">The Linux Foundation is a non-profit organization that supports the development of Linux and other </w:t>
        </w:r>
        <w:proofErr w:type="gramStart"/>
        <w:r w:rsidRPr="00F00071">
          <w:rPr>
            <w:rFonts w:cs="Times New Roman"/>
            <w:sz w:val="22"/>
            <w:szCs w:val="22"/>
            <w:rPrChange w:id="90" w:author="Author">
              <w:rPr>
                <w:rFonts w:cs="Times New Roman"/>
                <w:szCs w:val="22"/>
              </w:rPr>
            </w:rPrChange>
          </w:rPr>
          <w:t>open source</w:t>
        </w:r>
        <w:proofErr w:type="gramEnd"/>
        <w:r w:rsidRPr="00F00071">
          <w:rPr>
            <w:rFonts w:cs="Times New Roman"/>
            <w:sz w:val="22"/>
            <w:szCs w:val="22"/>
            <w:rPrChange w:id="91" w:author="Author">
              <w:rPr>
                <w:rFonts w:cs="Times New Roman"/>
                <w:szCs w:val="22"/>
              </w:rPr>
            </w:rPrChange>
          </w:rPr>
          <w:t xml:space="preserve"> projects. The Linux Foundation provides a neutral, trusted hub for developers to code, manage, and scale open technology projects.</w:t>
        </w:r>
        <w:del w:id="92" w:author="Author">
          <w:r w:rsidRPr="00F00071" w:rsidDel="0033375C">
            <w:rPr>
              <w:rFonts w:cs="Times New Roman"/>
              <w:sz w:val="22"/>
              <w:szCs w:val="22"/>
              <w:rPrChange w:id="93" w:author="Author">
                <w:rPr>
                  <w:rFonts w:cs="Times New Roman"/>
                  <w:szCs w:val="22"/>
                </w:rPr>
              </w:rPrChange>
            </w:rPr>
            <w:delText xml:space="preserve"> The Linux Foundation promotes, protects and standardizes Linux by providing unified resources and services needed for open source to successfully compete with closed platforms.</w:delText>
          </w:r>
        </w:del>
      </w:ins>
    </w:p>
    <w:p w14:paraId="77A32A3D" w14:textId="77777777" w:rsidR="00F00071" w:rsidRPr="00F00071" w:rsidRDefault="00F00071" w:rsidP="00F00071">
      <w:pPr>
        <w:spacing w:after="0"/>
        <w:rPr>
          <w:ins w:id="94" w:author="Author"/>
          <w:rFonts w:cs="Times New Roman"/>
          <w:sz w:val="22"/>
          <w:szCs w:val="22"/>
          <w:rPrChange w:id="95" w:author="Author">
            <w:rPr>
              <w:ins w:id="96" w:author="Author"/>
              <w:rFonts w:cs="Times New Roman"/>
              <w:szCs w:val="22"/>
            </w:rPr>
          </w:rPrChange>
        </w:rPr>
      </w:pPr>
    </w:p>
    <w:p w14:paraId="49986B28" w14:textId="512761D8" w:rsidR="00F00071" w:rsidRPr="00F00071" w:rsidDel="00EA6CDE" w:rsidRDefault="00F00071" w:rsidP="00F00071">
      <w:pPr>
        <w:spacing w:after="0"/>
        <w:rPr>
          <w:ins w:id="97" w:author="Author"/>
          <w:del w:id="98" w:author="Author"/>
          <w:rFonts w:cs="Times New Roman"/>
          <w:sz w:val="22"/>
          <w:szCs w:val="22"/>
          <w:rPrChange w:id="99" w:author="Author">
            <w:rPr>
              <w:ins w:id="100" w:author="Author"/>
              <w:del w:id="101" w:author="Author"/>
              <w:rFonts w:cs="Times New Roman"/>
              <w:szCs w:val="22"/>
            </w:rPr>
          </w:rPrChange>
        </w:rPr>
      </w:pPr>
      <w:ins w:id="102" w:author="Author">
        <w:del w:id="103" w:author="Author">
          <w:r w:rsidRPr="00F00071" w:rsidDel="00EA6CDE">
            <w:rPr>
              <w:rFonts w:cs="Times New Roman"/>
              <w:sz w:val="22"/>
              <w:szCs w:val="22"/>
              <w:rPrChange w:id="104" w:author="Author">
                <w:rPr>
                  <w:rFonts w:cs="Times New Roman"/>
                  <w:szCs w:val="22"/>
                </w:rPr>
              </w:rPrChange>
            </w:rPr>
            <w:delText xml:space="preserve">548 Market St </w:delText>
          </w:r>
        </w:del>
      </w:ins>
    </w:p>
    <w:p w14:paraId="7753C741" w14:textId="5CD96CCA" w:rsidR="00F00071" w:rsidRPr="00F00071" w:rsidDel="00EA6CDE" w:rsidRDefault="00F00071" w:rsidP="00F00071">
      <w:pPr>
        <w:spacing w:after="0"/>
        <w:rPr>
          <w:ins w:id="105" w:author="Author"/>
          <w:del w:id="106" w:author="Author"/>
          <w:rFonts w:cs="Times New Roman"/>
          <w:sz w:val="22"/>
          <w:szCs w:val="22"/>
          <w:rPrChange w:id="107" w:author="Author">
            <w:rPr>
              <w:ins w:id="108" w:author="Author"/>
              <w:del w:id="109" w:author="Author"/>
              <w:rFonts w:cs="Times New Roman"/>
              <w:szCs w:val="22"/>
            </w:rPr>
          </w:rPrChange>
        </w:rPr>
      </w:pPr>
      <w:ins w:id="110" w:author="Author">
        <w:del w:id="111" w:author="Author">
          <w:r w:rsidRPr="00F00071" w:rsidDel="00EA6CDE">
            <w:rPr>
              <w:rFonts w:cs="Times New Roman"/>
              <w:sz w:val="22"/>
              <w:szCs w:val="22"/>
              <w:rPrChange w:id="112" w:author="Author">
                <w:rPr>
                  <w:rFonts w:cs="Times New Roman"/>
                  <w:szCs w:val="22"/>
                </w:rPr>
              </w:rPrChange>
            </w:rPr>
            <w:delText xml:space="preserve">PMB 57274, </w:delText>
          </w:r>
        </w:del>
      </w:ins>
    </w:p>
    <w:p w14:paraId="640FEDC4" w14:textId="613B5AD3" w:rsidR="00F00071" w:rsidRPr="00F00071" w:rsidDel="00EA6CDE" w:rsidRDefault="00F00071" w:rsidP="00F00071">
      <w:pPr>
        <w:spacing w:after="0"/>
        <w:rPr>
          <w:ins w:id="113" w:author="Author"/>
          <w:del w:id="114" w:author="Author"/>
          <w:rFonts w:cs="Times New Roman"/>
          <w:sz w:val="22"/>
          <w:szCs w:val="22"/>
          <w:rPrChange w:id="115" w:author="Author">
            <w:rPr>
              <w:ins w:id="116" w:author="Author"/>
              <w:del w:id="117" w:author="Author"/>
              <w:rFonts w:cs="Times New Roman"/>
              <w:szCs w:val="22"/>
            </w:rPr>
          </w:rPrChange>
        </w:rPr>
      </w:pPr>
      <w:ins w:id="118" w:author="Author">
        <w:del w:id="119" w:author="Author">
          <w:r w:rsidRPr="00F00071" w:rsidDel="00EA6CDE">
            <w:rPr>
              <w:rFonts w:cs="Times New Roman"/>
              <w:sz w:val="22"/>
              <w:szCs w:val="22"/>
              <w:rPrChange w:id="120" w:author="Author">
                <w:rPr>
                  <w:rFonts w:cs="Times New Roman"/>
                  <w:szCs w:val="22"/>
                </w:rPr>
              </w:rPrChange>
            </w:rPr>
            <w:delText xml:space="preserve">San Francisco, </w:delText>
          </w:r>
        </w:del>
      </w:ins>
    </w:p>
    <w:p w14:paraId="61B8F854" w14:textId="6481A5AA" w:rsidR="00F00071" w:rsidRPr="00F00071" w:rsidDel="00EA6CDE" w:rsidRDefault="00F00071" w:rsidP="00FA6EF7">
      <w:pPr>
        <w:spacing w:after="0"/>
        <w:rPr>
          <w:ins w:id="121" w:author="Author"/>
          <w:del w:id="122" w:author="Author"/>
          <w:rFonts w:cs="Times New Roman"/>
          <w:sz w:val="22"/>
          <w:szCs w:val="22"/>
          <w:rPrChange w:id="123" w:author="Author">
            <w:rPr>
              <w:ins w:id="124" w:author="Author"/>
              <w:del w:id="125" w:author="Author"/>
              <w:rFonts w:cs="Times New Roman"/>
              <w:szCs w:val="22"/>
            </w:rPr>
          </w:rPrChange>
        </w:rPr>
      </w:pPr>
      <w:ins w:id="126" w:author="Author">
        <w:del w:id="127" w:author="Author">
          <w:r w:rsidRPr="00F00071" w:rsidDel="00EA6CDE">
            <w:rPr>
              <w:rFonts w:cs="Times New Roman"/>
              <w:sz w:val="22"/>
              <w:szCs w:val="22"/>
              <w:rPrChange w:id="128" w:author="Author">
                <w:rPr>
                  <w:rFonts w:cs="Times New Roman"/>
                  <w:szCs w:val="22"/>
                </w:rPr>
              </w:rPrChange>
            </w:rPr>
            <w:delText>CA 94104</w:delText>
          </w:r>
        </w:del>
      </w:ins>
    </w:p>
    <w:p w14:paraId="2C6A1100" w14:textId="5CBD6677" w:rsidR="00722ED2" w:rsidRPr="00661FB9" w:rsidDel="00EA6CDE" w:rsidRDefault="00722ED2" w:rsidP="00FA6EF7">
      <w:pPr>
        <w:spacing w:after="0"/>
        <w:rPr>
          <w:del w:id="129" w:author="Author"/>
          <w:rFonts w:cs="Times New Roman"/>
        </w:rPr>
      </w:pPr>
    </w:p>
    <w:p w14:paraId="7C1AF2AE" w14:textId="500DED5D" w:rsidR="00722ED2" w:rsidRPr="00F00071" w:rsidRDefault="00722ED2" w:rsidP="00FA6EF7">
      <w:pPr>
        <w:spacing w:after="0"/>
        <w:rPr>
          <w:rFonts w:cs="Times New Roman"/>
          <w:strike/>
          <w:rPrChange w:id="130" w:author="Author">
            <w:rPr>
              <w:rFonts w:cs="Times New Roman"/>
            </w:rPr>
          </w:rPrChange>
        </w:rPr>
      </w:pPr>
      <w:del w:id="131" w:author="Author">
        <w:r w:rsidRPr="00F00071" w:rsidDel="002B6613">
          <w:rPr>
            <w:rFonts w:cs="Times New Roman"/>
            <w:strike/>
            <w:rPrChange w:id="132" w:author="Author">
              <w:rPr>
                <w:rFonts w:cs="Times New Roman"/>
              </w:rPr>
            </w:rPrChange>
          </w:rPr>
          <w:delTex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delText>
        </w:r>
      </w:del>
      <w:ins w:id="133" w:author="Author">
        <w:del w:id="134" w:author="Author">
          <w:r w:rsidR="00E003AA" w:rsidDel="002B6613">
            <w:rPr>
              <w:rFonts w:cs="Times New Roman"/>
              <w:strike/>
            </w:rPr>
            <w:delText xml:space="preserve"> </w:delText>
          </w:r>
        </w:del>
      </w:ins>
      <w:del w:id="135" w:author="Author">
        <w:r w:rsidRPr="00F00071" w:rsidDel="002B6613">
          <w:rPr>
            <w:rFonts w:cs="Times New Roman"/>
            <w:strike/>
            <w:rPrChange w:id="136" w:author="Author">
              <w:rPr>
                <w:rFonts w:cs="Times New Roman"/>
              </w:rPr>
            </w:rPrChange>
          </w:rPr>
          <w:delText xml:space="preserve">   </w:delText>
        </w:r>
      </w:del>
    </w:p>
    <w:p w14:paraId="30DCFA91" w14:textId="77777777" w:rsidR="00722ED2" w:rsidRPr="00661FB9" w:rsidRDefault="00722ED2" w:rsidP="00FA6EF7">
      <w:pPr>
        <w:spacing w:after="0"/>
        <w:rPr>
          <w:rFonts w:cs="Times New Roman"/>
        </w:rPr>
      </w:pPr>
    </w:p>
    <w:p w14:paraId="2885622C" w14:textId="77777777" w:rsidR="00722ED2" w:rsidRPr="00661FB9" w:rsidRDefault="00722ED2" w:rsidP="00661FB9">
      <w:pPr>
        <w:spacing w:after="0"/>
        <w:jc w:val="both"/>
        <w:rPr>
          <w:rFonts w:cs="Times New Roman"/>
        </w:rPr>
      </w:pPr>
    </w:p>
    <w:p w14:paraId="2013EF21" w14:textId="77777777" w:rsidR="00722ED2" w:rsidRPr="00661FB9" w:rsidRDefault="00722ED2" w:rsidP="00661FB9">
      <w:pPr>
        <w:spacing w:after="0"/>
        <w:jc w:val="both"/>
        <w:rPr>
          <w:rFonts w:cs="Times New Roman"/>
        </w:rPr>
      </w:pPr>
      <w:r w:rsidRPr="00661FB9">
        <w:rPr>
          <w:rFonts w:cs="Times New Roman"/>
        </w:rPr>
        <w:br w:type="page"/>
      </w:r>
    </w:p>
    <w:p w14:paraId="37C980DB" w14:textId="77777777" w:rsidR="00722ED2" w:rsidRPr="00661FB9" w:rsidRDefault="00722ED2" w:rsidP="00661FB9">
      <w:pPr>
        <w:pStyle w:val="TOCHeading"/>
        <w:keepNext/>
        <w:jc w:val="both"/>
        <w:rPr>
          <w:rFonts w:ascii="Times New Roman" w:hAnsi="Times New Roman" w:cs="Times New Roman"/>
        </w:rPr>
      </w:pPr>
      <w:r w:rsidRPr="00661FB9">
        <w:rPr>
          <w:rFonts w:ascii="Times New Roman" w:hAnsi="Times New Roman" w:cs="Times New Roman"/>
        </w:rPr>
        <w:lastRenderedPageBreak/>
        <w:t>Table of Contents</w:t>
      </w:r>
    </w:p>
    <w:p w14:paraId="403666C7" w14:textId="71D8CCD8" w:rsidR="00B53275" w:rsidRDefault="00722ED2">
      <w:pPr>
        <w:pStyle w:val="TOC1"/>
        <w:rPr>
          <w:ins w:id="137" w:author="Author"/>
          <w:rFonts w:cstheme="minorBidi"/>
          <w:b w:val="0"/>
          <w:noProof/>
          <w:color w:val="auto"/>
          <w:kern w:val="2"/>
          <w:sz w:val="24"/>
          <w:lang w:val="en-GB" w:eastAsia="en-GB"/>
          <w14:ligatures w14:val="standardContextual"/>
        </w:rPr>
      </w:pPr>
      <w:r w:rsidRPr="00661FB9">
        <w:rPr>
          <w:rFonts w:ascii="Times New Roman" w:hAnsi="Times New Roman" w:cs="Times New Roman"/>
          <w:bCs/>
        </w:rPr>
        <w:fldChar w:fldCharType="begin"/>
      </w:r>
      <w:r w:rsidRPr="00661FB9">
        <w:rPr>
          <w:rFonts w:ascii="Times New Roman" w:hAnsi="Times New Roman" w:cs="Times New Roman"/>
          <w:bCs/>
        </w:rPr>
        <w:instrText xml:space="preserve"> TOC \o "1-4" \h \z \u </w:instrText>
      </w:r>
      <w:r w:rsidRPr="00661FB9">
        <w:rPr>
          <w:rFonts w:ascii="Times New Roman" w:hAnsi="Times New Roman" w:cs="Times New Roman"/>
          <w:bCs/>
        </w:rPr>
        <w:fldChar w:fldCharType="separate"/>
      </w:r>
      <w:ins w:id="138" w:author="Author">
        <w:r w:rsidR="00B53275" w:rsidRPr="00A96072">
          <w:rPr>
            <w:rStyle w:val="Hyperlink"/>
            <w:noProof/>
          </w:rPr>
          <w:fldChar w:fldCharType="begin"/>
        </w:r>
        <w:r w:rsidR="00B53275" w:rsidRPr="00A96072">
          <w:rPr>
            <w:rStyle w:val="Hyperlink"/>
            <w:noProof/>
          </w:rPr>
          <w:instrText xml:space="preserve"> </w:instrText>
        </w:r>
        <w:r w:rsidR="00B53275">
          <w:rPr>
            <w:noProof/>
          </w:rPr>
          <w:instrText>HYPERLINK \l "_Toc192619451"</w:instrText>
        </w:r>
        <w:r w:rsidR="00B53275" w:rsidRPr="00A96072">
          <w:rPr>
            <w:rStyle w:val="Hyperlink"/>
            <w:noProof/>
          </w:rPr>
          <w:instrText xml:space="preserve"> </w:instrText>
        </w:r>
        <w:r w:rsidR="00B53275" w:rsidRPr="00A96072">
          <w:rPr>
            <w:rStyle w:val="Hyperlink"/>
            <w:noProof/>
          </w:rPr>
        </w:r>
        <w:r w:rsidR="00B53275" w:rsidRPr="00A96072">
          <w:rPr>
            <w:rStyle w:val="Hyperlink"/>
            <w:noProof/>
          </w:rPr>
          <w:fldChar w:fldCharType="separate"/>
        </w:r>
        <w:r w:rsidR="00B53275" w:rsidRPr="00A96072">
          <w:rPr>
            <w:rStyle w:val="Hyperlink"/>
            <w:rFonts w:cs="Times New Roman"/>
            <w:noProof/>
          </w:rPr>
          <w:t>Disclaimer</w:t>
        </w:r>
        <w:r w:rsidR="00B53275">
          <w:rPr>
            <w:noProof/>
            <w:webHidden/>
          </w:rPr>
          <w:tab/>
        </w:r>
        <w:r w:rsidR="00B53275">
          <w:rPr>
            <w:noProof/>
            <w:webHidden/>
          </w:rPr>
          <w:fldChar w:fldCharType="begin"/>
        </w:r>
        <w:r w:rsidR="00B53275">
          <w:rPr>
            <w:noProof/>
            <w:webHidden/>
          </w:rPr>
          <w:instrText xml:space="preserve"> PAGEREF _Toc192619451 \h </w:instrText>
        </w:r>
      </w:ins>
      <w:r w:rsidR="00B53275">
        <w:rPr>
          <w:noProof/>
          <w:webHidden/>
        </w:rPr>
      </w:r>
      <w:r w:rsidR="00B53275">
        <w:rPr>
          <w:noProof/>
          <w:webHidden/>
        </w:rPr>
        <w:fldChar w:fldCharType="separate"/>
      </w:r>
      <w:ins w:id="139" w:author="Author">
        <w:r w:rsidR="00B53275">
          <w:rPr>
            <w:noProof/>
            <w:webHidden/>
          </w:rPr>
          <w:t>2</w:t>
        </w:r>
        <w:r w:rsidR="00B53275">
          <w:rPr>
            <w:noProof/>
            <w:webHidden/>
          </w:rPr>
          <w:fldChar w:fldCharType="end"/>
        </w:r>
        <w:r w:rsidR="00B53275" w:rsidRPr="00A96072">
          <w:rPr>
            <w:rStyle w:val="Hyperlink"/>
            <w:noProof/>
          </w:rPr>
          <w:fldChar w:fldCharType="end"/>
        </w:r>
      </w:ins>
    </w:p>
    <w:p w14:paraId="0211A981" w14:textId="1BB99635" w:rsidR="00B53275" w:rsidRDefault="00B53275">
      <w:pPr>
        <w:pStyle w:val="TOC1"/>
        <w:rPr>
          <w:ins w:id="140" w:author="Author"/>
          <w:rFonts w:cstheme="minorBidi"/>
          <w:b w:val="0"/>
          <w:noProof/>
          <w:color w:val="auto"/>
          <w:kern w:val="2"/>
          <w:sz w:val="24"/>
          <w:lang w:val="en-GB" w:eastAsia="en-GB"/>
          <w14:ligatures w14:val="standardContextual"/>
        </w:rPr>
      </w:pPr>
      <w:ins w:id="141" w:author="Author">
        <w:r w:rsidRPr="00A96072">
          <w:rPr>
            <w:rStyle w:val="Hyperlink"/>
            <w:noProof/>
          </w:rPr>
          <w:fldChar w:fldCharType="begin"/>
        </w:r>
        <w:r w:rsidRPr="00A96072">
          <w:rPr>
            <w:rStyle w:val="Hyperlink"/>
            <w:noProof/>
          </w:rPr>
          <w:instrText xml:space="preserve"> </w:instrText>
        </w:r>
        <w:r>
          <w:rPr>
            <w:noProof/>
          </w:rPr>
          <w:instrText>HYPERLINK \l "_Toc192619452"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List of Tables</w:t>
        </w:r>
        <w:r>
          <w:rPr>
            <w:noProof/>
            <w:webHidden/>
          </w:rPr>
          <w:tab/>
        </w:r>
        <w:r>
          <w:rPr>
            <w:noProof/>
            <w:webHidden/>
          </w:rPr>
          <w:fldChar w:fldCharType="begin"/>
        </w:r>
        <w:r>
          <w:rPr>
            <w:noProof/>
            <w:webHidden/>
          </w:rPr>
          <w:instrText xml:space="preserve"> PAGEREF _Toc192619452 \h </w:instrText>
        </w:r>
      </w:ins>
      <w:r>
        <w:rPr>
          <w:noProof/>
          <w:webHidden/>
        </w:rPr>
      </w:r>
      <w:r>
        <w:rPr>
          <w:noProof/>
          <w:webHidden/>
        </w:rPr>
        <w:fldChar w:fldCharType="separate"/>
      </w:r>
      <w:ins w:id="142" w:author="Author">
        <w:r>
          <w:rPr>
            <w:noProof/>
            <w:webHidden/>
          </w:rPr>
          <w:t>8</w:t>
        </w:r>
        <w:r>
          <w:rPr>
            <w:noProof/>
            <w:webHidden/>
          </w:rPr>
          <w:fldChar w:fldCharType="end"/>
        </w:r>
        <w:r w:rsidRPr="00A96072">
          <w:rPr>
            <w:rStyle w:val="Hyperlink"/>
            <w:noProof/>
          </w:rPr>
          <w:fldChar w:fldCharType="end"/>
        </w:r>
      </w:ins>
    </w:p>
    <w:p w14:paraId="7AA058BB" w14:textId="0CD7C26D" w:rsidR="00B53275" w:rsidRDefault="00B53275">
      <w:pPr>
        <w:pStyle w:val="TOC1"/>
        <w:rPr>
          <w:ins w:id="143" w:author="Author"/>
          <w:rFonts w:cstheme="minorBidi"/>
          <w:b w:val="0"/>
          <w:noProof/>
          <w:color w:val="auto"/>
          <w:kern w:val="2"/>
          <w:sz w:val="24"/>
          <w:lang w:val="en-GB" w:eastAsia="en-GB"/>
          <w14:ligatures w14:val="standardContextual"/>
        </w:rPr>
      </w:pPr>
      <w:ins w:id="144" w:author="Author">
        <w:r w:rsidRPr="00A96072">
          <w:rPr>
            <w:rStyle w:val="Hyperlink"/>
            <w:noProof/>
          </w:rPr>
          <w:fldChar w:fldCharType="begin"/>
        </w:r>
        <w:r w:rsidRPr="00A96072">
          <w:rPr>
            <w:rStyle w:val="Hyperlink"/>
            <w:noProof/>
          </w:rPr>
          <w:instrText xml:space="preserve"> </w:instrText>
        </w:r>
        <w:r>
          <w:rPr>
            <w:noProof/>
          </w:rPr>
          <w:instrText>HYPERLINK \l "_Toc192619453"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rFonts w:ascii="Times New Roman" w:hAnsi="Times New Roman" w:cs="Times New Roman"/>
            <w:noProof/>
          </w:rPr>
          <w:t>Document History</w:t>
        </w:r>
        <w:r>
          <w:rPr>
            <w:noProof/>
            <w:webHidden/>
          </w:rPr>
          <w:tab/>
        </w:r>
        <w:r>
          <w:rPr>
            <w:noProof/>
            <w:webHidden/>
          </w:rPr>
          <w:fldChar w:fldCharType="begin"/>
        </w:r>
        <w:r>
          <w:rPr>
            <w:noProof/>
            <w:webHidden/>
          </w:rPr>
          <w:instrText xml:space="preserve"> PAGEREF _Toc192619453 \h </w:instrText>
        </w:r>
      </w:ins>
      <w:r>
        <w:rPr>
          <w:noProof/>
          <w:webHidden/>
        </w:rPr>
      </w:r>
      <w:r>
        <w:rPr>
          <w:noProof/>
          <w:webHidden/>
        </w:rPr>
        <w:fldChar w:fldCharType="separate"/>
      </w:r>
      <w:ins w:id="145" w:author="Author">
        <w:r>
          <w:rPr>
            <w:noProof/>
            <w:webHidden/>
          </w:rPr>
          <w:t>9</w:t>
        </w:r>
        <w:r>
          <w:rPr>
            <w:noProof/>
            <w:webHidden/>
          </w:rPr>
          <w:fldChar w:fldCharType="end"/>
        </w:r>
        <w:r w:rsidRPr="00A96072">
          <w:rPr>
            <w:rStyle w:val="Hyperlink"/>
            <w:noProof/>
          </w:rPr>
          <w:fldChar w:fldCharType="end"/>
        </w:r>
      </w:ins>
    </w:p>
    <w:p w14:paraId="7478F7D7" w14:textId="0D180156" w:rsidR="00B53275" w:rsidRDefault="00B53275">
      <w:pPr>
        <w:pStyle w:val="TOC1"/>
        <w:tabs>
          <w:tab w:val="left" w:pos="432"/>
        </w:tabs>
        <w:rPr>
          <w:ins w:id="146" w:author="Author"/>
          <w:rFonts w:cstheme="minorBidi"/>
          <w:b w:val="0"/>
          <w:noProof/>
          <w:color w:val="auto"/>
          <w:kern w:val="2"/>
          <w:sz w:val="24"/>
          <w:lang w:val="en-GB" w:eastAsia="en-GB"/>
          <w14:ligatures w14:val="standardContextual"/>
        </w:rPr>
      </w:pPr>
      <w:ins w:id="147" w:author="Author">
        <w:r w:rsidRPr="00A96072">
          <w:rPr>
            <w:rStyle w:val="Hyperlink"/>
            <w:noProof/>
          </w:rPr>
          <w:fldChar w:fldCharType="begin"/>
        </w:r>
        <w:r w:rsidRPr="00A96072">
          <w:rPr>
            <w:rStyle w:val="Hyperlink"/>
            <w:noProof/>
          </w:rPr>
          <w:instrText xml:space="preserve"> </w:instrText>
        </w:r>
        <w:r>
          <w:rPr>
            <w:noProof/>
          </w:rPr>
          <w:instrText>HYPERLINK \l "_Toc192619454"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w:t>
        </w:r>
        <w:r>
          <w:rPr>
            <w:rFonts w:cstheme="minorBidi"/>
            <w:b w:val="0"/>
            <w:noProof/>
            <w:color w:val="auto"/>
            <w:kern w:val="2"/>
            <w:sz w:val="24"/>
            <w:lang w:val="en-GB" w:eastAsia="en-GB"/>
            <w14:ligatures w14:val="standardContextual"/>
          </w:rPr>
          <w:tab/>
        </w:r>
        <w:r w:rsidRPr="00A96072">
          <w:rPr>
            <w:rStyle w:val="Hyperlink"/>
            <w:noProof/>
          </w:rPr>
          <w:t>Introduction</w:t>
        </w:r>
        <w:r>
          <w:rPr>
            <w:noProof/>
            <w:webHidden/>
          </w:rPr>
          <w:tab/>
        </w:r>
        <w:r>
          <w:rPr>
            <w:noProof/>
            <w:webHidden/>
          </w:rPr>
          <w:fldChar w:fldCharType="begin"/>
        </w:r>
        <w:r>
          <w:rPr>
            <w:noProof/>
            <w:webHidden/>
          </w:rPr>
          <w:instrText xml:space="preserve"> PAGEREF _Toc192619454 \h </w:instrText>
        </w:r>
      </w:ins>
      <w:r>
        <w:rPr>
          <w:noProof/>
          <w:webHidden/>
        </w:rPr>
      </w:r>
      <w:r>
        <w:rPr>
          <w:noProof/>
          <w:webHidden/>
        </w:rPr>
        <w:fldChar w:fldCharType="separate"/>
      </w:r>
      <w:ins w:id="148" w:author="Author">
        <w:r>
          <w:rPr>
            <w:noProof/>
            <w:webHidden/>
          </w:rPr>
          <w:t>10</w:t>
        </w:r>
        <w:r>
          <w:rPr>
            <w:noProof/>
            <w:webHidden/>
          </w:rPr>
          <w:fldChar w:fldCharType="end"/>
        </w:r>
        <w:r w:rsidRPr="00A96072">
          <w:rPr>
            <w:rStyle w:val="Hyperlink"/>
            <w:noProof/>
          </w:rPr>
          <w:fldChar w:fldCharType="end"/>
        </w:r>
      </w:ins>
    </w:p>
    <w:p w14:paraId="5FC8F840" w14:textId="69D1C52C" w:rsidR="00B53275" w:rsidRDefault="00B53275">
      <w:pPr>
        <w:pStyle w:val="TOC2"/>
        <w:rPr>
          <w:ins w:id="149" w:author="Author"/>
          <w:rFonts w:cstheme="minorBidi"/>
          <w:noProof/>
          <w:color w:val="auto"/>
          <w:kern w:val="2"/>
          <w:sz w:val="24"/>
          <w:szCs w:val="24"/>
          <w:lang w:val="en-GB" w:eastAsia="en-GB"/>
          <w14:ligatures w14:val="standardContextual"/>
        </w:rPr>
      </w:pPr>
      <w:ins w:id="150" w:author="Author">
        <w:r w:rsidRPr="00A96072">
          <w:rPr>
            <w:rStyle w:val="Hyperlink"/>
            <w:noProof/>
          </w:rPr>
          <w:fldChar w:fldCharType="begin"/>
        </w:r>
        <w:r w:rsidRPr="00A96072">
          <w:rPr>
            <w:rStyle w:val="Hyperlink"/>
            <w:noProof/>
          </w:rPr>
          <w:instrText xml:space="preserve"> </w:instrText>
        </w:r>
        <w:r>
          <w:rPr>
            <w:noProof/>
          </w:rPr>
          <w:instrText>HYPERLINK \l "_Toc192619455"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1.1</w:t>
        </w:r>
        <w:r>
          <w:rPr>
            <w:rFonts w:cstheme="minorBidi"/>
            <w:noProof/>
            <w:color w:val="auto"/>
            <w:kern w:val="2"/>
            <w:sz w:val="24"/>
            <w:szCs w:val="24"/>
            <w:lang w:val="en-GB" w:eastAsia="en-GB"/>
            <w14:ligatures w14:val="standardContextual"/>
          </w:rPr>
          <w:tab/>
        </w:r>
        <w:r w:rsidRPr="00A96072">
          <w:rPr>
            <w:rStyle w:val="Hyperlink"/>
            <w:noProof/>
          </w:rPr>
          <w:t>General introduction</w:t>
        </w:r>
        <w:r>
          <w:rPr>
            <w:noProof/>
            <w:webHidden/>
          </w:rPr>
          <w:tab/>
        </w:r>
        <w:r>
          <w:rPr>
            <w:noProof/>
            <w:webHidden/>
          </w:rPr>
          <w:fldChar w:fldCharType="begin"/>
        </w:r>
        <w:r>
          <w:rPr>
            <w:noProof/>
            <w:webHidden/>
          </w:rPr>
          <w:instrText xml:space="preserve"> PAGEREF _Toc192619455 \h </w:instrText>
        </w:r>
      </w:ins>
      <w:r>
        <w:rPr>
          <w:noProof/>
          <w:webHidden/>
        </w:rPr>
      </w:r>
      <w:r>
        <w:rPr>
          <w:noProof/>
          <w:webHidden/>
        </w:rPr>
        <w:fldChar w:fldCharType="separate"/>
      </w:r>
      <w:ins w:id="151" w:author="Author">
        <w:r>
          <w:rPr>
            <w:noProof/>
            <w:webHidden/>
          </w:rPr>
          <w:t>10</w:t>
        </w:r>
        <w:r>
          <w:rPr>
            <w:noProof/>
            <w:webHidden/>
          </w:rPr>
          <w:fldChar w:fldCharType="end"/>
        </w:r>
        <w:r w:rsidRPr="00A96072">
          <w:rPr>
            <w:rStyle w:val="Hyperlink"/>
            <w:noProof/>
          </w:rPr>
          <w:fldChar w:fldCharType="end"/>
        </w:r>
      </w:ins>
    </w:p>
    <w:p w14:paraId="3BE8A6E9" w14:textId="5B7C6F7F" w:rsidR="00B53275" w:rsidRDefault="00B53275">
      <w:pPr>
        <w:pStyle w:val="TOC2"/>
        <w:rPr>
          <w:ins w:id="152" w:author="Author"/>
          <w:rFonts w:cstheme="minorBidi"/>
          <w:noProof/>
          <w:color w:val="auto"/>
          <w:kern w:val="2"/>
          <w:sz w:val="24"/>
          <w:szCs w:val="24"/>
          <w:lang w:val="en-GB" w:eastAsia="en-GB"/>
          <w14:ligatures w14:val="standardContextual"/>
        </w:rPr>
      </w:pPr>
      <w:ins w:id="153" w:author="Author">
        <w:r w:rsidRPr="00A96072">
          <w:rPr>
            <w:rStyle w:val="Hyperlink"/>
            <w:noProof/>
          </w:rPr>
          <w:fldChar w:fldCharType="begin"/>
        </w:r>
        <w:r w:rsidRPr="00A96072">
          <w:rPr>
            <w:rStyle w:val="Hyperlink"/>
            <w:noProof/>
          </w:rPr>
          <w:instrText xml:space="preserve"> </w:instrText>
        </w:r>
        <w:r>
          <w:rPr>
            <w:noProof/>
          </w:rPr>
          <w:instrText>HYPERLINK \l "_Toc192619456"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1.2</w:t>
        </w:r>
        <w:r>
          <w:rPr>
            <w:rFonts w:cstheme="minorBidi"/>
            <w:noProof/>
            <w:color w:val="auto"/>
            <w:kern w:val="2"/>
            <w:sz w:val="24"/>
            <w:szCs w:val="24"/>
            <w:lang w:val="en-GB" w:eastAsia="en-GB"/>
            <w14:ligatures w14:val="standardContextual"/>
          </w:rPr>
          <w:tab/>
        </w:r>
        <w:r w:rsidRPr="00A96072">
          <w:rPr>
            <w:rStyle w:val="Hyperlink"/>
            <w:noProof/>
          </w:rPr>
          <w:t>Introduction to this document</w:t>
        </w:r>
        <w:r>
          <w:rPr>
            <w:noProof/>
            <w:webHidden/>
          </w:rPr>
          <w:tab/>
        </w:r>
        <w:r>
          <w:rPr>
            <w:noProof/>
            <w:webHidden/>
          </w:rPr>
          <w:fldChar w:fldCharType="begin"/>
        </w:r>
        <w:r>
          <w:rPr>
            <w:noProof/>
            <w:webHidden/>
          </w:rPr>
          <w:instrText xml:space="preserve"> PAGEREF _Toc192619456 \h </w:instrText>
        </w:r>
      </w:ins>
      <w:r>
        <w:rPr>
          <w:noProof/>
          <w:webHidden/>
        </w:rPr>
      </w:r>
      <w:r>
        <w:rPr>
          <w:noProof/>
          <w:webHidden/>
        </w:rPr>
        <w:fldChar w:fldCharType="separate"/>
      </w:r>
      <w:ins w:id="154" w:author="Author">
        <w:r>
          <w:rPr>
            <w:noProof/>
            <w:webHidden/>
          </w:rPr>
          <w:t>10</w:t>
        </w:r>
        <w:r>
          <w:rPr>
            <w:noProof/>
            <w:webHidden/>
          </w:rPr>
          <w:fldChar w:fldCharType="end"/>
        </w:r>
        <w:r w:rsidRPr="00A96072">
          <w:rPr>
            <w:rStyle w:val="Hyperlink"/>
            <w:noProof/>
          </w:rPr>
          <w:fldChar w:fldCharType="end"/>
        </w:r>
      </w:ins>
    </w:p>
    <w:p w14:paraId="6758158E" w14:textId="630DEDCF" w:rsidR="00B53275" w:rsidRDefault="00B53275">
      <w:pPr>
        <w:pStyle w:val="TOC2"/>
        <w:rPr>
          <w:ins w:id="155" w:author="Author"/>
          <w:rFonts w:cstheme="minorBidi"/>
          <w:noProof/>
          <w:color w:val="auto"/>
          <w:kern w:val="2"/>
          <w:sz w:val="24"/>
          <w:szCs w:val="24"/>
          <w:lang w:val="en-GB" w:eastAsia="en-GB"/>
          <w14:ligatures w14:val="standardContextual"/>
        </w:rPr>
      </w:pPr>
      <w:ins w:id="156" w:author="Author">
        <w:r w:rsidRPr="00A96072">
          <w:rPr>
            <w:rStyle w:val="Hyperlink"/>
            <w:noProof/>
          </w:rPr>
          <w:fldChar w:fldCharType="begin"/>
        </w:r>
        <w:r w:rsidRPr="00A96072">
          <w:rPr>
            <w:rStyle w:val="Hyperlink"/>
            <w:noProof/>
          </w:rPr>
          <w:instrText xml:space="preserve"> </w:instrText>
        </w:r>
        <w:r>
          <w:rPr>
            <w:noProof/>
          </w:rPr>
          <w:instrText>HYPERLINK \l "_Toc192619457"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1.3</w:t>
        </w:r>
        <w:r>
          <w:rPr>
            <w:rFonts w:cstheme="minorBidi"/>
            <w:noProof/>
            <w:color w:val="auto"/>
            <w:kern w:val="2"/>
            <w:sz w:val="24"/>
            <w:szCs w:val="24"/>
            <w:lang w:val="en-GB" w:eastAsia="en-GB"/>
            <w14:ligatures w14:val="standardContextual"/>
          </w:rPr>
          <w:tab/>
        </w:r>
        <w:r w:rsidRPr="00A96072">
          <w:rPr>
            <w:rStyle w:val="Hyperlink"/>
            <w:noProof/>
          </w:rPr>
          <w:t>Specification</w:t>
        </w:r>
        <w:r>
          <w:rPr>
            <w:noProof/>
            <w:webHidden/>
          </w:rPr>
          <w:tab/>
        </w:r>
        <w:r>
          <w:rPr>
            <w:noProof/>
            <w:webHidden/>
          </w:rPr>
          <w:fldChar w:fldCharType="begin"/>
        </w:r>
        <w:r>
          <w:rPr>
            <w:noProof/>
            <w:webHidden/>
          </w:rPr>
          <w:instrText xml:space="preserve"> PAGEREF _Toc192619457 \h </w:instrText>
        </w:r>
      </w:ins>
      <w:r>
        <w:rPr>
          <w:noProof/>
          <w:webHidden/>
        </w:rPr>
      </w:r>
      <w:r>
        <w:rPr>
          <w:noProof/>
          <w:webHidden/>
        </w:rPr>
        <w:fldChar w:fldCharType="separate"/>
      </w:r>
      <w:ins w:id="157" w:author="Author">
        <w:r>
          <w:rPr>
            <w:noProof/>
            <w:webHidden/>
          </w:rPr>
          <w:t>10</w:t>
        </w:r>
        <w:r>
          <w:rPr>
            <w:noProof/>
            <w:webHidden/>
          </w:rPr>
          <w:fldChar w:fldCharType="end"/>
        </w:r>
        <w:r w:rsidRPr="00A96072">
          <w:rPr>
            <w:rStyle w:val="Hyperlink"/>
            <w:noProof/>
          </w:rPr>
          <w:fldChar w:fldCharType="end"/>
        </w:r>
      </w:ins>
    </w:p>
    <w:p w14:paraId="393FCB6B" w14:textId="38CADAE4" w:rsidR="00B53275" w:rsidRDefault="00B53275">
      <w:pPr>
        <w:pStyle w:val="TOC1"/>
        <w:tabs>
          <w:tab w:val="left" w:pos="432"/>
        </w:tabs>
        <w:rPr>
          <w:ins w:id="158" w:author="Author"/>
          <w:rFonts w:cstheme="minorBidi"/>
          <w:b w:val="0"/>
          <w:noProof/>
          <w:color w:val="auto"/>
          <w:kern w:val="2"/>
          <w:sz w:val="24"/>
          <w:lang w:val="en-GB" w:eastAsia="en-GB"/>
          <w14:ligatures w14:val="standardContextual"/>
        </w:rPr>
      </w:pPr>
      <w:ins w:id="159" w:author="Author">
        <w:r w:rsidRPr="00A96072">
          <w:rPr>
            <w:rStyle w:val="Hyperlink"/>
            <w:noProof/>
          </w:rPr>
          <w:fldChar w:fldCharType="begin"/>
        </w:r>
        <w:r w:rsidRPr="00A96072">
          <w:rPr>
            <w:rStyle w:val="Hyperlink"/>
            <w:noProof/>
          </w:rPr>
          <w:instrText xml:space="preserve"> </w:instrText>
        </w:r>
        <w:r>
          <w:rPr>
            <w:noProof/>
          </w:rPr>
          <w:instrText>HYPERLINK \l "_Toc192619458"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rFonts w:eastAsia="Times New Roman"/>
            <w:noProof/>
          </w:rPr>
          <w:t>2</w:t>
        </w:r>
        <w:r>
          <w:rPr>
            <w:rFonts w:cstheme="minorBidi"/>
            <w:b w:val="0"/>
            <w:noProof/>
            <w:color w:val="auto"/>
            <w:kern w:val="2"/>
            <w:sz w:val="24"/>
            <w:lang w:val="en-GB" w:eastAsia="en-GB"/>
            <w14:ligatures w14:val="standardContextual"/>
          </w:rPr>
          <w:tab/>
        </w:r>
        <w:r w:rsidRPr="00A96072">
          <w:rPr>
            <w:rStyle w:val="Hyperlink"/>
            <w:rFonts w:eastAsia="Times New Roman"/>
            <w:noProof/>
          </w:rPr>
          <w:t>Overview</w:t>
        </w:r>
        <w:r>
          <w:rPr>
            <w:noProof/>
            <w:webHidden/>
          </w:rPr>
          <w:tab/>
        </w:r>
        <w:r>
          <w:rPr>
            <w:noProof/>
            <w:webHidden/>
          </w:rPr>
          <w:fldChar w:fldCharType="begin"/>
        </w:r>
        <w:r>
          <w:rPr>
            <w:noProof/>
            <w:webHidden/>
          </w:rPr>
          <w:instrText xml:space="preserve"> PAGEREF _Toc192619458 \h </w:instrText>
        </w:r>
      </w:ins>
      <w:r>
        <w:rPr>
          <w:noProof/>
          <w:webHidden/>
        </w:rPr>
      </w:r>
      <w:r>
        <w:rPr>
          <w:noProof/>
          <w:webHidden/>
        </w:rPr>
        <w:fldChar w:fldCharType="separate"/>
      </w:r>
      <w:ins w:id="160" w:author="Author">
        <w:r>
          <w:rPr>
            <w:noProof/>
            <w:webHidden/>
          </w:rPr>
          <w:t>11</w:t>
        </w:r>
        <w:r>
          <w:rPr>
            <w:noProof/>
            <w:webHidden/>
          </w:rPr>
          <w:fldChar w:fldCharType="end"/>
        </w:r>
        <w:r w:rsidRPr="00A96072">
          <w:rPr>
            <w:rStyle w:val="Hyperlink"/>
            <w:noProof/>
          </w:rPr>
          <w:fldChar w:fldCharType="end"/>
        </w:r>
      </w:ins>
    </w:p>
    <w:p w14:paraId="5F6B91C0" w14:textId="2491E7DE" w:rsidR="00B53275" w:rsidRDefault="00B53275">
      <w:pPr>
        <w:pStyle w:val="TOC2"/>
        <w:rPr>
          <w:ins w:id="161" w:author="Author"/>
          <w:rFonts w:cstheme="minorBidi"/>
          <w:noProof/>
          <w:color w:val="auto"/>
          <w:kern w:val="2"/>
          <w:sz w:val="24"/>
          <w:szCs w:val="24"/>
          <w:lang w:val="en-GB" w:eastAsia="en-GB"/>
          <w14:ligatures w14:val="standardContextual"/>
        </w:rPr>
      </w:pPr>
      <w:ins w:id="162" w:author="Author">
        <w:r w:rsidRPr="00A96072">
          <w:rPr>
            <w:rStyle w:val="Hyperlink"/>
            <w:noProof/>
          </w:rPr>
          <w:fldChar w:fldCharType="begin"/>
        </w:r>
        <w:r w:rsidRPr="00A96072">
          <w:rPr>
            <w:rStyle w:val="Hyperlink"/>
            <w:noProof/>
          </w:rPr>
          <w:instrText xml:space="preserve"> </w:instrText>
        </w:r>
        <w:r>
          <w:rPr>
            <w:noProof/>
          </w:rPr>
          <w:instrText>HYPERLINK \l "_Toc192619459"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2.1</w:t>
        </w:r>
        <w:r>
          <w:rPr>
            <w:rFonts w:cstheme="minorBidi"/>
            <w:noProof/>
            <w:color w:val="auto"/>
            <w:kern w:val="2"/>
            <w:sz w:val="24"/>
            <w:szCs w:val="24"/>
            <w:lang w:val="en-GB" w:eastAsia="en-GB"/>
            <w14:ligatures w14:val="standardContextual"/>
          </w:rPr>
          <w:tab/>
        </w:r>
        <w:r w:rsidRPr="00A96072">
          <w:rPr>
            <w:rStyle w:val="Hyperlink"/>
            <w:noProof/>
          </w:rPr>
          <w:t>Essential feature and benefits</w:t>
        </w:r>
        <w:r>
          <w:rPr>
            <w:noProof/>
            <w:webHidden/>
          </w:rPr>
          <w:tab/>
        </w:r>
        <w:r>
          <w:rPr>
            <w:noProof/>
            <w:webHidden/>
          </w:rPr>
          <w:fldChar w:fldCharType="begin"/>
        </w:r>
        <w:r>
          <w:rPr>
            <w:noProof/>
            <w:webHidden/>
          </w:rPr>
          <w:instrText xml:space="preserve"> PAGEREF _Toc192619459 \h </w:instrText>
        </w:r>
      </w:ins>
      <w:r>
        <w:rPr>
          <w:noProof/>
          <w:webHidden/>
        </w:rPr>
      </w:r>
      <w:r>
        <w:rPr>
          <w:noProof/>
          <w:webHidden/>
        </w:rPr>
        <w:fldChar w:fldCharType="separate"/>
      </w:r>
      <w:ins w:id="163" w:author="Author">
        <w:r>
          <w:rPr>
            <w:noProof/>
            <w:webHidden/>
          </w:rPr>
          <w:t>11</w:t>
        </w:r>
        <w:r>
          <w:rPr>
            <w:noProof/>
            <w:webHidden/>
          </w:rPr>
          <w:fldChar w:fldCharType="end"/>
        </w:r>
        <w:r w:rsidRPr="00A96072">
          <w:rPr>
            <w:rStyle w:val="Hyperlink"/>
            <w:noProof/>
          </w:rPr>
          <w:fldChar w:fldCharType="end"/>
        </w:r>
      </w:ins>
    </w:p>
    <w:p w14:paraId="3CC35056" w14:textId="19ECE2A5" w:rsidR="00B53275" w:rsidRDefault="00B53275">
      <w:pPr>
        <w:pStyle w:val="TOC2"/>
        <w:rPr>
          <w:ins w:id="164" w:author="Author"/>
          <w:rFonts w:cstheme="minorBidi"/>
          <w:noProof/>
          <w:color w:val="auto"/>
          <w:kern w:val="2"/>
          <w:sz w:val="24"/>
          <w:szCs w:val="24"/>
          <w:lang w:val="en-GB" w:eastAsia="en-GB"/>
          <w14:ligatures w14:val="standardContextual"/>
        </w:rPr>
      </w:pPr>
      <w:ins w:id="165" w:author="Author">
        <w:r w:rsidRPr="00A96072">
          <w:rPr>
            <w:rStyle w:val="Hyperlink"/>
            <w:noProof/>
          </w:rPr>
          <w:fldChar w:fldCharType="begin"/>
        </w:r>
        <w:r w:rsidRPr="00A96072">
          <w:rPr>
            <w:rStyle w:val="Hyperlink"/>
            <w:noProof/>
          </w:rPr>
          <w:instrText xml:space="preserve"> </w:instrText>
        </w:r>
        <w:r>
          <w:rPr>
            <w:noProof/>
          </w:rPr>
          <w:instrText>HYPERLINK \l "_Toc192619460"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2.2</w:t>
        </w:r>
        <w:r>
          <w:rPr>
            <w:rFonts w:cstheme="minorBidi"/>
            <w:noProof/>
            <w:color w:val="auto"/>
            <w:kern w:val="2"/>
            <w:sz w:val="24"/>
            <w:szCs w:val="24"/>
            <w:lang w:val="en-GB" w:eastAsia="en-GB"/>
            <w14:ligatures w14:val="standardContextual"/>
          </w:rPr>
          <w:tab/>
        </w:r>
        <w:r w:rsidRPr="00A96072">
          <w:rPr>
            <w:rStyle w:val="Hyperlink"/>
            <w:noProof/>
          </w:rPr>
          <w:t>TAPI application</w:t>
        </w:r>
        <w:r>
          <w:rPr>
            <w:noProof/>
            <w:webHidden/>
          </w:rPr>
          <w:tab/>
        </w:r>
        <w:r>
          <w:rPr>
            <w:noProof/>
            <w:webHidden/>
          </w:rPr>
          <w:fldChar w:fldCharType="begin"/>
        </w:r>
        <w:r>
          <w:rPr>
            <w:noProof/>
            <w:webHidden/>
          </w:rPr>
          <w:instrText xml:space="preserve"> PAGEREF _Toc192619460 \h </w:instrText>
        </w:r>
      </w:ins>
      <w:r>
        <w:rPr>
          <w:noProof/>
          <w:webHidden/>
        </w:rPr>
      </w:r>
      <w:r>
        <w:rPr>
          <w:noProof/>
          <w:webHidden/>
        </w:rPr>
        <w:fldChar w:fldCharType="separate"/>
      </w:r>
      <w:ins w:id="166" w:author="Author">
        <w:r>
          <w:rPr>
            <w:noProof/>
            <w:webHidden/>
          </w:rPr>
          <w:t>12</w:t>
        </w:r>
        <w:r>
          <w:rPr>
            <w:noProof/>
            <w:webHidden/>
          </w:rPr>
          <w:fldChar w:fldCharType="end"/>
        </w:r>
        <w:r w:rsidRPr="00A96072">
          <w:rPr>
            <w:rStyle w:val="Hyperlink"/>
            <w:noProof/>
          </w:rPr>
          <w:fldChar w:fldCharType="end"/>
        </w:r>
      </w:ins>
    </w:p>
    <w:p w14:paraId="2BEDC810" w14:textId="193089F7" w:rsidR="00B53275" w:rsidRDefault="00B53275">
      <w:pPr>
        <w:pStyle w:val="TOC1"/>
        <w:tabs>
          <w:tab w:val="left" w:pos="432"/>
        </w:tabs>
        <w:rPr>
          <w:ins w:id="167" w:author="Author"/>
          <w:rFonts w:cstheme="minorBidi"/>
          <w:b w:val="0"/>
          <w:noProof/>
          <w:color w:val="auto"/>
          <w:kern w:val="2"/>
          <w:sz w:val="24"/>
          <w:lang w:val="en-GB" w:eastAsia="en-GB"/>
          <w14:ligatures w14:val="standardContextual"/>
        </w:rPr>
      </w:pPr>
      <w:ins w:id="168" w:author="Author">
        <w:r w:rsidRPr="00A96072">
          <w:rPr>
            <w:rStyle w:val="Hyperlink"/>
            <w:noProof/>
          </w:rPr>
          <w:fldChar w:fldCharType="begin"/>
        </w:r>
        <w:r w:rsidRPr="00A96072">
          <w:rPr>
            <w:rStyle w:val="Hyperlink"/>
            <w:noProof/>
          </w:rPr>
          <w:instrText xml:space="preserve"> </w:instrText>
        </w:r>
        <w:r>
          <w:rPr>
            <w:noProof/>
          </w:rPr>
          <w:instrText>HYPERLINK \l "_Toc192619461"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w:t>
        </w:r>
        <w:r>
          <w:rPr>
            <w:rFonts w:cstheme="minorBidi"/>
            <w:b w:val="0"/>
            <w:noProof/>
            <w:color w:val="auto"/>
            <w:kern w:val="2"/>
            <w:sz w:val="24"/>
            <w:lang w:val="en-GB" w:eastAsia="en-GB"/>
            <w14:ligatures w14:val="standardContextual"/>
          </w:rPr>
          <w:tab/>
        </w:r>
        <w:r w:rsidRPr="00A96072">
          <w:rPr>
            <w:rStyle w:val="Hyperlink"/>
            <w:noProof/>
          </w:rPr>
          <w:t>Summary of key considerations</w:t>
        </w:r>
        <w:r>
          <w:rPr>
            <w:noProof/>
            <w:webHidden/>
          </w:rPr>
          <w:tab/>
        </w:r>
        <w:r>
          <w:rPr>
            <w:noProof/>
            <w:webHidden/>
          </w:rPr>
          <w:fldChar w:fldCharType="begin"/>
        </w:r>
        <w:r>
          <w:rPr>
            <w:noProof/>
            <w:webHidden/>
          </w:rPr>
          <w:instrText xml:space="preserve"> PAGEREF _Toc192619461 \h </w:instrText>
        </w:r>
      </w:ins>
      <w:r>
        <w:rPr>
          <w:noProof/>
          <w:webHidden/>
        </w:rPr>
      </w:r>
      <w:r>
        <w:rPr>
          <w:noProof/>
          <w:webHidden/>
        </w:rPr>
        <w:fldChar w:fldCharType="separate"/>
      </w:r>
      <w:ins w:id="169" w:author="Author">
        <w:r>
          <w:rPr>
            <w:noProof/>
            <w:webHidden/>
          </w:rPr>
          <w:t>13</w:t>
        </w:r>
        <w:r>
          <w:rPr>
            <w:noProof/>
            <w:webHidden/>
          </w:rPr>
          <w:fldChar w:fldCharType="end"/>
        </w:r>
        <w:r w:rsidRPr="00A96072">
          <w:rPr>
            <w:rStyle w:val="Hyperlink"/>
            <w:noProof/>
          </w:rPr>
          <w:fldChar w:fldCharType="end"/>
        </w:r>
      </w:ins>
    </w:p>
    <w:p w14:paraId="5C20D8F7" w14:textId="75B135D3" w:rsidR="00B53275" w:rsidRDefault="00B53275">
      <w:pPr>
        <w:pStyle w:val="TOC2"/>
        <w:rPr>
          <w:ins w:id="170" w:author="Author"/>
          <w:rFonts w:cstheme="minorBidi"/>
          <w:noProof/>
          <w:color w:val="auto"/>
          <w:kern w:val="2"/>
          <w:sz w:val="24"/>
          <w:szCs w:val="24"/>
          <w:lang w:val="en-GB" w:eastAsia="en-GB"/>
          <w14:ligatures w14:val="standardContextual"/>
        </w:rPr>
      </w:pPr>
      <w:ins w:id="171" w:author="Author">
        <w:r w:rsidRPr="00A96072">
          <w:rPr>
            <w:rStyle w:val="Hyperlink"/>
            <w:noProof/>
          </w:rPr>
          <w:fldChar w:fldCharType="begin"/>
        </w:r>
        <w:r w:rsidRPr="00A96072">
          <w:rPr>
            <w:rStyle w:val="Hyperlink"/>
            <w:noProof/>
          </w:rPr>
          <w:instrText xml:space="preserve"> </w:instrText>
        </w:r>
        <w:r>
          <w:rPr>
            <w:noProof/>
          </w:rPr>
          <w:instrText>HYPERLINK \l "_Toc192619462"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w:t>
        </w:r>
        <w:r>
          <w:rPr>
            <w:rFonts w:cstheme="minorBidi"/>
            <w:noProof/>
            <w:color w:val="auto"/>
            <w:kern w:val="2"/>
            <w:sz w:val="24"/>
            <w:szCs w:val="24"/>
            <w:lang w:val="en-GB" w:eastAsia="en-GB"/>
            <w14:ligatures w14:val="standardContextual"/>
          </w:rPr>
          <w:tab/>
        </w:r>
        <w:r w:rsidRPr="00A96072">
          <w:rPr>
            <w:rStyle w:val="Hyperlink"/>
            <w:noProof/>
          </w:rPr>
          <w:t>Overview</w:t>
        </w:r>
        <w:r>
          <w:rPr>
            <w:noProof/>
            <w:webHidden/>
          </w:rPr>
          <w:tab/>
        </w:r>
        <w:r>
          <w:rPr>
            <w:noProof/>
            <w:webHidden/>
          </w:rPr>
          <w:fldChar w:fldCharType="begin"/>
        </w:r>
        <w:r>
          <w:rPr>
            <w:noProof/>
            <w:webHidden/>
          </w:rPr>
          <w:instrText xml:space="preserve"> PAGEREF _Toc192619462 \h </w:instrText>
        </w:r>
      </w:ins>
      <w:r>
        <w:rPr>
          <w:noProof/>
          <w:webHidden/>
        </w:rPr>
      </w:r>
      <w:r>
        <w:rPr>
          <w:noProof/>
          <w:webHidden/>
        </w:rPr>
        <w:fldChar w:fldCharType="separate"/>
      </w:r>
      <w:ins w:id="172" w:author="Author">
        <w:r>
          <w:rPr>
            <w:noProof/>
            <w:webHidden/>
          </w:rPr>
          <w:t>13</w:t>
        </w:r>
        <w:r>
          <w:rPr>
            <w:noProof/>
            <w:webHidden/>
          </w:rPr>
          <w:fldChar w:fldCharType="end"/>
        </w:r>
        <w:r w:rsidRPr="00A96072">
          <w:rPr>
            <w:rStyle w:val="Hyperlink"/>
            <w:noProof/>
          </w:rPr>
          <w:fldChar w:fldCharType="end"/>
        </w:r>
      </w:ins>
    </w:p>
    <w:p w14:paraId="73305CAF" w14:textId="32DB753D" w:rsidR="00B53275" w:rsidRDefault="00B53275">
      <w:pPr>
        <w:pStyle w:val="TOC2"/>
        <w:rPr>
          <w:ins w:id="173" w:author="Author"/>
          <w:rFonts w:cstheme="minorBidi"/>
          <w:noProof/>
          <w:color w:val="auto"/>
          <w:kern w:val="2"/>
          <w:sz w:val="24"/>
          <w:szCs w:val="24"/>
          <w:lang w:val="en-GB" w:eastAsia="en-GB"/>
          <w14:ligatures w14:val="standardContextual"/>
        </w:rPr>
      </w:pPr>
      <w:ins w:id="174" w:author="Author">
        <w:r w:rsidRPr="00A96072">
          <w:rPr>
            <w:rStyle w:val="Hyperlink"/>
            <w:noProof/>
          </w:rPr>
          <w:fldChar w:fldCharType="begin"/>
        </w:r>
        <w:r w:rsidRPr="00A96072">
          <w:rPr>
            <w:rStyle w:val="Hyperlink"/>
            <w:noProof/>
          </w:rPr>
          <w:instrText xml:space="preserve"> </w:instrText>
        </w:r>
        <w:r>
          <w:rPr>
            <w:noProof/>
          </w:rPr>
          <w:instrText>HYPERLINK \l "_Toc192619463"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3.2</w:t>
        </w:r>
        <w:r>
          <w:rPr>
            <w:rFonts w:cstheme="minorBidi"/>
            <w:noProof/>
            <w:color w:val="auto"/>
            <w:kern w:val="2"/>
            <w:sz w:val="24"/>
            <w:szCs w:val="24"/>
            <w:lang w:val="en-GB" w:eastAsia="en-GB"/>
            <w14:ligatures w14:val="standardContextual"/>
          </w:rPr>
          <w:tab/>
        </w:r>
        <w:r w:rsidRPr="00A96072">
          <w:rPr>
            <w:rStyle w:val="Hyperlink"/>
            <w:noProof/>
          </w:rPr>
          <w:t>RESTCONF notification mechanism (described in [LF TR-547])</w:t>
        </w:r>
        <w:r>
          <w:rPr>
            <w:noProof/>
            <w:webHidden/>
          </w:rPr>
          <w:tab/>
        </w:r>
        <w:r>
          <w:rPr>
            <w:noProof/>
            <w:webHidden/>
          </w:rPr>
          <w:fldChar w:fldCharType="begin"/>
        </w:r>
        <w:r>
          <w:rPr>
            <w:noProof/>
            <w:webHidden/>
          </w:rPr>
          <w:instrText xml:space="preserve"> PAGEREF _Toc192619463 \h </w:instrText>
        </w:r>
      </w:ins>
      <w:r>
        <w:rPr>
          <w:noProof/>
          <w:webHidden/>
        </w:rPr>
      </w:r>
      <w:r>
        <w:rPr>
          <w:noProof/>
          <w:webHidden/>
        </w:rPr>
        <w:fldChar w:fldCharType="separate"/>
      </w:r>
      <w:ins w:id="175" w:author="Author">
        <w:r>
          <w:rPr>
            <w:noProof/>
            <w:webHidden/>
          </w:rPr>
          <w:t>13</w:t>
        </w:r>
        <w:r>
          <w:rPr>
            <w:noProof/>
            <w:webHidden/>
          </w:rPr>
          <w:fldChar w:fldCharType="end"/>
        </w:r>
        <w:r w:rsidRPr="00A96072">
          <w:rPr>
            <w:rStyle w:val="Hyperlink"/>
            <w:noProof/>
          </w:rPr>
          <w:fldChar w:fldCharType="end"/>
        </w:r>
      </w:ins>
    </w:p>
    <w:p w14:paraId="2160A76D" w14:textId="60913838" w:rsidR="00B53275" w:rsidRDefault="00B53275">
      <w:pPr>
        <w:pStyle w:val="TOC2"/>
        <w:rPr>
          <w:ins w:id="176" w:author="Author"/>
          <w:rFonts w:cstheme="minorBidi"/>
          <w:noProof/>
          <w:color w:val="auto"/>
          <w:kern w:val="2"/>
          <w:sz w:val="24"/>
          <w:szCs w:val="24"/>
          <w:lang w:val="en-GB" w:eastAsia="en-GB"/>
          <w14:ligatures w14:val="standardContextual"/>
        </w:rPr>
      </w:pPr>
      <w:ins w:id="177" w:author="Author">
        <w:r w:rsidRPr="00A96072">
          <w:rPr>
            <w:rStyle w:val="Hyperlink"/>
            <w:noProof/>
          </w:rPr>
          <w:fldChar w:fldCharType="begin"/>
        </w:r>
        <w:r w:rsidRPr="00A96072">
          <w:rPr>
            <w:rStyle w:val="Hyperlink"/>
            <w:noProof/>
          </w:rPr>
          <w:instrText xml:space="preserve"> </w:instrText>
        </w:r>
        <w:r>
          <w:rPr>
            <w:noProof/>
          </w:rPr>
          <w:instrText>HYPERLINK \l "_Toc192619464"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3.3</w:t>
        </w:r>
        <w:r>
          <w:rPr>
            <w:rFonts w:cstheme="minorBidi"/>
            <w:noProof/>
            <w:color w:val="auto"/>
            <w:kern w:val="2"/>
            <w:sz w:val="24"/>
            <w:szCs w:val="24"/>
            <w:lang w:val="en-GB" w:eastAsia="en-GB"/>
            <w14:ligatures w14:val="standardContextual"/>
          </w:rPr>
          <w:tab/>
        </w:r>
        <w:r w:rsidRPr="00A96072">
          <w:rPr>
            <w:rStyle w:val="Hyperlink"/>
            <w:noProof/>
          </w:rPr>
          <w:t>TAPI Streaming</w:t>
        </w:r>
        <w:r>
          <w:rPr>
            <w:noProof/>
            <w:webHidden/>
          </w:rPr>
          <w:tab/>
        </w:r>
        <w:r>
          <w:rPr>
            <w:noProof/>
            <w:webHidden/>
          </w:rPr>
          <w:fldChar w:fldCharType="begin"/>
        </w:r>
        <w:r>
          <w:rPr>
            <w:noProof/>
            <w:webHidden/>
          </w:rPr>
          <w:instrText xml:space="preserve"> PAGEREF _Toc192619464 \h </w:instrText>
        </w:r>
      </w:ins>
      <w:r>
        <w:rPr>
          <w:noProof/>
          <w:webHidden/>
        </w:rPr>
      </w:r>
      <w:r>
        <w:rPr>
          <w:noProof/>
          <w:webHidden/>
        </w:rPr>
        <w:fldChar w:fldCharType="separate"/>
      </w:r>
      <w:ins w:id="178" w:author="Author">
        <w:r>
          <w:rPr>
            <w:noProof/>
            <w:webHidden/>
          </w:rPr>
          <w:t>13</w:t>
        </w:r>
        <w:r>
          <w:rPr>
            <w:noProof/>
            <w:webHidden/>
          </w:rPr>
          <w:fldChar w:fldCharType="end"/>
        </w:r>
        <w:r w:rsidRPr="00A96072">
          <w:rPr>
            <w:rStyle w:val="Hyperlink"/>
            <w:noProof/>
          </w:rPr>
          <w:fldChar w:fldCharType="end"/>
        </w:r>
      </w:ins>
    </w:p>
    <w:p w14:paraId="1403D233" w14:textId="04FB3D5A" w:rsidR="00B53275" w:rsidRDefault="00B53275">
      <w:pPr>
        <w:pStyle w:val="TOC2"/>
        <w:rPr>
          <w:ins w:id="179" w:author="Author"/>
          <w:rFonts w:cstheme="minorBidi"/>
          <w:noProof/>
          <w:color w:val="auto"/>
          <w:kern w:val="2"/>
          <w:sz w:val="24"/>
          <w:szCs w:val="24"/>
          <w:lang w:val="en-GB" w:eastAsia="en-GB"/>
          <w14:ligatures w14:val="standardContextual"/>
        </w:rPr>
      </w:pPr>
      <w:ins w:id="180" w:author="Author">
        <w:r w:rsidRPr="00A96072">
          <w:rPr>
            <w:rStyle w:val="Hyperlink"/>
            <w:noProof/>
          </w:rPr>
          <w:fldChar w:fldCharType="begin"/>
        </w:r>
        <w:r w:rsidRPr="00A96072">
          <w:rPr>
            <w:rStyle w:val="Hyperlink"/>
            <w:noProof/>
          </w:rPr>
          <w:instrText xml:space="preserve"> </w:instrText>
        </w:r>
        <w:r>
          <w:rPr>
            <w:noProof/>
          </w:rPr>
          <w:instrText>HYPERLINK \l "_Toc192619465"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3.4</w:t>
        </w:r>
        <w:r>
          <w:rPr>
            <w:rFonts w:cstheme="minorBidi"/>
            <w:noProof/>
            <w:color w:val="auto"/>
            <w:kern w:val="2"/>
            <w:sz w:val="24"/>
            <w:szCs w:val="24"/>
            <w:lang w:val="en-GB" w:eastAsia="en-GB"/>
            <w14:ligatures w14:val="standardContextual"/>
          </w:rPr>
          <w:tab/>
        </w:r>
        <w:r w:rsidRPr="00A96072">
          <w:rPr>
            <w:rStyle w:val="Hyperlink"/>
            <w:noProof/>
          </w:rPr>
          <w:t>Stream content</w:t>
        </w:r>
        <w:r>
          <w:rPr>
            <w:noProof/>
            <w:webHidden/>
          </w:rPr>
          <w:tab/>
        </w:r>
        <w:r>
          <w:rPr>
            <w:noProof/>
            <w:webHidden/>
          </w:rPr>
          <w:fldChar w:fldCharType="begin"/>
        </w:r>
        <w:r>
          <w:rPr>
            <w:noProof/>
            <w:webHidden/>
          </w:rPr>
          <w:instrText xml:space="preserve"> PAGEREF _Toc192619465 \h </w:instrText>
        </w:r>
      </w:ins>
      <w:r>
        <w:rPr>
          <w:noProof/>
          <w:webHidden/>
        </w:rPr>
      </w:r>
      <w:r>
        <w:rPr>
          <w:noProof/>
          <w:webHidden/>
        </w:rPr>
        <w:fldChar w:fldCharType="separate"/>
      </w:r>
      <w:ins w:id="181" w:author="Author">
        <w:r>
          <w:rPr>
            <w:noProof/>
            <w:webHidden/>
          </w:rPr>
          <w:t>14</w:t>
        </w:r>
        <w:r>
          <w:rPr>
            <w:noProof/>
            <w:webHidden/>
          </w:rPr>
          <w:fldChar w:fldCharType="end"/>
        </w:r>
        <w:r w:rsidRPr="00A96072">
          <w:rPr>
            <w:rStyle w:val="Hyperlink"/>
            <w:noProof/>
          </w:rPr>
          <w:fldChar w:fldCharType="end"/>
        </w:r>
      </w:ins>
    </w:p>
    <w:p w14:paraId="71A39A95" w14:textId="1CE32612" w:rsidR="00B53275" w:rsidRDefault="00B53275">
      <w:pPr>
        <w:pStyle w:val="TOC2"/>
        <w:rPr>
          <w:ins w:id="182" w:author="Author"/>
          <w:rFonts w:cstheme="minorBidi"/>
          <w:noProof/>
          <w:color w:val="auto"/>
          <w:kern w:val="2"/>
          <w:sz w:val="24"/>
          <w:szCs w:val="24"/>
          <w:lang w:val="en-GB" w:eastAsia="en-GB"/>
          <w14:ligatures w14:val="standardContextual"/>
        </w:rPr>
      </w:pPr>
      <w:ins w:id="183" w:author="Author">
        <w:r w:rsidRPr="00A96072">
          <w:rPr>
            <w:rStyle w:val="Hyperlink"/>
            <w:noProof/>
          </w:rPr>
          <w:fldChar w:fldCharType="begin"/>
        </w:r>
        <w:r w:rsidRPr="00A96072">
          <w:rPr>
            <w:rStyle w:val="Hyperlink"/>
            <w:noProof/>
          </w:rPr>
          <w:instrText xml:space="preserve"> </w:instrText>
        </w:r>
        <w:r>
          <w:rPr>
            <w:noProof/>
          </w:rPr>
          <w:instrText>HYPERLINK \l "_Toc192619466"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3.5</w:t>
        </w:r>
        <w:r>
          <w:rPr>
            <w:rFonts w:cstheme="minorBidi"/>
            <w:noProof/>
            <w:color w:val="auto"/>
            <w:kern w:val="2"/>
            <w:sz w:val="24"/>
            <w:szCs w:val="24"/>
            <w:lang w:val="en-GB" w:eastAsia="en-GB"/>
            <w14:ligatures w14:val="standardContextual"/>
          </w:rPr>
          <w:tab/>
        </w:r>
        <w:r w:rsidRPr="00A96072">
          <w:rPr>
            <w:rStyle w:val="Hyperlink"/>
            <w:noProof/>
          </w:rPr>
          <w:t>TAPI Application in detail</w:t>
        </w:r>
        <w:r>
          <w:rPr>
            <w:noProof/>
            <w:webHidden/>
          </w:rPr>
          <w:tab/>
        </w:r>
        <w:r>
          <w:rPr>
            <w:noProof/>
            <w:webHidden/>
          </w:rPr>
          <w:fldChar w:fldCharType="begin"/>
        </w:r>
        <w:r>
          <w:rPr>
            <w:noProof/>
            <w:webHidden/>
          </w:rPr>
          <w:instrText xml:space="preserve"> PAGEREF _Toc192619466 \h </w:instrText>
        </w:r>
      </w:ins>
      <w:r>
        <w:rPr>
          <w:noProof/>
          <w:webHidden/>
        </w:rPr>
      </w:r>
      <w:r>
        <w:rPr>
          <w:noProof/>
          <w:webHidden/>
        </w:rPr>
        <w:fldChar w:fldCharType="separate"/>
      </w:r>
      <w:ins w:id="184" w:author="Author">
        <w:r>
          <w:rPr>
            <w:noProof/>
            <w:webHidden/>
          </w:rPr>
          <w:t>14</w:t>
        </w:r>
        <w:r>
          <w:rPr>
            <w:noProof/>
            <w:webHidden/>
          </w:rPr>
          <w:fldChar w:fldCharType="end"/>
        </w:r>
        <w:r w:rsidRPr="00A96072">
          <w:rPr>
            <w:rStyle w:val="Hyperlink"/>
            <w:noProof/>
          </w:rPr>
          <w:fldChar w:fldCharType="end"/>
        </w:r>
      </w:ins>
    </w:p>
    <w:p w14:paraId="2C6E3ED7" w14:textId="69E41343" w:rsidR="00B53275" w:rsidRDefault="00B53275">
      <w:pPr>
        <w:pStyle w:val="TOC2"/>
        <w:rPr>
          <w:ins w:id="185" w:author="Author"/>
          <w:rFonts w:cstheme="minorBidi"/>
          <w:noProof/>
          <w:color w:val="auto"/>
          <w:kern w:val="2"/>
          <w:sz w:val="24"/>
          <w:szCs w:val="24"/>
          <w:lang w:val="en-GB" w:eastAsia="en-GB"/>
          <w14:ligatures w14:val="standardContextual"/>
        </w:rPr>
      </w:pPr>
      <w:ins w:id="186" w:author="Author">
        <w:r w:rsidRPr="00A96072">
          <w:rPr>
            <w:rStyle w:val="Hyperlink"/>
            <w:noProof/>
          </w:rPr>
          <w:fldChar w:fldCharType="begin"/>
        </w:r>
        <w:r w:rsidRPr="00A96072">
          <w:rPr>
            <w:rStyle w:val="Hyperlink"/>
            <w:noProof/>
          </w:rPr>
          <w:instrText xml:space="preserve"> </w:instrText>
        </w:r>
        <w:r>
          <w:rPr>
            <w:noProof/>
          </w:rPr>
          <w:instrText>HYPERLINK \l "_Toc192619467"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3.6</w:t>
        </w:r>
        <w:r>
          <w:rPr>
            <w:rFonts w:cstheme="minorBidi"/>
            <w:noProof/>
            <w:color w:val="auto"/>
            <w:kern w:val="2"/>
            <w:sz w:val="24"/>
            <w:szCs w:val="24"/>
            <w:lang w:val="en-GB" w:eastAsia="en-GB"/>
            <w14:ligatures w14:val="standardContextual"/>
          </w:rPr>
          <w:tab/>
        </w:r>
        <w:r w:rsidRPr="00A96072">
          <w:rPr>
            <w:rStyle w:val="Hyperlink"/>
            <w:noProof/>
          </w:rPr>
          <w:t>Summary of Streaming Characteristics</w:t>
        </w:r>
        <w:r>
          <w:rPr>
            <w:noProof/>
            <w:webHidden/>
          </w:rPr>
          <w:tab/>
        </w:r>
        <w:r>
          <w:rPr>
            <w:noProof/>
            <w:webHidden/>
          </w:rPr>
          <w:fldChar w:fldCharType="begin"/>
        </w:r>
        <w:r>
          <w:rPr>
            <w:noProof/>
            <w:webHidden/>
          </w:rPr>
          <w:instrText xml:space="preserve"> PAGEREF _Toc192619467 \h </w:instrText>
        </w:r>
      </w:ins>
      <w:r>
        <w:rPr>
          <w:noProof/>
          <w:webHidden/>
        </w:rPr>
      </w:r>
      <w:r>
        <w:rPr>
          <w:noProof/>
          <w:webHidden/>
        </w:rPr>
        <w:fldChar w:fldCharType="separate"/>
      </w:r>
      <w:ins w:id="187" w:author="Author">
        <w:r>
          <w:rPr>
            <w:noProof/>
            <w:webHidden/>
          </w:rPr>
          <w:t>15</w:t>
        </w:r>
        <w:r>
          <w:rPr>
            <w:noProof/>
            <w:webHidden/>
          </w:rPr>
          <w:fldChar w:fldCharType="end"/>
        </w:r>
        <w:r w:rsidRPr="00A96072">
          <w:rPr>
            <w:rStyle w:val="Hyperlink"/>
            <w:noProof/>
          </w:rPr>
          <w:fldChar w:fldCharType="end"/>
        </w:r>
      </w:ins>
    </w:p>
    <w:p w14:paraId="1C6D8990" w14:textId="477F3D47" w:rsidR="00B53275" w:rsidRDefault="00B53275">
      <w:pPr>
        <w:pStyle w:val="TOC2"/>
        <w:rPr>
          <w:ins w:id="188" w:author="Author"/>
          <w:rFonts w:cstheme="minorBidi"/>
          <w:noProof/>
          <w:color w:val="auto"/>
          <w:kern w:val="2"/>
          <w:sz w:val="24"/>
          <w:szCs w:val="24"/>
          <w:lang w:val="en-GB" w:eastAsia="en-GB"/>
          <w14:ligatures w14:val="standardContextual"/>
        </w:rPr>
      </w:pPr>
      <w:ins w:id="189" w:author="Author">
        <w:r w:rsidRPr="00A96072">
          <w:rPr>
            <w:rStyle w:val="Hyperlink"/>
            <w:noProof/>
          </w:rPr>
          <w:fldChar w:fldCharType="begin"/>
        </w:r>
        <w:r w:rsidRPr="00A96072">
          <w:rPr>
            <w:rStyle w:val="Hyperlink"/>
            <w:noProof/>
          </w:rPr>
          <w:instrText xml:space="preserve"> </w:instrText>
        </w:r>
        <w:r>
          <w:rPr>
            <w:noProof/>
          </w:rPr>
          <w:instrText>HYPERLINK \l "_Toc192619468"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3.7</w:t>
        </w:r>
        <w:r>
          <w:rPr>
            <w:rFonts w:cstheme="minorBidi"/>
            <w:noProof/>
            <w:color w:val="auto"/>
            <w:kern w:val="2"/>
            <w:sz w:val="24"/>
            <w:szCs w:val="24"/>
            <w:lang w:val="en-GB" w:eastAsia="en-GB"/>
            <w14:ligatures w14:val="standardContextual"/>
          </w:rPr>
          <w:tab/>
        </w:r>
        <w:r w:rsidRPr="00A96072">
          <w:rPr>
            <w:rStyle w:val="Hyperlink"/>
            <w:noProof/>
          </w:rPr>
          <w:t>Supported and available streams</w:t>
        </w:r>
        <w:r>
          <w:rPr>
            <w:noProof/>
            <w:webHidden/>
          </w:rPr>
          <w:tab/>
        </w:r>
        <w:r>
          <w:rPr>
            <w:noProof/>
            <w:webHidden/>
          </w:rPr>
          <w:fldChar w:fldCharType="begin"/>
        </w:r>
        <w:r>
          <w:rPr>
            <w:noProof/>
            <w:webHidden/>
          </w:rPr>
          <w:instrText xml:space="preserve"> PAGEREF _Toc192619468 \h </w:instrText>
        </w:r>
      </w:ins>
      <w:r>
        <w:rPr>
          <w:noProof/>
          <w:webHidden/>
        </w:rPr>
      </w:r>
      <w:r>
        <w:rPr>
          <w:noProof/>
          <w:webHidden/>
        </w:rPr>
        <w:fldChar w:fldCharType="separate"/>
      </w:r>
      <w:ins w:id="190" w:author="Author">
        <w:r>
          <w:rPr>
            <w:noProof/>
            <w:webHidden/>
          </w:rPr>
          <w:t>16</w:t>
        </w:r>
        <w:r>
          <w:rPr>
            <w:noProof/>
            <w:webHidden/>
          </w:rPr>
          <w:fldChar w:fldCharType="end"/>
        </w:r>
        <w:r w:rsidRPr="00A96072">
          <w:rPr>
            <w:rStyle w:val="Hyperlink"/>
            <w:noProof/>
          </w:rPr>
          <w:fldChar w:fldCharType="end"/>
        </w:r>
      </w:ins>
    </w:p>
    <w:p w14:paraId="3143096B" w14:textId="3C26765F" w:rsidR="00B53275" w:rsidRDefault="00B53275">
      <w:pPr>
        <w:pStyle w:val="TOC3"/>
        <w:rPr>
          <w:ins w:id="191" w:author="Author"/>
          <w:rFonts w:cstheme="minorBidi"/>
          <w:noProof/>
          <w:color w:val="auto"/>
          <w:kern w:val="2"/>
          <w:sz w:val="24"/>
          <w:szCs w:val="24"/>
          <w:lang w:val="en-GB" w:eastAsia="en-GB"/>
          <w14:ligatures w14:val="standardContextual"/>
        </w:rPr>
      </w:pPr>
      <w:ins w:id="192" w:author="Author">
        <w:r w:rsidRPr="00A96072">
          <w:rPr>
            <w:rStyle w:val="Hyperlink"/>
            <w:noProof/>
          </w:rPr>
          <w:fldChar w:fldCharType="begin"/>
        </w:r>
        <w:r w:rsidRPr="00A96072">
          <w:rPr>
            <w:rStyle w:val="Hyperlink"/>
            <w:noProof/>
          </w:rPr>
          <w:instrText xml:space="preserve"> </w:instrText>
        </w:r>
        <w:r>
          <w:rPr>
            <w:noProof/>
          </w:rPr>
          <w:instrText>HYPERLINK \l "_Toc192619469"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3.7.1</w:t>
        </w:r>
        <w:r>
          <w:rPr>
            <w:rFonts w:cstheme="minorBidi"/>
            <w:noProof/>
            <w:color w:val="auto"/>
            <w:kern w:val="2"/>
            <w:sz w:val="24"/>
            <w:szCs w:val="24"/>
            <w:lang w:val="en-GB" w:eastAsia="en-GB"/>
            <w14:ligatures w14:val="standardContextual"/>
          </w:rPr>
          <w:tab/>
        </w:r>
        <w:r w:rsidRPr="00A96072">
          <w:rPr>
            <w:rStyle w:val="Hyperlink"/>
            <w:noProof/>
          </w:rPr>
          <w:t>Supported stream type</w:t>
        </w:r>
        <w:r>
          <w:rPr>
            <w:noProof/>
            <w:webHidden/>
          </w:rPr>
          <w:tab/>
        </w:r>
        <w:r>
          <w:rPr>
            <w:noProof/>
            <w:webHidden/>
          </w:rPr>
          <w:fldChar w:fldCharType="begin"/>
        </w:r>
        <w:r>
          <w:rPr>
            <w:noProof/>
            <w:webHidden/>
          </w:rPr>
          <w:instrText xml:space="preserve"> PAGEREF _Toc192619469 \h </w:instrText>
        </w:r>
      </w:ins>
      <w:r>
        <w:rPr>
          <w:noProof/>
          <w:webHidden/>
        </w:rPr>
      </w:r>
      <w:r>
        <w:rPr>
          <w:noProof/>
          <w:webHidden/>
        </w:rPr>
        <w:fldChar w:fldCharType="separate"/>
      </w:r>
      <w:ins w:id="193" w:author="Author">
        <w:r>
          <w:rPr>
            <w:noProof/>
            <w:webHidden/>
          </w:rPr>
          <w:t>16</w:t>
        </w:r>
        <w:r>
          <w:rPr>
            <w:noProof/>
            <w:webHidden/>
          </w:rPr>
          <w:fldChar w:fldCharType="end"/>
        </w:r>
        <w:r w:rsidRPr="00A96072">
          <w:rPr>
            <w:rStyle w:val="Hyperlink"/>
            <w:noProof/>
          </w:rPr>
          <w:fldChar w:fldCharType="end"/>
        </w:r>
      </w:ins>
    </w:p>
    <w:p w14:paraId="73CD18DF" w14:textId="7B4F9FC9" w:rsidR="00B53275" w:rsidRDefault="00B53275">
      <w:pPr>
        <w:pStyle w:val="TOC4"/>
        <w:rPr>
          <w:ins w:id="194" w:author="Author"/>
          <w:kern w:val="2"/>
          <w:sz w:val="24"/>
          <w:szCs w:val="24"/>
          <w:lang w:val="en-GB" w:eastAsia="en-GB"/>
          <w14:ligatures w14:val="standardContextual"/>
        </w:rPr>
      </w:pPr>
      <w:ins w:id="195" w:author="Author">
        <w:r w:rsidRPr="00A96072">
          <w:rPr>
            <w:rStyle w:val="Hyperlink"/>
          </w:rPr>
          <w:fldChar w:fldCharType="begin"/>
        </w:r>
        <w:r w:rsidRPr="00A96072">
          <w:rPr>
            <w:rStyle w:val="Hyperlink"/>
          </w:rPr>
          <w:instrText xml:space="preserve"> </w:instrText>
        </w:r>
        <w:r>
          <w:instrText>HYPERLINK \l "_Toc192619470"</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3.7.1.1</w:t>
        </w:r>
        <w:r>
          <w:rPr>
            <w:kern w:val="2"/>
            <w:sz w:val="24"/>
            <w:szCs w:val="24"/>
            <w:lang w:val="en-GB" w:eastAsia="en-GB"/>
            <w14:ligatures w14:val="standardContextual"/>
          </w:rPr>
          <w:tab/>
        </w:r>
        <w:r w:rsidRPr="00A96072">
          <w:rPr>
            <w:rStyle w:val="Hyperlink"/>
          </w:rPr>
          <w:t>Supported stream type combinations</w:t>
        </w:r>
        <w:r>
          <w:rPr>
            <w:webHidden/>
          </w:rPr>
          <w:tab/>
        </w:r>
        <w:r>
          <w:rPr>
            <w:webHidden/>
          </w:rPr>
          <w:fldChar w:fldCharType="begin"/>
        </w:r>
        <w:r>
          <w:rPr>
            <w:webHidden/>
          </w:rPr>
          <w:instrText xml:space="preserve"> PAGEREF _Toc192619470 \h </w:instrText>
        </w:r>
      </w:ins>
      <w:r>
        <w:rPr>
          <w:webHidden/>
        </w:rPr>
      </w:r>
      <w:r>
        <w:rPr>
          <w:webHidden/>
        </w:rPr>
        <w:fldChar w:fldCharType="separate"/>
      </w:r>
      <w:ins w:id="196" w:author="Author">
        <w:r>
          <w:rPr>
            <w:webHidden/>
          </w:rPr>
          <w:t>25</w:t>
        </w:r>
        <w:r>
          <w:rPr>
            <w:webHidden/>
          </w:rPr>
          <w:fldChar w:fldCharType="end"/>
        </w:r>
        <w:r w:rsidRPr="00A96072">
          <w:rPr>
            <w:rStyle w:val="Hyperlink"/>
          </w:rPr>
          <w:fldChar w:fldCharType="end"/>
        </w:r>
      </w:ins>
    </w:p>
    <w:p w14:paraId="1E401C66" w14:textId="3C513625" w:rsidR="00B53275" w:rsidRDefault="00B53275">
      <w:pPr>
        <w:pStyle w:val="TOC3"/>
        <w:rPr>
          <w:ins w:id="197" w:author="Author"/>
          <w:rFonts w:cstheme="minorBidi"/>
          <w:noProof/>
          <w:color w:val="auto"/>
          <w:kern w:val="2"/>
          <w:sz w:val="24"/>
          <w:szCs w:val="24"/>
          <w:lang w:val="en-GB" w:eastAsia="en-GB"/>
          <w14:ligatures w14:val="standardContextual"/>
        </w:rPr>
      </w:pPr>
      <w:ins w:id="198" w:author="Author">
        <w:r w:rsidRPr="00A96072">
          <w:rPr>
            <w:rStyle w:val="Hyperlink"/>
            <w:noProof/>
          </w:rPr>
          <w:fldChar w:fldCharType="begin"/>
        </w:r>
        <w:r w:rsidRPr="00A96072">
          <w:rPr>
            <w:rStyle w:val="Hyperlink"/>
            <w:noProof/>
          </w:rPr>
          <w:instrText xml:space="preserve"> </w:instrText>
        </w:r>
        <w:r>
          <w:rPr>
            <w:noProof/>
          </w:rPr>
          <w:instrText>HYPERLINK \l "_Toc192619471"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3.7.2</w:t>
        </w:r>
        <w:r>
          <w:rPr>
            <w:rFonts w:cstheme="minorBidi"/>
            <w:noProof/>
            <w:color w:val="auto"/>
            <w:kern w:val="2"/>
            <w:sz w:val="24"/>
            <w:szCs w:val="24"/>
            <w:lang w:val="en-GB" w:eastAsia="en-GB"/>
            <w14:ligatures w14:val="standardContextual"/>
          </w:rPr>
          <w:tab/>
        </w:r>
        <w:r w:rsidRPr="00A96072">
          <w:rPr>
            <w:rStyle w:val="Hyperlink"/>
            <w:noProof/>
          </w:rPr>
          <w:t>Available Streams</w:t>
        </w:r>
        <w:r>
          <w:rPr>
            <w:noProof/>
            <w:webHidden/>
          </w:rPr>
          <w:tab/>
        </w:r>
        <w:r>
          <w:rPr>
            <w:noProof/>
            <w:webHidden/>
          </w:rPr>
          <w:fldChar w:fldCharType="begin"/>
        </w:r>
        <w:r>
          <w:rPr>
            <w:noProof/>
            <w:webHidden/>
          </w:rPr>
          <w:instrText xml:space="preserve"> PAGEREF _Toc192619471 \h </w:instrText>
        </w:r>
      </w:ins>
      <w:r>
        <w:rPr>
          <w:noProof/>
          <w:webHidden/>
        </w:rPr>
      </w:r>
      <w:r>
        <w:rPr>
          <w:noProof/>
          <w:webHidden/>
        </w:rPr>
        <w:fldChar w:fldCharType="separate"/>
      </w:r>
      <w:ins w:id="199" w:author="Author">
        <w:r>
          <w:rPr>
            <w:noProof/>
            <w:webHidden/>
          </w:rPr>
          <w:t>26</w:t>
        </w:r>
        <w:r>
          <w:rPr>
            <w:noProof/>
            <w:webHidden/>
          </w:rPr>
          <w:fldChar w:fldCharType="end"/>
        </w:r>
        <w:r w:rsidRPr="00A96072">
          <w:rPr>
            <w:rStyle w:val="Hyperlink"/>
            <w:noProof/>
          </w:rPr>
          <w:fldChar w:fldCharType="end"/>
        </w:r>
      </w:ins>
    </w:p>
    <w:p w14:paraId="1C8E326C" w14:textId="504AF6F0" w:rsidR="00B53275" w:rsidRDefault="00B53275">
      <w:pPr>
        <w:pStyle w:val="TOC2"/>
        <w:rPr>
          <w:ins w:id="200" w:author="Author"/>
          <w:rFonts w:cstheme="minorBidi"/>
          <w:noProof/>
          <w:color w:val="auto"/>
          <w:kern w:val="2"/>
          <w:sz w:val="24"/>
          <w:szCs w:val="24"/>
          <w:lang w:val="en-GB" w:eastAsia="en-GB"/>
          <w14:ligatures w14:val="standardContextual"/>
        </w:rPr>
      </w:pPr>
      <w:ins w:id="201" w:author="Author">
        <w:r w:rsidRPr="00A96072">
          <w:rPr>
            <w:rStyle w:val="Hyperlink"/>
            <w:noProof/>
          </w:rPr>
          <w:fldChar w:fldCharType="begin"/>
        </w:r>
        <w:r w:rsidRPr="00A96072">
          <w:rPr>
            <w:rStyle w:val="Hyperlink"/>
            <w:noProof/>
          </w:rPr>
          <w:instrText xml:space="preserve"> </w:instrText>
        </w:r>
        <w:r>
          <w:rPr>
            <w:noProof/>
          </w:rPr>
          <w:instrText>HYPERLINK \l "_Toc192619472"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3.8</w:t>
        </w:r>
        <w:r>
          <w:rPr>
            <w:rFonts w:cstheme="minorBidi"/>
            <w:noProof/>
            <w:color w:val="auto"/>
            <w:kern w:val="2"/>
            <w:sz w:val="24"/>
            <w:szCs w:val="24"/>
            <w:lang w:val="en-GB" w:eastAsia="en-GB"/>
            <w14:ligatures w14:val="standardContextual"/>
          </w:rPr>
          <w:tab/>
        </w:r>
        <w:r w:rsidRPr="00A96072">
          <w:rPr>
            <w:rStyle w:val="Hyperlink"/>
            <w:noProof/>
          </w:rPr>
          <w:t>Streaming approach and log strategy</w:t>
        </w:r>
        <w:r>
          <w:rPr>
            <w:noProof/>
            <w:webHidden/>
          </w:rPr>
          <w:tab/>
        </w:r>
        <w:r>
          <w:rPr>
            <w:noProof/>
            <w:webHidden/>
          </w:rPr>
          <w:fldChar w:fldCharType="begin"/>
        </w:r>
        <w:r>
          <w:rPr>
            <w:noProof/>
            <w:webHidden/>
          </w:rPr>
          <w:instrText xml:space="preserve"> PAGEREF _Toc192619472 \h </w:instrText>
        </w:r>
      </w:ins>
      <w:r>
        <w:rPr>
          <w:noProof/>
          <w:webHidden/>
        </w:rPr>
      </w:r>
      <w:r>
        <w:rPr>
          <w:noProof/>
          <w:webHidden/>
        </w:rPr>
        <w:fldChar w:fldCharType="separate"/>
      </w:r>
      <w:ins w:id="202" w:author="Author">
        <w:r>
          <w:rPr>
            <w:noProof/>
            <w:webHidden/>
          </w:rPr>
          <w:t>27</w:t>
        </w:r>
        <w:r>
          <w:rPr>
            <w:noProof/>
            <w:webHidden/>
          </w:rPr>
          <w:fldChar w:fldCharType="end"/>
        </w:r>
        <w:r w:rsidRPr="00A96072">
          <w:rPr>
            <w:rStyle w:val="Hyperlink"/>
            <w:noProof/>
          </w:rPr>
          <w:fldChar w:fldCharType="end"/>
        </w:r>
      </w:ins>
    </w:p>
    <w:p w14:paraId="16312A03" w14:textId="207BEFFC" w:rsidR="00B53275" w:rsidRDefault="00B53275">
      <w:pPr>
        <w:pStyle w:val="TOC3"/>
        <w:rPr>
          <w:ins w:id="203" w:author="Author"/>
          <w:rFonts w:cstheme="minorBidi"/>
          <w:noProof/>
          <w:color w:val="auto"/>
          <w:kern w:val="2"/>
          <w:sz w:val="24"/>
          <w:szCs w:val="24"/>
          <w:lang w:val="en-GB" w:eastAsia="en-GB"/>
          <w14:ligatures w14:val="standardContextual"/>
        </w:rPr>
      </w:pPr>
      <w:ins w:id="204" w:author="Author">
        <w:r w:rsidRPr="00A96072">
          <w:rPr>
            <w:rStyle w:val="Hyperlink"/>
            <w:noProof/>
          </w:rPr>
          <w:fldChar w:fldCharType="begin"/>
        </w:r>
        <w:r w:rsidRPr="00A96072">
          <w:rPr>
            <w:rStyle w:val="Hyperlink"/>
            <w:noProof/>
          </w:rPr>
          <w:instrText xml:space="preserve"> </w:instrText>
        </w:r>
        <w:r>
          <w:rPr>
            <w:noProof/>
          </w:rPr>
          <w:instrText>HYPERLINK \l "_Toc192619473"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3.8.1</w:t>
        </w:r>
        <w:r>
          <w:rPr>
            <w:rFonts w:cstheme="minorBidi"/>
            <w:noProof/>
            <w:color w:val="auto"/>
            <w:kern w:val="2"/>
            <w:sz w:val="24"/>
            <w:szCs w:val="24"/>
            <w:lang w:val="en-GB" w:eastAsia="en-GB"/>
            <w14:ligatures w14:val="standardContextual"/>
          </w:rPr>
          <w:tab/>
        </w:r>
        <w:r w:rsidRPr="00A96072">
          <w:rPr>
            <w:rStyle w:val="Hyperlink"/>
            <w:noProof/>
          </w:rPr>
          <w:t>Log storage strategy</w:t>
        </w:r>
        <w:r>
          <w:rPr>
            <w:noProof/>
            <w:webHidden/>
          </w:rPr>
          <w:tab/>
        </w:r>
        <w:r>
          <w:rPr>
            <w:noProof/>
            <w:webHidden/>
          </w:rPr>
          <w:fldChar w:fldCharType="begin"/>
        </w:r>
        <w:r>
          <w:rPr>
            <w:noProof/>
            <w:webHidden/>
          </w:rPr>
          <w:instrText xml:space="preserve"> PAGEREF _Toc192619473 \h </w:instrText>
        </w:r>
      </w:ins>
      <w:r>
        <w:rPr>
          <w:noProof/>
          <w:webHidden/>
        </w:rPr>
      </w:r>
      <w:r>
        <w:rPr>
          <w:noProof/>
          <w:webHidden/>
        </w:rPr>
        <w:fldChar w:fldCharType="separate"/>
      </w:r>
      <w:ins w:id="205" w:author="Author">
        <w:r>
          <w:rPr>
            <w:noProof/>
            <w:webHidden/>
          </w:rPr>
          <w:t>27</w:t>
        </w:r>
        <w:r>
          <w:rPr>
            <w:noProof/>
            <w:webHidden/>
          </w:rPr>
          <w:fldChar w:fldCharType="end"/>
        </w:r>
        <w:r w:rsidRPr="00A96072">
          <w:rPr>
            <w:rStyle w:val="Hyperlink"/>
            <w:noProof/>
          </w:rPr>
          <w:fldChar w:fldCharType="end"/>
        </w:r>
      </w:ins>
    </w:p>
    <w:p w14:paraId="77256138" w14:textId="27F57699" w:rsidR="00B53275" w:rsidRDefault="00B53275">
      <w:pPr>
        <w:pStyle w:val="TOC4"/>
        <w:rPr>
          <w:ins w:id="206" w:author="Author"/>
          <w:kern w:val="2"/>
          <w:sz w:val="24"/>
          <w:szCs w:val="24"/>
          <w:lang w:val="en-GB" w:eastAsia="en-GB"/>
          <w14:ligatures w14:val="standardContextual"/>
        </w:rPr>
      </w:pPr>
      <w:ins w:id="207" w:author="Author">
        <w:r w:rsidRPr="00A96072">
          <w:rPr>
            <w:rStyle w:val="Hyperlink"/>
          </w:rPr>
          <w:fldChar w:fldCharType="begin"/>
        </w:r>
        <w:r w:rsidRPr="00A96072">
          <w:rPr>
            <w:rStyle w:val="Hyperlink"/>
          </w:rPr>
          <w:instrText xml:space="preserve"> </w:instrText>
        </w:r>
        <w:r>
          <w:instrText>HYPERLINK \l "_Toc192619474"</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3.8.1.1</w:t>
        </w:r>
        <w:r>
          <w:rPr>
            <w:kern w:val="2"/>
            <w:sz w:val="24"/>
            <w:szCs w:val="24"/>
            <w:lang w:val="en-GB" w:eastAsia="en-GB"/>
            <w14:ligatures w14:val="standardContextual"/>
          </w:rPr>
          <w:tab/>
        </w:r>
        <w:r w:rsidRPr="00A96072">
          <w:rPr>
            <w:rStyle w:val="Hyperlink"/>
          </w:rPr>
          <w:t>Compacted log</w:t>
        </w:r>
        <w:r>
          <w:rPr>
            <w:webHidden/>
          </w:rPr>
          <w:tab/>
        </w:r>
        <w:r>
          <w:rPr>
            <w:webHidden/>
          </w:rPr>
          <w:fldChar w:fldCharType="begin"/>
        </w:r>
        <w:r>
          <w:rPr>
            <w:webHidden/>
          </w:rPr>
          <w:instrText xml:space="preserve"> PAGEREF _Toc192619474 \h </w:instrText>
        </w:r>
      </w:ins>
      <w:r>
        <w:rPr>
          <w:webHidden/>
        </w:rPr>
      </w:r>
      <w:r>
        <w:rPr>
          <w:webHidden/>
        </w:rPr>
        <w:fldChar w:fldCharType="separate"/>
      </w:r>
      <w:ins w:id="208" w:author="Author">
        <w:r>
          <w:rPr>
            <w:webHidden/>
          </w:rPr>
          <w:t>27</w:t>
        </w:r>
        <w:r>
          <w:rPr>
            <w:webHidden/>
          </w:rPr>
          <w:fldChar w:fldCharType="end"/>
        </w:r>
        <w:r w:rsidRPr="00A96072">
          <w:rPr>
            <w:rStyle w:val="Hyperlink"/>
          </w:rPr>
          <w:fldChar w:fldCharType="end"/>
        </w:r>
      </w:ins>
    </w:p>
    <w:p w14:paraId="700FA105" w14:textId="0FAE86A0" w:rsidR="00B53275" w:rsidRDefault="00B53275">
      <w:pPr>
        <w:pStyle w:val="TOC4"/>
        <w:rPr>
          <w:ins w:id="209" w:author="Author"/>
          <w:kern w:val="2"/>
          <w:sz w:val="24"/>
          <w:szCs w:val="24"/>
          <w:lang w:val="en-GB" w:eastAsia="en-GB"/>
          <w14:ligatures w14:val="standardContextual"/>
        </w:rPr>
      </w:pPr>
      <w:ins w:id="210" w:author="Author">
        <w:r w:rsidRPr="00A96072">
          <w:rPr>
            <w:rStyle w:val="Hyperlink"/>
          </w:rPr>
          <w:fldChar w:fldCharType="begin"/>
        </w:r>
        <w:r w:rsidRPr="00A96072">
          <w:rPr>
            <w:rStyle w:val="Hyperlink"/>
          </w:rPr>
          <w:instrText xml:space="preserve"> </w:instrText>
        </w:r>
        <w:r>
          <w:instrText>HYPERLINK \l "_Toc192619475"</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3.8.1.2</w:t>
        </w:r>
        <w:r>
          <w:rPr>
            <w:kern w:val="2"/>
            <w:sz w:val="24"/>
            <w:szCs w:val="24"/>
            <w:lang w:val="en-GB" w:eastAsia="en-GB"/>
            <w14:ligatures w14:val="standardContextual"/>
          </w:rPr>
          <w:tab/>
        </w:r>
        <w:r w:rsidRPr="00A96072">
          <w:rPr>
            <w:rStyle w:val="Hyperlink"/>
          </w:rPr>
          <w:t>Truncated log</w:t>
        </w:r>
        <w:r>
          <w:rPr>
            <w:webHidden/>
          </w:rPr>
          <w:tab/>
        </w:r>
        <w:r>
          <w:rPr>
            <w:webHidden/>
          </w:rPr>
          <w:fldChar w:fldCharType="begin"/>
        </w:r>
        <w:r>
          <w:rPr>
            <w:webHidden/>
          </w:rPr>
          <w:instrText xml:space="preserve"> PAGEREF _Toc192619475 \h </w:instrText>
        </w:r>
      </w:ins>
      <w:r>
        <w:rPr>
          <w:webHidden/>
        </w:rPr>
      </w:r>
      <w:r>
        <w:rPr>
          <w:webHidden/>
        </w:rPr>
        <w:fldChar w:fldCharType="separate"/>
      </w:r>
      <w:ins w:id="211" w:author="Author">
        <w:r>
          <w:rPr>
            <w:webHidden/>
          </w:rPr>
          <w:t>28</w:t>
        </w:r>
        <w:r>
          <w:rPr>
            <w:webHidden/>
          </w:rPr>
          <w:fldChar w:fldCharType="end"/>
        </w:r>
        <w:r w:rsidRPr="00A96072">
          <w:rPr>
            <w:rStyle w:val="Hyperlink"/>
          </w:rPr>
          <w:fldChar w:fldCharType="end"/>
        </w:r>
      </w:ins>
    </w:p>
    <w:p w14:paraId="22A12A70" w14:textId="23D5A181" w:rsidR="00B53275" w:rsidRDefault="00B53275">
      <w:pPr>
        <w:pStyle w:val="TOC4"/>
        <w:rPr>
          <w:ins w:id="212" w:author="Author"/>
          <w:kern w:val="2"/>
          <w:sz w:val="24"/>
          <w:szCs w:val="24"/>
          <w:lang w:val="en-GB" w:eastAsia="en-GB"/>
          <w14:ligatures w14:val="standardContextual"/>
        </w:rPr>
      </w:pPr>
      <w:ins w:id="213" w:author="Author">
        <w:r w:rsidRPr="00A96072">
          <w:rPr>
            <w:rStyle w:val="Hyperlink"/>
          </w:rPr>
          <w:fldChar w:fldCharType="begin"/>
        </w:r>
        <w:r w:rsidRPr="00A96072">
          <w:rPr>
            <w:rStyle w:val="Hyperlink"/>
          </w:rPr>
          <w:instrText xml:space="preserve"> </w:instrText>
        </w:r>
        <w:r>
          <w:instrText>HYPERLINK \l "_Toc192619476"</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3.8.1.3</w:t>
        </w:r>
        <w:r>
          <w:rPr>
            <w:kern w:val="2"/>
            <w:sz w:val="24"/>
            <w:szCs w:val="24"/>
            <w:lang w:val="en-GB" w:eastAsia="en-GB"/>
            <w14:ligatures w14:val="standardContextual"/>
          </w:rPr>
          <w:tab/>
        </w:r>
        <w:r w:rsidRPr="00A96072">
          <w:rPr>
            <w:rStyle w:val="Hyperlink"/>
          </w:rPr>
          <w:t>Full history log</w:t>
        </w:r>
        <w:r>
          <w:rPr>
            <w:webHidden/>
          </w:rPr>
          <w:tab/>
        </w:r>
        <w:r>
          <w:rPr>
            <w:webHidden/>
          </w:rPr>
          <w:fldChar w:fldCharType="begin"/>
        </w:r>
        <w:r>
          <w:rPr>
            <w:webHidden/>
          </w:rPr>
          <w:instrText xml:space="preserve"> PAGEREF _Toc192619476 \h </w:instrText>
        </w:r>
      </w:ins>
      <w:r>
        <w:rPr>
          <w:webHidden/>
        </w:rPr>
      </w:r>
      <w:r>
        <w:rPr>
          <w:webHidden/>
        </w:rPr>
        <w:fldChar w:fldCharType="separate"/>
      </w:r>
      <w:ins w:id="214" w:author="Author">
        <w:r>
          <w:rPr>
            <w:webHidden/>
          </w:rPr>
          <w:t>29</w:t>
        </w:r>
        <w:r>
          <w:rPr>
            <w:webHidden/>
          </w:rPr>
          <w:fldChar w:fldCharType="end"/>
        </w:r>
        <w:r w:rsidRPr="00A96072">
          <w:rPr>
            <w:rStyle w:val="Hyperlink"/>
          </w:rPr>
          <w:fldChar w:fldCharType="end"/>
        </w:r>
      </w:ins>
    </w:p>
    <w:p w14:paraId="1BE5DAA3" w14:textId="423F3DBE" w:rsidR="00B53275" w:rsidRDefault="00B53275">
      <w:pPr>
        <w:pStyle w:val="TOC4"/>
        <w:rPr>
          <w:ins w:id="215" w:author="Author"/>
          <w:kern w:val="2"/>
          <w:sz w:val="24"/>
          <w:szCs w:val="24"/>
          <w:lang w:val="en-GB" w:eastAsia="en-GB"/>
          <w14:ligatures w14:val="standardContextual"/>
        </w:rPr>
      </w:pPr>
      <w:ins w:id="216" w:author="Author">
        <w:r w:rsidRPr="00A96072">
          <w:rPr>
            <w:rStyle w:val="Hyperlink"/>
          </w:rPr>
          <w:fldChar w:fldCharType="begin"/>
        </w:r>
        <w:r w:rsidRPr="00A96072">
          <w:rPr>
            <w:rStyle w:val="Hyperlink"/>
          </w:rPr>
          <w:instrText xml:space="preserve"> </w:instrText>
        </w:r>
        <w:r>
          <w:instrText>HYPERLINK \l "_Toc192619477"</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3.8.1.4</w:t>
        </w:r>
        <w:r>
          <w:rPr>
            <w:kern w:val="2"/>
            <w:sz w:val="24"/>
            <w:szCs w:val="24"/>
            <w:lang w:val="en-GB" w:eastAsia="en-GB"/>
            <w14:ligatures w14:val="standardContextual"/>
          </w:rPr>
          <w:tab/>
        </w:r>
        <w:r w:rsidRPr="00A96072">
          <w:rPr>
            <w:rStyle w:val="Hyperlink"/>
          </w:rPr>
          <w:t>Full history with periodic baseline log</w:t>
        </w:r>
        <w:r>
          <w:rPr>
            <w:webHidden/>
          </w:rPr>
          <w:tab/>
        </w:r>
        <w:r>
          <w:rPr>
            <w:webHidden/>
          </w:rPr>
          <w:fldChar w:fldCharType="begin"/>
        </w:r>
        <w:r>
          <w:rPr>
            <w:webHidden/>
          </w:rPr>
          <w:instrText xml:space="preserve"> PAGEREF _Toc192619477 \h </w:instrText>
        </w:r>
      </w:ins>
      <w:r>
        <w:rPr>
          <w:webHidden/>
        </w:rPr>
      </w:r>
      <w:r>
        <w:rPr>
          <w:webHidden/>
        </w:rPr>
        <w:fldChar w:fldCharType="separate"/>
      </w:r>
      <w:ins w:id="217" w:author="Author">
        <w:r>
          <w:rPr>
            <w:webHidden/>
          </w:rPr>
          <w:t>29</w:t>
        </w:r>
        <w:r>
          <w:rPr>
            <w:webHidden/>
          </w:rPr>
          <w:fldChar w:fldCharType="end"/>
        </w:r>
        <w:r w:rsidRPr="00A96072">
          <w:rPr>
            <w:rStyle w:val="Hyperlink"/>
          </w:rPr>
          <w:fldChar w:fldCharType="end"/>
        </w:r>
      </w:ins>
    </w:p>
    <w:p w14:paraId="5C0171C9" w14:textId="29575817" w:rsidR="00B53275" w:rsidRDefault="00B53275">
      <w:pPr>
        <w:pStyle w:val="TOC3"/>
        <w:rPr>
          <w:ins w:id="218" w:author="Author"/>
          <w:rFonts w:cstheme="minorBidi"/>
          <w:noProof/>
          <w:color w:val="auto"/>
          <w:kern w:val="2"/>
          <w:sz w:val="24"/>
          <w:szCs w:val="24"/>
          <w:lang w:val="en-GB" w:eastAsia="en-GB"/>
          <w14:ligatures w14:val="standardContextual"/>
        </w:rPr>
      </w:pPr>
      <w:ins w:id="219" w:author="Author">
        <w:r w:rsidRPr="00A96072">
          <w:rPr>
            <w:rStyle w:val="Hyperlink"/>
            <w:noProof/>
          </w:rPr>
          <w:fldChar w:fldCharType="begin"/>
        </w:r>
        <w:r w:rsidRPr="00A96072">
          <w:rPr>
            <w:rStyle w:val="Hyperlink"/>
            <w:noProof/>
          </w:rPr>
          <w:instrText xml:space="preserve"> </w:instrText>
        </w:r>
        <w:r>
          <w:rPr>
            <w:noProof/>
          </w:rPr>
          <w:instrText>HYPERLINK \l "_Toc192619478"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3.8.2</w:t>
        </w:r>
        <w:r>
          <w:rPr>
            <w:rFonts w:cstheme="minorBidi"/>
            <w:noProof/>
            <w:color w:val="auto"/>
            <w:kern w:val="2"/>
            <w:sz w:val="24"/>
            <w:szCs w:val="24"/>
            <w:lang w:val="en-GB" w:eastAsia="en-GB"/>
            <w14:ligatures w14:val="standardContextual"/>
          </w:rPr>
          <w:tab/>
        </w:r>
        <w:r w:rsidRPr="00A96072">
          <w:rPr>
            <w:rStyle w:val="Hyperlink"/>
            <w:noProof/>
          </w:rPr>
          <w:t>Log record strategy and record trigger</w:t>
        </w:r>
        <w:r>
          <w:rPr>
            <w:noProof/>
            <w:webHidden/>
          </w:rPr>
          <w:tab/>
        </w:r>
        <w:r>
          <w:rPr>
            <w:noProof/>
            <w:webHidden/>
          </w:rPr>
          <w:fldChar w:fldCharType="begin"/>
        </w:r>
        <w:r>
          <w:rPr>
            <w:noProof/>
            <w:webHidden/>
          </w:rPr>
          <w:instrText xml:space="preserve"> PAGEREF _Toc192619478 \h </w:instrText>
        </w:r>
      </w:ins>
      <w:r>
        <w:rPr>
          <w:noProof/>
          <w:webHidden/>
        </w:rPr>
      </w:r>
      <w:r>
        <w:rPr>
          <w:noProof/>
          <w:webHidden/>
        </w:rPr>
        <w:fldChar w:fldCharType="separate"/>
      </w:r>
      <w:ins w:id="220" w:author="Author">
        <w:r>
          <w:rPr>
            <w:noProof/>
            <w:webHidden/>
          </w:rPr>
          <w:t>29</w:t>
        </w:r>
        <w:r>
          <w:rPr>
            <w:noProof/>
            <w:webHidden/>
          </w:rPr>
          <w:fldChar w:fldCharType="end"/>
        </w:r>
        <w:r w:rsidRPr="00A96072">
          <w:rPr>
            <w:rStyle w:val="Hyperlink"/>
            <w:noProof/>
          </w:rPr>
          <w:fldChar w:fldCharType="end"/>
        </w:r>
      </w:ins>
    </w:p>
    <w:p w14:paraId="3E770C4E" w14:textId="06E83D85" w:rsidR="00B53275" w:rsidRDefault="00B53275">
      <w:pPr>
        <w:pStyle w:val="TOC4"/>
        <w:rPr>
          <w:ins w:id="221" w:author="Author"/>
          <w:kern w:val="2"/>
          <w:sz w:val="24"/>
          <w:szCs w:val="24"/>
          <w:lang w:val="en-GB" w:eastAsia="en-GB"/>
          <w14:ligatures w14:val="standardContextual"/>
        </w:rPr>
      </w:pPr>
      <w:ins w:id="222" w:author="Author">
        <w:r w:rsidRPr="00A96072">
          <w:rPr>
            <w:rStyle w:val="Hyperlink"/>
          </w:rPr>
          <w:fldChar w:fldCharType="begin"/>
        </w:r>
        <w:r w:rsidRPr="00A96072">
          <w:rPr>
            <w:rStyle w:val="Hyperlink"/>
          </w:rPr>
          <w:instrText xml:space="preserve"> </w:instrText>
        </w:r>
        <w:r>
          <w:instrText>HYPERLINK \l "_Toc192619479"</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3.8.2.1</w:t>
        </w:r>
        <w:r>
          <w:rPr>
            <w:kern w:val="2"/>
            <w:sz w:val="24"/>
            <w:szCs w:val="24"/>
            <w:lang w:val="en-GB" w:eastAsia="en-GB"/>
            <w14:ligatures w14:val="standardContextual"/>
          </w:rPr>
          <w:tab/>
        </w:r>
        <w:r w:rsidRPr="00A96072">
          <w:rPr>
            <w:rStyle w:val="Hyperlink"/>
          </w:rPr>
          <w:t>Whole entity on change</w:t>
        </w:r>
        <w:r>
          <w:rPr>
            <w:webHidden/>
          </w:rPr>
          <w:tab/>
        </w:r>
        <w:r>
          <w:rPr>
            <w:webHidden/>
          </w:rPr>
          <w:fldChar w:fldCharType="begin"/>
        </w:r>
        <w:r>
          <w:rPr>
            <w:webHidden/>
          </w:rPr>
          <w:instrText xml:space="preserve"> PAGEREF _Toc192619479 \h </w:instrText>
        </w:r>
      </w:ins>
      <w:r>
        <w:rPr>
          <w:webHidden/>
        </w:rPr>
      </w:r>
      <w:r>
        <w:rPr>
          <w:webHidden/>
        </w:rPr>
        <w:fldChar w:fldCharType="separate"/>
      </w:r>
      <w:ins w:id="223" w:author="Author">
        <w:r>
          <w:rPr>
            <w:webHidden/>
          </w:rPr>
          <w:t>29</w:t>
        </w:r>
        <w:r>
          <w:rPr>
            <w:webHidden/>
          </w:rPr>
          <w:fldChar w:fldCharType="end"/>
        </w:r>
        <w:r w:rsidRPr="00A96072">
          <w:rPr>
            <w:rStyle w:val="Hyperlink"/>
          </w:rPr>
          <w:fldChar w:fldCharType="end"/>
        </w:r>
      </w:ins>
    </w:p>
    <w:p w14:paraId="781FCF78" w14:textId="7D7414F3" w:rsidR="00B53275" w:rsidRDefault="00B53275">
      <w:pPr>
        <w:pStyle w:val="TOC4"/>
        <w:rPr>
          <w:ins w:id="224" w:author="Author"/>
          <w:kern w:val="2"/>
          <w:sz w:val="24"/>
          <w:szCs w:val="24"/>
          <w:lang w:val="en-GB" w:eastAsia="en-GB"/>
          <w14:ligatures w14:val="standardContextual"/>
        </w:rPr>
      </w:pPr>
      <w:ins w:id="225" w:author="Author">
        <w:r w:rsidRPr="00A96072">
          <w:rPr>
            <w:rStyle w:val="Hyperlink"/>
          </w:rPr>
          <w:fldChar w:fldCharType="begin"/>
        </w:r>
        <w:r w:rsidRPr="00A96072">
          <w:rPr>
            <w:rStyle w:val="Hyperlink"/>
          </w:rPr>
          <w:instrText xml:space="preserve"> </w:instrText>
        </w:r>
        <w:r>
          <w:instrText>HYPERLINK \l "_Toc192619480"</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3.8.2.2</w:t>
        </w:r>
        <w:r>
          <w:rPr>
            <w:kern w:val="2"/>
            <w:sz w:val="24"/>
            <w:szCs w:val="24"/>
            <w:lang w:val="en-GB" w:eastAsia="en-GB"/>
            <w14:ligatures w14:val="standardContextual"/>
          </w:rPr>
          <w:tab/>
        </w:r>
        <w:r w:rsidRPr="00A96072">
          <w:rPr>
            <w:rStyle w:val="Hyperlink"/>
          </w:rPr>
          <w:t>Change only</w:t>
        </w:r>
        <w:r>
          <w:rPr>
            <w:webHidden/>
          </w:rPr>
          <w:tab/>
        </w:r>
        <w:r>
          <w:rPr>
            <w:webHidden/>
          </w:rPr>
          <w:fldChar w:fldCharType="begin"/>
        </w:r>
        <w:r>
          <w:rPr>
            <w:webHidden/>
          </w:rPr>
          <w:instrText xml:space="preserve"> PAGEREF _Toc192619480 \h </w:instrText>
        </w:r>
      </w:ins>
      <w:r>
        <w:rPr>
          <w:webHidden/>
        </w:rPr>
      </w:r>
      <w:r>
        <w:rPr>
          <w:webHidden/>
        </w:rPr>
        <w:fldChar w:fldCharType="separate"/>
      </w:r>
      <w:ins w:id="226" w:author="Author">
        <w:r>
          <w:rPr>
            <w:webHidden/>
          </w:rPr>
          <w:t>30</w:t>
        </w:r>
        <w:r>
          <w:rPr>
            <w:webHidden/>
          </w:rPr>
          <w:fldChar w:fldCharType="end"/>
        </w:r>
        <w:r w:rsidRPr="00A96072">
          <w:rPr>
            <w:rStyle w:val="Hyperlink"/>
          </w:rPr>
          <w:fldChar w:fldCharType="end"/>
        </w:r>
      </w:ins>
    </w:p>
    <w:p w14:paraId="77672534" w14:textId="01F6A3D5" w:rsidR="00B53275" w:rsidRDefault="00B53275">
      <w:pPr>
        <w:pStyle w:val="TOC4"/>
        <w:rPr>
          <w:ins w:id="227" w:author="Author"/>
          <w:kern w:val="2"/>
          <w:sz w:val="24"/>
          <w:szCs w:val="24"/>
          <w:lang w:val="en-GB" w:eastAsia="en-GB"/>
          <w14:ligatures w14:val="standardContextual"/>
        </w:rPr>
      </w:pPr>
      <w:ins w:id="228" w:author="Author">
        <w:r w:rsidRPr="00A96072">
          <w:rPr>
            <w:rStyle w:val="Hyperlink"/>
          </w:rPr>
          <w:fldChar w:fldCharType="begin"/>
        </w:r>
        <w:r w:rsidRPr="00A96072">
          <w:rPr>
            <w:rStyle w:val="Hyperlink"/>
          </w:rPr>
          <w:instrText xml:space="preserve"> </w:instrText>
        </w:r>
        <w:r>
          <w:instrText>HYPERLINK \l "_Toc192619481"</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3.8.2.3</w:t>
        </w:r>
        <w:r>
          <w:rPr>
            <w:kern w:val="2"/>
            <w:sz w:val="24"/>
            <w:szCs w:val="24"/>
            <w:lang w:val="en-GB" w:eastAsia="en-GB"/>
            <w14:ligatures w14:val="standardContextual"/>
          </w:rPr>
          <w:tab/>
        </w:r>
        <w:r w:rsidRPr="00A96072">
          <w:rPr>
            <w:rStyle w:val="Hyperlink"/>
          </w:rPr>
          <w:t>Whole entity periodic</w:t>
        </w:r>
        <w:r>
          <w:rPr>
            <w:webHidden/>
          </w:rPr>
          <w:tab/>
        </w:r>
        <w:r>
          <w:rPr>
            <w:webHidden/>
          </w:rPr>
          <w:fldChar w:fldCharType="begin"/>
        </w:r>
        <w:r>
          <w:rPr>
            <w:webHidden/>
          </w:rPr>
          <w:instrText xml:space="preserve"> PAGEREF _Toc192619481 \h </w:instrText>
        </w:r>
      </w:ins>
      <w:r>
        <w:rPr>
          <w:webHidden/>
        </w:rPr>
      </w:r>
      <w:r>
        <w:rPr>
          <w:webHidden/>
        </w:rPr>
        <w:fldChar w:fldCharType="separate"/>
      </w:r>
      <w:ins w:id="229" w:author="Author">
        <w:r>
          <w:rPr>
            <w:webHidden/>
          </w:rPr>
          <w:t>30</w:t>
        </w:r>
        <w:r>
          <w:rPr>
            <w:webHidden/>
          </w:rPr>
          <w:fldChar w:fldCharType="end"/>
        </w:r>
        <w:r w:rsidRPr="00A96072">
          <w:rPr>
            <w:rStyle w:val="Hyperlink"/>
          </w:rPr>
          <w:fldChar w:fldCharType="end"/>
        </w:r>
      </w:ins>
    </w:p>
    <w:p w14:paraId="4B0B2A69" w14:textId="1565B997" w:rsidR="00B53275" w:rsidRDefault="00B53275">
      <w:pPr>
        <w:pStyle w:val="TOC4"/>
        <w:rPr>
          <w:ins w:id="230" w:author="Author"/>
          <w:kern w:val="2"/>
          <w:sz w:val="24"/>
          <w:szCs w:val="24"/>
          <w:lang w:val="en-GB" w:eastAsia="en-GB"/>
          <w14:ligatures w14:val="standardContextual"/>
        </w:rPr>
      </w:pPr>
      <w:ins w:id="231" w:author="Author">
        <w:r w:rsidRPr="00A96072">
          <w:rPr>
            <w:rStyle w:val="Hyperlink"/>
          </w:rPr>
          <w:fldChar w:fldCharType="begin"/>
        </w:r>
        <w:r w:rsidRPr="00A96072">
          <w:rPr>
            <w:rStyle w:val="Hyperlink"/>
          </w:rPr>
          <w:instrText xml:space="preserve"> </w:instrText>
        </w:r>
        <w:r>
          <w:instrText>HYPERLINK \l "_Toc192619482"</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3.8.2.4</w:t>
        </w:r>
        <w:r>
          <w:rPr>
            <w:kern w:val="2"/>
            <w:sz w:val="24"/>
            <w:szCs w:val="24"/>
            <w:lang w:val="en-GB" w:eastAsia="en-GB"/>
            <w14:ligatures w14:val="standardContextual"/>
          </w:rPr>
          <w:tab/>
        </w:r>
        <w:r w:rsidRPr="00A96072">
          <w:rPr>
            <w:rStyle w:val="Hyperlink"/>
          </w:rPr>
          <w:t>Change-only periodic</w:t>
        </w:r>
        <w:r>
          <w:rPr>
            <w:webHidden/>
          </w:rPr>
          <w:tab/>
        </w:r>
        <w:r>
          <w:rPr>
            <w:webHidden/>
          </w:rPr>
          <w:fldChar w:fldCharType="begin"/>
        </w:r>
        <w:r>
          <w:rPr>
            <w:webHidden/>
          </w:rPr>
          <w:instrText xml:space="preserve"> PAGEREF _Toc192619482 \h </w:instrText>
        </w:r>
      </w:ins>
      <w:r>
        <w:rPr>
          <w:webHidden/>
        </w:rPr>
      </w:r>
      <w:r>
        <w:rPr>
          <w:webHidden/>
        </w:rPr>
        <w:fldChar w:fldCharType="separate"/>
      </w:r>
      <w:ins w:id="232" w:author="Author">
        <w:r>
          <w:rPr>
            <w:webHidden/>
          </w:rPr>
          <w:t>30</w:t>
        </w:r>
        <w:r>
          <w:rPr>
            <w:webHidden/>
          </w:rPr>
          <w:fldChar w:fldCharType="end"/>
        </w:r>
        <w:r w:rsidRPr="00A96072">
          <w:rPr>
            <w:rStyle w:val="Hyperlink"/>
          </w:rPr>
          <w:fldChar w:fldCharType="end"/>
        </w:r>
      </w:ins>
    </w:p>
    <w:p w14:paraId="0666D4FE" w14:textId="65BEAC24" w:rsidR="00B53275" w:rsidRDefault="00B53275">
      <w:pPr>
        <w:pStyle w:val="TOC2"/>
        <w:rPr>
          <w:ins w:id="233" w:author="Author"/>
          <w:rFonts w:cstheme="minorBidi"/>
          <w:noProof/>
          <w:color w:val="auto"/>
          <w:kern w:val="2"/>
          <w:sz w:val="24"/>
          <w:szCs w:val="24"/>
          <w:lang w:val="en-GB" w:eastAsia="en-GB"/>
          <w14:ligatures w14:val="standardContextual"/>
        </w:rPr>
      </w:pPr>
      <w:ins w:id="234" w:author="Author">
        <w:r w:rsidRPr="00A96072">
          <w:rPr>
            <w:rStyle w:val="Hyperlink"/>
            <w:noProof/>
          </w:rPr>
          <w:fldChar w:fldCharType="begin"/>
        </w:r>
        <w:r w:rsidRPr="00A96072">
          <w:rPr>
            <w:rStyle w:val="Hyperlink"/>
            <w:noProof/>
          </w:rPr>
          <w:instrText xml:space="preserve"> </w:instrText>
        </w:r>
        <w:r>
          <w:rPr>
            <w:noProof/>
          </w:rPr>
          <w:instrText>HYPERLINK \l "_Toc192619483"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3.9</w:t>
        </w:r>
        <w:r>
          <w:rPr>
            <w:rFonts w:cstheme="minorBidi"/>
            <w:noProof/>
            <w:color w:val="auto"/>
            <w:kern w:val="2"/>
            <w:sz w:val="24"/>
            <w:szCs w:val="24"/>
            <w:lang w:val="en-GB" w:eastAsia="en-GB"/>
            <w14:ligatures w14:val="standardContextual"/>
          </w:rPr>
          <w:tab/>
        </w:r>
        <w:r w:rsidRPr="00A96072">
          <w:rPr>
            <w:rStyle w:val="Hyperlink"/>
            <w:noProof/>
          </w:rPr>
          <w:t>Using the stream</w:t>
        </w:r>
        <w:r>
          <w:rPr>
            <w:noProof/>
            <w:webHidden/>
          </w:rPr>
          <w:tab/>
        </w:r>
        <w:r>
          <w:rPr>
            <w:noProof/>
            <w:webHidden/>
          </w:rPr>
          <w:fldChar w:fldCharType="begin"/>
        </w:r>
        <w:r>
          <w:rPr>
            <w:noProof/>
            <w:webHidden/>
          </w:rPr>
          <w:instrText xml:space="preserve"> PAGEREF _Toc192619483 \h </w:instrText>
        </w:r>
      </w:ins>
      <w:r>
        <w:rPr>
          <w:noProof/>
          <w:webHidden/>
        </w:rPr>
      </w:r>
      <w:r>
        <w:rPr>
          <w:noProof/>
          <w:webHidden/>
        </w:rPr>
        <w:fldChar w:fldCharType="separate"/>
      </w:r>
      <w:ins w:id="235" w:author="Author">
        <w:r>
          <w:rPr>
            <w:noProof/>
            <w:webHidden/>
          </w:rPr>
          <w:t>31</w:t>
        </w:r>
        <w:r>
          <w:rPr>
            <w:noProof/>
            <w:webHidden/>
          </w:rPr>
          <w:fldChar w:fldCharType="end"/>
        </w:r>
        <w:r w:rsidRPr="00A96072">
          <w:rPr>
            <w:rStyle w:val="Hyperlink"/>
            <w:noProof/>
          </w:rPr>
          <w:fldChar w:fldCharType="end"/>
        </w:r>
      </w:ins>
    </w:p>
    <w:p w14:paraId="3205B565" w14:textId="36E0DD72" w:rsidR="00B53275" w:rsidRDefault="00B53275">
      <w:pPr>
        <w:pStyle w:val="TOC3"/>
        <w:rPr>
          <w:ins w:id="236" w:author="Author"/>
          <w:rFonts w:cstheme="minorBidi"/>
          <w:noProof/>
          <w:color w:val="auto"/>
          <w:kern w:val="2"/>
          <w:sz w:val="24"/>
          <w:szCs w:val="24"/>
          <w:lang w:val="en-GB" w:eastAsia="en-GB"/>
          <w14:ligatures w14:val="standardContextual"/>
        </w:rPr>
      </w:pPr>
      <w:ins w:id="237" w:author="Author">
        <w:r w:rsidRPr="00A96072">
          <w:rPr>
            <w:rStyle w:val="Hyperlink"/>
            <w:noProof/>
          </w:rPr>
          <w:fldChar w:fldCharType="begin"/>
        </w:r>
        <w:r w:rsidRPr="00A96072">
          <w:rPr>
            <w:rStyle w:val="Hyperlink"/>
            <w:noProof/>
          </w:rPr>
          <w:instrText xml:space="preserve"> </w:instrText>
        </w:r>
        <w:r>
          <w:rPr>
            <w:noProof/>
          </w:rPr>
          <w:instrText>HYPERLINK \l "_Toc192619484"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3.9.1</w:t>
        </w:r>
        <w:r>
          <w:rPr>
            <w:rFonts w:cstheme="minorBidi"/>
            <w:noProof/>
            <w:color w:val="auto"/>
            <w:kern w:val="2"/>
            <w:sz w:val="24"/>
            <w:szCs w:val="24"/>
            <w:lang w:val="en-GB" w:eastAsia="en-GB"/>
            <w14:ligatures w14:val="standardContextual"/>
          </w:rPr>
          <w:tab/>
        </w:r>
        <w:r w:rsidRPr="00A96072">
          <w:rPr>
            <w:rStyle w:val="Hyperlink"/>
            <w:noProof/>
          </w:rPr>
          <w:t>Streaming the context</w:t>
        </w:r>
        <w:r>
          <w:rPr>
            <w:noProof/>
            <w:webHidden/>
          </w:rPr>
          <w:tab/>
        </w:r>
        <w:r>
          <w:rPr>
            <w:noProof/>
            <w:webHidden/>
          </w:rPr>
          <w:fldChar w:fldCharType="begin"/>
        </w:r>
        <w:r>
          <w:rPr>
            <w:noProof/>
            <w:webHidden/>
          </w:rPr>
          <w:instrText xml:space="preserve"> PAGEREF _Toc192619484 \h </w:instrText>
        </w:r>
      </w:ins>
      <w:r>
        <w:rPr>
          <w:noProof/>
          <w:webHidden/>
        </w:rPr>
      </w:r>
      <w:r>
        <w:rPr>
          <w:noProof/>
          <w:webHidden/>
        </w:rPr>
        <w:fldChar w:fldCharType="separate"/>
      </w:r>
      <w:ins w:id="238" w:author="Author">
        <w:r>
          <w:rPr>
            <w:noProof/>
            <w:webHidden/>
          </w:rPr>
          <w:t>31</w:t>
        </w:r>
        <w:r>
          <w:rPr>
            <w:noProof/>
            <w:webHidden/>
          </w:rPr>
          <w:fldChar w:fldCharType="end"/>
        </w:r>
        <w:r w:rsidRPr="00A96072">
          <w:rPr>
            <w:rStyle w:val="Hyperlink"/>
            <w:noProof/>
          </w:rPr>
          <w:fldChar w:fldCharType="end"/>
        </w:r>
      </w:ins>
    </w:p>
    <w:p w14:paraId="200CA21C" w14:textId="02998B3D" w:rsidR="00B53275" w:rsidRDefault="00B53275">
      <w:pPr>
        <w:pStyle w:val="TOC4"/>
        <w:rPr>
          <w:ins w:id="239" w:author="Author"/>
          <w:kern w:val="2"/>
          <w:sz w:val="24"/>
          <w:szCs w:val="24"/>
          <w:lang w:val="en-GB" w:eastAsia="en-GB"/>
          <w14:ligatures w14:val="standardContextual"/>
        </w:rPr>
      </w:pPr>
      <w:ins w:id="240" w:author="Author">
        <w:r w:rsidRPr="00A96072">
          <w:rPr>
            <w:rStyle w:val="Hyperlink"/>
          </w:rPr>
          <w:fldChar w:fldCharType="begin"/>
        </w:r>
        <w:r w:rsidRPr="00A96072">
          <w:rPr>
            <w:rStyle w:val="Hyperlink"/>
          </w:rPr>
          <w:instrText xml:space="preserve"> </w:instrText>
        </w:r>
        <w:r>
          <w:instrText>HYPERLINK \l "_Toc192619485"</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3.9.1.1</w:t>
        </w:r>
        <w:r>
          <w:rPr>
            <w:kern w:val="2"/>
            <w:sz w:val="24"/>
            <w:szCs w:val="24"/>
            <w:lang w:val="en-GB" w:eastAsia="en-GB"/>
            <w14:ligatures w14:val="standardContextual"/>
          </w:rPr>
          <w:tab/>
        </w:r>
        <w:r w:rsidRPr="00A96072">
          <w:rPr>
            <w:rStyle w:val="Hyperlink"/>
          </w:rPr>
          <w:t>Effect of streaming approach and compacted log characteristics on alignment</w:t>
        </w:r>
        <w:r>
          <w:rPr>
            <w:webHidden/>
          </w:rPr>
          <w:tab/>
        </w:r>
        <w:r>
          <w:rPr>
            <w:webHidden/>
          </w:rPr>
          <w:fldChar w:fldCharType="begin"/>
        </w:r>
        <w:r>
          <w:rPr>
            <w:webHidden/>
          </w:rPr>
          <w:instrText xml:space="preserve"> PAGEREF _Toc192619485 \h </w:instrText>
        </w:r>
      </w:ins>
      <w:r>
        <w:rPr>
          <w:webHidden/>
        </w:rPr>
      </w:r>
      <w:r>
        <w:rPr>
          <w:webHidden/>
        </w:rPr>
        <w:fldChar w:fldCharType="separate"/>
      </w:r>
      <w:ins w:id="241" w:author="Author">
        <w:r>
          <w:rPr>
            <w:webHidden/>
          </w:rPr>
          <w:t>31</w:t>
        </w:r>
        <w:r>
          <w:rPr>
            <w:webHidden/>
          </w:rPr>
          <w:fldChar w:fldCharType="end"/>
        </w:r>
        <w:r w:rsidRPr="00A96072">
          <w:rPr>
            <w:rStyle w:val="Hyperlink"/>
          </w:rPr>
          <w:fldChar w:fldCharType="end"/>
        </w:r>
      </w:ins>
    </w:p>
    <w:p w14:paraId="1FB3CB6A" w14:textId="6BD25A69" w:rsidR="00B53275" w:rsidRDefault="00B53275">
      <w:pPr>
        <w:pStyle w:val="TOC4"/>
        <w:rPr>
          <w:ins w:id="242" w:author="Author"/>
          <w:kern w:val="2"/>
          <w:sz w:val="24"/>
          <w:szCs w:val="24"/>
          <w:lang w:val="en-GB" w:eastAsia="en-GB"/>
          <w14:ligatures w14:val="standardContextual"/>
        </w:rPr>
      </w:pPr>
      <w:ins w:id="243" w:author="Author">
        <w:r w:rsidRPr="00A96072">
          <w:rPr>
            <w:rStyle w:val="Hyperlink"/>
          </w:rPr>
          <w:fldChar w:fldCharType="begin"/>
        </w:r>
        <w:r w:rsidRPr="00A96072">
          <w:rPr>
            <w:rStyle w:val="Hyperlink"/>
          </w:rPr>
          <w:instrText xml:space="preserve"> </w:instrText>
        </w:r>
        <w:r>
          <w:instrText>HYPERLINK \l "_Toc192619486"</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3.9.1.2</w:t>
        </w:r>
        <w:r>
          <w:rPr>
            <w:kern w:val="2"/>
            <w:sz w:val="24"/>
            <w:szCs w:val="24"/>
            <w:lang w:val="en-GB" w:eastAsia="en-GB"/>
            <w14:ligatures w14:val="standardContextual"/>
          </w:rPr>
          <w:tab/>
        </w:r>
        <w:r w:rsidRPr="00A96072">
          <w:rPr>
            <w:rStyle w:val="Hyperlink"/>
          </w:rPr>
          <w:t>Preparing to connect</w:t>
        </w:r>
        <w:r>
          <w:rPr>
            <w:webHidden/>
          </w:rPr>
          <w:tab/>
        </w:r>
        <w:r>
          <w:rPr>
            <w:webHidden/>
          </w:rPr>
          <w:fldChar w:fldCharType="begin"/>
        </w:r>
        <w:r>
          <w:rPr>
            <w:webHidden/>
          </w:rPr>
          <w:instrText xml:space="preserve"> PAGEREF _Toc192619486 \h </w:instrText>
        </w:r>
      </w:ins>
      <w:r>
        <w:rPr>
          <w:webHidden/>
        </w:rPr>
      </w:r>
      <w:r>
        <w:rPr>
          <w:webHidden/>
        </w:rPr>
        <w:fldChar w:fldCharType="separate"/>
      </w:r>
      <w:ins w:id="244" w:author="Author">
        <w:r>
          <w:rPr>
            <w:webHidden/>
          </w:rPr>
          <w:t>31</w:t>
        </w:r>
        <w:r>
          <w:rPr>
            <w:webHidden/>
          </w:rPr>
          <w:fldChar w:fldCharType="end"/>
        </w:r>
        <w:r w:rsidRPr="00A96072">
          <w:rPr>
            <w:rStyle w:val="Hyperlink"/>
          </w:rPr>
          <w:fldChar w:fldCharType="end"/>
        </w:r>
      </w:ins>
    </w:p>
    <w:p w14:paraId="4F8F60AC" w14:textId="7EE5AB79" w:rsidR="00B53275" w:rsidRDefault="00B53275">
      <w:pPr>
        <w:pStyle w:val="TOC4"/>
        <w:rPr>
          <w:ins w:id="245" w:author="Author"/>
          <w:kern w:val="2"/>
          <w:sz w:val="24"/>
          <w:szCs w:val="24"/>
          <w:lang w:val="en-GB" w:eastAsia="en-GB"/>
          <w14:ligatures w14:val="standardContextual"/>
        </w:rPr>
      </w:pPr>
      <w:ins w:id="246" w:author="Author">
        <w:r w:rsidRPr="00A96072">
          <w:rPr>
            <w:rStyle w:val="Hyperlink"/>
          </w:rPr>
          <w:fldChar w:fldCharType="begin"/>
        </w:r>
        <w:r w:rsidRPr="00A96072">
          <w:rPr>
            <w:rStyle w:val="Hyperlink"/>
          </w:rPr>
          <w:instrText xml:space="preserve"> </w:instrText>
        </w:r>
        <w:r>
          <w:instrText>HYPERLINK \l "_Toc192619487"</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3.9.1.3</w:t>
        </w:r>
        <w:r>
          <w:rPr>
            <w:kern w:val="2"/>
            <w:sz w:val="24"/>
            <w:szCs w:val="24"/>
            <w:lang w:val="en-GB" w:eastAsia="en-GB"/>
            <w14:ligatures w14:val="standardContextual"/>
          </w:rPr>
          <w:tab/>
        </w:r>
        <w:r w:rsidRPr="00A96072">
          <w:rPr>
            <w:rStyle w:val="Hyperlink"/>
          </w:rPr>
          <w:t>Initial connection</w:t>
        </w:r>
        <w:r>
          <w:rPr>
            <w:webHidden/>
          </w:rPr>
          <w:tab/>
        </w:r>
        <w:r>
          <w:rPr>
            <w:webHidden/>
          </w:rPr>
          <w:fldChar w:fldCharType="begin"/>
        </w:r>
        <w:r>
          <w:rPr>
            <w:webHidden/>
          </w:rPr>
          <w:instrText xml:space="preserve"> PAGEREF _Toc192619487 \h </w:instrText>
        </w:r>
      </w:ins>
      <w:r>
        <w:rPr>
          <w:webHidden/>
        </w:rPr>
      </w:r>
      <w:r>
        <w:rPr>
          <w:webHidden/>
        </w:rPr>
        <w:fldChar w:fldCharType="separate"/>
      </w:r>
      <w:ins w:id="247" w:author="Author">
        <w:r>
          <w:rPr>
            <w:webHidden/>
          </w:rPr>
          <w:t>31</w:t>
        </w:r>
        <w:r>
          <w:rPr>
            <w:webHidden/>
          </w:rPr>
          <w:fldChar w:fldCharType="end"/>
        </w:r>
        <w:r w:rsidRPr="00A96072">
          <w:rPr>
            <w:rStyle w:val="Hyperlink"/>
          </w:rPr>
          <w:fldChar w:fldCharType="end"/>
        </w:r>
      </w:ins>
    </w:p>
    <w:p w14:paraId="4A7C850B" w14:textId="3836D33B" w:rsidR="00B53275" w:rsidRDefault="00B53275">
      <w:pPr>
        <w:pStyle w:val="TOC4"/>
        <w:rPr>
          <w:ins w:id="248" w:author="Author"/>
          <w:kern w:val="2"/>
          <w:sz w:val="24"/>
          <w:szCs w:val="24"/>
          <w:lang w:val="en-GB" w:eastAsia="en-GB"/>
          <w14:ligatures w14:val="standardContextual"/>
        </w:rPr>
      </w:pPr>
      <w:ins w:id="249" w:author="Author">
        <w:r w:rsidRPr="00A96072">
          <w:rPr>
            <w:rStyle w:val="Hyperlink"/>
          </w:rPr>
          <w:fldChar w:fldCharType="begin"/>
        </w:r>
        <w:r w:rsidRPr="00A96072">
          <w:rPr>
            <w:rStyle w:val="Hyperlink"/>
          </w:rPr>
          <w:instrText xml:space="preserve"> </w:instrText>
        </w:r>
        <w:r>
          <w:instrText>HYPERLINK \l "_Toc192619488"</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3.9.1.4</w:t>
        </w:r>
        <w:r>
          <w:rPr>
            <w:kern w:val="2"/>
            <w:sz w:val="24"/>
            <w:szCs w:val="24"/>
            <w:lang w:val="en-GB" w:eastAsia="en-GB"/>
            <w14:ligatures w14:val="standardContextual"/>
          </w:rPr>
          <w:tab/>
        </w:r>
        <w:r w:rsidRPr="00A96072">
          <w:rPr>
            <w:rStyle w:val="Hyperlink"/>
          </w:rPr>
          <w:t>TOMBSTONE record (delete) retention passed</w:t>
        </w:r>
        <w:r>
          <w:rPr>
            <w:webHidden/>
          </w:rPr>
          <w:tab/>
        </w:r>
        <w:r>
          <w:rPr>
            <w:webHidden/>
          </w:rPr>
          <w:fldChar w:fldCharType="begin"/>
        </w:r>
        <w:r>
          <w:rPr>
            <w:webHidden/>
          </w:rPr>
          <w:instrText xml:space="preserve"> PAGEREF _Toc192619488 \h </w:instrText>
        </w:r>
      </w:ins>
      <w:r>
        <w:rPr>
          <w:webHidden/>
        </w:rPr>
      </w:r>
      <w:r>
        <w:rPr>
          <w:webHidden/>
        </w:rPr>
        <w:fldChar w:fldCharType="separate"/>
      </w:r>
      <w:ins w:id="250" w:author="Author">
        <w:r>
          <w:rPr>
            <w:webHidden/>
          </w:rPr>
          <w:t>32</w:t>
        </w:r>
        <w:r>
          <w:rPr>
            <w:webHidden/>
          </w:rPr>
          <w:fldChar w:fldCharType="end"/>
        </w:r>
        <w:r w:rsidRPr="00A96072">
          <w:rPr>
            <w:rStyle w:val="Hyperlink"/>
          </w:rPr>
          <w:fldChar w:fldCharType="end"/>
        </w:r>
      </w:ins>
    </w:p>
    <w:p w14:paraId="2608D9AE" w14:textId="472166EE" w:rsidR="00B53275" w:rsidRDefault="00B53275">
      <w:pPr>
        <w:pStyle w:val="TOC4"/>
        <w:rPr>
          <w:ins w:id="251" w:author="Author"/>
          <w:kern w:val="2"/>
          <w:sz w:val="24"/>
          <w:szCs w:val="24"/>
          <w:lang w:val="en-GB" w:eastAsia="en-GB"/>
          <w14:ligatures w14:val="standardContextual"/>
        </w:rPr>
      </w:pPr>
      <w:ins w:id="252" w:author="Author">
        <w:r w:rsidRPr="00A96072">
          <w:rPr>
            <w:rStyle w:val="Hyperlink"/>
          </w:rPr>
          <w:fldChar w:fldCharType="begin"/>
        </w:r>
        <w:r w:rsidRPr="00A96072">
          <w:rPr>
            <w:rStyle w:val="Hyperlink"/>
          </w:rPr>
          <w:instrText xml:space="preserve"> </w:instrText>
        </w:r>
        <w:r>
          <w:instrText>HYPERLINK \l "_Toc192619489"</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3.9.1.5</w:t>
        </w:r>
        <w:r>
          <w:rPr>
            <w:kern w:val="2"/>
            <w:sz w:val="24"/>
            <w:szCs w:val="24"/>
            <w:lang w:val="en-GB" w:eastAsia="en-GB"/>
            <w14:ligatures w14:val="standardContextual"/>
          </w:rPr>
          <w:tab/>
        </w:r>
        <w:r w:rsidRPr="00A96072">
          <w:rPr>
            <w:rStyle w:val="Hyperlink"/>
          </w:rPr>
          <w:t>Compaction delay passed</w:t>
        </w:r>
        <w:r>
          <w:rPr>
            <w:webHidden/>
          </w:rPr>
          <w:tab/>
        </w:r>
        <w:r>
          <w:rPr>
            <w:webHidden/>
          </w:rPr>
          <w:fldChar w:fldCharType="begin"/>
        </w:r>
        <w:r>
          <w:rPr>
            <w:webHidden/>
          </w:rPr>
          <w:instrText xml:space="preserve"> PAGEREF _Toc192619489 \h </w:instrText>
        </w:r>
      </w:ins>
      <w:r>
        <w:rPr>
          <w:webHidden/>
        </w:rPr>
      </w:r>
      <w:r>
        <w:rPr>
          <w:webHidden/>
        </w:rPr>
        <w:fldChar w:fldCharType="separate"/>
      </w:r>
      <w:ins w:id="253" w:author="Author">
        <w:r>
          <w:rPr>
            <w:webHidden/>
          </w:rPr>
          <w:t>32</w:t>
        </w:r>
        <w:r>
          <w:rPr>
            <w:webHidden/>
          </w:rPr>
          <w:fldChar w:fldCharType="end"/>
        </w:r>
        <w:r w:rsidRPr="00A96072">
          <w:rPr>
            <w:rStyle w:val="Hyperlink"/>
          </w:rPr>
          <w:fldChar w:fldCharType="end"/>
        </w:r>
      </w:ins>
    </w:p>
    <w:p w14:paraId="3C93A427" w14:textId="760078BE" w:rsidR="00B53275" w:rsidRDefault="00B53275">
      <w:pPr>
        <w:pStyle w:val="TOC4"/>
        <w:rPr>
          <w:ins w:id="254" w:author="Author"/>
          <w:kern w:val="2"/>
          <w:sz w:val="24"/>
          <w:szCs w:val="24"/>
          <w:lang w:val="en-GB" w:eastAsia="en-GB"/>
          <w14:ligatures w14:val="standardContextual"/>
        </w:rPr>
      </w:pPr>
      <w:ins w:id="255" w:author="Author">
        <w:r w:rsidRPr="00A96072">
          <w:rPr>
            <w:rStyle w:val="Hyperlink"/>
          </w:rPr>
          <w:fldChar w:fldCharType="begin"/>
        </w:r>
        <w:r w:rsidRPr="00A96072">
          <w:rPr>
            <w:rStyle w:val="Hyperlink"/>
          </w:rPr>
          <w:instrText xml:space="preserve"> </w:instrText>
        </w:r>
        <w:r>
          <w:instrText>HYPERLINK \l "_Toc192619490"</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3.9.1.6</w:t>
        </w:r>
        <w:r>
          <w:rPr>
            <w:kern w:val="2"/>
            <w:sz w:val="24"/>
            <w:szCs w:val="24"/>
            <w:lang w:val="en-GB" w:eastAsia="en-GB"/>
            <w14:ligatures w14:val="standardContextual"/>
          </w:rPr>
          <w:tab/>
        </w:r>
        <w:r w:rsidRPr="00A96072">
          <w:rPr>
            <w:rStyle w:val="Hyperlink"/>
          </w:rPr>
          <w:t>(Eventual) Consistency achieved</w:t>
        </w:r>
        <w:r>
          <w:rPr>
            <w:webHidden/>
          </w:rPr>
          <w:tab/>
        </w:r>
        <w:r>
          <w:rPr>
            <w:webHidden/>
          </w:rPr>
          <w:fldChar w:fldCharType="begin"/>
        </w:r>
        <w:r>
          <w:rPr>
            <w:webHidden/>
          </w:rPr>
          <w:instrText xml:space="preserve"> PAGEREF _Toc192619490 \h </w:instrText>
        </w:r>
      </w:ins>
      <w:r>
        <w:rPr>
          <w:webHidden/>
        </w:rPr>
      </w:r>
      <w:r>
        <w:rPr>
          <w:webHidden/>
        </w:rPr>
        <w:fldChar w:fldCharType="separate"/>
      </w:r>
      <w:ins w:id="256" w:author="Author">
        <w:r>
          <w:rPr>
            <w:webHidden/>
          </w:rPr>
          <w:t>32</w:t>
        </w:r>
        <w:r>
          <w:rPr>
            <w:webHidden/>
          </w:rPr>
          <w:fldChar w:fldCharType="end"/>
        </w:r>
        <w:r w:rsidRPr="00A96072">
          <w:rPr>
            <w:rStyle w:val="Hyperlink"/>
          </w:rPr>
          <w:fldChar w:fldCharType="end"/>
        </w:r>
      </w:ins>
    </w:p>
    <w:p w14:paraId="070D5200" w14:textId="3D073E57" w:rsidR="00B53275" w:rsidRDefault="00B53275">
      <w:pPr>
        <w:pStyle w:val="TOC4"/>
        <w:rPr>
          <w:ins w:id="257" w:author="Author"/>
          <w:kern w:val="2"/>
          <w:sz w:val="24"/>
          <w:szCs w:val="24"/>
          <w:lang w:val="en-GB" w:eastAsia="en-GB"/>
          <w14:ligatures w14:val="standardContextual"/>
        </w:rPr>
      </w:pPr>
      <w:ins w:id="258" w:author="Author">
        <w:r w:rsidRPr="00A96072">
          <w:rPr>
            <w:rStyle w:val="Hyperlink"/>
          </w:rPr>
          <w:lastRenderedPageBreak/>
          <w:fldChar w:fldCharType="begin"/>
        </w:r>
        <w:r w:rsidRPr="00A96072">
          <w:rPr>
            <w:rStyle w:val="Hyperlink"/>
          </w:rPr>
          <w:instrText xml:space="preserve"> </w:instrText>
        </w:r>
        <w:r>
          <w:instrText>HYPERLINK \l "_Toc192619491"</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3.9.1.7</w:t>
        </w:r>
        <w:r>
          <w:rPr>
            <w:kern w:val="2"/>
            <w:sz w:val="24"/>
            <w:szCs w:val="24"/>
            <w:lang w:val="en-GB" w:eastAsia="en-GB"/>
            <w14:ligatures w14:val="standardContextual"/>
          </w:rPr>
          <w:tab/>
        </w:r>
        <w:r w:rsidRPr="00A96072">
          <w:rPr>
            <w:rStyle w:val="Hyperlink"/>
          </w:rPr>
          <w:t>Degraded performance</w:t>
        </w:r>
        <w:r>
          <w:rPr>
            <w:webHidden/>
          </w:rPr>
          <w:tab/>
        </w:r>
        <w:r>
          <w:rPr>
            <w:webHidden/>
          </w:rPr>
          <w:fldChar w:fldCharType="begin"/>
        </w:r>
        <w:r>
          <w:rPr>
            <w:webHidden/>
          </w:rPr>
          <w:instrText xml:space="preserve"> PAGEREF _Toc192619491 \h </w:instrText>
        </w:r>
      </w:ins>
      <w:r>
        <w:rPr>
          <w:webHidden/>
        </w:rPr>
      </w:r>
      <w:r>
        <w:rPr>
          <w:webHidden/>
        </w:rPr>
        <w:fldChar w:fldCharType="separate"/>
      </w:r>
      <w:ins w:id="259" w:author="Author">
        <w:r>
          <w:rPr>
            <w:webHidden/>
          </w:rPr>
          <w:t>32</w:t>
        </w:r>
        <w:r>
          <w:rPr>
            <w:webHidden/>
          </w:rPr>
          <w:fldChar w:fldCharType="end"/>
        </w:r>
        <w:r w:rsidRPr="00A96072">
          <w:rPr>
            <w:rStyle w:val="Hyperlink"/>
          </w:rPr>
          <w:fldChar w:fldCharType="end"/>
        </w:r>
      </w:ins>
    </w:p>
    <w:p w14:paraId="250F77B5" w14:textId="3F0F91AA" w:rsidR="00B53275" w:rsidRDefault="00B53275">
      <w:pPr>
        <w:pStyle w:val="TOC4"/>
        <w:rPr>
          <w:ins w:id="260" w:author="Author"/>
          <w:kern w:val="2"/>
          <w:sz w:val="24"/>
          <w:szCs w:val="24"/>
          <w:lang w:val="en-GB" w:eastAsia="en-GB"/>
          <w14:ligatures w14:val="standardContextual"/>
        </w:rPr>
      </w:pPr>
      <w:ins w:id="261" w:author="Author">
        <w:r w:rsidRPr="00A96072">
          <w:rPr>
            <w:rStyle w:val="Hyperlink"/>
          </w:rPr>
          <w:fldChar w:fldCharType="begin"/>
        </w:r>
        <w:r w:rsidRPr="00A96072">
          <w:rPr>
            <w:rStyle w:val="Hyperlink"/>
          </w:rPr>
          <w:instrText xml:space="preserve"> </w:instrText>
        </w:r>
        <w:r>
          <w:instrText>HYPERLINK \l "_Toc192619492"</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3.9.1.8</w:t>
        </w:r>
        <w:r>
          <w:rPr>
            <w:kern w:val="2"/>
            <w:sz w:val="24"/>
            <w:szCs w:val="24"/>
            <w:lang w:val="en-GB" w:eastAsia="en-GB"/>
            <w14:ligatures w14:val="standardContextual"/>
          </w:rPr>
          <w:tab/>
        </w:r>
        <w:r w:rsidRPr="00A96072">
          <w:rPr>
            <w:rStyle w:val="Hyperlink"/>
          </w:rPr>
          <w:t>Need for realignment</w:t>
        </w:r>
        <w:r>
          <w:rPr>
            <w:webHidden/>
          </w:rPr>
          <w:tab/>
        </w:r>
        <w:r>
          <w:rPr>
            <w:webHidden/>
          </w:rPr>
          <w:fldChar w:fldCharType="begin"/>
        </w:r>
        <w:r>
          <w:rPr>
            <w:webHidden/>
          </w:rPr>
          <w:instrText xml:space="preserve"> PAGEREF _Toc192619492 \h </w:instrText>
        </w:r>
      </w:ins>
      <w:r>
        <w:rPr>
          <w:webHidden/>
        </w:rPr>
      </w:r>
      <w:r>
        <w:rPr>
          <w:webHidden/>
        </w:rPr>
        <w:fldChar w:fldCharType="separate"/>
      </w:r>
      <w:ins w:id="262" w:author="Author">
        <w:r>
          <w:rPr>
            <w:webHidden/>
          </w:rPr>
          <w:t>32</w:t>
        </w:r>
        <w:r>
          <w:rPr>
            <w:webHidden/>
          </w:rPr>
          <w:fldChar w:fldCharType="end"/>
        </w:r>
        <w:r w:rsidRPr="00A96072">
          <w:rPr>
            <w:rStyle w:val="Hyperlink"/>
          </w:rPr>
          <w:fldChar w:fldCharType="end"/>
        </w:r>
      </w:ins>
    </w:p>
    <w:p w14:paraId="5D702CF3" w14:textId="2C812E5D" w:rsidR="00B53275" w:rsidRDefault="00B53275">
      <w:pPr>
        <w:pStyle w:val="TOC4"/>
        <w:rPr>
          <w:ins w:id="263" w:author="Author"/>
          <w:kern w:val="2"/>
          <w:sz w:val="24"/>
          <w:szCs w:val="24"/>
          <w:lang w:val="en-GB" w:eastAsia="en-GB"/>
          <w14:ligatures w14:val="standardContextual"/>
        </w:rPr>
      </w:pPr>
      <w:ins w:id="264" w:author="Author">
        <w:r w:rsidRPr="00A96072">
          <w:rPr>
            <w:rStyle w:val="Hyperlink"/>
          </w:rPr>
          <w:fldChar w:fldCharType="begin"/>
        </w:r>
        <w:r w:rsidRPr="00A96072">
          <w:rPr>
            <w:rStyle w:val="Hyperlink"/>
          </w:rPr>
          <w:instrText xml:space="preserve"> </w:instrText>
        </w:r>
        <w:r>
          <w:instrText>HYPERLINK \l "_Toc192619493"</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3.9.1.9</w:t>
        </w:r>
        <w:r>
          <w:rPr>
            <w:kern w:val="2"/>
            <w:sz w:val="24"/>
            <w:szCs w:val="24"/>
            <w:lang w:val="en-GB" w:eastAsia="en-GB"/>
            <w14:ligatures w14:val="standardContextual"/>
          </w:rPr>
          <w:tab/>
        </w:r>
        <w:r w:rsidRPr="00A96072">
          <w:rPr>
            <w:rStyle w:val="Hyperlink"/>
          </w:rPr>
          <w:t>Summary</w:t>
        </w:r>
        <w:r>
          <w:rPr>
            <w:webHidden/>
          </w:rPr>
          <w:tab/>
        </w:r>
        <w:r>
          <w:rPr>
            <w:webHidden/>
          </w:rPr>
          <w:fldChar w:fldCharType="begin"/>
        </w:r>
        <w:r>
          <w:rPr>
            <w:webHidden/>
          </w:rPr>
          <w:instrText xml:space="preserve"> PAGEREF _Toc192619493 \h </w:instrText>
        </w:r>
      </w:ins>
      <w:r>
        <w:rPr>
          <w:webHidden/>
        </w:rPr>
      </w:r>
      <w:r>
        <w:rPr>
          <w:webHidden/>
        </w:rPr>
        <w:fldChar w:fldCharType="separate"/>
      </w:r>
      <w:ins w:id="265" w:author="Author">
        <w:r>
          <w:rPr>
            <w:webHidden/>
          </w:rPr>
          <w:t>32</w:t>
        </w:r>
        <w:r>
          <w:rPr>
            <w:webHidden/>
          </w:rPr>
          <w:fldChar w:fldCharType="end"/>
        </w:r>
        <w:r w:rsidRPr="00A96072">
          <w:rPr>
            <w:rStyle w:val="Hyperlink"/>
          </w:rPr>
          <w:fldChar w:fldCharType="end"/>
        </w:r>
      </w:ins>
    </w:p>
    <w:p w14:paraId="33794A15" w14:textId="318CCA66" w:rsidR="00B53275" w:rsidRDefault="00B53275">
      <w:pPr>
        <w:pStyle w:val="TOC3"/>
        <w:rPr>
          <w:ins w:id="266" w:author="Author"/>
          <w:rFonts w:cstheme="minorBidi"/>
          <w:noProof/>
          <w:color w:val="auto"/>
          <w:kern w:val="2"/>
          <w:sz w:val="24"/>
          <w:szCs w:val="24"/>
          <w:lang w:val="en-GB" w:eastAsia="en-GB"/>
          <w14:ligatures w14:val="standardContextual"/>
        </w:rPr>
      </w:pPr>
      <w:ins w:id="267" w:author="Author">
        <w:r w:rsidRPr="00A96072">
          <w:rPr>
            <w:rStyle w:val="Hyperlink"/>
            <w:noProof/>
          </w:rPr>
          <w:fldChar w:fldCharType="begin"/>
        </w:r>
        <w:r w:rsidRPr="00A96072">
          <w:rPr>
            <w:rStyle w:val="Hyperlink"/>
            <w:noProof/>
          </w:rPr>
          <w:instrText xml:space="preserve"> </w:instrText>
        </w:r>
        <w:r>
          <w:rPr>
            <w:noProof/>
          </w:rPr>
          <w:instrText>HYPERLINK \l "_Toc192619494"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3.9.2</w:t>
        </w:r>
        <w:r>
          <w:rPr>
            <w:rFonts w:cstheme="minorBidi"/>
            <w:noProof/>
            <w:color w:val="auto"/>
            <w:kern w:val="2"/>
            <w:sz w:val="24"/>
            <w:szCs w:val="24"/>
            <w:lang w:val="en-GB" w:eastAsia="en-GB"/>
            <w14:ligatures w14:val="standardContextual"/>
          </w:rPr>
          <w:tab/>
        </w:r>
        <w:r w:rsidRPr="00A96072">
          <w:rPr>
            <w:rStyle w:val="Hyperlink"/>
            <w:noProof/>
          </w:rPr>
          <w:t>Future combination considerations (by example)</w:t>
        </w:r>
        <w:r>
          <w:rPr>
            <w:noProof/>
            <w:webHidden/>
          </w:rPr>
          <w:tab/>
        </w:r>
        <w:r>
          <w:rPr>
            <w:noProof/>
            <w:webHidden/>
          </w:rPr>
          <w:fldChar w:fldCharType="begin"/>
        </w:r>
        <w:r>
          <w:rPr>
            <w:noProof/>
            <w:webHidden/>
          </w:rPr>
          <w:instrText xml:space="preserve"> PAGEREF _Toc192619494 \h </w:instrText>
        </w:r>
      </w:ins>
      <w:r>
        <w:rPr>
          <w:noProof/>
          <w:webHidden/>
        </w:rPr>
      </w:r>
      <w:r>
        <w:rPr>
          <w:noProof/>
          <w:webHidden/>
        </w:rPr>
        <w:fldChar w:fldCharType="separate"/>
      </w:r>
      <w:ins w:id="268" w:author="Author">
        <w:r>
          <w:rPr>
            <w:noProof/>
            <w:webHidden/>
          </w:rPr>
          <w:t>33</w:t>
        </w:r>
        <w:r>
          <w:rPr>
            <w:noProof/>
            <w:webHidden/>
          </w:rPr>
          <w:fldChar w:fldCharType="end"/>
        </w:r>
        <w:r w:rsidRPr="00A96072">
          <w:rPr>
            <w:rStyle w:val="Hyperlink"/>
            <w:noProof/>
          </w:rPr>
          <w:fldChar w:fldCharType="end"/>
        </w:r>
      </w:ins>
    </w:p>
    <w:p w14:paraId="4F1BDF5F" w14:textId="669B5405" w:rsidR="00B53275" w:rsidRDefault="00B53275">
      <w:pPr>
        <w:pStyle w:val="TOC4"/>
        <w:rPr>
          <w:ins w:id="269" w:author="Author"/>
          <w:kern w:val="2"/>
          <w:sz w:val="24"/>
          <w:szCs w:val="24"/>
          <w:lang w:val="en-GB" w:eastAsia="en-GB"/>
          <w14:ligatures w14:val="standardContextual"/>
        </w:rPr>
      </w:pPr>
      <w:ins w:id="270" w:author="Author">
        <w:r w:rsidRPr="00A96072">
          <w:rPr>
            <w:rStyle w:val="Hyperlink"/>
          </w:rPr>
          <w:fldChar w:fldCharType="begin"/>
        </w:r>
        <w:r w:rsidRPr="00A96072">
          <w:rPr>
            <w:rStyle w:val="Hyperlink"/>
          </w:rPr>
          <w:instrText xml:space="preserve"> </w:instrText>
        </w:r>
        <w:r>
          <w:instrText>HYPERLINK \l "_Toc192619495"</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3.9.2.1</w:t>
        </w:r>
        <w:r>
          <w:rPr>
            <w:kern w:val="2"/>
            <w:sz w:val="24"/>
            <w:szCs w:val="24"/>
            <w:lang w:val="en-GB" w:eastAsia="en-GB"/>
            <w14:ligatures w14:val="standardContextual"/>
          </w:rPr>
          <w:tab/>
        </w:r>
        <w:r w:rsidRPr="00A96072">
          <w:rPr>
            <w:rStyle w:val="Hyperlink"/>
          </w:rPr>
          <w:t>Many clients</w:t>
        </w:r>
        <w:r>
          <w:rPr>
            <w:webHidden/>
          </w:rPr>
          <w:tab/>
        </w:r>
        <w:r>
          <w:rPr>
            <w:webHidden/>
          </w:rPr>
          <w:fldChar w:fldCharType="begin"/>
        </w:r>
        <w:r>
          <w:rPr>
            <w:webHidden/>
          </w:rPr>
          <w:instrText xml:space="preserve"> PAGEREF _Toc192619495 \h </w:instrText>
        </w:r>
      </w:ins>
      <w:r>
        <w:rPr>
          <w:webHidden/>
        </w:rPr>
      </w:r>
      <w:r>
        <w:rPr>
          <w:webHidden/>
        </w:rPr>
        <w:fldChar w:fldCharType="separate"/>
      </w:r>
      <w:ins w:id="271" w:author="Author">
        <w:r>
          <w:rPr>
            <w:webHidden/>
          </w:rPr>
          <w:t>33</w:t>
        </w:r>
        <w:r>
          <w:rPr>
            <w:webHidden/>
          </w:rPr>
          <w:fldChar w:fldCharType="end"/>
        </w:r>
        <w:r w:rsidRPr="00A96072">
          <w:rPr>
            <w:rStyle w:val="Hyperlink"/>
          </w:rPr>
          <w:fldChar w:fldCharType="end"/>
        </w:r>
      </w:ins>
    </w:p>
    <w:p w14:paraId="7B550DE2" w14:textId="6D61A6D5" w:rsidR="00B53275" w:rsidRDefault="00B53275">
      <w:pPr>
        <w:pStyle w:val="TOC4"/>
        <w:rPr>
          <w:ins w:id="272" w:author="Author"/>
          <w:kern w:val="2"/>
          <w:sz w:val="24"/>
          <w:szCs w:val="24"/>
          <w:lang w:val="en-GB" w:eastAsia="en-GB"/>
          <w14:ligatures w14:val="standardContextual"/>
        </w:rPr>
      </w:pPr>
      <w:ins w:id="273" w:author="Author">
        <w:r w:rsidRPr="00A96072">
          <w:rPr>
            <w:rStyle w:val="Hyperlink"/>
          </w:rPr>
          <w:fldChar w:fldCharType="begin"/>
        </w:r>
        <w:r w:rsidRPr="00A96072">
          <w:rPr>
            <w:rStyle w:val="Hyperlink"/>
          </w:rPr>
          <w:instrText xml:space="preserve"> </w:instrText>
        </w:r>
        <w:r>
          <w:instrText>HYPERLINK \l "_Toc192619496"</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3.9.2.2</w:t>
        </w:r>
        <w:r>
          <w:rPr>
            <w:kern w:val="2"/>
            <w:sz w:val="24"/>
            <w:szCs w:val="24"/>
            <w:lang w:val="en-GB" w:eastAsia="en-GB"/>
            <w14:ligatures w14:val="standardContextual"/>
          </w:rPr>
          <w:tab/>
        </w:r>
        <w:r w:rsidRPr="00A96072">
          <w:rPr>
            <w:rStyle w:val="Hyperlink"/>
          </w:rPr>
          <w:t>Many views and many clients (with a few clients per view)</w:t>
        </w:r>
        <w:r>
          <w:rPr>
            <w:webHidden/>
          </w:rPr>
          <w:tab/>
        </w:r>
        <w:r>
          <w:rPr>
            <w:webHidden/>
          </w:rPr>
          <w:fldChar w:fldCharType="begin"/>
        </w:r>
        <w:r>
          <w:rPr>
            <w:webHidden/>
          </w:rPr>
          <w:instrText xml:space="preserve"> PAGEREF _Toc192619496 \h </w:instrText>
        </w:r>
      </w:ins>
      <w:r>
        <w:rPr>
          <w:webHidden/>
        </w:rPr>
      </w:r>
      <w:r>
        <w:rPr>
          <w:webHidden/>
        </w:rPr>
        <w:fldChar w:fldCharType="separate"/>
      </w:r>
      <w:ins w:id="274" w:author="Author">
        <w:r>
          <w:rPr>
            <w:webHidden/>
          </w:rPr>
          <w:t>33</w:t>
        </w:r>
        <w:r>
          <w:rPr>
            <w:webHidden/>
          </w:rPr>
          <w:fldChar w:fldCharType="end"/>
        </w:r>
        <w:r w:rsidRPr="00A96072">
          <w:rPr>
            <w:rStyle w:val="Hyperlink"/>
          </w:rPr>
          <w:fldChar w:fldCharType="end"/>
        </w:r>
      </w:ins>
    </w:p>
    <w:p w14:paraId="09029728" w14:textId="61D23F03" w:rsidR="00B53275" w:rsidRDefault="00B53275">
      <w:pPr>
        <w:pStyle w:val="TOC4"/>
        <w:rPr>
          <w:ins w:id="275" w:author="Author"/>
          <w:kern w:val="2"/>
          <w:sz w:val="24"/>
          <w:szCs w:val="24"/>
          <w:lang w:val="en-GB" w:eastAsia="en-GB"/>
          <w14:ligatures w14:val="standardContextual"/>
        </w:rPr>
      </w:pPr>
      <w:ins w:id="276" w:author="Author">
        <w:r w:rsidRPr="00A96072">
          <w:rPr>
            <w:rStyle w:val="Hyperlink"/>
          </w:rPr>
          <w:fldChar w:fldCharType="begin"/>
        </w:r>
        <w:r w:rsidRPr="00A96072">
          <w:rPr>
            <w:rStyle w:val="Hyperlink"/>
          </w:rPr>
          <w:instrText xml:space="preserve"> </w:instrText>
        </w:r>
        <w:r>
          <w:instrText>HYPERLINK \l "_Toc192619497"</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3.9.2.3</w:t>
        </w:r>
        <w:r>
          <w:rPr>
            <w:kern w:val="2"/>
            <w:sz w:val="24"/>
            <w:szCs w:val="24"/>
            <w:lang w:val="en-GB" w:eastAsia="en-GB"/>
            <w14:ligatures w14:val="standardContextual"/>
          </w:rPr>
          <w:tab/>
        </w:r>
        <w:r w:rsidRPr="00A96072">
          <w:rPr>
            <w:rStyle w:val="Hyperlink"/>
          </w:rPr>
          <w:t>Many short-lived clients</w:t>
        </w:r>
        <w:r>
          <w:rPr>
            <w:webHidden/>
          </w:rPr>
          <w:tab/>
        </w:r>
        <w:r>
          <w:rPr>
            <w:webHidden/>
          </w:rPr>
          <w:fldChar w:fldCharType="begin"/>
        </w:r>
        <w:r>
          <w:rPr>
            <w:webHidden/>
          </w:rPr>
          <w:instrText xml:space="preserve"> PAGEREF _Toc192619497 \h </w:instrText>
        </w:r>
      </w:ins>
      <w:r>
        <w:rPr>
          <w:webHidden/>
        </w:rPr>
      </w:r>
      <w:r>
        <w:rPr>
          <w:webHidden/>
        </w:rPr>
        <w:fldChar w:fldCharType="separate"/>
      </w:r>
      <w:ins w:id="277" w:author="Author">
        <w:r>
          <w:rPr>
            <w:webHidden/>
          </w:rPr>
          <w:t>33</w:t>
        </w:r>
        <w:r>
          <w:rPr>
            <w:webHidden/>
          </w:rPr>
          <w:fldChar w:fldCharType="end"/>
        </w:r>
        <w:r w:rsidRPr="00A96072">
          <w:rPr>
            <w:rStyle w:val="Hyperlink"/>
          </w:rPr>
          <w:fldChar w:fldCharType="end"/>
        </w:r>
      </w:ins>
    </w:p>
    <w:p w14:paraId="436D9D57" w14:textId="10FCE4A3" w:rsidR="00B53275" w:rsidRDefault="00B53275">
      <w:pPr>
        <w:pStyle w:val="TOC4"/>
        <w:rPr>
          <w:ins w:id="278" w:author="Author"/>
          <w:kern w:val="2"/>
          <w:sz w:val="24"/>
          <w:szCs w:val="24"/>
          <w:lang w:val="en-GB" w:eastAsia="en-GB"/>
          <w14:ligatures w14:val="standardContextual"/>
        </w:rPr>
      </w:pPr>
      <w:ins w:id="279" w:author="Author">
        <w:r w:rsidRPr="00A96072">
          <w:rPr>
            <w:rStyle w:val="Hyperlink"/>
          </w:rPr>
          <w:fldChar w:fldCharType="begin"/>
        </w:r>
        <w:r w:rsidRPr="00A96072">
          <w:rPr>
            <w:rStyle w:val="Hyperlink"/>
          </w:rPr>
          <w:instrText xml:space="preserve"> </w:instrText>
        </w:r>
        <w:r>
          <w:instrText>HYPERLINK \l "_Toc192619498"</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3.9.2.4</w:t>
        </w:r>
        <w:r>
          <w:rPr>
            <w:kern w:val="2"/>
            <w:sz w:val="24"/>
            <w:szCs w:val="24"/>
            <w:lang w:val="en-GB" w:eastAsia="en-GB"/>
            <w14:ligatures w14:val="standardContextual"/>
          </w:rPr>
          <w:tab/>
        </w:r>
        <w:r w:rsidRPr="00A96072">
          <w:rPr>
            <w:rStyle w:val="Hyperlink"/>
          </w:rPr>
          <w:t>Live measurements</w:t>
        </w:r>
        <w:r>
          <w:rPr>
            <w:webHidden/>
          </w:rPr>
          <w:tab/>
        </w:r>
        <w:r>
          <w:rPr>
            <w:webHidden/>
          </w:rPr>
          <w:fldChar w:fldCharType="begin"/>
        </w:r>
        <w:r>
          <w:rPr>
            <w:webHidden/>
          </w:rPr>
          <w:instrText xml:space="preserve"> PAGEREF _Toc192619498 \h </w:instrText>
        </w:r>
      </w:ins>
      <w:r>
        <w:rPr>
          <w:webHidden/>
        </w:rPr>
      </w:r>
      <w:r>
        <w:rPr>
          <w:webHidden/>
        </w:rPr>
        <w:fldChar w:fldCharType="separate"/>
      </w:r>
      <w:ins w:id="280" w:author="Author">
        <w:r>
          <w:rPr>
            <w:webHidden/>
          </w:rPr>
          <w:t>33</w:t>
        </w:r>
        <w:r>
          <w:rPr>
            <w:webHidden/>
          </w:rPr>
          <w:fldChar w:fldCharType="end"/>
        </w:r>
        <w:r w:rsidRPr="00A96072">
          <w:rPr>
            <w:rStyle w:val="Hyperlink"/>
          </w:rPr>
          <w:fldChar w:fldCharType="end"/>
        </w:r>
      </w:ins>
    </w:p>
    <w:p w14:paraId="5F39FB34" w14:textId="5EB08510" w:rsidR="00B53275" w:rsidRDefault="00B53275">
      <w:pPr>
        <w:pStyle w:val="TOC4"/>
        <w:rPr>
          <w:ins w:id="281" w:author="Author"/>
          <w:kern w:val="2"/>
          <w:sz w:val="24"/>
          <w:szCs w:val="24"/>
          <w:lang w:val="en-GB" w:eastAsia="en-GB"/>
          <w14:ligatures w14:val="standardContextual"/>
        </w:rPr>
      </w:pPr>
      <w:ins w:id="282" w:author="Author">
        <w:r w:rsidRPr="00A96072">
          <w:rPr>
            <w:rStyle w:val="Hyperlink"/>
          </w:rPr>
          <w:fldChar w:fldCharType="begin"/>
        </w:r>
        <w:r w:rsidRPr="00A96072">
          <w:rPr>
            <w:rStyle w:val="Hyperlink"/>
          </w:rPr>
          <w:instrText xml:space="preserve"> </w:instrText>
        </w:r>
        <w:r>
          <w:instrText>HYPERLINK \l "_Toc192619499"</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3.9.2.5</w:t>
        </w:r>
        <w:r>
          <w:rPr>
            <w:kern w:val="2"/>
            <w:sz w:val="24"/>
            <w:szCs w:val="24"/>
            <w:lang w:val="en-GB" w:eastAsia="en-GB"/>
            <w14:ligatures w14:val="standardContextual"/>
          </w:rPr>
          <w:tab/>
        </w:r>
        <w:r w:rsidRPr="00A96072">
          <w:rPr>
            <w:rStyle w:val="Hyperlink"/>
          </w:rPr>
          <w:t>Threshold Crossing</w:t>
        </w:r>
        <w:r>
          <w:rPr>
            <w:webHidden/>
          </w:rPr>
          <w:tab/>
        </w:r>
        <w:r>
          <w:rPr>
            <w:webHidden/>
          </w:rPr>
          <w:fldChar w:fldCharType="begin"/>
        </w:r>
        <w:r>
          <w:rPr>
            <w:webHidden/>
          </w:rPr>
          <w:instrText xml:space="preserve"> PAGEREF _Toc192619499 \h </w:instrText>
        </w:r>
      </w:ins>
      <w:r>
        <w:rPr>
          <w:webHidden/>
        </w:rPr>
      </w:r>
      <w:r>
        <w:rPr>
          <w:webHidden/>
        </w:rPr>
        <w:fldChar w:fldCharType="separate"/>
      </w:r>
      <w:ins w:id="283" w:author="Author">
        <w:r>
          <w:rPr>
            <w:webHidden/>
          </w:rPr>
          <w:t>34</w:t>
        </w:r>
        <w:r>
          <w:rPr>
            <w:webHidden/>
          </w:rPr>
          <w:fldChar w:fldCharType="end"/>
        </w:r>
        <w:r w:rsidRPr="00A96072">
          <w:rPr>
            <w:rStyle w:val="Hyperlink"/>
          </w:rPr>
          <w:fldChar w:fldCharType="end"/>
        </w:r>
      </w:ins>
    </w:p>
    <w:p w14:paraId="4E66E99C" w14:textId="7130F30D" w:rsidR="00B53275" w:rsidRDefault="00B53275">
      <w:pPr>
        <w:pStyle w:val="TOC4"/>
        <w:rPr>
          <w:ins w:id="284" w:author="Author"/>
          <w:kern w:val="2"/>
          <w:sz w:val="24"/>
          <w:szCs w:val="24"/>
          <w:lang w:val="en-GB" w:eastAsia="en-GB"/>
          <w14:ligatures w14:val="standardContextual"/>
        </w:rPr>
      </w:pPr>
      <w:ins w:id="285" w:author="Author">
        <w:r w:rsidRPr="00A96072">
          <w:rPr>
            <w:rStyle w:val="Hyperlink"/>
          </w:rPr>
          <w:fldChar w:fldCharType="begin"/>
        </w:r>
        <w:r w:rsidRPr="00A96072">
          <w:rPr>
            <w:rStyle w:val="Hyperlink"/>
          </w:rPr>
          <w:instrText xml:space="preserve"> </w:instrText>
        </w:r>
        <w:r>
          <w:instrText>HYPERLINK \l "_Toc192619500"</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3.9.2.6</w:t>
        </w:r>
        <w:r>
          <w:rPr>
            <w:kern w:val="2"/>
            <w:sz w:val="24"/>
            <w:szCs w:val="24"/>
            <w:lang w:val="en-GB" w:eastAsia="en-GB"/>
            <w14:ligatures w14:val="standardContextual"/>
          </w:rPr>
          <w:tab/>
        </w:r>
        <w:r w:rsidRPr="00A96072">
          <w:rPr>
            <w:rStyle w:val="Hyperlink"/>
          </w:rPr>
          <w:t>Periodic measurement data</w:t>
        </w:r>
        <w:r>
          <w:rPr>
            <w:webHidden/>
          </w:rPr>
          <w:tab/>
        </w:r>
        <w:r>
          <w:rPr>
            <w:webHidden/>
          </w:rPr>
          <w:fldChar w:fldCharType="begin"/>
        </w:r>
        <w:r>
          <w:rPr>
            <w:webHidden/>
          </w:rPr>
          <w:instrText xml:space="preserve"> PAGEREF _Toc192619500 \h </w:instrText>
        </w:r>
      </w:ins>
      <w:r>
        <w:rPr>
          <w:webHidden/>
        </w:rPr>
      </w:r>
      <w:r>
        <w:rPr>
          <w:webHidden/>
        </w:rPr>
        <w:fldChar w:fldCharType="separate"/>
      </w:r>
      <w:ins w:id="286" w:author="Author">
        <w:r>
          <w:rPr>
            <w:webHidden/>
          </w:rPr>
          <w:t>34</w:t>
        </w:r>
        <w:r>
          <w:rPr>
            <w:webHidden/>
          </w:rPr>
          <w:fldChar w:fldCharType="end"/>
        </w:r>
        <w:r w:rsidRPr="00A96072">
          <w:rPr>
            <w:rStyle w:val="Hyperlink"/>
          </w:rPr>
          <w:fldChar w:fldCharType="end"/>
        </w:r>
      </w:ins>
    </w:p>
    <w:p w14:paraId="5D1CD8D7" w14:textId="2EA71418" w:rsidR="00B53275" w:rsidRDefault="00B53275">
      <w:pPr>
        <w:pStyle w:val="TOC4"/>
        <w:rPr>
          <w:ins w:id="287" w:author="Author"/>
          <w:kern w:val="2"/>
          <w:sz w:val="24"/>
          <w:szCs w:val="24"/>
          <w:lang w:val="en-GB" w:eastAsia="en-GB"/>
          <w14:ligatures w14:val="standardContextual"/>
        </w:rPr>
      </w:pPr>
      <w:ins w:id="288" w:author="Author">
        <w:r w:rsidRPr="00A96072">
          <w:rPr>
            <w:rStyle w:val="Hyperlink"/>
          </w:rPr>
          <w:fldChar w:fldCharType="begin"/>
        </w:r>
        <w:r w:rsidRPr="00A96072">
          <w:rPr>
            <w:rStyle w:val="Hyperlink"/>
          </w:rPr>
          <w:instrText xml:space="preserve"> </w:instrText>
        </w:r>
        <w:r>
          <w:instrText>HYPERLINK \l "_Toc192619501"</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3.9.2.7</w:t>
        </w:r>
        <w:r>
          <w:rPr>
            <w:kern w:val="2"/>
            <w:sz w:val="24"/>
            <w:szCs w:val="24"/>
            <w:lang w:val="en-GB" w:eastAsia="en-GB"/>
            <w14:ligatures w14:val="standardContextual"/>
          </w:rPr>
          <w:tab/>
        </w:r>
        <w:r w:rsidRPr="00A96072">
          <w:rPr>
            <w:rStyle w:val="Hyperlink"/>
          </w:rPr>
          <w:t>Bulk Performance Monitoring (PM) data</w:t>
        </w:r>
        <w:r>
          <w:rPr>
            <w:webHidden/>
          </w:rPr>
          <w:tab/>
        </w:r>
        <w:r>
          <w:rPr>
            <w:webHidden/>
          </w:rPr>
          <w:fldChar w:fldCharType="begin"/>
        </w:r>
        <w:r>
          <w:rPr>
            <w:webHidden/>
          </w:rPr>
          <w:instrText xml:space="preserve"> PAGEREF _Toc192619501 \h </w:instrText>
        </w:r>
      </w:ins>
      <w:r>
        <w:rPr>
          <w:webHidden/>
        </w:rPr>
      </w:r>
      <w:r>
        <w:rPr>
          <w:webHidden/>
        </w:rPr>
        <w:fldChar w:fldCharType="separate"/>
      </w:r>
      <w:ins w:id="289" w:author="Author">
        <w:r>
          <w:rPr>
            <w:webHidden/>
          </w:rPr>
          <w:t>34</w:t>
        </w:r>
        <w:r>
          <w:rPr>
            <w:webHidden/>
          </w:rPr>
          <w:fldChar w:fldCharType="end"/>
        </w:r>
        <w:r w:rsidRPr="00A96072">
          <w:rPr>
            <w:rStyle w:val="Hyperlink"/>
          </w:rPr>
          <w:fldChar w:fldCharType="end"/>
        </w:r>
      </w:ins>
    </w:p>
    <w:p w14:paraId="36B7A1C6" w14:textId="2AADB2C3" w:rsidR="00B53275" w:rsidRDefault="00B53275">
      <w:pPr>
        <w:pStyle w:val="TOC2"/>
        <w:rPr>
          <w:ins w:id="290" w:author="Author"/>
          <w:rFonts w:cstheme="minorBidi"/>
          <w:noProof/>
          <w:color w:val="auto"/>
          <w:kern w:val="2"/>
          <w:sz w:val="24"/>
          <w:szCs w:val="24"/>
          <w:lang w:val="en-GB" w:eastAsia="en-GB"/>
          <w14:ligatures w14:val="standardContextual"/>
        </w:rPr>
      </w:pPr>
      <w:ins w:id="291" w:author="Author">
        <w:r w:rsidRPr="00A96072">
          <w:rPr>
            <w:rStyle w:val="Hyperlink"/>
            <w:noProof/>
          </w:rPr>
          <w:fldChar w:fldCharType="begin"/>
        </w:r>
        <w:r w:rsidRPr="00A96072">
          <w:rPr>
            <w:rStyle w:val="Hyperlink"/>
            <w:noProof/>
          </w:rPr>
          <w:instrText xml:space="preserve"> </w:instrText>
        </w:r>
        <w:r>
          <w:rPr>
            <w:noProof/>
          </w:rPr>
          <w:instrText>HYPERLINK \l "_Toc192619502"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3.10</w:t>
        </w:r>
        <w:r>
          <w:rPr>
            <w:rFonts w:cstheme="minorBidi"/>
            <w:noProof/>
            <w:color w:val="auto"/>
            <w:kern w:val="2"/>
            <w:sz w:val="24"/>
            <w:szCs w:val="24"/>
            <w:lang w:val="en-GB" w:eastAsia="en-GB"/>
            <w14:ligatures w14:val="standardContextual"/>
          </w:rPr>
          <w:tab/>
        </w:r>
        <w:r w:rsidRPr="00A96072">
          <w:rPr>
            <w:rStyle w:val="Hyperlink"/>
            <w:noProof/>
          </w:rPr>
          <w:t>Record content</w:t>
        </w:r>
        <w:r>
          <w:rPr>
            <w:noProof/>
            <w:webHidden/>
          </w:rPr>
          <w:tab/>
        </w:r>
        <w:r>
          <w:rPr>
            <w:noProof/>
            <w:webHidden/>
          </w:rPr>
          <w:fldChar w:fldCharType="begin"/>
        </w:r>
        <w:r>
          <w:rPr>
            <w:noProof/>
            <w:webHidden/>
          </w:rPr>
          <w:instrText xml:space="preserve"> PAGEREF _Toc192619502 \h </w:instrText>
        </w:r>
      </w:ins>
      <w:r>
        <w:rPr>
          <w:noProof/>
          <w:webHidden/>
        </w:rPr>
      </w:r>
      <w:r>
        <w:rPr>
          <w:noProof/>
          <w:webHidden/>
        </w:rPr>
        <w:fldChar w:fldCharType="separate"/>
      </w:r>
      <w:ins w:id="292" w:author="Author">
        <w:r>
          <w:rPr>
            <w:noProof/>
            <w:webHidden/>
          </w:rPr>
          <w:t>35</w:t>
        </w:r>
        <w:r>
          <w:rPr>
            <w:noProof/>
            <w:webHidden/>
          </w:rPr>
          <w:fldChar w:fldCharType="end"/>
        </w:r>
        <w:r w:rsidRPr="00A96072">
          <w:rPr>
            <w:rStyle w:val="Hyperlink"/>
            <w:noProof/>
          </w:rPr>
          <w:fldChar w:fldCharType="end"/>
        </w:r>
      </w:ins>
    </w:p>
    <w:p w14:paraId="3DC5F176" w14:textId="7B7F598F" w:rsidR="00B53275" w:rsidRDefault="00B53275">
      <w:pPr>
        <w:pStyle w:val="TOC3"/>
        <w:rPr>
          <w:ins w:id="293" w:author="Author"/>
          <w:rFonts w:cstheme="minorBidi"/>
          <w:noProof/>
          <w:color w:val="auto"/>
          <w:kern w:val="2"/>
          <w:sz w:val="24"/>
          <w:szCs w:val="24"/>
          <w:lang w:val="en-GB" w:eastAsia="en-GB"/>
          <w14:ligatures w14:val="standardContextual"/>
        </w:rPr>
      </w:pPr>
      <w:ins w:id="294" w:author="Author">
        <w:r w:rsidRPr="00A96072">
          <w:rPr>
            <w:rStyle w:val="Hyperlink"/>
            <w:noProof/>
          </w:rPr>
          <w:fldChar w:fldCharType="begin"/>
        </w:r>
        <w:r w:rsidRPr="00A96072">
          <w:rPr>
            <w:rStyle w:val="Hyperlink"/>
            <w:noProof/>
          </w:rPr>
          <w:instrText xml:space="preserve"> </w:instrText>
        </w:r>
        <w:r>
          <w:rPr>
            <w:noProof/>
          </w:rPr>
          <w:instrText>HYPERLINK \l "_Toc192619503"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3.10.1</w:t>
        </w:r>
        <w:r>
          <w:rPr>
            <w:rFonts w:cstheme="minorBidi"/>
            <w:noProof/>
            <w:color w:val="auto"/>
            <w:kern w:val="2"/>
            <w:sz w:val="24"/>
            <w:szCs w:val="24"/>
            <w:lang w:val="en-GB" w:eastAsia="en-GB"/>
            <w14:ligatures w14:val="standardContextual"/>
          </w:rPr>
          <w:tab/>
        </w:r>
        <w:r w:rsidRPr="00A96072">
          <w:rPr>
            <w:rStyle w:val="Hyperlink"/>
            <w:noProof/>
          </w:rPr>
          <w:t>Log Record Header</w:t>
        </w:r>
        <w:r>
          <w:rPr>
            <w:noProof/>
            <w:webHidden/>
          </w:rPr>
          <w:tab/>
        </w:r>
        <w:r>
          <w:rPr>
            <w:noProof/>
            <w:webHidden/>
          </w:rPr>
          <w:fldChar w:fldCharType="begin"/>
        </w:r>
        <w:r>
          <w:rPr>
            <w:noProof/>
            <w:webHidden/>
          </w:rPr>
          <w:instrText xml:space="preserve"> PAGEREF _Toc192619503 \h </w:instrText>
        </w:r>
      </w:ins>
      <w:r>
        <w:rPr>
          <w:noProof/>
          <w:webHidden/>
        </w:rPr>
      </w:r>
      <w:r>
        <w:rPr>
          <w:noProof/>
          <w:webHidden/>
        </w:rPr>
        <w:fldChar w:fldCharType="separate"/>
      </w:r>
      <w:ins w:id="295" w:author="Author">
        <w:r>
          <w:rPr>
            <w:noProof/>
            <w:webHidden/>
          </w:rPr>
          <w:t>35</w:t>
        </w:r>
        <w:r>
          <w:rPr>
            <w:noProof/>
            <w:webHidden/>
          </w:rPr>
          <w:fldChar w:fldCharType="end"/>
        </w:r>
        <w:r w:rsidRPr="00A96072">
          <w:rPr>
            <w:rStyle w:val="Hyperlink"/>
            <w:noProof/>
          </w:rPr>
          <w:fldChar w:fldCharType="end"/>
        </w:r>
      </w:ins>
    </w:p>
    <w:p w14:paraId="6DCD0F1C" w14:textId="7C2BDEB6" w:rsidR="00B53275" w:rsidRDefault="00B53275">
      <w:pPr>
        <w:pStyle w:val="TOC3"/>
        <w:rPr>
          <w:ins w:id="296" w:author="Author"/>
          <w:rFonts w:cstheme="minorBidi"/>
          <w:noProof/>
          <w:color w:val="auto"/>
          <w:kern w:val="2"/>
          <w:sz w:val="24"/>
          <w:szCs w:val="24"/>
          <w:lang w:val="en-GB" w:eastAsia="en-GB"/>
          <w14:ligatures w14:val="standardContextual"/>
        </w:rPr>
      </w:pPr>
      <w:ins w:id="297" w:author="Author">
        <w:r w:rsidRPr="00A96072">
          <w:rPr>
            <w:rStyle w:val="Hyperlink"/>
            <w:noProof/>
          </w:rPr>
          <w:fldChar w:fldCharType="begin"/>
        </w:r>
        <w:r w:rsidRPr="00A96072">
          <w:rPr>
            <w:rStyle w:val="Hyperlink"/>
            <w:noProof/>
          </w:rPr>
          <w:instrText xml:space="preserve"> </w:instrText>
        </w:r>
        <w:r>
          <w:rPr>
            <w:noProof/>
          </w:rPr>
          <w:instrText>HYPERLINK \l "_Toc192619504"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3.10.2</w:t>
        </w:r>
        <w:r>
          <w:rPr>
            <w:rFonts w:cstheme="minorBidi"/>
            <w:noProof/>
            <w:color w:val="auto"/>
            <w:kern w:val="2"/>
            <w:sz w:val="24"/>
            <w:szCs w:val="24"/>
            <w:lang w:val="en-GB" w:eastAsia="en-GB"/>
            <w14:ligatures w14:val="standardContextual"/>
          </w:rPr>
          <w:tab/>
        </w:r>
        <w:r w:rsidRPr="00A96072">
          <w:rPr>
            <w:rStyle w:val="Hyperlink"/>
            <w:noProof/>
          </w:rPr>
          <w:t>Log Record Body</w:t>
        </w:r>
        <w:r>
          <w:rPr>
            <w:noProof/>
            <w:webHidden/>
          </w:rPr>
          <w:tab/>
        </w:r>
        <w:r>
          <w:rPr>
            <w:noProof/>
            <w:webHidden/>
          </w:rPr>
          <w:fldChar w:fldCharType="begin"/>
        </w:r>
        <w:r>
          <w:rPr>
            <w:noProof/>
            <w:webHidden/>
          </w:rPr>
          <w:instrText xml:space="preserve"> PAGEREF _Toc192619504 \h </w:instrText>
        </w:r>
      </w:ins>
      <w:r>
        <w:rPr>
          <w:noProof/>
          <w:webHidden/>
        </w:rPr>
      </w:r>
      <w:r>
        <w:rPr>
          <w:noProof/>
          <w:webHidden/>
        </w:rPr>
        <w:fldChar w:fldCharType="separate"/>
      </w:r>
      <w:ins w:id="298" w:author="Author">
        <w:r>
          <w:rPr>
            <w:noProof/>
            <w:webHidden/>
          </w:rPr>
          <w:t>38</w:t>
        </w:r>
        <w:r>
          <w:rPr>
            <w:noProof/>
            <w:webHidden/>
          </w:rPr>
          <w:fldChar w:fldCharType="end"/>
        </w:r>
        <w:r w:rsidRPr="00A96072">
          <w:rPr>
            <w:rStyle w:val="Hyperlink"/>
            <w:noProof/>
          </w:rPr>
          <w:fldChar w:fldCharType="end"/>
        </w:r>
      </w:ins>
    </w:p>
    <w:p w14:paraId="6EC99DCE" w14:textId="3B8D00D0" w:rsidR="00B53275" w:rsidRDefault="00B53275">
      <w:pPr>
        <w:pStyle w:val="TOC3"/>
        <w:rPr>
          <w:ins w:id="299" w:author="Author"/>
          <w:rFonts w:cstheme="minorBidi"/>
          <w:noProof/>
          <w:color w:val="auto"/>
          <w:kern w:val="2"/>
          <w:sz w:val="24"/>
          <w:szCs w:val="24"/>
          <w:lang w:val="en-GB" w:eastAsia="en-GB"/>
          <w14:ligatures w14:val="standardContextual"/>
        </w:rPr>
      </w:pPr>
      <w:ins w:id="300" w:author="Author">
        <w:r w:rsidRPr="00A96072">
          <w:rPr>
            <w:rStyle w:val="Hyperlink"/>
            <w:noProof/>
          </w:rPr>
          <w:fldChar w:fldCharType="begin"/>
        </w:r>
        <w:r w:rsidRPr="00A96072">
          <w:rPr>
            <w:rStyle w:val="Hyperlink"/>
            <w:noProof/>
          </w:rPr>
          <w:instrText xml:space="preserve"> </w:instrText>
        </w:r>
        <w:r>
          <w:rPr>
            <w:noProof/>
          </w:rPr>
          <w:instrText>HYPERLINK \l "_Toc192619505"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3.10.3</w:t>
        </w:r>
        <w:r>
          <w:rPr>
            <w:rFonts w:cstheme="minorBidi"/>
            <w:noProof/>
            <w:color w:val="auto"/>
            <w:kern w:val="2"/>
            <w:sz w:val="24"/>
            <w:szCs w:val="24"/>
            <w:lang w:val="en-GB" w:eastAsia="en-GB"/>
            <w14:ligatures w14:val="standardContextual"/>
          </w:rPr>
          <w:tab/>
        </w:r>
        <w:r w:rsidRPr="00A96072">
          <w:rPr>
            <w:rStyle w:val="Hyperlink"/>
            <w:noProof/>
          </w:rPr>
          <w:t>Considering parent-address</w:t>
        </w:r>
        <w:r>
          <w:rPr>
            <w:noProof/>
            <w:webHidden/>
          </w:rPr>
          <w:tab/>
        </w:r>
        <w:r>
          <w:rPr>
            <w:noProof/>
            <w:webHidden/>
          </w:rPr>
          <w:fldChar w:fldCharType="begin"/>
        </w:r>
        <w:r>
          <w:rPr>
            <w:noProof/>
            <w:webHidden/>
          </w:rPr>
          <w:instrText xml:space="preserve"> PAGEREF _Toc192619505 \h </w:instrText>
        </w:r>
      </w:ins>
      <w:r>
        <w:rPr>
          <w:noProof/>
          <w:webHidden/>
        </w:rPr>
      </w:r>
      <w:r>
        <w:rPr>
          <w:noProof/>
          <w:webHidden/>
        </w:rPr>
        <w:fldChar w:fldCharType="separate"/>
      </w:r>
      <w:ins w:id="301" w:author="Author">
        <w:r>
          <w:rPr>
            <w:noProof/>
            <w:webHidden/>
          </w:rPr>
          <w:t>42</w:t>
        </w:r>
        <w:r>
          <w:rPr>
            <w:noProof/>
            <w:webHidden/>
          </w:rPr>
          <w:fldChar w:fldCharType="end"/>
        </w:r>
        <w:r w:rsidRPr="00A96072">
          <w:rPr>
            <w:rStyle w:val="Hyperlink"/>
            <w:noProof/>
          </w:rPr>
          <w:fldChar w:fldCharType="end"/>
        </w:r>
      </w:ins>
    </w:p>
    <w:p w14:paraId="47B7D2C2" w14:textId="7C1608EE" w:rsidR="00B53275" w:rsidRDefault="00B53275">
      <w:pPr>
        <w:pStyle w:val="TOC2"/>
        <w:rPr>
          <w:ins w:id="302" w:author="Author"/>
          <w:rFonts w:cstheme="minorBidi"/>
          <w:noProof/>
          <w:color w:val="auto"/>
          <w:kern w:val="2"/>
          <w:sz w:val="24"/>
          <w:szCs w:val="24"/>
          <w:lang w:val="en-GB" w:eastAsia="en-GB"/>
          <w14:ligatures w14:val="standardContextual"/>
        </w:rPr>
      </w:pPr>
      <w:ins w:id="303" w:author="Author">
        <w:r w:rsidRPr="00A96072">
          <w:rPr>
            <w:rStyle w:val="Hyperlink"/>
            <w:noProof/>
          </w:rPr>
          <w:fldChar w:fldCharType="begin"/>
        </w:r>
        <w:r w:rsidRPr="00A96072">
          <w:rPr>
            <w:rStyle w:val="Hyperlink"/>
            <w:noProof/>
          </w:rPr>
          <w:instrText xml:space="preserve"> </w:instrText>
        </w:r>
        <w:r>
          <w:rPr>
            <w:noProof/>
          </w:rPr>
          <w:instrText>HYPERLINK \l "_Toc192619506"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3.11</w:t>
        </w:r>
        <w:r>
          <w:rPr>
            <w:rFonts w:cstheme="minorBidi"/>
            <w:noProof/>
            <w:color w:val="auto"/>
            <w:kern w:val="2"/>
            <w:sz w:val="24"/>
            <w:szCs w:val="24"/>
            <w:lang w:val="en-GB" w:eastAsia="en-GB"/>
            <w14:ligatures w14:val="standardContextual"/>
          </w:rPr>
          <w:tab/>
        </w:r>
        <w:r w:rsidRPr="00A96072">
          <w:rPr>
            <w:rStyle w:val="Hyperlink"/>
            <w:noProof/>
          </w:rPr>
          <w:t>Considering order/sequence and cause/effect</w:t>
        </w:r>
        <w:r>
          <w:rPr>
            <w:noProof/>
            <w:webHidden/>
          </w:rPr>
          <w:tab/>
        </w:r>
        <w:r>
          <w:rPr>
            <w:noProof/>
            <w:webHidden/>
          </w:rPr>
          <w:fldChar w:fldCharType="begin"/>
        </w:r>
        <w:r>
          <w:rPr>
            <w:noProof/>
            <w:webHidden/>
          </w:rPr>
          <w:instrText xml:space="preserve"> PAGEREF _Toc192619506 \h </w:instrText>
        </w:r>
      </w:ins>
      <w:r>
        <w:rPr>
          <w:noProof/>
          <w:webHidden/>
        </w:rPr>
      </w:r>
      <w:r>
        <w:rPr>
          <w:noProof/>
          <w:webHidden/>
        </w:rPr>
        <w:fldChar w:fldCharType="separate"/>
      </w:r>
      <w:ins w:id="304" w:author="Author">
        <w:r>
          <w:rPr>
            <w:noProof/>
            <w:webHidden/>
          </w:rPr>
          <w:t>46</w:t>
        </w:r>
        <w:r>
          <w:rPr>
            <w:noProof/>
            <w:webHidden/>
          </w:rPr>
          <w:fldChar w:fldCharType="end"/>
        </w:r>
        <w:r w:rsidRPr="00A96072">
          <w:rPr>
            <w:rStyle w:val="Hyperlink"/>
            <w:noProof/>
          </w:rPr>
          <w:fldChar w:fldCharType="end"/>
        </w:r>
      </w:ins>
    </w:p>
    <w:p w14:paraId="721D3E1B" w14:textId="7E6F1951" w:rsidR="00B53275" w:rsidRDefault="00B53275">
      <w:pPr>
        <w:pStyle w:val="TOC3"/>
        <w:rPr>
          <w:ins w:id="305" w:author="Author"/>
          <w:rFonts w:cstheme="minorBidi"/>
          <w:noProof/>
          <w:color w:val="auto"/>
          <w:kern w:val="2"/>
          <w:sz w:val="24"/>
          <w:szCs w:val="24"/>
          <w:lang w:val="en-GB" w:eastAsia="en-GB"/>
          <w14:ligatures w14:val="standardContextual"/>
        </w:rPr>
      </w:pPr>
      <w:ins w:id="306" w:author="Author">
        <w:r w:rsidRPr="00A96072">
          <w:rPr>
            <w:rStyle w:val="Hyperlink"/>
            <w:noProof/>
          </w:rPr>
          <w:fldChar w:fldCharType="begin"/>
        </w:r>
        <w:r w:rsidRPr="00A96072">
          <w:rPr>
            <w:rStyle w:val="Hyperlink"/>
            <w:noProof/>
          </w:rPr>
          <w:instrText xml:space="preserve"> </w:instrText>
        </w:r>
        <w:r>
          <w:rPr>
            <w:noProof/>
          </w:rPr>
          <w:instrText>HYPERLINK \l "_Toc192619507"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3.11.1</w:t>
        </w:r>
        <w:r>
          <w:rPr>
            <w:rFonts w:cstheme="minorBidi"/>
            <w:noProof/>
            <w:color w:val="auto"/>
            <w:kern w:val="2"/>
            <w:sz w:val="24"/>
            <w:szCs w:val="24"/>
            <w:lang w:val="en-GB" w:eastAsia="en-GB"/>
            <w14:ligatures w14:val="standardContextual"/>
          </w:rPr>
          <w:tab/>
        </w:r>
        <w:r w:rsidRPr="00A96072">
          <w:rPr>
            <w:rStyle w:val="Hyperlink"/>
            <w:noProof/>
          </w:rPr>
          <w:t>Time</w:t>
        </w:r>
        <w:r>
          <w:rPr>
            <w:noProof/>
            <w:webHidden/>
          </w:rPr>
          <w:tab/>
        </w:r>
        <w:r>
          <w:rPr>
            <w:noProof/>
            <w:webHidden/>
          </w:rPr>
          <w:fldChar w:fldCharType="begin"/>
        </w:r>
        <w:r>
          <w:rPr>
            <w:noProof/>
            <w:webHidden/>
          </w:rPr>
          <w:instrText xml:space="preserve"> PAGEREF _Toc192619507 \h </w:instrText>
        </w:r>
      </w:ins>
      <w:r>
        <w:rPr>
          <w:noProof/>
          <w:webHidden/>
        </w:rPr>
      </w:r>
      <w:r>
        <w:rPr>
          <w:noProof/>
          <w:webHidden/>
        </w:rPr>
        <w:fldChar w:fldCharType="separate"/>
      </w:r>
      <w:ins w:id="307" w:author="Author">
        <w:r>
          <w:rPr>
            <w:noProof/>
            <w:webHidden/>
          </w:rPr>
          <w:t>46</w:t>
        </w:r>
        <w:r>
          <w:rPr>
            <w:noProof/>
            <w:webHidden/>
          </w:rPr>
          <w:fldChar w:fldCharType="end"/>
        </w:r>
        <w:r w:rsidRPr="00A96072">
          <w:rPr>
            <w:rStyle w:val="Hyperlink"/>
            <w:noProof/>
          </w:rPr>
          <w:fldChar w:fldCharType="end"/>
        </w:r>
      </w:ins>
    </w:p>
    <w:p w14:paraId="66E485A5" w14:textId="023AA141" w:rsidR="00B53275" w:rsidRDefault="00B53275">
      <w:pPr>
        <w:pStyle w:val="TOC3"/>
        <w:rPr>
          <w:ins w:id="308" w:author="Author"/>
          <w:rFonts w:cstheme="minorBidi"/>
          <w:noProof/>
          <w:color w:val="auto"/>
          <w:kern w:val="2"/>
          <w:sz w:val="24"/>
          <w:szCs w:val="24"/>
          <w:lang w:val="en-GB" w:eastAsia="en-GB"/>
          <w14:ligatures w14:val="standardContextual"/>
        </w:rPr>
      </w:pPr>
      <w:ins w:id="309" w:author="Author">
        <w:r w:rsidRPr="00A96072">
          <w:rPr>
            <w:rStyle w:val="Hyperlink"/>
            <w:noProof/>
          </w:rPr>
          <w:fldChar w:fldCharType="begin"/>
        </w:r>
        <w:r w:rsidRPr="00A96072">
          <w:rPr>
            <w:rStyle w:val="Hyperlink"/>
            <w:noProof/>
          </w:rPr>
          <w:instrText xml:space="preserve"> </w:instrText>
        </w:r>
        <w:r>
          <w:rPr>
            <w:noProof/>
          </w:rPr>
          <w:instrText>HYPERLINK \l "_Toc192619508"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3.11.2</w:t>
        </w:r>
        <w:r>
          <w:rPr>
            <w:rFonts w:cstheme="minorBidi"/>
            <w:noProof/>
            <w:color w:val="auto"/>
            <w:kern w:val="2"/>
            <w:sz w:val="24"/>
            <w:szCs w:val="24"/>
            <w:lang w:val="en-GB" w:eastAsia="en-GB"/>
            <w14:ligatures w14:val="standardContextual"/>
          </w:rPr>
          <w:tab/>
        </w:r>
        <w:r w:rsidRPr="00A96072">
          <w:rPr>
            <w:rStyle w:val="Hyperlink"/>
            <w:noProof/>
          </w:rPr>
          <w:t>Backend stream details</w:t>
        </w:r>
        <w:r>
          <w:rPr>
            <w:noProof/>
            <w:webHidden/>
          </w:rPr>
          <w:tab/>
        </w:r>
        <w:r>
          <w:rPr>
            <w:noProof/>
            <w:webHidden/>
          </w:rPr>
          <w:fldChar w:fldCharType="begin"/>
        </w:r>
        <w:r>
          <w:rPr>
            <w:noProof/>
            <w:webHidden/>
          </w:rPr>
          <w:instrText xml:space="preserve"> PAGEREF _Toc192619508 \h </w:instrText>
        </w:r>
      </w:ins>
      <w:r>
        <w:rPr>
          <w:noProof/>
          <w:webHidden/>
        </w:rPr>
      </w:r>
      <w:r>
        <w:rPr>
          <w:noProof/>
          <w:webHidden/>
        </w:rPr>
        <w:fldChar w:fldCharType="separate"/>
      </w:r>
      <w:ins w:id="310" w:author="Author">
        <w:r>
          <w:rPr>
            <w:noProof/>
            <w:webHidden/>
          </w:rPr>
          <w:t>46</w:t>
        </w:r>
        <w:r>
          <w:rPr>
            <w:noProof/>
            <w:webHidden/>
          </w:rPr>
          <w:fldChar w:fldCharType="end"/>
        </w:r>
        <w:r w:rsidRPr="00A96072">
          <w:rPr>
            <w:rStyle w:val="Hyperlink"/>
            <w:noProof/>
          </w:rPr>
          <w:fldChar w:fldCharType="end"/>
        </w:r>
      </w:ins>
    </w:p>
    <w:p w14:paraId="67E80440" w14:textId="3E2E5018" w:rsidR="00B53275" w:rsidRDefault="00B53275">
      <w:pPr>
        <w:pStyle w:val="TOC2"/>
        <w:rPr>
          <w:ins w:id="311" w:author="Author"/>
          <w:rFonts w:cstheme="minorBidi"/>
          <w:noProof/>
          <w:color w:val="auto"/>
          <w:kern w:val="2"/>
          <w:sz w:val="24"/>
          <w:szCs w:val="24"/>
          <w:lang w:val="en-GB" w:eastAsia="en-GB"/>
          <w14:ligatures w14:val="standardContextual"/>
        </w:rPr>
      </w:pPr>
      <w:ins w:id="312" w:author="Author">
        <w:r w:rsidRPr="00A96072">
          <w:rPr>
            <w:rStyle w:val="Hyperlink"/>
            <w:noProof/>
          </w:rPr>
          <w:fldChar w:fldCharType="begin"/>
        </w:r>
        <w:r w:rsidRPr="00A96072">
          <w:rPr>
            <w:rStyle w:val="Hyperlink"/>
            <w:noProof/>
          </w:rPr>
          <w:instrText xml:space="preserve"> </w:instrText>
        </w:r>
        <w:r>
          <w:rPr>
            <w:noProof/>
          </w:rPr>
          <w:instrText>HYPERLINK \l "_Toc192619509"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3.12</w:t>
        </w:r>
        <w:r>
          <w:rPr>
            <w:rFonts w:cstheme="minorBidi"/>
            <w:noProof/>
            <w:color w:val="auto"/>
            <w:kern w:val="2"/>
            <w:sz w:val="24"/>
            <w:szCs w:val="24"/>
            <w:lang w:val="en-GB" w:eastAsia="en-GB"/>
            <w14:ligatures w14:val="standardContextual"/>
          </w:rPr>
          <w:tab/>
        </w:r>
        <w:r w:rsidRPr="00A96072">
          <w:rPr>
            <w:rStyle w:val="Hyperlink"/>
            <w:noProof/>
          </w:rPr>
          <w:t>The Context</w:t>
        </w:r>
        <w:r>
          <w:rPr>
            <w:noProof/>
            <w:webHidden/>
          </w:rPr>
          <w:tab/>
        </w:r>
        <w:r>
          <w:rPr>
            <w:noProof/>
            <w:webHidden/>
          </w:rPr>
          <w:fldChar w:fldCharType="begin"/>
        </w:r>
        <w:r>
          <w:rPr>
            <w:noProof/>
            <w:webHidden/>
          </w:rPr>
          <w:instrText xml:space="preserve"> PAGEREF _Toc192619509 \h </w:instrText>
        </w:r>
      </w:ins>
      <w:r>
        <w:rPr>
          <w:noProof/>
          <w:webHidden/>
        </w:rPr>
      </w:r>
      <w:r>
        <w:rPr>
          <w:noProof/>
          <w:webHidden/>
        </w:rPr>
        <w:fldChar w:fldCharType="separate"/>
      </w:r>
      <w:ins w:id="313" w:author="Author">
        <w:r>
          <w:rPr>
            <w:noProof/>
            <w:webHidden/>
          </w:rPr>
          <w:t>47</w:t>
        </w:r>
        <w:r>
          <w:rPr>
            <w:noProof/>
            <w:webHidden/>
          </w:rPr>
          <w:fldChar w:fldCharType="end"/>
        </w:r>
        <w:r w:rsidRPr="00A96072">
          <w:rPr>
            <w:rStyle w:val="Hyperlink"/>
            <w:noProof/>
          </w:rPr>
          <w:fldChar w:fldCharType="end"/>
        </w:r>
      </w:ins>
    </w:p>
    <w:p w14:paraId="4AF7E803" w14:textId="4BCF11E5" w:rsidR="00B53275" w:rsidRDefault="00B53275">
      <w:pPr>
        <w:pStyle w:val="TOC2"/>
        <w:rPr>
          <w:ins w:id="314" w:author="Author"/>
          <w:rFonts w:cstheme="minorBidi"/>
          <w:noProof/>
          <w:color w:val="auto"/>
          <w:kern w:val="2"/>
          <w:sz w:val="24"/>
          <w:szCs w:val="24"/>
          <w:lang w:val="en-GB" w:eastAsia="en-GB"/>
          <w14:ligatures w14:val="standardContextual"/>
        </w:rPr>
      </w:pPr>
      <w:ins w:id="315" w:author="Author">
        <w:r w:rsidRPr="00A96072">
          <w:rPr>
            <w:rStyle w:val="Hyperlink"/>
            <w:noProof/>
          </w:rPr>
          <w:fldChar w:fldCharType="begin"/>
        </w:r>
        <w:r w:rsidRPr="00A96072">
          <w:rPr>
            <w:rStyle w:val="Hyperlink"/>
            <w:noProof/>
          </w:rPr>
          <w:instrText xml:space="preserve"> </w:instrText>
        </w:r>
        <w:r>
          <w:rPr>
            <w:noProof/>
          </w:rPr>
          <w:instrText>HYPERLINK \l "_Toc192619510"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3.13</w:t>
        </w:r>
        <w:r>
          <w:rPr>
            <w:rFonts w:cstheme="minorBidi"/>
            <w:noProof/>
            <w:color w:val="auto"/>
            <w:kern w:val="2"/>
            <w:sz w:val="24"/>
            <w:szCs w:val="24"/>
            <w:lang w:val="en-GB" w:eastAsia="en-GB"/>
            <w14:ligatures w14:val="standardContextual"/>
          </w:rPr>
          <w:tab/>
        </w:r>
        <w:r w:rsidRPr="00A96072">
          <w:rPr>
            <w:rStyle w:val="Hyperlink"/>
            <w:noProof/>
          </w:rPr>
          <w:t>Handling changes in the Context</w:t>
        </w:r>
        <w:r>
          <w:rPr>
            <w:noProof/>
            <w:webHidden/>
          </w:rPr>
          <w:tab/>
        </w:r>
        <w:r>
          <w:rPr>
            <w:noProof/>
            <w:webHidden/>
          </w:rPr>
          <w:fldChar w:fldCharType="begin"/>
        </w:r>
        <w:r>
          <w:rPr>
            <w:noProof/>
            <w:webHidden/>
          </w:rPr>
          <w:instrText xml:space="preserve"> PAGEREF _Toc192619510 \h </w:instrText>
        </w:r>
      </w:ins>
      <w:r>
        <w:rPr>
          <w:noProof/>
          <w:webHidden/>
        </w:rPr>
      </w:r>
      <w:r>
        <w:rPr>
          <w:noProof/>
          <w:webHidden/>
        </w:rPr>
        <w:fldChar w:fldCharType="separate"/>
      </w:r>
      <w:ins w:id="316" w:author="Author">
        <w:r>
          <w:rPr>
            <w:noProof/>
            <w:webHidden/>
          </w:rPr>
          <w:t>47</w:t>
        </w:r>
        <w:r>
          <w:rPr>
            <w:noProof/>
            <w:webHidden/>
          </w:rPr>
          <w:fldChar w:fldCharType="end"/>
        </w:r>
        <w:r w:rsidRPr="00A96072">
          <w:rPr>
            <w:rStyle w:val="Hyperlink"/>
            <w:noProof/>
          </w:rPr>
          <w:fldChar w:fldCharType="end"/>
        </w:r>
      </w:ins>
    </w:p>
    <w:p w14:paraId="238C8FFC" w14:textId="35E934DD" w:rsidR="00B53275" w:rsidRDefault="00B53275">
      <w:pPr>
        <w:pStyle w:val="TOC2"/>
        <w:rPr>
          <w:ins w:id="317" w:author="Author"/>
          <w:rFonts w:cstheme="minorBidi"/>
          <w:noProof/>
          <w:color w:val="auto"/>
          <w:kern w:val="2"/>
          <w:sz w:val="24"/>
          <w:szCs w:val="24"/>
          <w:lang w:val="en-GB" w:eastAsia="en-GB"/>
          <w14:ligatures w14:val="standardContextual"/>
        </w:rPr>
      </w:pPr>
      <w:ins w:id="318" w:author="Author">
        <w:r w:rsidRPr="00A96072">
          <w:rPr>
            <w:rStyle w:val="Hyperlink"/>
            <w:noProof/>
          </w:rPr>
          <w:fldChar w:fldCharType="begin"/>
        </w:r>
        <w:r w:rsidRPr="00A96072">
          <w:rPr>
            <w:rStyle w:val="Hyperlink"/>
            <w:noProof/>
          </w:rPr>
          <w:instrText xml:space="preserve"> </w:instrText>
        </w:r>
        <w:r>
          <w:rPr>
            <w:noProof/>
          </w:rPr>
          <w:instrText>HYPERLINK \l "_Toc192619511"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3.14</w:t>
        </w:r>
        <w:r>
          <w:rPr>
            <w:rFonts w:cstheme="minorBidi"/>
            <w:noProof/>
            <w:color w:val="auto"/>
            <w:kern w:val="2"/>
            <w:sz w:val="24"/>
            <w:szCs w:val="24"/>
            <w:lang w:val="en-GB" w:eastAsia="en-GB"/>
            <w14:ligatures w14:val="standardContextual"/>
          </w:rPr>
          <w:tab/>
        </w:r>
        <w:r w:rsidRPr="00A96072">
          <w:rPr>
            <w:rStyle w:val="Hyperlink"/>
            <w:noProof/>
          </w:rPr>
          <w:t>Reporting change</w:t>
        </w:r>
        <w:r>
          <w:rPr>
            <w:noProof/>
            <w:webHidden/>
          </w:rPr>
          <w:tab/>
        </w:r>
        <w:r>
          <w:rPr>
            <w:noProof/>
            <w:webHidden/>
          </w:rPr>
          <w:fldChar w:fldCharType="begin"/>
        </w:r>
        <w:r>
          <w:rPr>
            <w:noProof/>
            <w:webHidden/>
          </w:rPr>
          <w:instrText xml:space="preserve"> PAGEREF _Toc192619511 \h </w:instrText>
        </w:r>
      </w:ins>
      <w:r>
        <w:rPr>
          <w:noProof/>
          <w:webHidden/>
        </w:rPr>
      </w:r>
      <w:r>
        <w:rPr>
          <w:noProof/>
          <w:webHidden/>
        </w:rPr>
        <w:fldChar w:fldCharType="separate"/>
      </w:r>
      <w:ins w:id="319" w:author="Author">
        <w:r>
          <w:rPr>
            <w:noProof/>
            <w:webHidden/>
          </w:rPr>
          <w:t>47</w:t>
        </w:r>
        <w:r>
          <w:rPr>
            <w:noProof/>
            <w:webHidden/>
          </w:rPr>
          <w:fldChar w:fldCharType="end"/>
        </w:r>
        <w:r w:rsidRPr="00A96072">
          <w:rPr>
            <w:rStyle w:val="Hyperlink"/>
            <w:noProof/>
          </w:rPr>
          <w:fldChar w:fldCharType="end"/>
        </w:r>
      </w:ins>
    </w:p>
    <w:p w14:paraId="627C88AB" w14:textId="109E4579" w:rsidR="00B53275" w:rsidRDefault="00B53275">
      <w:pPr>
        <w:pStyle w:val="TOC2"/>
        <w:rPr>
          <w:ins w:id="320" w:author="Author"/>
          <w:rFonts w:cstheme="minorBidi"/>
          <w:noProof/>
          <w:color w:val="auto"/>
          <w:kern w:val="2"/>
          <w:sz w:val="24"/>
          <w:szCs w:val="24"/>
          <w:lang w:val="en-GB" w:eastAsia="en-GB"/>
          <w14:ligatures w14:val="standardContextual"/>
        </w:rPr>
      </w:pPr>
      <w:ins w:id="321" w:author="Author">
        <w:r w:rsidRPr="00A96072">
          <w:rPr>
            <w:rStyle w:val="Hyperlink"/>
            <w:noProof/>
          </w:rPr>
          <w:fldChar w:fldCharType="begin"/>
        </w:r>
        <w:r w:rsidRPr="00A96072">
          <w:rPr>
            <w:rStyle w:val="Hyperlink"/>
            <w:noProof/>
          </w:rPr>
          <w:instrText xml:space="preserve"> </w:instrText>
        </w:r>
        <w:r>
          <w:rPr>
            <w:noProof/>
          </w:rPr>
          <w:instrText>HYPERLINK \l "_Toc192619512"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3.15</w:t>
        </w:r>
        <w:r>
          <w:rPr>
            <w:rFonts w:cstheme="minorBidi"/>
            <w:noProof/>
            <w:color w:val="auto"/>
            <w:kern w:val="2"/>
            <w:sz w:val="24"/>
            <w:szCs w:val="24"/>
            <w:lang w:val="en-GB" w:eastAsia="en-GB"/>
            <w14:ligatures w14:val="standardContextual"/>
          </w:rPr>
          <w:tab/>
        </w:r>
        <w:r w:rsidRPr="00A96072">
          <w:rPr>
            <w:rStyle w:val="Hyperlink"/>
            <w:noProof/>
          </w:rPr>
          <w:t>Model implications</w:t>
        </w:r>
        <w:r>
          <w:rPr>
            <w:noProof/>
            <w:webHidden/>
          </w:rPr>
          <w:tab/>
        </w:r>
        <w:r>
          <w:rPr>
            <w:noProof/>
            <w:webHidden/>
          </w:rPr>
          <w:fldChar w:fldCharType="begin"/>
        </w:r>
        <w:r>
          <w:rPr>
            <w:noProof/>
            <w:webHidden/>
          </w:rPr>
          <w:instrText xml:space="preserve"> PAGEREF _Toc192619512 \h </w:instrText>
        </w:r>
      </w:ins>
      <w:r>
        <w:rPr>
          <w:noProof/>
          <w:webHidden/>
        </w:rPr>
      </w:r>
      <w:r>
        <w:rPr>
          <w:noProof/>
          <w:webHidden/>
        </w:rPr>
        <w:fldChar w:fldCharType="separate"/>
      </w:r>
      <w:ins w:id="322" w:author="Author">
        <w:r>
          <w:rPr>
            <w:noProof/>
            <w:webHidden/>
          </w:rPr>
          <w:t>48</w:t>
        </w:r>
        <w:r>
          <w:rPr>
            <w:noProof/>
            <w:webHidden/>
          </w:rPr>
          <w:fldChar w:fldCharType="end"/>
        </w:r>
        <w:r w:rsidRPr="00A96072">
          <w:rPr>
            <w:rStyle w:val="Hyperlink"/>
            <w:noProof/>
          </w:rPr>
          <w:fldChar w:fldCharType="end"/>
        </w:r>
      </w:ins>
    </w:p>
    <w:p w14:paraId="5E93E4F5" w14:textId="6010A155" w:rsidR="00B53275" w:rsidRDefault="00B53275">
      <w:pPr>
        <w:pStyle w:val="TOC2"/>
        <w:rPr>
          <w:ins w:id="323" w:author="Author"/>
          <w:rFonts w:cstheme="minorBidi"/>
          <w:noProof/>
          <w:color w:val="auto"/>
          <w:kern w:val="2"/>
          <w:sz w:val="24"/>
          <w:szCs w:val="24"/>
          <w:lang w:val="en-GB" w:eastAsia="en-GB"/>
          <w14:ligatures w14:val="standardContextual"/>
        </w:rPr>
      </w:pPr>
      <w:ins w:id="324" w:author="Author">
        <w:r w:rsidRPr="00A96072">
          <w:rPr>
            <w:rStyle w:val="Hyperlink"/>
            <w:noProof/>
          </w:rPr>
          <w:fldChar w:fldCharType="begin"/>
        </w:r>
        <w:r w:rsidRPr="00A96072">
          <w:rPr>
            <w:rStyle w:val="Hyperlink"/>
            <w:noProof/>
          </w:rPr>
          <w:instrText xml:space="preserve"> </w:instrText>
        </w:r>
        <w:r>
          <w:rPr>
            <w:noProof/>
          </w:rPr>
          <w:instrText>HYPERLINK \l "_Toc192619513"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3.16</w:t>
        </w:r>
        <w:r>
          <w:rPr>
            <w:rFonts w:cstheme="minorBidi"/>
            <w:noProof/>
            <w:color w:val="auto"/>
            <w:kern w:val="2"/>
            <w:sz w:val="24"/>
            <w:szCs w:val="24"/>
            <w:lang w:val="en-GB" w:eastAsia="en-GB"/>
            <w14:ligatures w14:val="standardContextual"/>
          </w:rPr>
          <w:tab/>
        </w:r>
        <w:r w:rsidRPr="00A96072">
          <w:rPr>
            <w:rStyle w:val="Hyperlink"/>
            <w:noProof/>
          </w:rPr>
          <w:t>System engineering</w:t>
        </w:r>
        <w:r>
          <w:rPr>
            <w:noProof/>
            <w:webHidden/>
          </w:rPr>
          <w:tab/>
        </w:r>
        <w:r>
          <w:rPr>
            <w:noProof/>
            <w:webHidden/>
          </w:rPr>
          <w:fldChar w:fldCharType="begin"/>
        </w:r>
        <w:r>
          <w:rPr>
            <w:noProof/>
            <w:webHidden/>
          </w:rPr>
          <w:instrText xml:space="preserve"> PAGEREF _Toc192619513 \h </w:instrText>
        </w:r>
      </w:ins>
      <w:r>
        <w:rPr>
          <w:noProof/>
          <w:webHidden/>
        </w:rPr>
      </w:r>
      <w:r>
        <w:rPr>
          <w:noProof/>
          <w:webHidden/>
        </w:rPr>
        <w:fldChar w:fldCharType="separate"/>
      </w:r>
      <w:ins w:id="325" w:author="Author">
        <w:r>
          <w:rPr>
            <w:noProof/>
            <w:webHidden/>
          </w:rPr>
          <w:t>48</w:t>
        </w:r>
        <w:r>
          <w:rPr>
            <w:noProof/>
            <w:webHidden/>
          </w:rPr>
          <w:fldChar w:fldCharType="end"/>
        </w:r>
        <w:r w:rsidRPr="00A96072">
          <w:rPr>
            <w:rStyle w:val="Hyperlink"/>
            <w:noProof/>
          </w:rPr>
          <w:fldChar w:fldCharType="end"/>
        </w:r>
      </w:ins>
    </w:p>
    <w:p w14:paraId="6AC366DD" w14:textId="647B38EE" w:rsidR="00B53275" w:rsidRDefault="00B53275">
      <w:pPr>
        <w:pStyle w:val="TOC2"/>
        <w:rPr>
          <w:ins w:id="326" w:author="Author"/>
          <w:rFonts w:cstheme="minorBidi"/>
          <w:noProof/>
          <w:color w:val="auto"/>
          <w:kern w:val="2"/>
          <w:sz w:val="24"/>
          <w:szCs w:val="24"/>
          <w:lang w:val="en-GB" w:eastAsia="en-GB"/>
          <w14:ligatures w14:val="standardContextual"/>
        </w:rPr>
      </w:pPr>
      <w:ins w:id="327" w:author="Author">
        <w:r w:rsidRPr="00A96072">
          <w:rPr>
            <w:rStyle w:val="Hyperlink"/>
            <w:noProof/>
          </w:rPr>
          <w:fldChar w:fldCharType="begin"/>
        </w:r>
        <w:r w:rsidRPr="00A96072">
          <w:rPr>
            <w:rStyle w:val="Hyperlink"/>
            <w:noProof/>
          </w:rPr>
          <w:instrText xml:space="preserve"> </w:instrText>
        </w:r>
        <w:r>
          <w:rPr>
            <w:noProof/>
          </w:rPr>
          <w:instrText>HYPERLINK \l "_Toc192619514"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3.17</w:t>
        </w:r>
        <w:r>
          <w:rPr>
            <w:rFonts w:cstheme="minorBidi"/>
            <w:noProof/>
            <w:color w:val="auto"/>
            <w:kern w:val="2"/>
            <w:sz w:val="24"/>
            <w:szCs w:val="24"/>
            <w:lang w:val="en-GB" w:eastAsia="en-GB"/>
            <w14:ligatures w14:val="standardContextual"/>
          </w:rPr>
          <w:tab/>
        </w:r>
        <w:r w:rsidRPr="00A96072">
          <w:rPr>
            <w:rStyle w:val="Hyperlink"/>
            <w:noProof/>
          </w:rPr>
          <w:t>Eventual Consistency and Fidelity</w:t>
        </w:r>
        <w:r>
          <w:rPr>
            <w:noProof/>
            <w:webHidden/>
          </w:rPr>
          <w:tab/>
        </w:r>
        <w:r>
          <w:rPr>
            <w:noProof/>
            <w:webHidden/>
          </w:rPr>
          <w:fldChar w:fldCharType="begin"/>
        </w:r>
        <w:r>
          <w:rPr>
            <w:noProof/>
            <w:webHidden/>
          </w:rPr>
          <w:instrText xml:space="preserve"> PAGEREF _Toc192619514 \h </w:instrText>
        </w:r>
      </w:ins>
      <w:r>
        <w:rPr>
          <w:noProof/>
          <w:webHidden/>
        </w:rPr>
      </w:r>
      <w:r>
        <w:rPr>
          <w:noProof/>
          <w:webHidden/>
        </w:rPr>
        <w:fldChar w:fldCharType="separate"/>
      </w:r>
      <w:ins w:id="328" w:author="Author">
        <w:r>
          <w:rPr>
            <w:noProof/>
            <w:webHidden/>
          </w:rPr>
          <w:t>48</w:t>
        </w:r>
        <w:r>
          <w:rPr>
            <w:noProof/>
            <w:webHidden/>
          </w:rPr>
          <w:fldChar w:fldCharType="end"/>
        </w:r>
        <w:r w:rsidRPr="00A96072">
          <w:rPr>
            <w:rStyle w:val="Hyperlink"/>
            <w:noProof/>
          </w:rPr>
          <w:fldChar w:fldCharType="end"/>
        </w:r>
      </w:ins>
    </w:p>
    <w:p w14:paraId="654E20A6" w14:textId="563AEB21" w:rsidR="00B53275" w:rsidRDefault="00B53275">
      <w:pPr>
        <w:pStyle w:val="TOC3"/>
        <w:rPr>
          <w:ins w:id="329" w:author="Author"/>
          <w:rFonts w:cstheme="minorBidi"/>
          <w:noProof/>
          <w:color w:val="auto"/>
          <w:kern w:val="2"/>
          <w:sz w:val="24"/>
          <w:szCs w:val="24"/>
          <w:lang w:val="en-GB" w:eastAsia="en-GB"/>
          <w14:ligatures w14:val="standardContextual"/>
        </w:rPr>
      </w:pPr>
      <w:ins w:id="330" w:author="Author">
        <w:r w:rsidRPr="00A96072">
          <w:rPr>
            <w:rStyle w:val="Hyperlink"/>
            <w:noProof/>
          </w:rPr>
          <w:fldChar w:fldCharType="begin"/>
        </w:r>
        <w:r w:rsidRPr="00A96072">
          <w:rPr>
            <w:rStyle w:val="Hyperlink"/>
            <w:noProof/>
          </w:rPr>
          <w:instrText xml:space="preserve"> </w:instrText>
        </w:r>
        <w:r>
          <w:rPr>
            <w:noProof/>
          </w:rPr>
          <w:instrText>HYPERLINK \l "_Toc192619515"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3.17.1</w:t>
        </w:r>
        <w:r>
          <w:rPr>
            <w:rFonts w:cstheme="minorBidi"/>
            <w:noProof/>
            <w:color w:val="auto"/>
            <w:kern w:val="2"/>
            <w:sz w:val="24"/>
            <w:szCs w:val="24"/>
            <w:lang w:val="en-GB" w:eastAsia="en-GB"/>
            <w14:ligatures w14:val="standardContextual"/>
          </w:rPr>
          <w:tab/>
        </w:r>
        <w:r w:rsidRPr="00A96072">
          <w:rPr>
            <w:rStyle w:val="Hyperlink"/>
            <w:noProof/>
          </w:rPr>
          <w:t>Eventual Consistency</w:t>
        </w:r>
        <w:r>
          <w:rPr>
            <w:noProof/>
            <w:webHidden/>
          </w:rPr>
          <w:tab/>
        </w:r>
        <w:r>
          <w:rPr>
            <w:noProof/>
            <w:webHidden/>
          </w:rPr>
          <w:fldChar w:fldCharType="begin"/>
        </w:r>
        <w:r>
          <w:rPr>
            <w:noProof/>
            <w:webHidden/>
          </w:rPr>
          <w:instrText xml:space="preserve"> PAGEREF _Toc192619515 \h </w:instrText>
        </w:r>
      </w:ins>
      <w:r>
        <w:rPr>
          <w:noProof/>
          <w:webHidden/>
        </w:rPr>
      </w:r>
      <w:r>
        <w:rPr>
          <w:noProof/>
          <w:webHidden/>
        </w:rPr>
        <w:fldChar w:fldCharType="separate"/>
      </w:r>
      <w:ins w:id="331" w:author="Author">
        <w:r>
          <w:rPr>
            <w:noProof/>
            <w:webHidden/>
          </w:rPr>
          <w:t>48</w:t>
        </w:r>
        <w:r>
          <w:rPr>
            <w:noProof/>
            <w:webHidden/>
          </w:rPr>
          <w:fldChar w:fldCharType="end"/>
        </w:r>
        <w:r w:rsidRPr="00A96072">
          <w:rPr>
            <w:rStyle w:val="Hyperlink"/>
            <w:noProof/>
          </w:rPr>
          <w:fldChar w:fldCharType="end"/>
        </w:r>
      </w:ins>
    </w:p>
    <w:p w14:paraId="01475D85" w14:textId="45B25443" w:rsidR="00B53275" w:rsidRDefault="00B53275">
      <w:pPr>
        <w:pStyle w:val="TOC3"/>
        <w:rPr>
          <w:ins w:id="332" w:author="Author"/>
          <w:rFonts w:cstheme="minorBidi"/>
          <w:noProof/>
          <w:color w:val="auto"/>
          <w:kern w:val="2"/>
          <w:sz w:val="24"/>
          <w:szCs w:val="24"/>
          <w:lang w:val="en-GB" w:eastAsia="en-GB"/>
          <w14:ligatures w14:val="standardContextual"/>
        </w:rPr>
      </w:pPr>
      <w:ins w:id="333" w:author="Author">
        <w:r w:rsidRPr="00A96072">
          <w:rPr>
            <w:rStyle w:val="Hyperlink"/>
            <w:noProof/>
          </w:rPr>
          <w:fldChar w:fldCharType="begin"/>
        </w:r>
        <w:r w:rsidRPr="00A96072">
          <w:rPr>
            <w:rStyle w:val="Hyperlink"/>
            <w:noProof/>
          </w:rPr>
          <w:instrText xml:space="preserve"> </w:instrText>
        </w:r>
        <w:r>
          <w:rPr>
            <w:noProof/>
          </w:rPr>
          <w:instrText>HYPERLINK \l "_Toc192619516"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3.17.2</w:t>
        </w:r>
        <w:r>
          <w:rPr>
            <w:rFonts w:cstheme="minorBidi"/>
            <w:noProof/>
            <w:color w:val="auto"/>
            <w:kern w:val="2"/>
            <w:sz w:val="24"/>
            <w:szCs w:val="24"/>
            <w:lang w:val="en-GB" w:eastAsia="en-GB"/>
            <w14:ligatures w14:val="standardContextual"/>
          </w:rPr>
          <w:tab/>
        </w:r>
        <w:r w:rsidRPr="00A96072">
          <w:rPr>
            <w:rStyle w:val="Hyperlink"/>
            <w:noProof/>
          </w:rPr>
          <w:t>Fidelity</w:t>
        </w:r>
        <w:r>
          <w:rPr>
            <w:noProof/>
            <w:webHidden/>
          </w:rPr>
          <w:tab/>
        </w:r>
        <w:r>
          <w:rPr>
            <w:noProof/>
            <w:webHidden/>
          </w:rPr>
          <w:fldChar w:fldCharType="begin"/>
        </w:r>
        <w:r>
          <w:rPr>
            <w:noProof/>
            <w:webHidden/>
          </w:rPr>
          <w:instrText xml:space="preserve"> PAGEREF _Toc192619516 \h </w:instrText>
        </w:r>
      </w:ins>
      <w:r>
        <w:rPr>
          <w:noProof/>
          <w:webHidden/>
        </w:rPr>
      </w:r>
      <w:r>
        <w:rPr>
          <w:noProof/>
          <w:webHidden/>
        </w:rPr>
        <w:fldChar w:fldCharType="separate"/>
      </w:r>
      <w:ins w:id="334" w:author="Author">
        <w:r>
          <w:rPr>
            <w:noProof/>
            <w:webHidden/>
          </w:rPr>
          <w:t>48</w:t>
        </w:r>
        <w:r>
          <w:rPr>
            <w:noProof/>
            <w:webHidden/>
          </w:rPr>
          <w:fldChar w:fldCharType="end"/>
        </w:r>
        <w:r w:rsidRPr="00A96072">
          <w:rPr>
            <w:rStyle w:val="Hyperlink"/>
            <w:noProof/>
          </w:rPr>
          <w:fldChar w:fldCharType="end"/>
        </w:r>
      </w:ins>
    </w:p>
    <w:p w14:paraId="29DB694C" w14:textId="765C28A0" w:rsidR="00B53275" w:rsidRDefault="00B53275">
      <w:pPr>
        <w:pStyle w:val="TOC3"/>
        <w:rPr>
          <w:ins w:id="335" w:author="Author"/>
          <w:rFonts w:cstheme="minorBidi"/>
          <w:noProof/>
          <w:color w:val="auto"/>
          <w:kern w:val="2"/>
          <w:sz w:val="24"/>
          <w:szCs w:val="24"/>
          <w:lang w:val="en-GB" w:eastAsia="en-GB"/>
          <w14:ligatures w14:val="standardContextual"/>
        </w:rPr>
      </w:pPr>
      <w:ins w:id="336" w:author="Author">
        <w:r w:rsidRPr="00A96072">
          <w:rPr>
            <w:rStyle w:val="Hyperlink"/>
            <w:noProof/>
          </w:rPr>
          <w:fldChar w:fldCharType="begin"/>
        </w:r>
        <w:r w:rsidRPr="00A96072">
          <w:rPr>
            <w:rStyle w:val="Hyperlink"/>
            <w:noProof/>
          </w:rPr>
          <w:instrText xml:space="preserve"> </w:instrText>
        </w:r>
        <w:r>
          <w:rPr>
            <w:noProof/>
          </w:rPr>
          <w:instrText>HYPERLINK \l "_Toc192619517"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3.17.3</w:t>
        </w:r>
        <w:r>
          <w:rPr>
            <w:rFonts w:cstheme="minorBidi"/>
            <w:noProof/>
            <w:color w:val="auto"/>
            <w:kern w:val="2"/>
            <w:sz w:val="24"/>
            <w:szCs w:val="24"/>
            <w:lang w:val="en-GB" w:eastAsia="en-GB"/>
            <w14:ligatures w14:val="standardContextual"/>
          </w:rPr>
          <w:tab/>
        </w:r>
        <w:r w:rsidRPr="00A96072">
          <w:rPr>
            <w:rStyle w:val="Hyperlink"/>
            <w:noProof/>
          </w:rPr>
          <w:t>Related stream characteristics</w:t>
        </w:r>
        <w:r>
          <w:rPr>
            <w:noProof/>
            <w:webHidden/>
          </w:rPr>
          <w:tab/>
        </w:r>
        <w:r>
          <w:rPr>
            <w:noProof/>
            <w:webHidden/>
          </w:rPr>
          <w:fldChar w:fldCharType="begin"/>
        </w:r>
        <w:r>
          <w:rPr>
            <w:noProof/>
            <w:webHidden/>
          </w:rPr>
          <w:instrText xml:space="preserve"> PAGEREF _Toc192619517 \h </w:instrText>
        </w:r>
      </w:ins>
      <w:r>
        <w:rPr>
          <w:noProof/>
          <w:webHidden/>
        </w:rPr>
      </w:r>
      <w:r>
        <w:rPr>
          <w:noProof/>
          <w:webHidden/>
        </w:rPr>
        <w:fldChar w:fldCharType="separate"/>
      </w:r>
      <w:ins w:id="337" w:author="Author">
        <w:r>
          <w:rPr>
            <w:noProof/>
            <w:webHidden/>
          </w:rPr>
          <w:t>49</w:t>
        </w:r>
        <w:r>
          <w:rPr>
            <w:noProof/>
            <w:webHidden/>
          </w:rPr>
          <w:fldChar w:fldCharType="end"/>
        </w:r>
        <w:r w:rsidRPr="00A96072">
          <w:rPr>
            <w:rStyle w:val="Hyperlink"/>
            <w:noProof/>
          </w:rPr>
          <w:fldChar w:fldCharType="end"/>
        </w:r>
      </w:ins>
    </w:p>
    <w:p w14:paraId="61634201" w14:textId="6BF0AFD6" w:rsidR="00B53275" w:rsidRDefault="00B53275">
      <w:pPr>
        <w:pStyle w:val="TOC2"/>
        <w:rPr>
          <w:ins w:id="338" w:author="Author"/>
          <w:rFonts w:cstheme="minorBidi"/>
          <w:noProof/>
          <w:color w:val="auto"/>
          <w:kern w:val="2"/>
          <w:sz w:val="24"/>
          <w:szCs w:val="24"/>
          <w:lang w:val="en-GB" w:eastAsia="en-GB"/>
          <w14:ligatures w14:val="standardContextual"/>
        </w:rPr>
      </w:pPr>
      <w:ins w:id="339" w:author="Author">
        <w:r w:rsidRPr="00A96072">
          <w:rPr>
            <w:rStyle w:val="Hyperlink"/>
            <w:noProof/>
          </w:rPr>
          <w:fldChar w:fldCharType="begin"/>
        </w:r>
        <w:r w:rsidRPr="00A96072">
          <w:rPr>
            <w:rStyle w:val="Hyperlink"/>
            <w:noProof/>
          </w:rPr>
          <w:instrText xml:space="preserve"> </w:instrText>
        </w:r>
        <w:r>
          <w:rPr>
            <w:noProof/>
          </w:rPr>
          <w:instrText>HYPERLINK \l "_Toc192619518"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3.18</w:t>
        </w:r>
        <w:r>
          <w:rPr>
            <w:rFonts w:cstheme="minorBidi"/>
            <w:noProof/>
            <w:color w:val="auto"/>
            <w:kern w:val="2"/>
            <w:sz w:val="24"/>
            <w:szCs w:val="24"/>
            <w:lang w:val="en-GB" w:eastAsia="en-GB"/>
            <w14:ligatures w14:val="standardContextual"/>
          </w:rPr>
          <w:tab/>
        </w:r>
        <w:r w:rsidRPr="00A96072">
          <w:rPr>
            <w:rStyle w:val="Hyperlink"/>
            <w:noProof/>
          </w:rPr>
          <w:t>Stream Monitor</w:t>
        </w:r>
        <w:r>
          <w:rPr>
            <w:noProof/>
            <w:webHidden/>
          </w:rPr>
          <w:tab/>
        </w:r>
        <w:r>
          <w:rPr>
            <w:noProof/>
            <w:webHidden/>
          </w:rPr>
          <w:fldChar w:fldCharType="begin"/>
        </w:r>
        <w:r>
          <w:rPr>
            <w:noProof/>
            <w:webHidden/>
          </w:rPr>
          <w:instrText xml:space="preserve"> PAGEREF _Toc192619518 \h </w:instrText>
        </w:r>
      </w:ins>
      <w:r>
        <w:rPr>
          <w:noProof/>
          <w:webHidden/>
        </w:rPr>
      </w:r>
      <w:r>
        <w:rPr>
          <w:noProof/>
          <w:webHidden/>
        </w:rPr>
        <w:fldChar w:fldCharType="separate"/>
      </w:r>
      <w:ins w:id="340" w:author="Author">
        <w:r>
          <w:rPr>
            <w:noProof/>
            <w:webHidden/>
          </w:rPr>
          <w:t>49</w:t>
        </w:r>
        <w:r>
          <w:rPr>
            <w:noProof/>
            <w:webHidden/>
          </w:rPr>
          <w:fldChar w:fldCharType="end"/>
        </w:r>
        <w:r w:rsidRPr="00A96072">
          <w:rPr>
            <w:rStyle w:val="Hyperlink"/>
            <w:noProof/>
          </w:rPr>
          <w:fldChar w:fldCharType="end"/>
        </w:r>
      </w:ins>
    </w:p>
    <w:p w14:paraId="37E80AF3" w14:textId="1EA77382" w:rsidR="00B53275" w:rsidRDefault="00B53275">
      <w:pPr>
        <w:pStyle w:val="TOC2"/>
        <w:rPr>
          <w:ins w:id="341" w:author="Author"/>
          <w:rFonts w:cstheme="minorBidi"/>
          <w:noProof/>
          <w:color w:val="auto"/>
          <w:kern w:val="2"/>
          <w:sz w:val="24"/>
          <w:szCs w:val="24"/>
          <w:lang w:val="en-GB" w:eastAsia="en-GB"/>
          <w14:ligatures w14:val="standardContextual"/>
        </w:rPr>
      </w:pPr>
      <w:ins w:id="342" w:author="Author">
        <w:r w:rsidRPr="00A96072">
          <w:rPr>
            <w:rStyle w:val="Hyperlink"/>
            <w:noProof/>
          </w:rPr>
          <w:fldChar w:fldCharType="begin"/>
        </w:r>
        <w:r w:rsidRPr="00A96072">
          <w:rPr>
            <w:rStyle w:val="Hyperlink"/>
            <w:noProof/>
          </w:rPr>
          <w:instrText xml:space="preserve"> </w:instrText>
        </w:r>
        <w:r>
          <w:rPr>
            <w:noProof/>
          </w:rPr>
          <w:instrText>HYPERLINK \l "_Toc192619519"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3.19</w:t>
        </w:r>
        <w:r>
          <w:rPr>
            <w:rFonts w:cstheme="minorBidi"/>
            <w:noProof/>
            <w:color w:val="auto"/>
            <w:kern w:val="2"/>
            <w:sz w:val="24"/>
            <w:szCs w:val="24"/>
            <w:lang w:val="en-GB" w:eastAsia="en-GB"/>
            <w14:ligatures w14:val="standardContextual"/>
          </w:rPr>
          <w:tab/>
        </w:r>
        <w:r w:rsidRPr="00A96072">
          <w:rPr>
            <w:rStyle w:val="Hyperlink"/>
            <w:noProof/>
          </w:rPr>
          <w:t>Solution structure – Architecture Options</w:t>
        </w:r>
        <w:r>
          <w:rPr>
            <w:noProof/>
            <w:webHidden/>
          </w:rPr>
          <w:tab/>
        </w:r>
        <w:r>
          <w:rPr>
            <w:noProof/>
            <w:webHidden/>
          </w:rPr>
          <w:fldChar w:fldCharType="begin"/>
        </w:r>
        <w:r>
          <w:rPr>
            <w:noProof/>
            <w:webHidden/>
          </w:rPr>
          <w:instrText xml:space="preserve"> PAGEREF _Toc192619519 \h </w:instrText>
        </w:r>
      </w:ins>
      <w:r>
        <w:rPr>
          <w:noProof/>
          <w:webHidden/>
        </w:rPr>
      </w:r>
      <w:r>
        <w:rPr>
          <w:noProof/>
          <w:webHidden/>
        </w:rPr>
        <w:fldChar w:fldCharType="separate"/>
      </w:r>
      <w:ins w:id="343" w:author="Author">
        <w:r>
          <w:rPr>
            <w:noProof/>
            <w:webHidden/>
          </w:rPr>
          <w:t>49</w:t>
        </w:r>
        <w:r>
          <w:rPr>
            <w:noProof/>
            <w:webHidden/>
          </w:rPr>
          <w:fldChar w:fldCharType="end"/>
        </w:r>
        <w:r w:rsidRPr="00A96072">
          <w:rPr>
            <w:rStyle w:val="Hyperlink"/>
            <w:noProof/>
          </w:rPr>
          <w:fldChar w:fldCharType="end"/>
        </w:r>
      </w:ins>
    </w:p>
    <w:p w14:paraId="5BF8E1B2" w14:textId="613DC3EC" w:rsidR="00B53275" w:rsidRDefault="00B53275">
      <w:pPr>
        <w:pStyle w:val="TOC3"/>
        <w:rPr>
          <w:ins w:id="344" w:author="Author"/>
          <w:rFonts w:cstheme="minorBidi"/>
          <w:noProof/>
          <w:color w:val="auto"/>
          <w:kern w:val="2"/>
          <w:sz w:val="24"/>
          <w:szCs w:val="24"/>
          <w:lang w:val="en-GB" w:eastAsia="en-GB"/>
          <w14:ligatures w14:val="standardContextual"/>
        </w:rPr>
      </w:pPr>
      <w:ins w:id="345" w:author="Author">
        <w:r w:rsidRPr="00A96072">
          <w:rPr>
            <w:rStyle w:val="Hyperlink"/>
            <w:noProof/>
          </w:rPr>
          <w:fldChar w:fldCharType="begin"/>
        </w:r>
        <w:r w:rsidRPr="00A96072">
          <w:rPr>
            <w:rStyle w:val="Hyperlink"/>
            <w:noProof/>
          </w:rPr>
          <w:instrText xml:space="preserve"> </w:instrText>
        </w:r>
        <w:r>
          <w:rPr>
            <w:noProof/>
          </w:rPr>
          <w:instrText>HYPERLINK \l "_Toc192619520"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3.19.1</w:t>
        </w:r>
        <w:r>
          <w:rPr>
            <w:rFonts w:cstheme="minorBidi"/>
            <w:noProof/>
            <w:color w:val="auto"/>
            <w:kern w:val="2"/>
            <w:sz w:val="24"/>
            <w:szCs w:val="24"/>
            <w:lang w:val="en-GB" w:eastAsia="en-GB"/>
            <w14:ligatures w14:val="standardContextual"/>
          </w:rPr>
          <w:tab/>
        </w:r>
        <w:r w:rsidRPr="00A96072">
          <w:rPr>
            <w:rStyle w:val="Hyperlink"/>
            <w:noProof/>
          </w:rPr>
          <w:t>Full compacted log</w:t>
        </w:r>
        <w:r>
          <w:rPr>
            <w:noProof/>
            <w:webHidden/>
          </w:rPr>
          <w:tab/>
        </w:r>
        <w:r>
          <w:rPr>
            <w:noProof/>
            <w:webHidden/>
          </w:rPr>
          <w:fldChar w:fldCharType="begin"/>
        </w:r>
        <w:r>
          <w:rPr>
            <w:noProof/>
            <w:webHidden/>
          </w:rPr>
          <w:instrText xml:space="preserve"> PAGEREF _Toc192619520 \h </w:instrText>
        </w:r>
      </w:ins>
      <w:r>
        <w:rPr>
          <w:noProof/>
          <w:webHidden/>
        </w:rPr>
      </w:r>
      <w:r>
        <w:rPr>
          <w:noProof/>
          <w:webHidden/>
        </w:rPr>
        <w:fldChar w:fldCharType="separate"/>
      </w:r>
      <w:ins w:id="346" w:author="Author">
        <w:r>
          <w:rPr>
            <w:noProof/>
            <w:webHidden/>
          </w:rPr>
          <w:t>50</w:t>
        </w:r>
        <w:r>
          <w:rPr>
            <w:noProof/>
            <w:webHidden/>
          </w:rPr>
          <w:fldChar w:fldCharType="end"/>
        </w:r>
        <w:r w:rsidRPr="00A96072">
          <w:rPr>
            <w:rStyle w:val="Hyperlink"/>
            <w:noProof/>
          </w:rPr>
          <w:fldChar w:fldCharType="end"/>
        </w:r>
      </w:ins>
    </w:p>
    <w:p w14:paraId="75F74633" w14:textId="559173D6" w:rsidR="00B53275" w:rsidRDefault="00B53275">
      <w:pPr>
        <w:pStyle w:val="TOC3"/>
        <w:rPr>
          <w:ins w:id="347" w:author="Author"/>
          <w:rFonts w:cstheme="minorBidi"/>
          <w:noProof/>
          <w:color w:val="auto"/>
          <w:kern w:val="2"/>
          <w:sz w:val="24"/>
          <w:szCs w:val="24"/>
          <w:lang w:val="en-GB" w:eastAsia="en-GB"/>
          <w14:ligatures w14:val="standardContextual"/>
        </w:rPr>
      </w:pPr>
      <w:ins w:id="348" w:author="Author">
        <w:r w:rsidRPr="00A96072">
          <w:rPr>
            <w:rStyle w:val="Hyperlink"/>
            <w:noProof/>
          </w:rPr>
          <w:fldChar w:fldCharType="begin"/>
        </w:r>
        <w:r w:rsidRPr="00A96072">
          <w:rPr>
            <w:rStyle w:val="Hyperlink"/>
            <w:noProof/>
          </w:rPr>
          <w:instrText xml:space="preserve"> </w:instrText>
        </w:r>
        <w:r>
          <w:rPr>
            <w:noProof/>
          </w:rPr>
          <w:instrText>HYPERLINK \l "_Toc192619521"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rFonts w:eastAsia="Times New Roman"/>
            <w:noProof/>
          </w:rPr>
          <w:t>3.19.2</w:t>
        </w:r>
        <w:r>
          <w:rPr>
            <w:rFonts w:cstheme="minorBidi"/>
            <w:noProof/>
            <w:color w:val="auto"/>
            <w:kern w:val="2"/>
            <w:sz w:val="24"/>
            <w:szCs w:val="24"/>
            <w:lang w:val="en-GB" w:eastAsia="en-GB"/>
            <w14:ligatures w14:val="standardContextual"/>
          </w:rPr>
          <w:tab/>
        </w:r>
        <w:r w:rsidRPr="00A96072">
          <w:rPr>
            <w:rStyle w:val="Hyperlink"/>
            <w:rFonts w:eastAsia="Times New Roman"/>
            <w:noProof/>
          </w:rPr>
          <w:t>Emulated compaction</w:t>
        </w:r>
        <w:r>
          <w:rPr>
            <w:noProof/>
            <w:webHidden/>
          </w:rPr>
          <w:tab/>
        </w:r>
        <w:r>
          <w:rPr>
            <w:noProof/>
            <w:webHidden/>
          </w:rPr>
          <w:fldChar w:fldCharType="begin"/>
        </w:r>
        <w:r>
          <w:rPr>
            <w:noProof/>
            <w:webHidden/>
          </w:rPr>
          <w:instrText xml:space="preserve"> PAGEREF _Toc192619521 \h </w:instrText>
        </w:r>
      </w:ins>
      <w:r>
        <w:rPr>
          <w:noProof/>
          <w:webHidden/>
        </w:rPr>
      </w:r>
      <w:r>
        <w:rPr>
          <w:noProof/>
          <w:webHidden/>
        </w:rPr>
        <w:fldChar w:fldCharType="separate"/>
      </w:r>
      <w:ins w:id="349" w:author="Author">
        <w:r>
          <w:rPr>
            <w:noProof/>
            <w:webHidden/>
          </w:rPr>
          <w:t>51</w:t>
        </w:r>
        <w:r>
          <w:rPr>
            <w:noProof/>
            <w:webHidden/>
          </w:rPr>
          <w:fldChar w:fldCharType="end"/>
        </w:r>
        <w:r w:rsidRPr="00A96072">
          <w:rPr>
            <w:rStyle w:val="Hyperlink"/>
            <w:noProof/>
          </w:rPr>
          <w:fldChar w:fldCharType="end"/>
        </w:r>
      </w:ins>
    </w:p>
    <w:p w14:paraId="2A4CF8E2" w14:textId="1D321891" w:rsidR="00B53275" w:rsidRDefault="00B53275">
      <w:pPr>
        <w:pStyle w:val="TOC3"/>
        <w:rPr>
          <w:ins w:id="350" w:author="Author"/>
          <w:rFonts w:cstheme="minorBidi"/>
          <w:noProof/>
          <w:color w:val="auto"/>
          <w:kern w:val="2"/>
          <w:sz w:val="24"/>
          <w:szCs w:val="24"/>
          <w:lang w:val="en-GB" w:eastAsia="en-GB"/>
          <w14:ligatures w14:val="standardContextual"/>
        </w:rPr>
      </w:pPr>
      <w:ins w:id="351" w:author="Author">
        <w:r w:rsidRPr="00A96072">
          <w:rPr>
            <w:rStyle w:val="Hyperlink"/>
            <w:noProof/>
          </w:rPr>
          <w:fldChar w:fldCharType="begin"/>
        </w:r>
        <w:r w:rsidRPr="00A96072">
          <w:rPr>
            <w:rStyle w:val="Hyperlink"/>
            <w:noProof/>
          </w:rPr>
          <w:instrText xml:space="preserve"> </w:instrText>
        </w:r>
        <w:r>
          <w:rPr>
            <w:noProof/>
          </w:rPr>
          <w:instrText>HYPERLINK \l "_Toc192619522"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3.19.3</w:t>
        </w:r>
        <w:r>
          <w:rPr>
            <w:rFonts w:cstheme="minorBidi"/>
            <w:noProof/>
            <w:color w:val="auto"/>
            <w:kern w:val="2"/>
            <w:sz w:val="24"/>
            <w:szCs w:val="24"/>
            <w:lang w:val="en-GB" w:eastAsia="en-GB"/>
            <w14:ligatures w14:val="standardContextual"/>
          </w:rPr>
          <w:tab/>
        </w:r>
        <w:r w:rsidRPr="00A96072">
          <w:rPr>
            <w:rStyle w:val="Hyperlink"/>
            <w:noProof/>
          </w:rPr>
          <w:t>Comparing the full compacted log and the emulated compacted log</w:t>
        </w:r>
        <w:r>
          <w:rPr>
            <w:noProof/>
            <w:webHidden/>
          </w:rPr>
          <w:tab/>
        </w:r>
        <w:r>
          <w:rPr>
            <w:noProof/>
            <w:webHidden/>
          </w:rPr>
          <w:fldChar w:fldCharType="begin"/>
        </w:r>
        <w:r>
          <w:rPr>
            <w:noProof/>
            <w:webHidden/>
          </w:rPr>
          <w:instrText xml:space="preserve"> PAGEREF _Toc192619522 \h </w:instrText>
        </w:r>
      </w:ins>
      <w:r>
        <w:rPr>
          <w:noProof/>
          <w:webHidden/>
        </w:rPr>
      </w:r>
      <w:r>
        <w:rPr>
          <w:noProof/>
          <w:webHidden/>
        </w:rPr>
        <w:fldChar w:fldCharType="separate"/>
      </w:r>
      <w:ins w:id="352" w:author="Author">
        <w:r>
          <w:rPr>
            <w:noProof/>
            <w:webHidden/>
          </w:rPr>
          <w:t>53</w:t>
        </w:r>
        <w:r>
          <w:rPr>
            <w:noProof/>
            <w:webHidden/>
          </w:rPr>
          <w:fldChar w:fldCharType="end"/>
        </w:r>
        <w:r w:rsidRPr="00A96072">
          <w:rPr>
            <w:rStyle w:val="Hyperlink"/>
            <w:noProof/>
          </w:rPr>
          <w:fldChar w:fldCharType="end"/>
        </w:r>
      </w:ins>
    </w:p>
    <w:p w14:paraId="65F4AE5F" w14:textId="237C79E3" w:rsidR="00B53275" w:rsidRDefault="00B53275">
      <w:pPr>
        <w:pStyle w:val="TOC1"/>
        <w:tabs>
          <w:tab w:val="left" w:pos="432"/>
        </w:tabs>
        <w:rPr>
          <w:ins w:id="353" w:author="Author"/>
          <w:rFonts w:cstheme="minorBidi"/>
          <w:b w:val="0"/>
          <w:noProof/>
          <w:color w:val="auto"/>
          <w:kern w:val="2"/>
          <w:sz w:val="24"/>
          <w:lang w:val="en-GB" w:eastAsia="en-GB"/>
          <w14:ligatures w14:val="standardContextual"/>
        </w:rPr>
      </w:pPr>
      <w:ins w:id="354" w:author="Author">
        <w:r w:rsidRPr="00A96072">
          <w:rPr>
            <w:rStyle w:val="Hyperlink"/>
            <w:noProof/>
          </w:rPr>
          <w:fldChar w:fldCharType="begin"/>
        </w:r>
        <w:r w:rsidRPr="00A96072">
          <w:rPr>
            <w:rStyle w:val="Hyperlink"/>
            <w:noProof/>
          </w:rPr>
          <w:instrText xml:space="preserve"> </w:instrText>
        </w:r>
        <w:r>
          <w:rPr>
            <w:noProof/>
          </w:rPr>
          <w:instrText>HYPERLINK \l "_Toc192619523"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w:t>
        </w:r>
        <w:r>
          <w:rPr>
            <w:rFonts w:cstheme="minorBidi"/>
            <w:b w:val="0"/>
            <w:noProof/>
            <w:color w:val="auto"/>
            <w:kern w:val="2"/>
            <w:sz w:val="24"/>
            <w:lang w:val="en-GB" w:eastAsia="en-GB"/>
            <w14:ligatures w14:val="standardContextual"/>
          </w:rPr>
          <w:tab/>
        </w:r>
        <w:r w:rsidRPr="00A96072">
          <w:rPr>
            <w:rStyle w:val="Hyperlink"/>
            <w:noProof/>
          </w:rPr>
          <w:t>Using the compacted log approach for alarm reporting</w:t>
        </w:r>
        <w:r>
          <w:rPr>
            <w:noProof/>
            <w:webHidden/>
          </w:rPr>
          <w:tab/>
        </w:r>
        <w:r>
          <w:rPr>
            <w:noProof/>
            <w:webHidden/>
          </w:rPr>
          <w:fldChar w:fldCharType="begin"/>
        </w:r>
        <w:r>
          <w:rPr>
            <w:noProof/>
            <w:webHidden/>
          </w:rPr>
          <w:instrText xml:space="preserve"> PAGEREF _Toc192619523 \h </w:instrText>
        </w:r>
      </w:ins>
      <w:r>
        <w:rPr>
          <w:noProof/>
          <w:webHidden/>
        </w:rPr>
      </w:r>
      <w:r>
        <w:rPr>
          <w:noProof/>
          <w:webHidden/>
        </w:rPr>
        <w:fldChar w:fldCharType="separate"/>
      </w:r>
      <w:ins w:id="355" w:author="Author">
        <w:r>
          <w:rPr>
            <w:noProof/>
            <w:webHidden/>
          </w:rPr>
          <w:t>54</w:t>
        </w:r>
        <w:r>
          <w:rPr>
            <w:noProof/>
            <w:webHidden/>
          </w:rPr>
          <w:fldChar w:fldCharType="end"/>
        </w:r>
        <w:r w:rsidRPr="00A96072">
          <w:rPr>
            <w:rStyle w:val="Hyperlink"/>
            <w:noProof/>
          </w:rPr>
          <w:fldChar w:fldCharType="end"/>
        </w:r>
      </w:ins>
    </w:p>
    <w:p w14:paraId="76D25C28" w14:textId="4BA4D103" w:rsidR="00B53275" w:rsidRDefault="00B53275">
      <w:pPr>
        <w:pStyle w:val="TOC2"/>
        <w:rPr>
          <w:ins w:id="356" w:author="Author"/>
          <w:rFonts w:cstheme="minorBidi"/>
          <w:noProof/>
          <w:color w:val="auto"/>
          <w:kern w:val="2"/>
          <w:sz w:val="24"/>
          <w:szCs w:val="24"/>
          <w:lang w:val="en-GB" w:eastAsia="en-GB"/>
          <w14:ligatures w14:val="standardContextual"/>
        </w:rPr>
      </w:pPr>
      <w:ins w:id="357" w:author="Author">
        <w:r w:rsidRPr="00A96072">
          <w:rPr>
            <w:rStyle w:val="Hyperlink"/>
            <w:noProof/>
          </w:rPr>
          <w:fldChar w:fldCharType="begin"/>
        </w:r>
        <w:r w:rsidRPr="00A96072">
          <w:rPr>
            <w:rStyle w:val="Hyperlink"/>
            <w:noProof/>
          </w:rPr>
          <w:instrText xml:space="preserve"> </w:instrText>
        </w:r>
        <w:r>
          <w:rPr>
            <w:noProof/>
          </w:rPr>
          <w:instrText>HYPERLINK \l "_Toc192619524"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4.1</w:t>
        </w:r>
        <w:r>
          <w:rPr>
            <w:rFonts w:cstheme="minorBidi"/>
            <w:noProof/>
            <w:color w:val="auto"/>
            <w:kern w:val="2"/>
            <w:sz w:val="24"/>
            <w:szCs w:val="24"/>
            <w:lang w:val="en-GB" w:eastAsia="en-GB"/>
            <w14:ligatures w14:val="standardContextual"/>
          </w:rPr>
          <w:tab/>
        </w:r>
        <w:r w:rsidRPr="00A96072">
          <w:rPr>
            <w:rStyle w:val="Hyperlink"/>
            <w:noProof/>
          </w:rPr>
          <w:t>Specific alarm characteristics - raising/clearing an alarm</w:t>
        </w:r>
        <w:r>
          <w:rPr>
            <w:noProof/>
            <w:webHidden/>
          </w:rPr>
          <w:tab/>
        </w:r>
        <w:r>
          <w:rPr>
            <w:noProof/>
            <w:webHidden/>
          </w:rPr>
          <w:fldChar w:fldCharType="begin"/>
        </w:r>
        <w:r>
          <w:rPr>
            <w:noProof/>
            <w:webHidden/>
          </w:rPr>
          <w:instrText xml:space="preserve"> PAGEREF _Toc192619524 \h </w:instrText>
        </w:r>
      </w:ins>
      <w:r>
        <w:rPr>
          <w:noProof/>
          <w:webHidden/>
        </w:rPr>
      </w:r>
      <w:r>
        <w:rPr>
          <w:noProof/>
          <w:webHidden/>
        </w:rPr>
        <w:fldChar w:fldCharType="separate"/>
      </w:r>
      <w:ins w:id="358" w:author="Author">
        <w:r>
          <w:rPr>
            <w:noProof/>
            <w:webHidden/>
          </w:rPr>
          <w:t>54</w:t>
        </w:r>
        <w:r>
          <w:rPr>
            <w:noProof/>
            <w:webHidden/>
          </w:rPr>
          <w:fldChar w:fldCharType="end"/>
        </w:r>
        <w:r w:rsidRPr="00A96072">
          <w:rPr>
            <w:rStyle w:val="Hyperlink"/>
            <w:noProof/>
          </w:rPr>
          <w:fldChar w:fldCharType="end"/>
        </w:r>
      </w:ins>
    </w:p>
    <w:p w14:paraId="7F266F13" w14:textId="12EE411D" w:rsidR="00B53275" w:rsidRDefault="00B53275">
      <w:pPr>
        <w:pStyle w:val="TOC2"/>
        <w:rPr>
          <w:ins w:id="359" w:author="Author"/>
          <w:rFonts w:cstheme="minorBidi"/>
          <w:noProof/>
          <w:color w:val="auto"/>
          <w:kern w:val="2"/>
          <w:sz w:val="24"/>
          <w:szCs w:val="24"/>
          <w:lang w:val="en-GB" w:eastAsia="en-GB"/>
          <w14:ligatures w14:val="standardContextual"/>
        </w:rPr>
      </w:pPr>
      <w:ins w:id="360" w:author="Author">
        <w:r w:rsidRPr="00A96072">
          <w:rPr>
            <w:rStyle w:val="Hyperlink"/>
            <w:noProof/>
          </w:rPr>
          <w:fldChar w:fldCharType="begin"/>
        </w:r>
        <w:r w:rsidRPr="00A96072">
          <w:rPr>
            <w:rStyle w:val="Hyperlink"/>
            <w:noProof/>
          </w:rPr>
          <w:instrText xml:space="preserve"> </w:instrText>
        </w:r>
        <w:r>
          <w:rPr>
            <w:noProof/>
          </w:rPr>
          <w:instrText>HYPERLINK \l "_Toc192619525"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4.2</w:t>
        </w:r>
        <w:r>
          <w:rPr>
            <w:rFonts w:cstheme="minorBidi"/>
            <w:noProof/>
            <w:color w:val="auto"/>
            <w:kern w:val="2"/>
            <w:sz w:val="24"/>
            <w:szCs w:val="24"/>
            <w:lang w:val="en-GB" w:eastAsia="en-GB"/>
            <w14:ligatures w14:val="standardContextual"/>
          </w:rPr>
          <w:tab/>
        </w:r>
        <w:r w:rsidRPr="00A96072">
          <w:rPr>
            <w:rStyle w:val="Hyperlink"/>
            <w:noProof/>
          </w:rPr>
          <w:t>Key Features of an alarm solution (example usage)</w:t>
        </w:r>
        <w:r>
          <w:rPr>
            <w:noProof/>
            <w:webHidden/>
          </w:rPr>
          <w:tab/>
        </w:r>
        <w:r>
          <w:rPr>
            <w:noProof/>
            <w:webHidden/>
          </w:rPr>
          <w:fldChar w:fldCharType="begin"/>
        </w:r>
        <w:r>
          <w:rPr>
            <w:noProof/>
            <w:webHidden/>
          </w:rPr>
          <w:instrText xml:space="preserve"> PAGEREF _Toc192619525 \h </w:instrText>
        </w:r>
      </w:ins>
      <w:r>
        <w:rPr>
          <w:noProof/>
          <w:webHidden/>
        </w:rPr>
      </w:r>
      <w:r>
        <w:rPr>
          <w:noProof/>
          <w:webHidden/>
        </w:rPr>
        <w:fldChar w:fldCharType="separate"/>
      </w:r>
      <w:ins w:id="361" w:author="Author">
        <w:r>
          <w:rPr>
            <w:noProof/>
            <w:webHidden/>
          </w:rPr>
          <w:t>54</w:t>
        </w:r>
        <w:r>
          <w:rPr>
            <w:noProof/>
            <w:webHidden/>
          </w:rPr>
          <w:fldChar w:fldCharType="end"/>
        </w:r>
        <w:r w:rsidRPr="00A96072">
          <w:rPr>
            <w:rStyle w:val="Hyperlink"/>
            <w:noProof/>
          </w:rPr>
          <w:fldChar w:fldCharType="end"/>
        </w:r>
      </w:ins>
    </w:p>
    <w:p w14:paraId="0080388C" w14:textId="43BB760F" w:rsidR="00B53275" w:rsidRDefault="00B53275">
      <w:pPr>
        <w:pStyle w:val="TOC2"/>
        <w:rPr>
          <w:ins w:id="362" w:author="Author"/>
          <w:rFonts w:cstheme="minorBidi"/>
          <w:noProof/>
          <w:color w:val="auto"/>
          <w:kern w:val="2"/>
          <w:sz w:val="24"/>
          <w:szCs w:val="24"/>
          <w:lang w:val="en-GB" w:eastAsia="en-GB"/>
          <w14:ligatures w14:val="standardContextual"/>
        </w:rPr>
      </w:pPr>
      <w:ins w:id="363" w:author="Author">
        <w:r w:rsidRPr="00A96072">
          <w:rPr>
            <w:rStyle w:val="Hyperlink"/>
            <w:noProof/>
          </w:rPr>
          <w:fldChar w:fldCharType="begin"/>
        </w:r>
        <w:r w:rsidRPr="00A96072">
          <w:rPr>
            <w:rStyle w:val="Hyperlink"/>
            <w:noProof/>
          </w:rPr>
          <w:instrText xml:space="preserve"> </w:instrText>
        </w:r>
        <w:r>
          <w:rPr>
            <w:noProof/>
          </w:rPr>
          <w:instrText>HYPERLINK \l "_Toc192619526"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4.3</w:t>
        </w:r>
        <w:r>
          <w:rPr>
            <w:rFonts w:cstheme="minorBidi"/>
            <w:noProof/>
            <w:color w:val="auto"/>
            <w:kern w:val="2"/>
            <w:sz w:val="24"/>
            <w:szCs w:val="24"/>
            <w:lang w:val="en-GB" w:eastAsia="en-GB"/>
            <w14:ligatures w14:val="standardContextual"/>
          </w:rPr>
          <w:tab/>
        </w:r>
        <w:r w:rsidRPr="00A96072">
          <w:rPr>
            <w:rStyle w:val="Hyperlink"/>
            <w:noProof/>
          </w:rPr>
          <w:t>Log strategy</w:t>
        </w:r>
        <w:r>
          <w:rPr>
            <w:noProof/>
            <w:webHidden/>
          </w:rPr>
          <w:tab/>
        </w:r>
        <w:r>
          <w:rPr>
            <w:noProof/>
            <w:webHidden/>
          </w:rPr>
          <w:fldChar w:fldCharType="begin"/>
        </w:r>
        <w:r>
          <w:rPr>
            <w:noProof/>
            <w:webHidden/>
          </w:rPr>
          <w:instrText xml:space="preserve"> PAGEREF _Toc192619526 \h </w:instrText>
        </w:r>
      </w:ins>
      <w:r>
        <w:rPr>
          <w:noProof/>
          <w:webHidden/>
        </w:rPr>
      </w:r>
      <w:r>
        <w:rPr>
          <w:noProof/>
          <w:webHidden/>
        </w:rPr>
        <w:fldChar w:fldCharType="separate"/>
      </w:r>
      <w:ins w:id="364" w:author="Author">
        <w:r>
          <w:rPr>
            <w:noProof/>
            <w:webHidden/>
          </w:rPr>
          <w:t>54</w:t>
        </w:r>
        <w:r>
          <w:rPr>
            <w:noProof/>
            <w:webHidden/>
          </w:rPr>
          <w:fldChar w:fldCharType="end"/>
        </w:r>
        <w:r w:rsidRPr="00A96072">
          <w:rPr>
            <w:rStyle w:val="Hyperlink"/>
            <w:noProof/>
          </w:rPr>
          <w:fldChar w:fldCharType="end"/>
        </w:r>
      </w:ins>
    </w:p>
    <w:p w14:paraId="52060416" w14:textId="44AA3512" w:rsidR="00B53275" w:rsidRDefault="00B53275">
      <w:pPr>
        <w:pStyle w:val="TOC2"/>
        <w:rPr>
          <w:ins w:id="365" w:author="Author"/>
          <w:rFonts w:cstheme="minorBidi"/>
          <w:noProof/>
          <w:color w:val="auto"/>
          <w:kern w:val="2"/>
          <w:sz w:val="24"/>
          <w:szCs w:val="24"/>
          <w:lang w:val="en-GB" w:eastAsia="en-GB"/>
          <w14:ligatures w14:val="standardContextual"/>
        </w:rPr>
      </w:pPr>
      <w:ins w:id="366" w:author="Author">
        <w:r w:rsidRPr="00A96072">
          <w:rPr>
            <w:rStyle w:val="Hyperlink"/>
            <w:noProof/>
          </w:rPr>
          <w:fldChar w:fldCharType="begin"/>
        </w:r>
        <w:r w:rsidRPr="00A96072">
          <w:rPr>
            <w:rStyle w:val="Hyperlink"/>
            <w:noProof/>
          </w:rPr>
          <w:instrText xml:space="preserve"> </w:instrText>
        </w:r>
        <w:r>
          <w:rPr>
            <w:noProof/>
          </w:rPr>
          <w:instrText>HYPERLINK \l "_Toc192619527"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4.4</w:t>
        </w:r>
        <w:r>
          <w:rPr>
            <w:rFonts w:cstheme="minorBidi"/>
            <w:noProof/>
            <w:color w:val="auto"/>
            <w:kern w:val="2"/>
            <w:sz w:val="24"/>
            <w:szCs w:val="24"/>
            <w:lang w:val="en-GB" w:eastAsia="en-GB"/>
            <w14:ligatures w14:val="standardContextual"/>
          </w:rPr>
          <w:tab/>
        </w:r>
        <w:r w:rsidRPr="00A96072">
          <w:rPr>
            <w:rStyle w:val="Hyperlink"/>
            <w:noProof/>
          </w:rPr>
          <w:t>Alarm behavior</w:t>
        </w:r>
        <w:r>
          <w:rPr>
            <w:noProof/>
            <w:webHidden/>
          </w:rPr>
          <w:tab/>
        </w:r>
        <w:r>
          <w:rPr>
            <w:noProof/>
            <w:webHidden/>
          </w:rPr>
          <w:fldChar w:fldCharType="begin"/>
        </w:r>
        <w:r>
          <w:rPr>
            <w:noProof/>
            <w:webHidden/>
          </w:rPr>
          <w:instrText xml:space="preserve"> PAGEREF _Toc192619527 \h </w:instrText>
        </w:r>
      </w:ins>
      <w:r>
        <w:rPr>
          <w:noProof/>
          <w:webHidden/>
        </w:rPr>
      </w:r>
      <w:r>
        <w:rPr>
          <w:noProof/>
          <w:webHidden/>
        </w:rPr>
        <w:fldChar w:fldCharType="separate"/>
      </w:r>
      <w:ins w:id="367" w:author="Author">
        <w:r>
          <w:rPr>
            <w:noProof/>
            <w:webHidden/>
          </w:rPr>
          <w:t>55</w:t>
        </w:r>
        <w:r>
          <w:rPr>
            <w:noProof/>
            <w:webHidden/>
          </w:rPr>
          <w:fldChar w:fldCharType="end"/>
        </w:r>
        <w:r w:rsidRPr="00A96072">
          <w:rPr>
            <w:rStyle w:val="Hyperlink"/>
            <w:noProof/>
          </w:rPr>
          <w:fldChar w:fldCharType="end"/>
        </w:r>
      </w:ins>
    </w:p>
    <w:p w14:paraId="4BD7A6CB" w14:textId="62649F72" w:rsidR="00B53275" w:rsidRDefault="00B53275">
      <w:pPr>
        <w:pStyle w:val="TOC2"/>
        <w:rPr>
          <w:ins w:id="368" w:author="Author"/>
          <w:rFonts w:cstheme="minorBidi"/>
          <w:noProof/>
          <w:color w:val="auto"/>
          <w:kern w:val="2"/>
          <w:sz w:val="24"/>
          <w:szCs w:val="24"/>
          <w:lang w:val="en-GB" w:eastAsia="en-GB"/>
          <w14:ligatures w14:val="standardContextual"/>
        </w:rPr>
      </w:pPr>
      <w:ins w:id="369" w:author="Author">
        <w:r w:rsidRPr="00A96072">
          <w:rPr>
            <w:rStyle w:val="Hyperlink"/>
            <w:noProof/>
          </w:rPr>
          <w:fldChar w:fldCharType="begin"/>
        </w:r>
        <w:r w:rsidRPr="00A96072">
          <w:rPr>
            <w:rStyle w:val="Hyperlink"/>
            <w:noProof/>
          </w:rPr>
          <w:instrText xml:space="preserve"> </w:instrText>
        </w:r>
        <w:r>
          <w:rPr>
            <w:noProof/>
          </w:rPr>
          <w:instrText>HYPERLINK \l "_Toc192619528"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4.5</w:t>
        </w:r>
        <w:r>
          <w:rPr>
            <w:rFonts w:cstheme="minorBidi"/>
            <w:noProof/>
            <w:color w:val="auto"/>
            <w:kern w:val="2"/>
            <w:sz w:val="24"/>
            <w:szCs w:val="24"/>
            <w:lang w:val="en-GB" w:eastAsia="en-GB"/>
            <w14:ligatures w14:val="standardContextual"/>
          </w:rPr>
          <w:tab/>
        </w:r>
        <w:r w:rsidRPr="00A96072">
          <w:rPr>
            <w:rStyle w:val="Hyperlink"/>
            <w:noProof/>
          </w:rPr>
          <w:t>Condition detector and alarm structure</w:t>
        </w:r>
        <w:r>
          <w:rPr>
            <w:noProof/>
            <w:webHidden/>
          </w:rPr>
          <w:tab/>
        </w:r>
        <w:r>
          <w:rPr>
            <w:noProof/>
            <w:webHidden/>
          </w:rPr>
          <w:fldChar w:fldCharType="begin"/>
        </w:r>
        <w:r>
          <w:rPr>
            <w:noProof/>
            <w:webHidden/>
          </w:rPr>
          <w:instrText xml:space="preserve"> PAGEREF _Toc192619528 \h </w:instrText>
        </w:r>
      </w:ins>
      <w:r>
        <w:rPr>
          <w:noProof/>
          <w:webHidden/>
        </w:rPr>
      </w:r>
      <w:r>
        <w:rPr>
          <w:noProof/>
          <w:webHidden/>
        </w:rPr>
        <w:fldChar w:fldCharType="separate"/>
      </w:r>
      <w:ins w:id="370" w:author="Author">
        <w:r>
          <w:rPr>
            <w:noProof/>
            <w:webHidden/>
          </w:rPr>
          <w:t>56</w:t>
        </w:r>
        <w:r>
          <w:rPr>
            <w:noProof/>
            <w:webHidden/>
          </w:rPr>
          <w:fldChar w:fldCharType="end"/>
        </w:r>
        <w:r w:rsidRPr="00A96072">
          <w:rPr>
            <w:rStyle w:val="Hyperlink"/>
            <w:noProof/>
          </w:rPr>
          <w:fldChar w:fldCharType="end"/>
        </w:r>
      </w:ins>
    </w:p>
    <w:p w14:paraId="2B26A725" w14:textId="6F91BFFC" w:rsidR="00B53275" w:rsidRDefault="00B53275">
      <w:pPr>
        <w:pStyle w:val="TOC3"/>
        <w:rPr>
          <w:ins w:id="371" w:author="Author"/>
          <w:rFonts w:cstheme="minorBidi"/>
          <w:noProof/>
          <w:color w:val="auto"/>
          <w:kern w:val="2"/>
          <w:sz w:val="24"/>
          <w:szCs w:val="24"/>
          <w:lang w:val="en-GB" w:eastAsia="en-GB"/>
          <w14:ligatures w14:val="standardContextual"/>
        </w:rPr>
      </w:pPr>
      <w:ins w:id="372" w:author="Author">
        <w:r w:rsidRPr="00A96072">
          <w:rPr>
            <w:rStyle w:val="Hyperlink"/>
            <w:noProof/>
          </w:rPr>
          <w:fldChar w:fldCharType="begin"/>
        </w:r>
        <w:r w:rsidRPr="00A96072">
          <w:rPr>
            <w:rStyle w:val="Hyperlink"/>
            <w:noProof/>
          </w:rPr>
          <w:instrText xml:space="preserve"> </w:instrText>
        </w:r>
        <w:r>
          <w:rPr>
            <w:noProof/>
          </w:rPr>
          <w:instrText>HYPERLINK \l "_Toc192619529"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4.5.1</w:t>
        </w:r>
        <w:r>
          <w:rPr>
            <w:rFonts w:cstheme="minorBidi"/>
            <w:noProof/>
            <w:color w:val="auto"/>
            <w:kern w:val="2"/>
            <w:sz w:val="24"/>
            <w:szCs w:val="24"/>
            <w:lang w:val="en-GB" w:eastAsia="en-GB"/>
            <w14:ligatures w14:val="standardContextual"/>
          </w:rPr>
          <w:tab/>
        </w:r>
        <w:r w:rsidRPr="00A96072">
          <w:rPr>
            <w:rStyle w:val="Hyperlink"/>
            <w:noProof/>
          </w:rPr>
          <w:t>condition-detector from tapi-streaming.yang</w:t>
        </w:r>
        <w:r>
          <w:rPr>
            <w:noProof/>
            <w:webHidden/>
          </w:rPr>
          <w:tab/>
        </w:r>
        <w:r>
          <w:rPr>
            <w:noProof/>
            <w:webHidden/>
          </w:rPr>
          <w:fldChar w:fldCharType="begin"/>
        </w:r>
        <w:r>
          <w:rPr>
            <w:noProof/>
            <w:webHidden/>
          </w:rPr>
          <w:instrText xml:space="preserve"> PAGEREF _Toc192619529 \h </w:instrText>
        </w:r>
      </w:ins>
      <w:r>
        <w:rPr>
          <w:noProof/>
          <w:webHidden/>
        </w:rPr>
      </w:r>
      <w:r>
        <w:rPr>
          <w:noProof/>
          <w:webHidden/>
        </w:rPr>
        <w:fldChar w:fldCharType="separate"/>
      </w:r>
      <w:ins w:id="373" w:author="Author">
        <w:r>
          <w:rPr>
            <w:noProof/>
            <w:webHidden/>
          </w:rPr>
          <w:t>57</w:t>
        </w:r>
        <w:r>
          <w:rPr>
            <w:noProof/>
            <w:webHidden/>
          </w:rPr>
          <w:fldChar w:fldCharType="end"/>
        </w:r>
        <w:r w:rsidRPr="00A96072">
          <w:rPr>
            <w:rStyle w:val="Hyperlink"/>
            <w:noProof/>
          </w:rPr>
          <w:fldChar w:fldCharType="end"/>
        </w:r>
      </w:ins>
    </w:p>
    <w:p w14:paraId="04E6F16A" w14:textId="392CC1E0" w:rsidR="00B53275" w:rsidRDefault="00B53275">
      <w:pPr>
        <w:pStyle w:val="TOC3"/>
        <w:rPr>
          <w:ins w:id="374" w:author="Author"/>
          <w:rFonts w:cstheme="minorBidi"/>
          <w:noProof/>
          <w:color w:val="auto"/>
          <w:kern w:val="2"/>
          <w:sz w:val="24"/>
          <w:szCs w:val="24"/>
          <w:lang w:val="en-GB" w:eastAsia="en-GB"/>
          <w14:ligatures w14:val="standardContextual"/>
        </w:rPr>
      </w:pPr>
      <w:ins w:id="375" w:author="Author">
        <w:r w:rsidRPr="00A96072">
          <w:rPr>
            <w:rStyle w:val="Hyperlink"/>
            <w:noProof/>
          </w:rPr>
          <w:fldChar w:fldCharType="begin"/>
        </w:r>
        <w:r w:rsidRPr="00A96072">
          <w:rPr>
            <w:rStyle w:val="Hyperlink"/>
            <w:noProof/>
          </w:rPr>
          <w:instrText xml:space="preserve"> </w:instrText>
        </w:r>
        <w:r>
          <w:rPr>
            <w:noProof/>
          </w:rPr>
          <w:instrText>HYPERLINK \l "_Toc192619530"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4.5.2</w:t>
        </w:r>
        <w:r>
          <w:rPr>
            <w:rFonts w:cstheme="minorBidi"/>
            <w:noProof/>
            <w:color w:val="auto"/>
            <w:kern w:val="2"/>
            <w:sz w:val="24"/>
            <w:szCs w:val="24"/>
            <w:lang w:val="en-GB" w:eastAsia="en-GB"/>
            <w14:ligatures w14:val="standardContextual"/>
          </w:rPr>
          <w:tab/>
        </w:r>
        <w:r w:rsidRPr="00A96072">
          <w:rPr>
            <w:rStyle w:val="Hyperlink"/>
            <w:noProof/>
          </w:rPr>
          <w:t>detected-condition from tapi-fm.yang</w:t>
        </w:r>
        <w:r>
          <w:rPr>
            <w:noProof/>
            <w:webHidden/>
          </w:rPr>
          <w:tab/>
        </w:r>
        <w:r>
          <w:rPr>
            <w:noProof/>
            <w:webHidden/>
          </w:rPr>
          <w:fldChar w:fldCharType="begin"/>
        </w:r>
        <w:r>
          <w:rPr>
            <w:noProof/>
            <w:webHidden/>
          </w:rPr>
          <w:instrText xml:space="preserve"> PAGEREF _Toc192619530 \h </w:instrText>
        </w:r>
      </w:ins>
      <w:r>
        <w:rPr>
          <w:noProof/>
          <w:webHidden/>
        </w:rPr>
      </w:r>
      <w:r>
        <w:rPr>
          <w:noProof/>
          <w:webHidden/>
        </w:rPr>
        <w:fldChar w:fldCharType="separate"/>
      </w:r>
      <w:ins w:id="376" w:author="Author">
        <w:r>
          <w:rPr>
            <w:noProof/>
            <w:webHidden/>
          </w:rPr>
          <w:t>60</w:t>
        </w:r>
        <w:r>
          <w:rPr>
            <w:noProof/>
            <w:webHidden/>
          </w:rPr>
          <w:fldChar w:fldCharType="end"/>
        </w:r>
        <w:r w:rsidRPr="00A96072">
          <w:rPr>
            <w:rStyle w:val="Hyperlink"/>
            <w:noProof/>
          </w:rPr>
          <w:fldChar w:fldCharType="end"/>
        </w:r>
      </w:ins>
    </w:p>
    <w:p w14:paraId="2AC8211D" w14:textId="0A0F4755" w:rsidR="00B53275" w:rsidRDefault="00B53275">
      <w:pPr>
        <w:pStyle w:val="TOC3"/>
        <w:rPr>
          <w:ins w:id="377" w:author="Author"/>
          <w:rFonts w:cstheme="minorBidi"/>
          <w:noProof/>
          <w:color w:val="auto"/>
          <w:kern w:val="2"/>
          <w:sz w:val="24"/>
          <w:szCs w:val="24"/>
          <w:lang w:val="en-GB" w:eastAsia="en-GB"/>
          <w14:ligatures w14:val="standardContextual"/>
        </w:rPr>
      </w:pPr>
      <w:ins w:id="378" w:author="Author">
        <w:r w:rsidRPr="00A96072">
          <w:rPr>
            <w:rStyle w:val="Hyperlink"/>
            <w:noProof/>
          </w:rPr>
          <w:fldChar w:fldCharType="begin"/>
        </w:r>
        <w:r w:rsidRPr="00A96072">
          <w:rPr>
            <w:rStyle w:val="Hyperlink"/>
            <w:noProof/>
          </w:rPr>
          <w:instrText xml:space="preserve"> </w:instrText>
        </w:r>
        <w:r>
          <w:rPr>
            <w:noProof/>
          </w:rPr>
          <w:instrText>HYPERLINK \l "_Toc192619531"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4.5.3</w:t>
        </w:r>
        <w:r>
          <w:rPr>
            <w:rFonts w:cstheme="minorBidi"/>
            <w:noProof/>
            <w:color w:val="auto"/>
            <w:kern w:val="2"/>
            <w:sz w:val="24"/>
            <w:szCs w:val="24"/>
            <w:lang w:val="en-GB" w:eastAsia="en-GB"/>
            <w14:ligatures w14:val="standardContextual"/>
          </w:rPr>
          <w:tab/>
        </w:r>
        <w:r w:rsidRPr="00A96072">
          <w:rPr>
            <w:rStyle w:val="Hyperlink"/>
            <w:noProof/>
          </w:rPr>
          <w:t>alarm-condition-detector-detail from tapi-streaming.yang</w:t>
        </w:r>
        <w:r>
          <w:rPr>
            <w:noProof/>
            <w:webHidden/>
          </w:rPr>
          <w:tab/>
        </w:r>
        <w:r>
          <w:rPr>
            <w:noProof/>
            <w:webHidden/>
          </w:rPr>
          <w:fldChar w:fldCharType="begin"/>
        </w:r>
        <w:r>
          <w:rPr>
            <w:noProof/>
            <w:webHidden/>
          </w:rPr>
          <w:instrText xml:space="preserve"> PAGEREF _Toc192619531 \h </w:instrText>
        </w:r>
      </w:ins>
      <w:r>
        <w:rPr>
          <w:noProof/>
          <w:webHidden/>
        </w:rPr>
      </w:r>
      <w:r>
        <w:rPr>
          <w:noProof/>
          <w:webHidden/>
        </w:rPr>
        <w:fldChar w:fldCharType="separate"/>
      </w:r>
      <w:ins w:id="379" w:author="Author">
        <w:r>
          <w:rPr>
            <w:noProof/>
            <w:webHidden/>
          </w:rPr>
          <w:t>66</w:t>
        </w:r>
        <w:r>
          <w:rPr>
            <w:noProof/>
            <w:webHidden/>
          </w:rPr>
          <w:fldChar w:fldCharType="end"/>
        </w:r>
        <w:r w:rsidRPr="00A96072">
          <w:rPr>
            <w:rStyle w:val="Hyperlink"/>
            <w:noProof/>
          </w:rPr>
          <w:fldChar w:fldCharType="end"/>
        </w:r>
      </w:ins>
    </w:p>
    <w:p w14:paraId="5AAB1273" w14:textId="62F46EB1" w:rsidR="00B53275" w:rsidRDefault="00B53275">
      <w:pPr>
        <w:pStyle w:val="TOC2"/>
        <w:rPr>
          <w:ins w:id="380" w:author="Author"/>
          <w:rFonts w:cstheme="minorBidi"/>
          <w:noProof/>
          <w:color w:val="auto"/>
          <w:kern w:val="2"/>
          <w:sz w:val="24"/>
          <w:szCs w:val="24"/>
          <w:lang w:val="en-GB" w:eastAsia="en-GB"/>
          <w14:ligatures w14:val="standardContextual"/>
        </w:rPr>
      </w:pPr>
      <w:ins w:id="381" w:author="Author">
        <w:r w:rsidRPr="00A96072">
          <w:rPr>
            <w:rStyle w:val="Hyperlink"/>
            <w:noProof/>
          </w:rPr>
          <w:fldChar w:fldCharType="begin"/>
        </w:r>
        <w:r w:rsidRPr="00A96072">
          <w:rPr>
            <w:rStyle w:val="Hyperlink"/>
            <w:noProof/>
          </w:rPr>
          <w:instrText xml:space="preserve"> </w:instrText>
        </w:r>
        <w:r>
          <w:rPr>
            <w:noProof/>
          </w:rPr>
          <w:instrText>HYPERLINK \l "_Toc192619532"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4.6</w:t>
        </w:r>
        <w:r>
          <w:rPr>
            <w:rFonts w:cstheme="minorBidi"/>
            <w:noProof/>
            <w:color w:val="auto"/>
            <w:kern w:val="2"/>
            <w:sz w:val="24"/>
            <w:szCs w:val="24"/>
            <w:lang w:val="en-GB" w:eastAsia="en-GB"/>
            <w14:ligatures w14:val="standardContextual"/>
          </w:rPr>
          <w:tab/>
        </w:r>
        <w:r w:rsidRPr="00A96072">
          <w:rPr>
            <w:rStyle w:val="Hyperlink"/>
            <w:noProof/>
          </w:rPr>
          <w:t>Alarm Identifier and location</w:t>
        </w:r>
        <w:r>
          <w:rPr>
            <w:noProof/>
            <w:webHidden/>
          </w:rPr>
          <w:tab/>
        </w:r>
        <w:r>
          <w:rPr>
            <w:noProof/>
            <w:webHidden/>
          </w:rPr>
          <w:fldChar w:fldCharType="begin"/>
        </w:r>
        <w:r>
          <w:rPr>
            <w:noProof/>
            <w:webHidden/>
          </w:rPr>
          <w:instrText xml:space="preserve"> PAGEREF _Toc192619532 \h </w:instrText>
        </w:r>
      </w:ins>
      <w:r>
        <w:rPr>
          <w:noProof/>
          <w:webHidden/>
        </w:rPr>
      </w:r>
      <w:r>
        <w:rPr>
          <w:noProof/>
          <w:webHidden/>
        </w:rPr>
        <w:fldChar w:fldCharType="separate"/>
      </w:r>
      <w:ins w:id="382" w:author="Author">
        <w:r>
          <w:rPr>
            <w:noProof/>
            <w:webHidden/>
          </w:rPr>
          <w:t>67</w:t>
        </w:r>
        <w:r>
          <w:rPr>
            <w:noProof/>
            <w:webHidden/>
          </w:rPr>
          <w:fldChar w:fldCharType="end"/>
        </w:r>
        <w:r w:rsidRPr="00A96072">
          <w:rPr>
            <w:rStyle w:val="Hyperlink"/>
            <w:noProof/>
          </w:rPr>
          <w:fldChar w:fldCharType="end"/>
        </w:r>
      </w:ins>
    </w:p>
    <w:p w14:paraId="6FEFB977" w14:textId="07B48FE6" w:rsidR="00B53275" w:rsidRDefault="00B53275">
      <w:pPr>
        <w:pStyle w:val="TOC2"/>
        <w:rPr>
          <w:ins w:id="383" w:author="Author"/>
          <w:rFonts w:cstheme="minorBidi"/>
          <w:noProof/>
          <w:color w:val="auto"/>
          <w:kern w:val="2"/>
          <w:sz w:val="24"/>
          <w:szCs w:val="24"/>
          <w:lang w:val="en-GB" w:eastAsia="en-GB"/>
          <w14:ligatures w14:val="standardContextual"/>
        </w:rPr>
      </w:pPr>
      <w:ins w:id="384" w:author="Author">
        <w:r w:rsidRPr="00A96072">
          <w:rPr>
            <w:rStyle w:val="Hyperlink"/>
            <w:noProof/>
          </w:rPr>
          <w:fldChar w:fldCharType="begin"/>
        </w:r>
        <w:r w:rsidRPr="00A96072">
          <w:rPr>
            <w:rStyle w:val="Hyperlink"/>
            <w:noProof/>
          </w:rPr>
          <w:instrText xml:space="preserve"> </w:instrText>
        </w:r>
        <w:r>
          <w:rPr>
            <w:noProof/>
          </w:rPr>
          <w:instrText>HYPERLINK \l "_Toc192619533"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4.7</w:t>
        </w:r>
        <w:r>
          <w:rPr>
            <w:rFonts w:cstheme="minorBidi"/>
            <w:noProof/>
            <w:color w:val="auto"/>
            <w:kern w:val="2"/>
            <w:sz w:val="24"/>
            <w:szCs w:val="24"/>
            <w:lang w:val="en-GB" w:eastAsia="en-GB"/>
            <w14:ligatures w14:val="standardContextual"/>
          </w:rPr>
          <w:tab/>
        </w:r>
        <w:r w:rsidRPr="00A96072">
          <w:rPr>
            <w:rStyle w:val="Hyperlink"/>
            <w:noProof/>
          </w:rPr>
          <w:t>Alarm TOMBSTONE record behavior</w:t>
        </w:r>
        <w:r>
          <w:rPr>
            <w:noProof/>
            <w:webHidden/>
          </w:rPr>
          <w:tab/>
        </w:r>
        <w:r>
          <w:rPr>
            <w:noProof/>
            <w:webHidden/>
          </w:rPr>
          <w:fldChar w:fldCharType="begin"/>
        </w:r>
        <w:r>
          <w:rPr>
            <w:noProof/>
            <w:webHidden/>
          </w:rPr>
          <w:instrText xml:space="preserve"> PAGEREF _Toc192619533 \h </w:instrText>
        </w:r>
      </w:ins>
      <w:r>
        <w:rPr>
          <w:noProof/>
          <w:webHidden/>
        </w:rPr>
      </w:r>
      <w:r>
        <w:rPr>
          <w:noProof/>
          <w:webHidden/>
        </w:rPr>
        <w:fldChar w:fldCharType="separate"/>
      </w:r>
      <w:ins w:id="385" w:author="Author">
        <w:r>
          <w:rPr>
            <w:noProof/>
            <w:webHidden/>
          </w:rPr>
          <w:t>67</w:t>
        </w:r>
        <w:r>
          <w:rPr>
            <w:noProof/>
            <w:webHidden/>
          </w:rPr>
          <w:fldChar w:fldCharType="end"/>
        </w:r>
        <w:r w:rsidRPr="00A96072">
          <w:rPr>
            <w:rStyle w:val="Hyperlink"/>
            <w:noProof/>
          </w:rPr>
          <w:fldChar w:fldCharType="end"/>
        </w:r>
      </w:ins>
    </w:p>
    <w:p w14:paraId="5AAAF574" w14:textId="176F23DE" w:rsidR="00B53275" w:rsidRDefault="00B53275">
      <w:pPr>
        <w:pStyle w:val="TOC2"/>
        <w:rPr>
          <w:ins w:id="386" w:author="Author"/>
          <w:rFonts w:cstheme="minorBidi"/>
          <w:noProof/>
          <w:color w:val="auto"/>
          <w:kern w:val="2"/>
          <w:sz w:val="24"/>
          <w:szCs w:val="24"/>
          <w:lang w:val="en-GB" w:eastAsia="en-GB"/>
          <w14:ligatures w14:val="standardContextual"/>
        </w:rPr>
      </w:pPr>
      <w:ins w:id="387" w:author="Author">
        <w:r w:rsidRPr="00A96072">
          <w:rPr>
            <w:rStyle w:val="Hyperlink"/>
            <w:noProof/>
          </w:rPr>
          <w:fldChar w:fldCharType="begin"/>
        </w:r>
        <w:r w:rsidRPr="00A96072">
          <w:rPr>
            <w:rStyle w:val="Hyperlink"/>
            <w:noProof/>
          </w:rPr>
          <w:instrText xml:space="preserve"> </w:instrText>
        </w:r>
        <w:r>
          <w:rPr>
            <w:noProof/>
          </w:rPr>
          <w:instrText>HYPERLINK \l "_Toc192619534"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4.8</w:t>
        </w:r>
        <w:r>
          <w:rPr>
            <w:rFonts w:cstheme="minorBidi"/>
            <w:noProof/>
            <w:color w:val="auto"/>
            <w:kern w:val="2"/>
            <w:sz w:val="24"/>
            <w:szCs w:val="24"/>
            <w:lang w:val="en-GB" w:eastAsia="en-GB"/>
            <w14:ligatures w14:val="standardContextual"/>
          </w:rPr>
          <w:tab/>
        </w:r>
        <w:r w:rsidRPr="00A96072">
          <w:rPr>
            <w:rStyle w:val="Hyperlink"/>
            <w:noProof/>
          </w:rPr>
          <w:t>Time</w:t>
        </w:r>
        <w:r>
          <w:rPr>
            <w:noProof/>
            <w:webHidden/>
          </w:rPr>
          <w:tab/>
        </w:r>
        <w:r>
          <w:rPr>
            <w:noProof/>
            <w:webHidden/>
          </w:rPr>
          <w:fldChar w:fldCharType="begin"/>
        </w:r>
        <w:r>
          <w:rPr>
            <w:noProof/>
            <w:webHidden/>
          </w:rPr>
          <w:instrText xml:space="preserve"> PAGEREF _Toc192619534 \h </w:instrText>
        </w:r>
      </w:ins>
      <w:r>
        <w:rPr>
          <w:noProof/>
          <w:webHidden/>
        </w:rPr>
      </w:r>
      <w:r>
        <w:rPr>
          <w:noProof/>
          <w:webHidden/>
        </w:rPr>
        <w:fldChar w:fldCharType="separate"/>
      </w:r>
      <w:ins w:id="388" w:author="Author">
        <w:r>
          <w:rPr>
            <w:noProof/>
            <w:webHidden/>
          </w:rPr>
          <w:t>68</w:t>
        </w:r>
        <w:r>
          <w:rPr>
            <w:noProof/>
            <w:webHidden/>
          </w:rPr>
          <w:fldChar w:fldCharType="end"/>
        </w:r>
        <w:r w:rsidRPr="00A96072">
          <w:rPr>
            <w:rStyle w:val="Hyperlink"/>
            <w:noProof/>
          </w:rPr>
          <w:fldChar w:fldCharType="end"/>
        </w:r>
      </w:ins>
    </w:p>
    <w:p w14:paraId="6B973A48" w14:textId="6FF84D7B" w:rsidR="00B53275" w:rsidRDefault="00B53275">
      <w:pPr>
        <w:pStyle w:val="TOC2"/>
        <w:rPr>
          <w:ins w:id="389" w:author="Author"/>
          <w:rFonts w:cstheme="minorBidi"/>
          <w:noProof/>
          <w:color w:val="auto"/>
          <w:kern w:val="2"/>
          <w:sz w:val="24"/>
          <w:szCs w:val="24"/>
          <w:lang w:val="en-GB" w:eastAsia="en-GB"/>
          <w14:ligatures w14:val="standardContextual"/>
        </w:rPr>
      </w:pPr>
      <w:ins w:id="390" w:author="Author">
        <w:r w:rsidRPr="00A96072">
          <w:rPr>
            <w:rStyle w:val="Hyperlink"/>
            <w:noProof/>
          </w:rPr>
          <w:fldChar w:fldCharType="begin"/>
        </w:r>
        <w:r w:rsidRPr="00A96072">
          <w:rPr>
            <w:rStyle w:val="Hyperlink"/>
            <w:noProof/>
          </w:rPr>
          <w:instrText xml:space="preserve"> </w:instrText>
        </w:r>
        <w:r>
          <w:rPr>
            <w:noProof/>
          </w:rPr>
          <w:instrText>HYPERLINK \l "_Toc192619535"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4.9</w:t>
        </w:r>
        <w:r>
          <w:rPr>
            <w:rFonts w:cstheme="minorBidi"/>
            <w:noProof/>
            <w:color w:val="auto"/>
            <w:kern w:val="2"/>
            <w:sz w:val="24"/>
            <w:szCs w:val="24"/>
            <w:lang w:val="en-GB" w:eastAsia="en-GB"/>
            <w14:ligatures w14:val="standardContextual"/>
          </w:rPr>
          <w:tab/>
        </w:r>
        <w:r w:rsidRPr="00A96072">
          <w:rPr>
            <w:rStyle w:val="Hyperlink"/>
            <w:noProof/>
          </w:rPr>
          <w:t>Detected Condition normalization</w:t>
        </w:r>
        <w:r>
          <w:rPr>
            <w:noProof/>
            <w:webHidden/>
          </w:rPr>
          <w:tab/>
        </w:r>
        <w:r>
          <w:rPr>
            <w:noProof/>
            <w:webHidden/>
          </w:rPr>
          <w:fldChar w:fldCharType="begin"/>
        </w:r>
        <w:r>
          <w:rPr>
            <w:noProof/>
            <w:webHidden/>
          </w:rPr>
          <w:instrText xml:space="preserve"> PAGEREF _Toc192619535 \h </w:instrText>
        </w:r>
      </w:ins>
      <w:r>
        <w:rPr>
          <w:noProof/>
          <w:webHidden/>
        </w:rPr>
      </w:r>
      <w:r>
        <w:rPr>
          <w:noProof/>
          <w:webHidden/>
        </w:rPr>
        <w:fldChar w:fldCharType="separate"/>
      </w:r>
      <w:ins w:id="391" w:author="Author">
        <w:r>
          <w:rPr>
            <w:noProof/>
            <w:webHidden/>
          </w:rPr>
          <w:t>68</w:t>
        </w:r>
        <w:r>
          <w:rPr>
            <w:noProof/>
            <w:webHidden/>
          </w:rPr>
          <w:fldChar w:fldCharType="end"/>
        </w:r>
        <w:r w:rsidRPr="00A96072">
          <w:rPr>
            <w:rStyle w:val="Hyperlink"/>
            <w:noProof/>
          </w:rPr>
          <w:fldChar w:fldCharType="end"/>
        </w:r>
      </w:ins>
    </w:p>
    <w:p w14:paraId="23A3BF83" w14:textId="632E5A22" w:rsidR="00B53275" w:rsidRDefault="00B53275">
      <w:pPr>
        <w:pStyle w:val="TOC2"/>
        <w:rPr>
          <w:ins w:id="392" w:author="Author"/>
          <w:rFonts w:cstheme="minorBidi"/>
          <w:noProof/>
          <w:color w:val="auto"/>
          <w:kern w:val="2"/>
          <w:sz w:val="24"/>
          <w:szCs w:val="24"/>
          <w:lang w:val="en-GB" w:eastAsia="en-GB"/>
          <w14:ligatures w14:val="standardContextual"/>
        </w:rPr>
      </w:pPr>
      <w:ins w:id="393" w:author="Author">
        <w:r w:rsidRPr="00A96072">
          <w:rPr>
            <w:rStyle w:val="Hyperlink"/>
            <w:noProof/>
          </w:rPr>
          <w:fldChar w:fldCharType="begin"/>
        </w:r>
        <w:r w:rsidRPr="00A96072">
          <w:rPr>
            <w:rStyle w:val="Hyperlink"/>
            <w:noProof/>
          </w:rPr>
          <w:instrText xml:space="preserve"> </w:instrText>
        </w:r>
        <w:r>
          <w:rPr>
            <w:noProof/>
          </w:rPr>
          <w:instrText>HYPERLINK \l "_Toc192619536"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4.10</w:t>
        </w:r>
        <w:r>
          <w:rPr>
            <w:rFonts w:cstheme="minorBidi"/>
            <w:noProof/>
            <w:color w:val="auto"/>
            <w:kern w:val="2"/>
            <w:sz w:val="24"/>
            <w:szCs w:val="24"/>
            <w:lang w:val="en-GB" w:eastAsia="en-GB"/>
            <w14:ligatures w14:val="standardContextual"/>
          </w:rPr>
          <w:tab/>
        </w:r>
        <w:r w:rsidRPr="00A96072">
          <w:rPr>
            <w:rStyle w:val="Hyperlink"/>
            <w:noProof/>
          </w:rPr>
          <w:t>Meaningful detection (device or any other source)</w:t>
        </w:r>
        <w:r>
          <w:rPr>
            <w:noProof/>
            <w:webHidden/>
          </w:rPr>
          <w:tab/>
        </w:r>
        <w:r>
          <w:rPr>
            <w:noProof/>
            <w:webHidden/>
          </w:rPr>
          <w:fldChar w:fldCharType="begin"/>
        </w:r>
        <w:r>
          <w:rPr>
            <w:noProof/>
            <w:webHidden/>
          </w:rPr>
          <w:instrText xml:space="preserve"> PAGEREF _Toc192619536 \h </w:instrText>
        </w:r>
      </w:ins>
      <w:r>
        <w:rPr>
          <w:noProof/>
          <w:webHidden/>
        </w:rPr>
      </w:r>
      <w:r>
        <w:rPr>
          <w:noProof/>
          <w:webHidden/>
        </w:rPr>
        <w:fldChar w:fldCharType="separate"/>
      </w:r>
      <w:ins w:id="394" w:author="Author">
        <w:r>
          <w:rPr>
            <w:noProof/>
            <w:webHidden/>
          </w:rPr>
          <w:t>68</w:t>
        </w:r>
        <w:r>
          <w:rPr>
            <w:noProof/>
            <w:webHidden/>
          </w:rPr>
          <w:fldChar w:fldCharType="end"/>
        </w:r>
        <w:r w:rsidRPr="00A96072">
          <w:rPr>
            <w:rStyle w:val="Hyperlink"/>
            <w:noProof/>
          </w:rPr>
          <w:fldChar w:fldCharType="end"/>
        </w:r>
      </w:ins>
    </w:p>
    <w:p w14:paraId="5BF6D908" w14:textId="0F29D9D4" w:rsidR="00B53275" w:rsidRDefault="00B53275">
      <w:pPr>
        <w:pStyle w:val="TOC1"/>
        <w:tabs>
          <w:tab w:val="left" w:pos="432"/>
        </w:tabs>
        <w:rPr>
          <w:ins w:id="395" w:author="Author"/>
          <w:rFonts w:cstheme="minorBidi"/>
          <w:b w:val="0"/>
          <w:noProof/>
          <w:color w:val="auto"/>
          <w:kern w:val="2"/>
          <w:sz w:val="24"/>
          <w:lang w:val="en-GB" w:eastAsia="en-GB"/>
          <w14:ligatures w14:val="standardContextual"/>
        </w:rPr>
      </w:pPr>
      <w:ins w:id="396" w:author="Author">
        <w:r w:rsidRPr="00A96072">
          <w:rPr>
            <w:rStyle w:val="Hyperlink"/>
            <w:noProof/>
          </w:rPr>
          <w:lastRenderedPageBreak/>
          <w:fldChar w:fldCharType="begin"/>
        </w:r>
        <w:r w:rsidRPr="00A96072">
          <w:rPr>
            <w:rStyle w:val="Hyperlink"/>
            <w:noProof/>
          </w:rPr>
          <w:instrText xml:space="preserve"> </w:instrText>
        </w:r>
        <w:r>
          <w:rPr>
            <w:noProof/>
          </w:rPr>
          <w:instrText>HYPERLINK \l "_Toc192619537"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5</w:t>
        </w:r>
        <w:r>
          <w:rPr>
            <w:rFonts w:cstheme="minorBidi"/>
            <w:b w:val="0"/>
            <w:noProof/>
            <w:color w:val="auto"/>
            <w:kern w:val="2"/>
            <w:sz w:val="24"/>
            <w:lang w:val="en-GB" w:eastAsia="en-GB"/>
            <w14:ligatures w14:val="standardContextual"/>
          </w:rPr>
          <w:tab/>
        </w:r>
        <w:r w:rsidRPr="00A96072">
          <w:rPr>
            <w:rStyle w:val="Hyperlink"/>
            <w:noProof/>
          </w:rPr>
          <w:t>Reporting Change Only</w:t>
        </w:r>
        <w:r>
          <w:rPr>
            <w:noProof/>
            <w:webHidden/>
          </w:rPr>
          <w:tab/>
        </w:r>
        <w:r>
          <w:rPr>
            <w:noProof/>
            <w:webHidden/>
          </w:rPr>
          <w:fldChar w:fldCharType="begin"/>
        </w:r>
        <w:r>
          <w:rPr>
            <w:noProof/>
            <w:webHidden/>
          </w:rPr>
          <w:instrText xml:space="preserve"> PAGEREF _Toc192619537 \h </w:instrText>
        </w:r>
      </w:ins>
      <w:r>
        <w:rPr>
          <w:noProof/>
          <w:webHidden/>
        </w:rPr>
      </w:r>
      <w:r>
        <w:rPr>
          <w:noProof/>
          <w:webHidden/>
        </w:rPr>
        <w:fldChar w:fldCharType="separate"/>
      </w:r>
      <w:ins w:id="397" w:author="Author">
        <w:r>
          <w:rPr>
            <w:noProof/>
            <w:webHidden/>
          </w:rPr>
          <w:t>70</w:t>
        </w:r>
        <w:r>
          <w:rPr>
            <w:noProof/>
            <w:webHidden/>
          </w:rPr>
          <w:fldChar w:fldCharType="end"/>
        </w:r>
        <w:r w:rsidRPr="00A96072">
          <w:rPr>
            <w:rStyle w:val="Hyperlink"/>
            <w:noProof/>
          </w:rPr>
          <w:fldChar w:fldCharType="end"/>
        </w:r>
      </w:ins>
    </w:p>
    <w:p w14:paraId="27F0FCF2" w14:textId="0613C919" w:rsidR="00B53275" w:rsidRDefault="00B53275">
      <w:pPr>
        <w:pStyle w:val="TOC2"/>
        <w:rPr>
          <w:ins w:id="398" w:author="Author"/>
          <w:rFonts w:cstheme="minorBidi"/>
          <w:noProof/>
          <w:color w:val="auto"/>
          <w:kern w:val="2"/>
          <w:sz w:val="24"/>
          <w:szCs w:val="24"/>
          <w:lang w:val="en-GB" w:eastAsia="en-GB"/>
          <w14:ligatures w14:val="standardContextual"/>
        </w:rPr>
      </w:pPr>
      <w:ins w:id="399" w:author="Author">
        <w:r w:rsidRPr="00A96072">
          <w:rPr>
            <w:rStyle w:val="Hyperlink"/>
            <w:noProof/>
          </w:rPr>
          <w:fldChar w:fldCharType="begin"/>
        </w:r>
        <w:r w:rsidRPr="00A96072">
          <w:rPr>
            <w:rStyle w:val="Hyperlink"/>
            <w:noProof/>
          </w:rPr>
          <w:instrText xml:space="preserve"> </w:instrText>
        </w:r>
        <w:r>
          <w:rPr>
            <w:noProof/>
          </w:rPr>
          <w:instrText>HYPERLINK \l "_Toc192619538"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5.1</w:t>
        </w:r>
        <w:r>
          <w:rPr>
            <w:rFonts w:cstheme="minorBidi"/>
            <w:noProof/>
            <w:color w:val="auto"/>
            <w:kern w:val="2"/>
            <w:sz w:val="24"/>
            <w:szCs w:val="24"/>
            <w:lang w:val="en-GB" w:eastAsia="en-GB"/>
            <w14:ligatures w14:val="standardContextual"/>
          </w:rPr>
          <w:tab/>
        </w:r>
        <w:r w:rsidRPr="00A96072">
          <w:rPr>
            <w:rStyle w:val="Hyperlink"/>
            <w:noProof/>
          </w:rPr>
          <w:t>Behaviors and Capabilities</w:t>
        </w:r>
        <w:r>
          <w:rPr>
            <w:noProof/>
            <w:webHidden/>
          </w:rPr>
          <w:tab/>
        </w:r>
        <w:r>
          <w:rPr>
            <w:noProof/>
            <w:webHidden/>
          </w:rPr>
          <w:fldChar w:fldCharType="begin"/>
        </w:r>
        <w:r>
          <w:rPr>
            <w:noProof/>
            <w:webHidden/>
          </w:rPr>
          <w:instrText xml:space="preserve"> PAGEREF _Toc192619538 \h </w:instrText>
        </w:r>
      </w:ins>
      <w:r>
        <w:rPr>
          <w:noProof/>
          <w:webHidden/>
        </w:rPr>
      </w:r>
      <w:r>
        <w:rPr>
          <w:noProof/>
          <w:webHidden/>
        </w:rPr>
        <w:fldChar w:fldCharType="separate"/>
      </w:r>
      <w:ins w:id="400" w:author="Author">
        <w:r>
          <w:rPr>
            <w:noProof/>
            <w:webHidden/>
          </w:rPr>
          <w:t>70</w:t>
        </w:r>
        <w:r>
          <w:rPr>
            <w:noProof/>
            <w:webHidden/>
          </w:rPr>
          <w:fldChar w:fldCharType="end"/>
        </w:r>
        <w:r w:rsidRPr="00A96072">
          <w:rPr>
            <w:rStyle w:val="Hyperlink"/>
            <w:noProof/>
          </w:rPr>
          <w:fldChar w:fldCharType="end"/>
        </w:r>
      </w:ins>
    </w:p>
    <w:p w14:paraId="63249F1D" w14:textId="26894998" w:rsidR="00B53275" w:rsidRDefault="00B53275">
      <w:pPr>
        <w:pStyle w:val="TOC2"/>
        <w:rPr>
          <w:ins w:id="401" w:author="Author"/>
          <w:rFonts w:cstheme="minorBidi"/>
          <w:noProof/>
          <w:color w:val="auto"/>
          <w:kern w:val="2"/>
          <w:sz w:val="24"/>
          <w:szCs w:val="24"/>
          <w:lang w:val="en-GB" w:eastAsia="en-GB"/>
          <w14:ligatures w14:val="standardContextual"/>
        </w:rPr>
      </w:pPr>
      <w:ins w:id="402" w:author="Author">
        <w:r w:rsidRPr="00A96072">
          <w:rPr>
            <w:rStyle w:val="Hyperlink"/>
            <w:noProof/>
          </w:rPr>
          <w:fldChar w:fldCharType="begin"/>
        </w:r>
        <w:r w:rsidRPr="00A96072">
          <w:rPr>
            <w:rStyle w:val="Hyperlink"/>
            <w:noProof/>
          </w:rPr>
          <w:instrText xml:space="preserve"> </w:instrText>
        </w:r>
        <w:r>
          <w:rPr>
            <w:noProof/>
          </w:rPr>
          <w:instrText>HYPERLINK \l "_Toc192619539"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5.2</w:t>
        </w:r>
        <w:r>
          <w:rPr>
            <w:rFonts w:cstheme="minorBidi"/>
            <w:noProof/>
            <w:color w:val="auto"/>
            <w:kern w:val="2"/>
            <w:sz w:val="24"/>
            <w:szCs w:val="24"/>
            <w:lang w:val="en-GB" w:eastAsia="en-GB"/>
            <w14:ligatures w14:val="standardContextual"/>
          </w:rPr>
          <w:tab/>
        </w:r>
        <w:r w:rsidRPr="00A96072">
          <w:rPr>
            <w:rStyle w:val="Hyperlink"/>
            <w:noProof/>
          </w:rPr>
          <w:t>CHANGE_ONLY Streaming</w:t>
        </w:r>
        <w:r>
          <w:rPr>
            <w:noProof/>
            <w:webHidden/>
          </w:rPr>
          <w:tab/>
        </w:r>
        <w:r>
          <w:rPr>
            <w:noProof/>
            <w:webHidden/>
          </w:rPr>
          <w:fldChar w:fldCharType="begin"/>
        </w:r>
        <w:r>
          <w:rPr>
            <w:noProof/>
            <w:webHidden/>
          </w:rPr>
          <w:instrText xml:space="preserve"> PAGEREF _Toc192619539 \h </w:instrText>
        </w:r>
      </w:ins>
      <w:r>
        <w:rPr>
          <w:noProof/>
          <w:webHidden/>
        </w:rPr>
      </w:r>
      <w:r>
        <w:rPr>
          <w:noProof/>
          <w:webHidden/>
        </w:rPr>
        <w:fldChar w:fldCharType="separate"/>
      </w:r>
      <w:ins w:id="403" w:author="Author">
        <w:r>
          <w:rPr>
            <w:noProof/>
            <w:webHidden/>
          </w:rPr>
          <w:t>71</w:t>
        </w:r>
        <w:r>
          <w:rPr>
            <w:noProof/>
            <w:webHidden/>
          </w:rPr>
          <w:fldChar w:fldCharType="end"/>
        </w:r>
        <w:r w:rsidRPr="00A96072">
          <w:rPr>
            <w:rStyle w:val="Hyperlink"/>
            <w:noProof/>
          </w:rPr>
          <w:fldChar w:fldCharType="end"/>
        </w:r>
      </w:ins>
    </w:p>
    <w:p w14:paraId="0EF8F527" w14:textId="55B010DD" w:rsidR="00B53275" w:rsidRDefault="00B53275">
      <w:pPr>
        <w:pStyle w:val="TOC2"/>
        <w:rPr>
          <w:ins w:id="404" w:author="Author"/>
          <w:rFonts w:cstheme="minorBidi"/>
          <w:noProof/>
          <w:color w:val="auto"/>
          <w:kern w:val="2"/>
          <w:sz w:val="24"/>
          <w:szCs w:val="24"/>
          <w:lang w:val="en-GB" w:eastAsia="en-GB"/>
          <w14:ligatures w14:val="standardContextual"/>
        </w:rPr>
      </w:pPr>
      <w:ins w:id="405" w:author="Author">
        <w:r w:rsidRPr="00A96072">
          <w:rPr>
            <w:rStyle w:val="Hyperlink"/>
            <w:noProof/>
          </w:rPr>
          <w:fldChar w:fldCharType="begin"/>
        </w:r>
        <w:r w:rsidRPr="00A96072">
          <w:rPr>
            <w:rStyle w:val="Hyperlink"/>
            <w:noProof/>
          </w:rPr>
          <w:instrText xml:space="preserve"> </w:instrText>
        </w:r>
        <w:r>
          <w:rPr>
            <w:noProof/>
          </w:rPr>
          <w:instrText>HYPERLINK \l "_Toc192619540"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5.3</w:t>
        </w:r>
        <w:r>
          <w:rPr>
            <w:rFonts w:cstheme="minorBidi"/>
            <w:noProof/>
            <w:color w:val="auto"/>
            <w:kern w:val="2"/>
            <w:sz w:val="24"/>
            <w:szCs w:val="24"/>
            <w:lang w:val="en-GB" w:eastAsia="en-GB"/>
            <w14:ligatures w14:val="standardContextual"/>
          </w:rPr>
          <w:tab/>
        </w:r>
        <w:r w:rsidRPr="00A96072">
          <w:rPr>
            <w:rStyle w:val="Hyperlink"/>
            <w:noProof/>
            <w:lang w:val="en-GB"/>
          </w:rPr>
          <w:t>Client view of sequence number</w:t>
        </w:r>
        <w:r>
          <w:rPr>
            <w:noProof/>
            <w:webHidden/>
          </w:rPr>
          <w:tab/>
        </w:r>
        <w:r>
          <w:rPr>
            <w:noProof/>
            <w:webHidden/>
          </w:rPr>
          <w:fldChar w:fldCharType="begin"/>
        </w:r>
        <w:r>
          <w:rPr>
            <w:noProof/>
            <w:webHidden/>
          </w:rPr>
          <w:instrText xml:space="preserve"> PAGEREF _Toc192619540 \h </w:instrText>
        </w:r>
      </w:ins>
      <w:r>
        <w:rPr>
          <w:noProof/>
          <w:webHidden/>
        </w:rPr>
      </w:r>
      <w:r>
        <w:rPr>
          <w:noProof/>
          <w:webHidden/>
        </w:rPr>
        <w:fldChar w:fldCharType="separate"/>
      </w:r>
      <w:ins w:id="406" w:author="Author">
        <w:r>
          <w:rPr>
            <w:noProof/>
            <w:webHidden/>
          </w:rPr>
          <w:t>73</w:t>
        </w:r>
        <w:r>
          <w:rPr>
            <w:noProof/>
            <w:webHidden/>
          </w:rPr>
          <w:fldChar w:fldCharType="end"/>
        </w:r>
        <w:r w:rsidRPr="00A96072">
          <w:rPr>
            <w:rStyle w:val="Hyperlink"/>
            <w:noProof/>
          </w:rPr>
          <w:fldChar w:fldCharType="end"/>
        </w:r>
      </w:ins>
    </w:p>
    <w:p w14:paraId="7FE195EE" w14:textId="630F3C7D" w:rsidR="00B53275" w:rsidRDefault="00B53275">
      <w:pPr>
        <w:pStyle w:val="TOC2"/>
        <w:rPr>
          <w:ins w:id="407" w:author="Author"/>
          <w:rFonts w:cstheme="minorBidi"/>
          <w:noProof/>
          <w:color w:val="auto"/>
          <w:kern w:val="2"/>
          <w:sz w:val="24"/>
          <w:szCs w:val="24"/>
          <w:lang w:val="en-GB" w:eastAsia="en-GB"/>
          <w14:ligatures w14:val="standardContextual"/>
        </w:rPr>
      </w:pPr>
      <w:ins w:id="408" w:author="Author">
        <w:r w:rsidRPr="00A96072">
          <w:rPr>
            <w:rStyle w:val="Hyperlink"/>
            <w:noProof/>
          </w:rPr>
          <w:fldChar w:fldCharType="begin"/>
        </w:r>
        <w:r w:rsidRPr="00A96072">
          <w:rPr>
            <w:rStyle w:val="Hyperlink"/>
            <w:noProof/>
          </w:rPr>
          <w:instrText xml:space="preserve"> </w:instrText>
        </w:r>
        <w:r>
          <w:rPr>
            <w:noProof/>
          </w:rPr>
          <w:instrText>HYPERLINK \l "_Toc192619541"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5.4</w:t>
        </w:r>
        <w:r>
          <w:rPr>
            <w:rFonts w:cstheme="minorBidi"/>
            <w:noProof/>
            <w:color w:val="auto"/>
            <w:kern w:val="2"/>
            <w:sz w:val="24"/>
            <w:szCs w:val="24"/>
            <w:lang w:val="en-GB" w:eastAsia="en-GB"/>
            <w14:ligatures w14:val="standardContextual"/>
          </w:rPr>
          <w:tab/>
        </w:r>
        <w:r w:rsidRPr="00A96072">
          <w:rPr>
            <w:rStyle w:val="Hyperlink"/>
            <w:noProof/>
          </w:rPr>
          <w:t>Client processing considerations</w:t>
        </w:r>
        <w:r>
          <w:rPr>
            <w:noProof/>
            <w:webHidden/>
          </w:rPr>
          <w:tab/>
        </w:r>
        <w:r>
          <w:rPr>
            <w:noProof/>
            <w:webHidden/>
          </w:rPr>
          <w:fldChar w:fldCharType="begin"/>
        </w:r>
        <w:r>
          <w:rPr>
            <w:noProof/>
            <w:webHidden/>
          </w:rPr>
          <w:instrText xml:space="preserve"> PAGEREF _Toc192619541 \h </w:instrText>
        </w:r>
      </w:ins>
      <w:r>
        <w:rPr>
          <w:noProof/>
          <w:webHidden/>
        </w:rPr>
      </w:r>
      <w:r>
        <w:rPr>
          <w:noProof/>
          <w:webHidden/>
        </w:rPr>
        <w:fldChar w:fldCharType="separate"/>
      </w:r>
      <w:ins w:id="409" w:author="Author">
        <w:r>
          <w:rPr>
            <w:noProof/>
            <w:webHidden/>
          </w:rPr>
          <w:t>73</w:t>
        </w:r>
        <w:r>
          <w:rPr>
            <w:noProof/>
            <w:webHidden/>
          </w:rPr>
          <w:fldChar w:fldCharType="end"/>
        </w:r>
        <w:r w:rsidRPr="00A96072">
          <w:rPr>
            <w:rStyle w:val="Hyperlink"/>
            <w:noProof/>
          </w:rPr>
          <w:fldChar w:fldCharType="end"/>
        </w:r>
      </w:ins>
    </w:p>
    <w:p w14:paraId="0C41D795" w14:textId="1B6863D0" w:rsidR="00B53275" w:rsidRDefault="00B53275">
      <w:pPr>
        <w:pStyle w:val="TOC2"/>
        <w:rPr>
          <w:ins w:id="410" w:author="Author"/>
          <w:rFonts w:cstheme="minorBidi"/>
          <w:noProof/>
          <w:color w:val="auto"/>
          <w:kern w:val="2"/>
          <w:sz w:val="24"/>
          <w:szCs w:val="24"/>
          <w:lang w:val="en-GB" w:eastAsia="en-GB"/>
          <w14:ligatures w14:val="standardContextual"/>
        </w:rPr>
      </w:pPr>
      <w:ins w:id="411" w:author="Author">
        <w:r w:rsidRPr="00A96072">
          <w:rPr>
            <w:rStyle w:val="Hyperlink"/>
            <w:noProof/>
          </w:rPr>
          <w:fldChar w:fldCharType="begin"/>
        </w:r>
        <w:r w:rsidRPr="00A96072">
          <w:rPr>
            <w:rStyle w:val="Hyperlink"/>
            <w:noProof/>
          </w:rPr>
          <w:instrText xml:space="preserve"> </w:instrText>
        </w:r>
        <w:r>
          <w:rPr>
            <w:noProof/>
          </w:rPr>
          <w:instrText>HYPERLINK \l "_Toc192619542"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lang w:val="en-GB"/>
          </w:rPr>
          <w:t>5.5</w:t>
        </w:r>
        <w:r>
          <w:rPr>
            <w:rFonts w:cstheme="minorBidi"/>
            <w:noProof/>
            <w:color w:val="auto"/>
            <w:kern w:val="2"/>
            <w:sz w:val="24"/>
            <w:szCs w:val="24"/>
            <w:lang w:val="en-GB" w:eastAsia="en-GB"/>
            <w14:ligatures w14:val="standardContextual"/>
          </w:rPr>
          <w:tab/>
        </w:r>
        <w:r w:rsidRPr="00A96072">
          <w:rPr>
            <w:rStyle w:val="Hyperlink"/>
            <w:noProof/>
            <w:lang w:val="en-GB"/>
          </w:rPr>
          <w:t>Dealing with changes in lists</w:t>
        </w:r>
        <w:r>
          <w:rPr>
            <w:noProof/>
            <w:webHidden/>
          </w:rPr>
          <w:tab/>
        </w:r>
        <w:r>
          <w:rPr>
            <w:noProof/>
            <w:webHidden/>
          </w:rPr>
          <w:fldChar w:fldCharType="begin"/>
        </w:r>
        <w:r>
          <w:rPr>
            <w:noProof/>
            <w:webHidden/>
          </w:rPr>
          <w:instrText xml:space="preserve"> PAGEREF _Toc192619542 \h </w:instrText>
        </w:r>
      </w:ins>
      <w:r>
        <w:rPr>
          <w:noProof/>
          <w:webHidden/>
        </w:rPr>
      </w:r>
      <w:r>
        <w:rPr>
          <w:noProof/>
          <w:webHidden/>
        </w:rPr>
        <w:fldChar w:fldCharType="separate"/>
      </w:r>
      <w:ins w:id="412" w:author="Author">
        <w:r>
          <w:rPr>
            <w:noProof/>
            <w:webHidden/>
          </w:rPr>
          <w:t>74</w:t>
        </w:r>
        <w:r>
          <w:rPr>
            <w:noProof/>
            <w:webHidden/>
          </w:rPr>
          <w:fldChar w:fldCharType="end"/>
        </w:r>
        <w:r w:rsidRPr="00A96072">
          <w:rPr>
            <w:rStyle w:val="Hyperlink"/>
            <w:noProof/>
          </w:rPr>
          <w:fldChar w:fldCharType="end"/>
        </w:r>
      </w:ins>
    </w:p>
    <w:p w14:paraId="54F81604" w14:textId="6BCDE55D" w:rsidR="00B53275" w:rsidRDefault="00B53275">
      <w:pPr>
        <w:pStyle w:val="TOC2"/>
        <w:rPr>
          <w:ins w:id="413" w:author="Author"/>
          <w:rFonts w:cstheme="minorBidi"/>
          <w:noProof/>
          <w:color w:val="auto"/>
          <w:kern w:val="2"/>
          <w:sz w:val="24"/>
          <w:szCs w:val="24"/>
          <w:lang w:val="en-GB" w:eastAsia="en-GB"/>
          <w14:ligatures w14:val="standardContextual"/>
        </w:rPr>
      </w:pPr>
      <w:ins w:id="414" w:author="Author">
        <w:r w:rsidRPr="00A96072">
          <w:rPr>
            <w:rStyle w:val="Hyperlink"/>
            <w:noProof/>
          </w:rPr>
          <w:fldChar w:fldCharType="begin"/>
        </w:r>
        <w:r w:rsidRPr="00A96072">
          <w:rPr>
            <w:rStyle w:val="Hyperlink"/>
            <w:noProof/>
          </w:rPr>
          <w:instrText xml:space="preserve"> </w:instrText>
        </w:r>
        <w:r>
          <w:rPr>
            <w:noProof/>
          </w:rPr>
          <w:instrText>HYPERLINK \l "_Toc192619543"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5.6</w:t>
        </w:r>
        <w:r>
          <w:rPr>
            <w:rFonts w:cstheme="minorBidi"/>
            <w:noProof/>
            <w:color w:val="auto"/>
            <w:kern w:val="2"/>
            <w:sz w:val="24"/>
            <w:szCs w:val="24"/>
            <w:lang w:val="en-GB" w:eastAsia="en-GB"/>
            <w14:ligatures w14:val="standardContextual"/>
          </w:rPr>
          <w:tab/>
        </w:r>
        <w:r w:rsidRPr="00A96072">
          <w:rPr>
            <w:rStyle w:val="Hyperlink"/>
            <w:noProof/>
          </w:rPr>
          <w:t>Future opportunities for stream tuning</w:t>
        </w:r>
        <w:r>
          <w:rPr>
            <w:noProof/>
            <w:webHidden/>
          </w:rPr>
          <w:tab/>
        </w:r>
        <w:r>
          <w:rPr>
            <w:noProof/>
            <w:webHidden/>
          </w:rPr>
          <w:fldChar w:fldCharType="begin"/>
        </w:r>
        <w:r>
          <w:rPr>
            <w:noProof/>
            <w:webHidden/>
          </w:rPr>
          <w:instrText xml:space="preserve"> PAGEREF _Toc192619543 \h </w:instrText>
        </w:r>
      </w:ins>
      <w:r>
        <w:rPr>
          <w:noProof/>
          <w:webHidden/>
        </w:rPr>
      </w:r>
      <w:r>
        <w:rPr>
          <w:noProof/>
          <w:webHidden/>
        </w:rPr>
        <w:fldChar w:fldCharType="separate"/>
      </w:r>
      <w:ins w:id="415" w:author="Author">
        <w:r>
          <w:rPr>
            <w:noProof/>
            <w:webHidden/>
          </w:rPr>
          <w:t>74</w:t>
        </w:r>
        <w:r>
          <w:rPr>
            <w:noProof/>
            <w:webHidden/>
          </w:rPr>
          <w:fldChar w:fldCharType="end"/>
        </w:r>
        <w:r w:rsidRPr="00A96072">
          <w:rPr>
            <w:rStyle w:val="Hyperlink"/>
            <w:noProof/>
          </w:rPr>
          <w:fldChar w:fldCharType="end"/>
        </w:r>
      </w:ins>
    </w:p>
    <w:p w14:paraId="4C717BB5" w14:textId="0A49D459" w:rsidR="00B53275" w:rsidRDefault="00B53275">
      <w:pPr>
        <w:pStyle w:val="TOC1"/>
        <w:tabs>
          <w:tab w:val="left" w:pos="432"/>
        </w:tabs>
        <w:rPr>
          <w:ins w:id="416" w:author="Author"/>
          <w:rFonts w:cstheme="minorBidi"/>
          <w:b w:val="0"/>
          <w:noProof/>
          <w:color w:val="auto"/>
          <w:kern w:val="2"/>
          <w:sz w:val="24"/>
          <w:lang w:val="en-GB" w:eastAsia="en-GB"/>
          <w14:ligatures w14:val="standardContextual"/>
        </w:rPr>
      </w:pPr>
      <w:ins w:id="417" w:author="Author">
        <w:r w:rsidRPr="00A96072">
          <w:rPr>
            <w:rStyle w:val="Hyperlink"/>
            <w:noProof/>
          </w:rPr>
          <w:fldChar w:fldCharType="begin"/>
        </w:r>
        <w:r w:rsidRPr="00A96072">
          <w:rPr>
            <w:rStyle w:val="Hyperlink"/>
            <w:noProof/>
          </w:rPr>
          <w:instrText xml:space="preserve"> </w:instrText>
        </w:r>
        <w:r>
          <w:rPr>
            <w:noProof/>
          </w:rPr>
          <w:instrText>HYPERLINK \l "_Toc192619544"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w:t>
        </w:r>
        <w:r>
          <w:rPr>
            <w:rFonts w:cstheme="minorBidi"/>
            <w:b w:val="0"/>
            <w:noProof/>
            <w:color w:val="auto"/>
            <w:kern w:val="2"/>
            <w:sz w:val="24"/>
            <w:lang w:val="en-GB" w:eastAsia="en-GB"/>
            <w14:ligatures w14:val="standardContextual"/>
          </w:rPr>
          <w:tab/>
        </w:r>
        <w:r w:rsidRPr="00A96072">
          <w:rPr>
            <w:rStyle w:val="Hyperlink"/>
            <w:noProof/>
          </w:rPr>
          <w:t>Streaming of measurement data for performance monitoring</w:t>
        </w:r>
        <w:r>
          <w:rPr>
            <w:noProof/>
            <w:webHidden/>
          </w:rPr>
          <w:tab/>
        </w:r>
        <w:r>
          <w:rPr>
            <w:noProof/>
            <w:webHidden/>
          </w:rPr>
          <w:fldChar w:fldCharType="begin"/>
        </w:r>
        <w:r>
          <w:rPr>
            <w:noProof/>
            <w:webHidden/>
          </w:rPr>
          <w:instrText xml:space="preserve"> PAGEREF _Toc192619544 \h </w:instrText>
        </w:r>
      </w:ins>
      <w:r>
        <w:rPr>
          <w:noProof/>
          <w:webHidden/>
        </w:rPr>
      </w:r>
      <w:r>
        <w:rPr>
          <w:noProof/>
          <w:webHidden/>
        </w:rPr>
        <w:fldChar w:fldCharType="separate"/>
      </w:r>
      <w:ins w:id="418" w:author="Author">
        <w:r>
          <w:rPr>
            <w:noProof/>
            <w:webHidden/>
          </w:rPr>
          <w:t>75</w:t>
        </w:r>
        <w:r>
          <w:rPr>
            <w:noProof/>
            <w:webHidden/>
          </w:rPr>
          <w:fldChar w:fldCharType="end"/>
        </w:r>
        <w:r w:rsidRPr="00A96072">
          <w:rPr>
            <w:rStyle w:val="Hyperlink"/>
            <w:noProof/>
          </w:rPr>
          <w:fldChar w:fldCharType="end"/>
        </w:r>
      </w:ins>
    </w:p>
    <w:p w14:paraId="38A3A9F1" w14:textId="38B71235" w:rsidR="00B53275" w:rsidRDefault="00B53275">
      <w:pPr>
        <w:pStyle w:val="TOC2"/>
        <w:rPr>
          <w:ins w:id="419" w:author="Author"/>
          <w:rFonts w:cstheme="minorBidi"/>
          <w:noProof/>
          <w:color w:val="auto"/>
          <w:kern w:val="2"/>
          <w:sz w:val="24"/>
          <w:szCs w:val="24"/>
          <w:lang w:val="en-GB" w:eastAsia="en-GB"/>
          <w14:ligatures w14:val="standardContextual"/>
        </w:rPr>
      </w:pPr>
      <w:ins w:id="420" w:author="Author">
        <w:r w:rsidRPr="00A96072">
          <w:rPr>
            <w:rStyle w:val="Hyperlink"/>
            <w:noProof/>
          </w:rPr>
          <w:fldChar w:fldCharType="begin"/>
        </w:r>
        <w:r w:rsidRPr="00A96072">
          <w:rPr>
            <w:rStyle w:val="Hyperlink"/>
            <w:noProof/>
          </w:rPr>
          <w:instrText xml:space="preserve"> </w:instrText>
        </w:r>
        <w:r>
          <w:rPr>
            <w:noProof/>
          </w:rPr>
          <w:instrText>HYPERLINK \l "_Toc192619545"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w:t>
        </w:r>
        <w:r>
          <w:rPr>
            <w:rFonts w:cstheme="minorBidi"/>
            <w:noProof/>
            <w:color w:val="auto"/>
            <w:kern w:val="2"/>
            <w:sz w:val="24"/>
            <w:szCs w:val="24"/>
            <w:lang w:val="en-GB" w:eastAsia="en-GB"/>
            <w14:ligatures w14:val="standardContextual"/>
          </w:rPr>
          <w:tab/>
        </w:r>
        <w:r w:rsidRPr="00A96072">
          <w:rPr>
            <w:rStyle w:val="Hyperlink"/>
            <w:noProof/>
          </w:rPr>
          <w:t>Reporting measurement data</w:t>
        </w:r>
        <w:r>
          <w:rPr>
            <w:noProof/>
            <w:webHidden/>
          </w:rPr>
          <w:tab/>
        </w:r>
        <w:r>
          <w:rPr>
            <w:noProof/>
            <w:webHidden/>
          </w:rPr>
          <w:fldChar w:fldCharType="begin"/>
        </w:r>
        <w:r>
          <w:rPr>
            <w:noProof/>
            <w:webHidden/>
          </w:rPr>
          <w:instrText xml:space="preserve"> PAGEREF _Toc192619545 \h </w:instrText>
        </w:r>
      </w:ins>
      <w:r>
        <w:rPr>
          <w:noProof/>
          <w:webHidden/>
        </w:rPr>
      </w:r>
      <w:r>
        <w:rPr>
          <w:noProof/>
          <w:webHidden/>
        </w:rPr>
        <w:fldChar w:fldCharType="separate"/>
      </w:r>
      <w:ins w:id="421" w:author="Author">
        <w:r>
          <w:rPr>
            <w:noProof/>
            <w:webHidden/>
          </w:rPr>
          <w:t>75</w:t>
        </w:r>
        <w:r>
          <w:rPr>
            <w:noProof/>
            <w:webHidden/>
          </w:rPr>
          <w:fldChar w:fldCharType="end"/>
        </w:r>
        <w:r w:rsidRPr="00A96072">
          <w:rPr>
            <w:rStyle w:val="Hyperlink"/>
            <w:noProof/>
          </w:rPr>
          <w:fldChar w:fldCharType="end"/>
        </w:r>
      </w:ins>
    </w:p>
    <w:p w14:paraId="79BB5E8F" w14:textId="4A1DCDBC" w:rsidR="00B53275" w:rsidRDefault="00B53275">
      <w:pPr>
        <w:pStyle w:val="TOC3"/>
        <w:rPr>
          <w:ins w:id="422" w:author="Author"/>
          <w:rFonts w:cstheme="minorBidi"/>
          <w:noProof/>
          <w:color w:val="auto"/>
          <w:kern w:val="2"/>
          <w:sz w:val="24"/>
          <w:szCs w:val="24"/>
          <w:lang w:val="en-GB" w:eastAsia="en-GB"/>
          <w14:ligatures w14:val="standardContextual"/>
        </w:rPr>
      </w:pPr>
      <w:ins w:id="423" w:author="Author">
        <w:r w:rsidRPr="00A96072">
          <w:rPr>
            <w:rStyle w:val="Hyperlink"/>
            <w:noProof/>
          </w:rPr>
          <w:fldChar w:fldCharType="begin"/>
        </w:r>
        <w:r w:rsidRPr="00A96072">
          <w:rPr>
            <w:rStyle w:val="Hyperlink"/>
            <w:noProof/>
          </w:rPr>
          <w:instrText xml:space="preserve"> </w:instrText>
        </w:r>
        <w:r>
          <w:rPr>
            <w:noProof/>
          </w:rPr>
          <w:instrText>HYPERLINK \l "_Toc192619546"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6.1.1</w:t>
        </w:r>
        <w:r>
          <w:rPr>
            <w:rFonts w:cstheme="minorBidi"/>
            <w:noProof/>
            <w:color w:val="auto"/>
            <w:kern w:val="2"/>
            <w:sz w:val="24"/>
            <w:szCs w:val="24"/>
            <w:lang w:val="en-GB" w:eastAsia="en-GB"/>
            <w14:ligatures w14:val="standardContextual"/>
          </w:rPr>
          <w:tab/>
        </w:r>
        <w:r w:rsidRPr="00A96072">
          <w:rPr>
            <w:rStyle w:val="Hyperlink"/>
            <w:noProof/>
          </w:rPr>
          <w:t>Volume of data</w:t>
        </w:r>
        <w:r>
          <w:rPr>
            <w:noProof/>
            <w:webHidden/>
          </w:rPr>
          <w:tab/>
        </w:r>
        <w:r>
          <w:rPr>
            <w:noProof/>
            <w:webHidden/>
          </w:rPr>
          <w:fldChar w:fldCharType="begin"/>
        </w:r>
        <w:r>
          <w:rPr>
            <w:noProof/>
            <w:webHidden/>
          </w:rPr>
          <w:instrText xml:space="preserve"> PAGEREF _Toc192619546 \h </w:instrText>
        </w:r>
      </w:ins>
      <w:r>
        <w:rPr>
          <w:noProof/>
          <w:webHidden/>
        </w:rPr>
      </w:r>
      <w:r>
        <w:rPr>
          <w:noProof/>
          <w:webHidden/>
        </w:rPr>
        <w:fldChar w:fldCharType="separate"/>
      </w:r>
      <w:ins w:id="424" w:author="Author">
        <w:r>
          <w:rPr>
            <w:noProof/>
            <w:webHidden/>
          </w:rPr>
          <w:t>75</w:t>
        </w:r>
        <w:r>
          <w:rPr>
            <w:noProof/>
            <w:webHidden/>
          </w:rPr>
          <w:fldChar w:fldCharType="end"/>
        </w:r>
        <w:r w:rsidRPr="00A96072">
          <w:rPr>
            <w:rStyle w:val="Hyperlink"/>
            <w:noProof/>
          </w:rPr>
          <w:fldChar w:fldCharType="end"/>
        </w:r>
      </w:ins>
    </w:p>
    <w:p w14:paraId="24279640" w14:textId="052AB663" w:rsidR="00B53275" w:rsidRDefault="00B53275">
      <w:pPr>
        <w:pStyle w:val="TOC3"/>
        <w:rPr>
          <w:ins w:id="425" w:author="Author"/>
          <w:rFonts w:cstheme="minorBidi"/>
          <w:noProof/>
          <w:color w:val="auto"/>
          <w:kern w:val="2"/>
          <w:sz w:val="24"/>
          <w:szCs w:val="24"/>
          <w:lang w:val="en-GB" w:eastAsia="en-GB"/>
          <w14:ligatures w14:val="standardContextual"/>
        </w:rPr>
      </w:pPr>
      <w:ins w:id="426" w:author="Author">
        <w:r w:rsidRPr="00A96072">
          <w:rPr>
            <w:rStyle w:val="Hyperlink"/>
            <w:noProof/>
          </w:rPr>
          <w:fldChar w:fldCharType="begin"/>
        </w:r>
        <w:r w:rsidRPr="00A96072">
          <w:rPr>
            <w:rStyle w:val="Hyperlink"/>
            <w:noProof/>
          </w:rPr>
          <w:instrText xml:space="preserve"> </w:instrText>
        </w:r>
        <w:r>
          <w:rPr>
            <w:noProof/>
          </w:rPr>
          <w:instrText>HYPERLINK \l "_Toc192619547"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6.1.2</w:t>
        </w:r>
        <w:r>
          <w:rPr>
            <w:rFonts w:cstheme="minorBidi"/>
            <w:noProof/>
            <w:color w:val="auto"/>
            <w:kern w:val="2"/>
            <w:sz w:val="24"/>
            <w:szCs w:val="24"/>
            <w:lang w:val="en-GB" w:eastAsia="en-GB"/>
            <w14:ligatures w14:val="standardContextual"/>
          </w:rPr>
          <w:tab/>
        </w:r>
        <w:r w:rsidRPr="00A96072">
          <w:rPr>
            <w:rStyle w:val="Hyperlink"/>
            <w:noProof/>
          </w:rPr>
          <w:t>Responsibility for measurement data</w:t>
        </w:r>
        <w:r>
          <w:rPr>
            <w:noProof/>
            <w:webHidden/>
          </w:rPr>
          <w:tab/>
        </w:r>
        <w:r>
          <w:rPr>
            <w:noProof/>
            <w:webHidden/>
          </w:rPr>
          <w:fldChar w:fldCharType="begin"/>
        </w:r>
        <w:r>
          <w:rPr>
            <w:noProof/>
            <w:webHidden/>
          </w:rPr>
          <w:instrText xml:space="preserve"> PAGEREF _Toc192619547 \h </w:instrText>
        </w:r>
      </w:ins>
      <w:r>
        <w:rPr>
          <w:noProof/>
          <w:webHidden/>
        </w:rPr>
      </w:r>
      <w:r>
        <w:rPr>
          <w:noProof/>
          <w:webHidden/>
        </w:rPr>
        <w:fldChar w:fldCharType="separate"/>
      </w:r>
      <w:ins w:id="427" w:author="Author">
        <w:r>
          <w:rPr>
            <w:noProof/>
            <w:webHidden/>
          </w:rPr>
          <w:t>76</w:t>
        </w:r>
        <w:r>
          <w:rPr>
            <w:noProof/>
            <w:webHidden/>
          </w:rPr>
          <w:fldChar w:fldCharType="end"/>
        </w:r>
        <w:r w:rsidRPr="00A96072">
          <w:rPr>
            <w:rStyle w:val="Hyperlink"/>
            <w:noProof/>
          </w:rPr>
          <w:fldChar w:fldCharType="end"/>
        </w:r>
      </w:ins>
    </w:p>
    <w:p w14:paraId="1DBBEA4C" w14:textId="0A2A9CB4" w:rsidR="00B53275" w:rsidRDefault="00B53275">
      <w:pPr>
        <w:pStyle w:val="TOC3"/>
        <w:rPr>
          <w:ins w:id="428" w:author="Author"/>
          <w:rFonts w:cstheme="minorBidi"/>
          <w:noProof/>
          <w:color w:val="auto"/>
          <w:kern w:val="2"/>
          <w:sz w:val="24"/>
          <w:szCs w:val="24"/>
          <w:lang w:val="en-GB" w:eastAsia="en-GB"/>
          <w14:ligatures w14:val="standardContextual"/>
        </w:rPr>
      </w:pPr>
      <w:ins w:id="429" w:author="Author">
        <w:r w:rsidRPr="00A96072">
          <w:rPr>
            <w:rStyle w:val="Hyperlink"/>
            <w:noProof/>
          </w:rPr>
          <w:fldChar w:fldCharType="begin"/>
        </w:r>
        <w:r w:rsidRPr="00A96072">
          <w:rPr>
            <w:rStyle w:val="Hyperlink"/>
            <w:noProof/>
          </w:rPr>
          <w:instrText xml:space="preserve"> </w:instrText>
        </w:r>
        <w:r>
          <w:rPr>
            <w:noProof/>
          </w:rPr>
          <w:instrText>HYPERLINK \l "_Toc192619548"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6.1.3</w:t>
        </w:r>
        <w:r>
          <w:rPr>
            <w:rFonts w:cstheme="minorBidi"/>
            <w:noProof/>
            <w:color w:val="auto"/>
            <w:kern w:val="2"/>
            <w:sz w:val="24"/>
            <w:szCs w:val="24"/>
            <w:lang w:val="en-GB" w:eastAsia="en-GB"/>
            <w14:ligatures w14:val="standardContextual"/>
          </w:rPr>
          <w:tab/>
        </w:r>
        <w:r w:rsidRPr="00A96072">
          <w:rPr>
            <w:rStyle w:val="Hyperlink"/>
            <w:noProof/>
          </w:rPr>
          <w:t>Efficient streaming</w:t>
        </w:r>
        <w:r>
          <w:rPr>
            <w:noProof/>
            <w:webHidden/>
          </w:rPr>
          <w:tab/>
        </w:r>
        <w:r>
          <w:rPr>
            <w:noProof/>
            <w:webHidden/>
          </w:rPr>
          <w:fldChar w:fldCharType="begin"/>
        </w:r>
        <w:r>
          <w:rPr>
            <w:noProof/>
            <w:webHidden/>
          </w:rPr>
          <w:instrText xml:space="preserve"> PAGEREF _Toc192619548 \h </w:instrText>
        </w:r>
      </w:ins>
      <w:r>
        <w:rPr>
          <w:noProof/>
          <w:webHidden/>
        </w:rPr>
      </w:r>
      <w:r>
        <w:rPr>
          <w:noProof/>
          <w:webHidden/>
        </w:rPr>
        <w:fldChar w:fldCharType="separate"/>
      </w:r>
      <w:ins w:id="430" w:author="Author">
        <w:r>
          <w:rPr>
            <w:noProof/>
            <w:webHidden/>
          </w:rPr>
          <w:t>76</w:t>
        </w:r>
        <w:r>
          <w:rPr>
            <w:noProof/>
            <w:webHidden/>
          </w:rPr>
          <w:fldChar w:fldCharType="end"/>
        </w:r>
        <w:r w:rsidRPr="00A96072">
          <w:rPr>
            <w:rStyle w:val="Hyperlink"/>
            <w:noProof/>
          </w:rPr>
          <w:fldChar w:fldCharType="end"/>
        </w:r>
      </w:ins>
    </w:p>
    <w:p w14:paraId="4D181F4E" w14:textId="788A83AC" w:rsidR="00B53275" w:rsidRDefault="00B53275">
      <w:pPr>
        <w:pStyle w:val="TOC3"/>
        <w:rPr>
          <w:ins w:id="431" w:author="Author"/>
          <w:rFonts w:cstheme="minorBidi"/>
          <w:noProof/>
          <w:color w:val="auto"/>
          <w:kern w:val="2"/>
          <w:sz w:val="24"/>
          <w:szCs w:val="24"/>
          <w:lang w:val="en-GB" w:eastAsia="en-GB"/>
          <w14:ligatures w14:val="standardContextual"/>
        </w:rPr>
      </w:pPr>
      <w:ins w:id="432" w:author="Author">
        <w:r w:rsidRPr="00A96072">
          <w:rPr>
            <w:rStyle w:val="Hyperlink"/>
            <w:noProof/>
          </w:rPr>
          <w:fldChar w:fldCharType="begin"/>
        </w:r>
        <w:r w:rsidRPr="00A96072">
          <w:rPr>
            <w:rStyle w:val="Hyperlink"/>
            <w:noProof/>
          </w:rPr>
          <w:instrText xml:space="preserve"> </w:instrText>
        </w:r>
        <w:r>
          <w:rPr>
            <w:noProof/>
          </w:rPr>
          <w:instrText>HYPERLINK \l "_Toc192619549"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6.1.4</w:t>
        </w:r>
        <w:r>
          <w:rPr>
            <w:rFonts w:cstheme="minorBidi"/>
            <w:noProof/>
            <w:color w:val="auto"/>
            <w:kern w:val="2"/>
            <w:sz w:val="24"/>
            <w:szCs w:val="24"/>
            <w:lang w:val="en-GB" w:eastAsia="en-GB"/>
            <w14:ligatures w14:val="standardContextual"/>
          </w:rPr>
          <w:tab/>
        </w:r>
        <w:r w:rsidRPr="00A96072">
          <w:rPr>
            <w:rStyle w:val="Hyperlink"/>
            <w:noProof/>
          </w:rPr>
          <w:t>Streaming of measurement data</w:t>
        </w:r>
        <w:r>
          <w:rPr>
            <w:noProof/>
            <w:webHidden/>
          </w:rPr>
          <w:tab/>
        </w:r>
        <w:r>
          <w:rPr>
            <w:noProof/>
            <w:webHidden/>
          </w:rPr>
          <w:fldChar w:fldCharType="begin"/>
        </w:r>
        <w:r>
          <w:rPr>
            <w:noProof/>
            <w:webHidden/>
          </w:rPr>
          <w:instrText xml:space="preserve"> PAGEREF _Toc192619549 \h </w:instrText>
        </w:r>
      </w:ins>
      <w:r>
        <w:rPr>
          <w:noProof/>
          <w:webHidden/>
        </w:rPr>
      </w:r>
      <w:r>
        <w:rPr>
          <w:noProof/>
          <w:webHidden/>
        </w:rPr>
        <w:fldChar w:fldCharType="separate"/>
      </w:r>
      <w:ins w:id="433" w:author="Author">
        <w:r>
          <w:rPr>
            <w:noProof/>
            <w:webHidden/>
          </w:rPr>
          <w:t>77</w:t>
        </w:r>
        <w:r>
          <w:rPr>
            <w:noProof/>
            <w:webHidden/>
          </w:rPr>
          <w:fldChar w:fldCharType="end"/>
        </w:r>
        <w:r w:rsidRPr="00A96072">
          <w:rPr>
            <w:rStyle w:val="Hyperlink"/>
            <w:noProof/>
          </w:rPr>
          <w:fldChar w:fldCharType="end"/>
        </w:r>
      </w:ins>
    </w:p>
    <w:p w14:paraId="3175C7EE" w14:textId="037E2B97" w:rsidR="00B53275" w:rsidRDefault="00B53275">
      <w:pPr>
        <w:pStyle w:val="TOC3"/>
        <w:rPr>
          <w:ins w:id="434" w:author="Author"/>
          <w:rFonts w:cstheme="minorBidi"/>
          <w:noProof/>
          <w:color w:val="auto"/>
          <w:kern w:val="2"/>
          <w:sz w:val="24"/>
          <w:szCs w:val="24"/>
          <w:lang w:val="en-GB" w:eastAsia="en-GB"/>
          <w14:ligatures w14:val="standardContextual"/>
        </w:rPr>
      </w:pPr>
      <w:ins w:id="435" w:author="Author">
        <w:r w:rsidRPr="00A96072">
          <w:rPr>
            <w:rStyle w:val="Hyperlink"/>
            <w:noProof/>
          </w:rPr>
          <w:fldChar w:fldCharType="begin"/>
        </w:r>
        <w:r w:rsidRPr="00A96072">
          <w:rPr>
            <w:rStyle w:val="Hyperlink"/>
            <w:noProof/>
          </w:rPr>
          <w:instrText xml:space="preserve"> </w:instrText>
        </w:r>
        <w:r>
          <w:rPr>
            <w:noProof/>
          </w:rPr>
          <w:instrText>HYPERLINK \l "_Toc192619550"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6.1.5</w:t>
        </w:r>
        <w:r>
          <w:rPr>
            <w:rFonts w:cstheme="minorBidi"/>
            <w:noProof/>
            <w:color w:val="auto"/>
            <w:kern w:val="2"/>
            <w:sz w:val="24"/>
            <w:szCs w:val="24"/>
            <w:lang w:val="en-GB" w:eastAsia="en-GB"/>
            <w14:ligatures w14:val="standardContextual"/>
          </w:rPr>
          <w:tab/>
        </w:r>
        <w:r w:rsidRPr="00A96072">
          <w:rPr>
            <w:rStyle w:val="Hyperlink"/>
            <w:noProof/>
          </w:rPr>
          <w:t>Dealing with Comms failures</w:t>
        </w:r>
        <w:r>
          <w:rPr>
            <w:noProof/>
            <w:webHidden/>
          </w:rPr>
          <w:tab/>
        </w:r>
        <w:r>
          <w:rPr>
            <w:noProof/>
            <w:webHidden/>
          </w:rPr>
          <w:fldChar w:fldCharType="begin"/>
        </w:r>
        <w:r>
          <w:rPr>
            <w:noProof/>
            <w:webHidden/>
          </w:rPr>
          <w:instrText xml:space="preserve"> PAGEREF _Toc192619550 \h </w:instrText>
        </w:r>
      </w:ins>
      <w:r>
        <w:rPr>
          <w:noProof/>
          <w:webHidden/>
        </w:rPr>
      </w:r>
      <w:r>
        <w:rPr>
          <w:noProof/>
          <w:webHidden/>
        </w:rPr>
        <w:fldChar w:fldCharType="separate"/>
      </w:r>
      <w:ins w:id="436" w:author="Author">
        <w:r>
          <w:rPr>
            <w:noProof/>
            <w:webHidden/>
          </w:rPr>
          <w:t>77</w:t>
        </w:r>
        <w:r>
          <w:rPr>
            <w:noProof/>
            <w:webHidden/>
          </w:rPr>
          <w:fldChar w:fldCharType="end"/>
        </w:r>
        <w:r w:rsidRPr="00A96072">
          <w:rPr>
            <w:rStyle w:val="Hyperlink"/>
            <w:noProof/>
          </w:rPr>
          <w:fldChar w:fldCharType="end"/>
        </w:r>
      </w:ins>
    </w:p>
    <w:p w14:paraId="0E83D213" w14:textId="4EEC1BA7" w:rsidR="00B53275" w:rsidRDefault="00B53275">
      <w:pPr>
        <w:pStyle w:val="TOC3"/>
        <w:rPr>
          <w:ins w:id="437" w:author="Author"/>
          <w:rFonts w:cstheme="minorBidi"/>
          <w:noProof/>
          <w:color w:val="auto"/>
          <w:kern w:val="2"/>
          <w:sz w:val="24"/>
          <w:szCs w:val="24"/>
          <w:lang w:val="en-GB" w:eastAsia="en-GB"/>
          <w14:ligatures w14:val="standardContextual"/>
        </w:rPr>
      </w:pPr>
      <w:ins w:id="438" w:author="Author">
        <w:r w:rsidRPr="00A96072">
          <w:rPr>
            <w:rStyle w:val="Hyperlink"/>
            <w:noProof/>
          </w:rPr>
          <w:fldChar w:fldCharType="begin"/>
        </w:r>
        <w:r w:rsidRPr="00A96072">
          <w:rPr>
            <w:rStyle w:val="Hyperlink"/>
            <w:noProof/>
          </w:rPr>
          <w:instrText xml:space="preserve"> </w:instrText>
        </w:r>
        <w:r>
          <w:rPr>
            <w:noProof/>
          </w:rPr>
          <w:instrText>HYPERLINK \l "_Toc192619551"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6.1.6</w:t>
        </w:r>
        <w:r>
          <w:rPr>
            <w:rFonts w:cstheme="minorBidi"/>
            <w:noProof/>
            <w:color w:val="auto"/>
            <w:kern w:val="2"/>
            <w:sz w:val="24"/>
            <w:szCs w:val="24"/>
            <w:lang w:val="en-GB" w:eastAsia="en-GB"/>
            <w14:ligatures w14:val="standardContextual"/>
          </w:rPr>
          <w:tab/>
        </w:r>
        <w:r w:rsidRPr="00A96072">
          <w:rPr>
            <w:rStyle w:val="Hyperlink"/>
            <w:noProof/>
          </w:rPr>
          <w:t>Data Sources</w:t>
        </w:r>
        <w:r>
          <w:rPr>
            <w:noProof/>
            <w:webHidden/>
          </w:rPr>
          <w:tab/>
        </w:r>
        <w:r>
          <w:rPr>
            <w:noProof/>
            <w:webHidden/>
          </w:rPr>
          <w:fldChar w:fldCharType="begin"/>
        </w:r>
        <w:r>
          <w:rPr>
            <w:noProof/>
            <w:webHidden/>
          </w:rPr>
          <w:instrText xml:space="preserve"> PAGEREF _Toc192619551 \h </w:instrText>
        </w:r>
      </w:ins>
      <w:r>
        <w:rPr>
          <w:noProof/>
          <w:webHidden/>
        </w:rPr>
      </w:r>
      <w:r>
        <w:rPr>
          <w:noProof/>
          <w:webHidden/>
        </w:rPr>
        <w:fldChar w:fldCharType="separate"/>
      </w:r>
      <w:ins w:id="439" w:author="Author">
        <w:r>
          <w:rPr>
            <w:noProof/>
            <w:webHidden/>
          </w:rPr>
          <w:t>78</w:t>
        </w:r>
        <w:r>
          <w:rPr>
            <w:noProof/>
            <w:webHidden/>
          </w:rPr>
          <w:fldChar w:fldCharType="end"/>
        </w:r>
        <w:r w:rsidRPr="00A96072">
          <w:rPr>
            <w:rStyle w:val="Hyperlink"/>
            <w:noProof/>
          </w:rPr>
          <w:fldChar w:fldCharType="end"/>
        </w:r>
      </w:ins>
    </w:p>
    <w:p w14:paraId="721EE9DB" w14:textId="5D1E8722" w:rsidR="00B53275" w:rsidRDefault="00B53275">
      <w:pPr>
        <w:pStyle w:val="TOC3"/>
        <w:rPr>
          <w:ins w:id="440" w:author="Author"/>
          <w:rFonts w:cstheme="minorBidi"/>
          <w:noProof/>
          <w:color w:val="auto"/>
          <w:kern w:val="2"/>
          <w:sz w:val="24"/>
          <w:szCs w:val="24"/>
          <w:lang w:val="en-GB" w:eastAsia="en-GB"/>
          <w14:ligatures w14:val="standardContextual"/>
        </w:rPr>
      </w:pPr>
      <w:ins w:id="441" w:author="Author">
        <w:r w:rsidRPr="00A96072">
          <w:rPr>
            <w:rStyle w:val="Hyperlink"/>
            <w:noProof/>
          </w:rPr>
          <w:fldChar w:fldCharType="begin"/>
        </w:r>
        <w:r w:rsidRPr="00A96072">
          <w:rPr>
            <w:rStyle w:val="Hyperlink"/>
            <w:noProof/>
          </w:rPr>
          <w:instrText xml:space="preserve"> </w:instrText>
        </w:r>
        <w:r>
          <w:rPr>
            <w:noProof/>
          </w:rPr>
          <w:instrText>HYPERLINK \l "_Toc192619552"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6.1.7</w:t>
        </w:r>
        <w:r>
          <w:rPr>
            <w:rFonts w:cstheme="minorBidi"/>
            <w:noProof/>
            <w:color w:val="auto"/>
            <w:kern w:val="2"/>
            <w:sz w:val="24"/>
            <w:szCs w:val="24"/>
            <w:lang w:val="en-GB" w:eastAsia="en-GB"/>
            <w14:ligatures w14:val="standardContextual"/>
          </w:rPr>
          <w:tab/>
        </w:r>
        <w:r w:rsidRPr="00A96072">
          <w:rPr>
            <w:rStyle w:val="Hyperlink"/>
            <w:noProof/>
          </w:rPr>
          <w:t>Time</w:t>
        </w:r>
        <w:r>
          <w:rPr>
            <w:noProof/>
            <w:webHidden/>
          </w:rPr>
          <w:tab/>
        </w:r>
        <w:r>
          <w:rPr>
            <w:noProof/>
            <w:webHidden/>
          </w:rPr>
          <w:fldChar w:fldCharType="begin"/>
        </w:r>
        <w:r>
          <w:rPr>
            <w:noProof/>
            <w:webHidden/>
          </w:rPr>
          <w:instrText xml:space="preserve"> PAGEREF _Toc192619552 \h </w:instrText>
        </w:r>
      </w:ins>
      <w:r>
        <w:rPr>
          <w:noProof/>
          <w:webHidden/>
        </w:rPr>
      </w:r>
      <w:r>
        <w:rPr>
          <w:noProof/>
          <w:webHidden/>
        </w:rPr>
        <w:fldChar w:fldCharType="separate"/>
      </w:r>
      <w:ins w:id="442" w:author="Author">
        <w:r>
          <w:rPr>
            <w:noProof/>
            <w:webHidden/>
          </w:rPr>
          <w:t>78</w:t>
        </w:r>
        <w:r>
          <w:rPr>
            <w:noProof/>
            <w:webHidden/>
          </w:rPr>
          <w:fldChar w:fldCharType="end"/>
        </w:r>
        <w:r w:rsidRPr="00A96072">
          <w:rPr>
            <w:rStyle w:val="Hyperlink"/>
            <w:noProof/>
          </w:rPr>
          <w:fldChar w:fldCharType="end"/>
        </w:r>
      </w:ins>
    </w:p>
    <w:p w14:paraId="26FE774A" w14:textId="6E3A6850" w:rsidR="00B53275" w:rsidRDefault="00B53275">
      <w:pPr>
        <w:pStyle w:val="TOC3"/>
        <w:rPr>
          <w:ins w:id="443" w:author="Author"/>
          <w:rFonts w:cstheme="minorBidi"/>
          <w:noProof/>
          <w:color w:val="auto"/>
          <w:kern w:val="2"/>
          <w:sz w:val="24"/>
          <w:szCs w:val="24"/>
          <w:lang w:val="en-GB" w:eastAsia="en-GB"/>
          <w14:ligatures w14:val="standardContextual"/>
        </w:rPr>
      </w:pPr>
      <w:ins w:id="444" w:author="Author">
        <w:r w:rsidRPr="00A96072">
          <w:rPr>
            <w:rStyle w:val="Hyperlink"/>
            <w:noProof/>
          </w:rPr>
          <w:fldChar w:fldCharType="begin"/>
        </w:r>
        <w:r w:rsidRPr="00A96072">
          <w:rPr>
            <w:rStyle w:val="Hyperlink"/>
            <w:noProof/>
          </w:rPr>
          <w:instrText xml:space="preserve"> </w:instrText>
        </w:r>
        <w:r>
          <w:rPr>
            <w:noProof/>
          </w:rPr>
          <w:instrText>HYPERLINK \l "_Toc192619553"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6.1.8</w:t>
        </w:r>
        <w:r>
          <w:rPr>
            <w:rFonts w:cstheme="minorBidi"/>
            <w:noProof/>
            <w:color w:val="auto"/>
            <w:kern w:val="2"/>
            <w:sz w:val="24"/>
            <w:szCs w:val="24"/>
            <w:lang w:val="en-GB" w:eastAsia="en-GB"/>
            <w14:ligatures w14:val="standardContextual"/>
          </w:rPr>
          <w:tab/>
        </w:r>
        <w:r w:rsidRPr="00A96072">
          <w:rPr>
            <w:rStyle w:val="Hyperlink"/>
            <w:noProof/>
          </w:rPr>
          <w:t>Problems with a measurement</w:t>
        </w:r>
        <w:r>
          <w:rPr>
            <w:noProof/>
            <w:webHidden/>
          </w:rPr>
          <w:tab/>
        </w:r>
        <w:r>
          <w:rPr>
            <w:noProof/>
            <w:webHidden/>
          </w:rPr>
          <w:fldChar w:fldCharType="begin"/>
        </w:r>
        <w:r>
          <w:rPr>
            <w:noProof/>
            <w:webHidden/>
          </w:rPr>
          <w:instrText xml:space="preserve"> PAGEREF _Toc192619553 \h </w:instrText>
        </w:r>
      </w:ins>
      <w:r>
        <w:rPr>
          <w:noProof/>
          <w:webHidden/>
        </w:rPr>
      </w:r>
      <w:r>
        <w:rPr>
          <w:noProof/>
          <w:webHidden/>
        </w:rPr>
        <w:fldChar w:fldCharType="separate"/>
      </w:r>
      <w:ins w:id="445" w:author="Author">
        <w:r>
          <w:rPr>
            <w:noProof/>
            <w:webHidden/>
          </w:rPr>
          <w:t>78</w:t>
        </w:r>
        <w:r>
          <w:rPr>
            <w:noProof/>
            <w:webHidden/>
          </w:rPr>
          <w:fldChar w:fldCharType="end"/>
        </w:r>
        <w:r w:rsidRPr="00A96072">
          <w:rPr>
            <w:rStyle w:val="Hyperlink"/>
            <w:noProof/>
          </w:rPr>
          <w:fldChar w:fldCharType="end"/>
        </w:r>
      </w:ins>
    </w:p>
    <w:p w14:paraId="0B3307C3" w14:textId="055AEE41" w:rsidR="00B53275" w:rsidRDefault="00B53275">
      <w:pPr>
        <w:pStyle w:val="TOC3"/>
        <w:rPr>
          <w:ins w:id="446" w:author="Author"/>
          <w:rFonts w:cstheme="minorBidi"/>
          <w:noProof/>
          <w:color w:val="auto"/>
          <w:kern w:val="2"/>
          <w:sz w:val="24"/>
          <w:szCs w:val="24"/>
          <w:lang w:val="en-GB" w:eastAsia="en-GB"/>
          <w14:ligatures w14:val="standardContextual"/>
        </w:rPr>
      </w:pPr>
      <w:ins w:id="447" w:author="Author">
        <w:r w:rsidRPr="00A96072">
          <w:rPr>
            <w:rStyle w:val="Hyperlink"/>
            <w:noProof/>
          </w:rPr>
          <w:fldChar w:fldCharType="begin"/>
        </w:r>
        <w:r w:rsidRPr="00A96072">
          <w:rPr>
            <w:rStyle w:val="Hyperlink"/>
            <w:noProof/>
          </w:rPr>
          <w:instrText xml:space="preserve"> </w:instrText>
        </w:r>
        <w:r>
          <w:rPr>
            <w:noProof/>
          </w:rPr>
          <w:instrText>HYPERLINK \l "_Toc192619554"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6.1.9</w:t>
        </w:r>
        <w:r>
          <w:rPr>
            <w:rFonts w:cstheme="minorBidi"/>
            <w:noProof/>
            <w:color w:val="auto"/>
            <w:kern w:val="2"/>
            <w:sz w:val="24"/>
            <w:szCs w:val="24"/>
            <w:lang w:val="en-GB" w:eastAsia="en-GB"/>
            <w14:ligatures w14:val="standardContextual"/>
          </w:rPr>
          <w:tab/>
        </w:r>
        <w:r w:rsidRPr="00A96072">
          <w:rPr>
            <w:rStyle w:val="Hyperlink"/>
            <w:noProof/>
          </w:rPr>
          <w:t>Framing a measure</w:t>
        </w:r>
        <w:r>
          <w:rPr>
            <w:noProof/>
            <w:webHidden/>
          </w:rPr>
          <w:tab/>
        </w:r>
        <w:r>
          <w:rPr>
            <w:noProof/>
            <w:webHidden/>
          </w:rPr>
          <w:fldChar w:fldCharType="begin"/>
        </w:r>
        <w:r>
          <w:rPr>
            <w:noProof/>
            <w:webHidden/>
          </w:rPr>
          <w:instrText xml:space="preserve"> PAGEREF _Toc192619554 \h </w:instrText>
        </w:r>
      </w:ins>
      <w:r>
        <w:rPr>
          <w:noProof/>
          <w:webHidden/>
        </w:rPr>
      </w:r>
      <w:r>
        <w:rPr>
          <w:noProof/>
          <w:webHidden/>
        </w:rPr>
        <w:fldChar w:fldCharType="separate"/>
      </w:r>
      <w:ins w:id="448" w:author="Author">
        <w:r>
          <w:rPr>
            <w:noProof/>
            <w:webHidden/>
          </w:rPr>
          <w:t>78</w:t>
        </w:r>
        <w:r>
          <w:rPr>
            <w:noProof/>
            <w:webHidden/>
          </w:rPr>
          <w:fldChar w:fldCharType="end"/>
        </w:r>
        <w:r w:rsidRPr="00A96072">
          <w:rPr>
            <w:rStyle w:val="Hyperlink"/>
            <w:noProof/>
          </w:rPr>
          <w:fldChar w:fldCharType="end"/>
        </w:r>
      </w:ins>
    </w:p>
    <w:p w14:paraId="3FBD67F5" w14:textId="59788B87" w:rsidR="00B53275" w:rsidRDefault="00B53275">
      <w:pPr>
        <w:pStyle w:val="TOC3"/>
        <w:rPr>
          <w:ins w:id="449" w:author="Author"/>
          <w:rFonts w:cstheme="minorBidi"/>
          <w:noProof/>
          <w:color w:val="auto"/>
          <w:kern w:val="2"/>
          <w:sz w:val="24"/>
          <w:szCs w:val="24"/>
          <w:lang w:val="en-GB" w:eastAsia="en-GB"/>
          <w14:ligatures w14:val="standardContextual"/>
        </w:rPr>
      </w:pPr>
      <w:ins w:id="450" w:author="Author">
        <w:r w:rsidRPr="00A96072">
          <w:rPr>
            <w:rStyle w:val="Hyperlink"/>
            <w:noProof/>
          </w:rPr>
          <w:fldChar w:fldCharType="begin"/>
        </w:r>
        <w:r w:rsidRPr="00A96072">
          <w:rPr>
            <w:rStyle w:val="Hyperlink"/>
            <w:noProof/>
          </w:rPr>
          <w:instrText xml:space="preserve"> </w:instrText>
        </w:r>
        <w:r>
          <w:rPr>
            <w:noProof/>
          </w:rPr>
          <w:instrText>HYPERLINK \l "_Toc192619555"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6.1.10</w:t>
        </w:r>
        <w:r>
          <w:rPr>
            <w:rFonts w:cstheme="minorBidi"/>
            <w:noProof/>
            <w:color w:val="auto"/>
            <w:kern w:val="2"/>
            <w:sz w:val="24"/>
            <w:szCs w:val="24"/>
            <w:lang w:val="en-GB" w:eastAsia="en-GB"/>
            <w14:ligatures w14:val="standardContextual"/>
          </w:rPr>
          <w:tab/>
        </w:r>
        <w:r w:rsidRPr="00A96072">
          <w:rPr>
            <w:rStyle w:val="Hyperlink"/>
            <w:noProof/>
          </w:rPr>
          <w:t>Relative measurements</w:t>
        </w:r>
        <w:r>
          <w:rPr>
            <w:noProof/>
            <w:webHidden/>
          </w:rPr>
          <w:tab/>
        </w:r>
        <w:r>
          <w:rPr>
            <w:noProof/>
            <w:webHidden/>
          </w:rPr>
          <w:fldChar w:fldCharType="begin"/>
        </w:r>
        <w:r>
          <w:rPr>
            <w:noProof/>
            <w:webHidden/>
          </w:rPr>
          <w:instrText xml:space="preserve"> PAGEREF _Toc192619555 \h </w:instrText>
        </w:r>
      </w:ins>
      <w:r>
        <w:rPr>
          <w:noProof/>
          <w:webHidden/>
        </w:rPr>
      </w:r>
      <w:r>
        <w:rPr>
          <w:noProof/>
          <w:webHidden/>
        </w:rPr>
        <w:fldChar w:fldCharType="separate"/>
      </w:r>
      <w:ins w:id="451" w:author="Author">
        <w:r>
          <w:rPr>
            <w:noProof/>
            <w:webHidden/>
          </w:rPr>
          <w:t>79</w:t>
        </w:r>
        <w:r>
          <w:rPr>
            <w:noProof/>
            <w:webHidden/>
          </w:rPr>
          <w:fldChar w:fldCharType="end"/>
        </w:r>
        <w:r w:rsidRPr="00A96072">
          <w:rPr>
            <w:rStyle w:val="Hyperlink"/>
            <w:noProof/>
          </w:rPr>
          <w:fldChar w:fldCharType="end"/>
        </w:r>
      </w:ins>
    </w:p>
    <w:p w14:paraId="6049EA9C" w14:textId="006D4342" w:rsidR="00B53275" w:rsidRDefault="00B53275">
      <w:pPr>
        <w:pStyle w:val="TOC3"/>
        <w:rPr>
          <w:ins w:id="452" w:author="Author"/>
          <w:rFonts w:cstheme="minorBidi"/>
          <w:noProof/>
          <w:color w:val="auto"/>
          <w:kern w:val="2"/>
          <w:sz w:val="24"/>
          <w:szCs w:val="24"/>
          <w:lang w:val="en-GB" w:eastAsia="en-GB"/>
          <w14:ligatures w14:val="standardContextual"/>
        </w:rPr>
      </w:pPr>
      <w:ins w:id="453" w:author="Author">
        <w:r w:rsidRPr="00A96072">
          <w:rPr>
            <w:rStyle w:val="Hyperlink"/>
            <w:noProof/>
          </w:rPr>
          <w:fldChar w:fldCharType="begin"/>
        </w:r>
        <w:r w:rsidRPr="00A96072">
          <w:rPr>
            <w:rStyle w:val="Hyperlink"/>
            <w:noProof/>
          </w:rPr>
          <w:instrText xml:space="preserve"> </w:instrText>
        </w:r>
        <w:r>
          <w:rPr>
            <w:noProof/>
          </w:rPr>
          <w:instrText>HYPERLINK \l "_Toc192619556"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6.1.11</w:t>
        </w:r>
        <w:r>
          <w:rPr>
            <w:rFonts w:cstheme="minorBidi"/>
            <w:noProof/>
            <w:color w:val="auto"/>
            <w:kern w:val="2"/>
            <w:sz w:val="24"/>
            <w:szCs w:val="24"/>
            <w:lang w:val="en-GB" w:eastAsia="en-GB"/>
            <w14:ligatures w14:val="standardContextual"/>
          </w:rPr>
          <w:tab/>
        </w:r>
        <w:r w:rsidRPr="00A96072">
          <w:rPr>
            <w:rStyle w:val="Hyperlink"/>
            <w:noProof/>
          </w:rPr>
          <w:t>Qualifying the measurement</w:t>
        </w:r>
        <w:r>
          <w:rPr>
            <w:noProof/>
            <w:webHidden/>
          </w:rPr>
          <w:tab/>
        </w:r>
        <w:r>
          <w:rPr>
            <w:noProof/>
            <w:webHidden/>
          </w:rPr>
          <w:fldChar w:fldCharType="begin"/>
        </w:r>
        <w:r>
          <w:rPr>
            <w:noProof/>
            <w:webHidden/>
          </w:rPr>
          <w:instrText xml:space="preserve"> PAGEREF _Toc192619556 \h </w:instrText>
        </w:r>
      </w:ins>
      <w:r>
        <w:rPr>
          <w:noProof/>
          <w:webHidden/>
        </w:rPr>
      </w:r>
      <w:r>
        <w:rPr>
          <w:noProof/>
          <w:webHidden/>
        </w:rPr>
        <w:fldChar w:fldCharType="separate"/>
      </w:r>
      <w:ins w:id="454" w:author="Author">
        <w:r>
          <w:rPr>
            <w:noProof/>
            <w:webHidden/>
          </w:rPr>
          <w:t>79</w:t>
        </w:r>
        <w:r>
          <w:rPr>
            <w:noProof/>
            <w:webHidden/>
          </w:rPr>
          <w:fldChar w:fldCharType="end"/>
        </w:r>
        <w:r w:rsidRPr="00A96072">
          <w:rPr>
            <w:rStyle w:val="Hyperlink"/>
            <w:noProof/>
          </w:rPr>
          <w:fldChar w:fldCharType="end"/>
        </w:r>
      </w:ins>
    </w:p>
    <w:p w14:paraId="0EBA3CE4" w14:textId="6C930963" w:rsidR="00B53275" w:rsidRDefault="00B53275">
      <w:pPr>
        <w:pStyle w:val="TOC2"/>
        <w:rPr>
          <w:ins w:id="455" w:author="Author"/>
          <w:rFonts w:cstheme="minorBidi"/>
          <w:noProof/>
          <w:color w:val="auto"/>
          <w:kern w:val="2"/>
          <w:sz w:val="24"/>
          <w:szCs w:val="24"/>
          <w:lang w:val="en-GB" w:eastAsia="en-GB"/>
          <w14:ligatures w14:val="standardContextual"/>
        </w:rPr>
      </w:pPr>
      <w:ins w:id="456" w:author="Author">
        <w:r w:rsidRPr="00A96072">
          <w:rPr>
            <w:rStyle w:val="Hyperlink"/>
            <w:noProof/>
          </w:rPr>
          <w:fldChar w:fldCharType="begin"/>
        </w:r>
        <w:r w:rsidRPr="00A96072">
          <w:rPr>
            <w:rStyle w:val="Hyperlink"/>
            <w:noProof/>
          </w:rPr>
          <w:instrText xml:space="preserve"> </w:instrText>
        </w:r>
        <w:r>
          <w:rPr>
            <w:noProof/>
          </w:rPr>
          <w:instrText>HYPERLINK \l "_Toc192619557"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6.2</w:t>
        </w:r>
        <w:r>
          <w:rPr>
            <w:rFonts w:cstheme="minorBidi"/>
            <w:noProof/>
            <w:color w:val="auto"/>
            <w:kern w:val="2"/>
            <w:sz w:val="24"/>
            <w:szCs w:val="24"/>
            <w:lang w:val="en-GB" w:eastAsia="en-GB"/>
            <w14:ligatures w14:val="standardContextual"/>
          </w:rPr>
          <w:tab/>
        </w:r>
        <w:r w:rsidRPr="00A96072">
          <w:rPr>
            <w:rStyle w:val="Hyperlink"/>
            <w:noProof/>
          </w:rPr>
          <w:t>The solution</w:t>
        </w:r>
        <w:r>
          <w:rPr>
            <w:noProof/>
            <w:webHidden/>
          </w:rPr>
          <w:tab/>
        </w:r>
        <w:r>
          <w:rPr>
            <w:noProof/>
            <w:webHidden/>
          </w:rPr>
          <w:fldChar w:fldCharType="begin"/>
        </w:r>
        <w:r>
          <w:rPr>
            <w:noProof/>
            <w:webHidden/>
          </w:rPr>
          <w:instrText xml:space="preserve"> PAGEREF _Toc192619557 \h </w:instrText>
        </w:r>
      </w:ins>
      <w:r>
        <w:rPr>
          <w:noProof/>
          <w:webHidden/>
        </w:rPr>
      </w:r>
      <w:r>
        <w:rPr>
          <w:noProof/>
          <w:webHidden/>
        </w:rPr>
        <w:fldChar w:fldCharType="separate"/>
      </w:r>
      <w:ins w:id="457" w:author="Author">
        <w:r>
          <w:rPr>
            <w:noProof/>
            <w:webHidden/>
          </w:rPr>
          <w:t>79</w:t>
        </w:r>
        <w:r>
          <w:rPr>
            <w:noProof/>
            <w:webHidden/>
          </w:rPr>
          <w:fldChar w:fldCharType="end"/>
        </w:r>
        <w:r w:rsidRPr="00A96072">
          <w:rPr>
            <w:rStyle w:val="Hyperlink"/>
            <w:noProof/>
          </w:rPr>
          <w:fldChar w:fldCharType="end"/>
        </w:r>
      </w:ins>
    </w:p>
    <w:p w14:paraId="19BE9E9E" w14:textId="738ADC12" w:rsidR="00B53275" w:rsidRDefault="00B53275">
      <w:pPr>
        <w:pStyle w:val="TOC3"/>
        <w:rPr>
          <w:ins w:id="458" w:author="Author"/>
          <w:rFonts w:cstheme="minorBidi"/>
          <w:noProof/>
          <w:color w:val="auto"/>
          <w:kern w:val="2"/>
          <w:sz w:val="24"/>
          <w:szCs w:val="24"/>
          <w:lang w:val="en-GB" w:eastAsia="en-GB"/>
          <w14:ligatures w14:val="standardContextual"/>
        </w:rPr>
      </w:pPr>
      <w:ins w:id="459" w:author="Author">
        <w:r w:rsidRPr="00A96072">
          <w:rPr>
            <w:rStyle w:val="Hyperlink"/>
            <w:noProof/>
          </w:rPr>
          <w:fldChar w:fldCharType="begin"/>
        </w:r>
        <w:r w:rsidRPr="00A96072">
          <w:rPr>
            <w:rStyle w:val="Hyperlink"/>
            <w:noProof/>
          </w:rPr>
          <w:instrText xml:space="preserve"> </w:instrText>
        </w:r>
        <w:r>
          <w:rPr>
            <w:noProof/>
          </w:rPr>
          <w:instrText>HYPERLINK \l "_Toc192619558"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6.2.1</w:t>
        </w:r>
        <w:r>
          <w:rPr>
            <w:rFonts w:cstheme="minorBidi"/>
            <w:noProof/>
            <w:color w:val="auto"/>
            <w:kern w:val="2"/>
            <w:sz w:val="24"/>
            <w:szCs w:val="24"/>
            <w:lang w:val="en-GB" w:eastAsia="en-GB"/>
            <w14:ligatures w14:val="standardContextual"/>
          </w:rPr>
          <w:tab/>
        </w:r>
        <w:r w:rsidRPr="00A96072">
          <w:rPr>
            <w:rStyle w:val="Hyperlink"/>
            <w:noProof/>
          </w:rPr>
          <w:t>Solution technology</w:t>
        </w:r>
        <w:r>
          <w:rPr>
            <w:noProof/>
            <w:webHidden/>
          </w:rPr>
          <w:tab/>
        </w:r>
        <w:r>
          <w:rPr>
            <w:noProof/>
            <w:webHidden/>
          </w:rPr>
          <w:fldChar w:fldCharType="begin"/>
        </w:r>
        <w:r>
          <w:rPr>
            <w:noProof/>
            <w:webHidden/>
          </w:rPr>
          <w:instrText xml:space="preserve"> PAGEREF _Toc192619558 \h </w:instrText>
        </w:r>
      </w:ins>
      <w:r>
        <w:rPr>
          <w:noProof/>
          <w:webHidden/>
        </w:rPr>
      </w:r>
      <w:r>
        <w:rPr>
          <w:noProof/>
          <w:webHidden/>
        </w:rPr>
        <w:fldChar w:fldCharType="separate"/>
      </w:r>
      <w:ins w:id="460" w:author="Author">
        <w:r>
          <w:rPr>
            <w:noProof/>
            <w:webHidden/>
          </w:rPr>
          <w:t>79</w:t>
        </w:r>
        <w:r>
          <w:rPr>
            <w:noProof/>
            <w:webHidden/>
          </w:rPr>
          <w:fldChar w:fldCharType="end"/>
        </w:r>
        <w:r w:rsidRPr="00A96072">
          <w:rPr>
            <w:rStyle w:val="Hyperlink"/>
            <w:noProof/>
          </w:rPr>
          <w:fldChar w:fldCharType="end"/>
        </w:r>
      </w:ins>
    </w:p>
    <w:p w14:paraId="40D7D82F" w14:textId="72EC8224" w:rsidR="00B53275" w:rsidRDefault="00B53275">
      <w:pPr>
        <w:pStyle w:val="TOC3"/>
        <w:rPr>
          <w:ins w:id="461" w:author="Author"/>
          <w:rFonts w:cstheme="minorBidi"/>
          <w:noProof/>
          <w:color w:val="auto"/>
          <w:kern w:val="2"/>
          <w:sz w:val="24"/>
          <w:szCs w:val="24"/>
          <w:lang w:val="en-GB" w:eastAsia="en-GB"/>
          <w14:ligatures w14:val="standardContextual"/>
        </w:rPr>
      </w:pPr>
      <w:ins w:id="462" w:author="Author">
        <w:r w:rsidRPr="00A96072">
          <w:rPr>
            <w:rStyle w:val="Hyperlink"/>
            <w:noProof/>
          </w:rPr>
          <w:fldChar w:fldCharType="begin"/>
        </w:r>
        <w:r w:rsidRPr="00A96072">
          <w:rPr>
            <w:rStyle w:val="Hyperlink"/>
            <w:noProof/>
          </w:rPr>
          <w:instrText xml:space="preserve"> </w:instrText>
        </w:r>
        <w:r>
          <w:rPr>
            <w:noProof/>
          </w:rPr>
          <w:instrText>HYPERLINK \l "_Toc192619559"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6.2.2</w:t>
        </w:r>
        <w:r>
          <w:rPr>
            <w:rFonts w:cstheme="minorBidi"/>
            <w:noProof/>
            <w:color w:val="auto"/>
            <w:kern w:val="2"/>
            <w:sz w:val="24"/>
            <w:szCs w:val="24"/>
            <w:lang w:val="en-GB" w:eastAsia="en-GB"/>
            <w14:ligatures w14:val="standardContextual"/>
          </w:rPr>
          <w:tab/>
        </w:r>
        <w:r w:rsidRPr="00A96072">
          <w:rPr>
            <w:rStyle w:val="Hyperlink"/>
            <w:noProof/>
          </w:rPr>
          <w:t>Discover supported and available streams</w:t>
        </w:r>
        <w:r>
          <w:rPr>
            <w:noProof/>
            <w:webHidden/>
          </w:rPr>
          <w:tab/>
        </w:r>
        <w:r>
          <w:rPr>
            <w:noProof/>
            <w:webHidden/>
          </w:rPr>
          <w:fldChar w:fldCharType="begin"/>
        </w:r>
        <w:r>
          <w:rPr>
            <w:noProof/>
            <w:webHidden/>
          </w:rPr>
          <w:instrText xml:space="preserve"> PAGEREF _Toc192619559 \h </w:instrText>
        </w:r>
      </w:ins>
      <w:r>
        <w:rPr>
          <w:noProof/>
          <w:webHidden/>
        </w:rPr>
      </w:r>
      <w:r>
        <w:rPr>
          <w:noProof/>
          <w:webHidden/>
        </w:rPr>
        <w:fldChar w:fldCharType="separate"/>
      </w:r>
      <w:ins w:id="463" w:author="Author">
        <w:r>
          <w:rPr>
            <w:noProof/>
            <w:webHidden/>
          </w:rPr>
          <w:t>79</w:t>
        </w:r>
        <w:r>
          <w:rPr>
            <w:noProof/>
            <w:webHidden/>
          </w:rPr>
          <w:fldChar w:fldCharType="end"/>
        </w:r>
        <w:r w:rsidRPr="00A96072">
          <w:rPr>
            <w:rStyle w:val="Hyperlink"/>
            <w:noProof/>
          </w:rPr>
          <w:fldChar w:fldCharType="end"/>
        </w:r>
      </w:ins>
    </w:p>
    <w:p w14:paraId="338D532C" w14:textId="0A72A469" w:rsidR="00B53275" w:rsidRDefault="00B53275">
      <w:pPr>
        <w:pStyle w:val="TOC3"/>
        <w:rPr>
          <w:ins w:id="464" w:author="Author"/>
          <w:rFonts w:cstheme="minorBidi"/>
          <w:noProof/>
          <w:color w:val="auto"/>
          <w:kern w:val="2"/>
          <w:sz w:val="24"/>
          <w:szCs w:val="24"/>
          <w:lang w:val="en-GB" w:eastAsia="en-GB"/>
          <w14:ligatures w14:val="standardContextual"/>
        </w:rPr>
      </w:pPr>
      <w:ins w:id="465" w:author="Author">
        <w:r w:rsidRPr="00A96072">
          <w:rPr>
            <w:rStyle w:val="Hyperlink"/>
            <w:noProof/>
          </w:rPr>
          <w:fldChar w:fldCharType="begin"/>
        </w:r>
        <w:r w:rsidRPr="00A96072">
          <w:rPr>
            <w:rStyle w:val="Hyperlink"/>
            <w:noProof/>
          </w:rPr>
          <w:instrText xml:space="preserve"> </w:instrText>
        </w:r>
        <w:r>
          <w:rPr>
            <w:noProof/>
          </w:rPr>
          <w:instrText>HYPERLINK \l "_Toc192619560"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6.2.3</w:t>
        </w:r>
        <w:r>
          <w:rPr>
            <w:rFonts w:cstheme="minorBidi"/>
            <w:noProof/>
            <w:color w:val="auto"/>
            <w:kern w:val="2"/>
            <w:sz w:val="24"/>
            <w:szCs w:val="24"/>
            <w:lang w:val="en-GB" w:eastAsia="en-GB"/>
            <w14:ligatures w14:val="standardContextual"/>
          </w:rPr>
          <w:tab/>
        </w:r>
        <w:r w:rsidRPr="00A96072">
          <w:rPr>
            <w:rStyle w:val="Hyperlink"/>
            <w:noProof/>
          </w:rPr>
          <w:t>TAPI Model</w:t>
        </w:r>
        <w:r>
          <w:rPr>
            <w:noProof/>
            <w:webHidden/>
          </w:rPr>
          <w:tab/>
        </w:r>
        <w:r>
          <w:rPr>
            <w:noProof/>
            <w:webHidden/>
          </w:rPr>
          <w:fldChar w:fldCharType="begin"/>
        </w:r>
        <w:r>
          <w:rPr>
            <w:noProof/>
            <w:webHidden/>
          </w:rPr>
          <w:instrText xml:space="preserve"> PAGEREF _Toc192619560 \h </w:instrText>
        </w:r>
      </w:ins>
      <w:r>
        <w:rPr>
          <w:noProof/>
          <w:webHidden/>
        </w:rPr>
      </w:r>
      <w:r>
        <w:rPr>
          <w:noProof/>
          <w:webHidden/>
        </w:rPr>
        <w:fldChar w:fldCharType="separate"/>
      </w:r>
      <w:ins w:id="466" w:author="Author">
        <w:r>
          <w:rPr>
            <w:noProof/>
            <w:webHidden/>
          </w:rPr>
          <w:t>80</w:t>
        </w:r>
        <w:r>
          <w:rPr>
            <w:noProof/>
            <w:webHidden/>
          </w:rPr>
          <w:fldChar w:fldCharType="end"/>
        </w:r>
        <w:r w:rsidRPr="00A96072">
          <w:rPr>
            <w:rStyle w:val="Hyperlink"/>
            <w:noProof/>
          </w:rPr>
          <w:fldChar w:fldCharType="end"/>
        </w:r>
      </w:ins>
    </w:p>
    <w:p w14:paraId="4FBC9F7E" w14:textId="3BBF5CDB" w:rsidR="00B53275" w:rsidRDefault="00B53275">
      <w:pPr>
        <w:pStyle w:val="TOC3"/>
        <w:rPr>
          <w:ins w:id="467" w:author="Author"/>
          <w:rFonts w:cstheme="minorBidi"/>
          <w:noProof/>
          <w:color w:val="auto"/>
          <w:kern w:val="2"/>
          <w:sz w:val="24"/>
          <w:szCs w:val="24"/>
          <w:lang w:val="en-GB" w:eastAsia="en-GB"/>
          <w14:ligatures w14:val="standardContextual"/>
        </w:rPr>
      </w:pPr>
      <w:ins w:id="468" w:author="Author">
        <w:r w:rsidRPr="00A96072">
          <w:rPr>
            <w:rStyle w:val="Hyperlink"/>
            <w:noProof/>
          </w:rPr>
          <w:fldChar w:fldCharType="begin"/>
        </w:r>
        <w:r w:rsidRPr="00A96072">
          <w:rPr>
            <w:rStyle w:val="Hyperlink"/>
            <w:noProof/>
          </w:rPr>
          <w:instrText xml:space="preserve"> </w:instrText>
        </w:r>
        <w:r>
          <w:rPr>
            <w:noProof/>
          </w:rPr>
          <w:instrText>HYPERLINK \l "_Toc192619561"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6.2.4</w:t>
        </w:r>
        <w:r>
          <w:rPr>
            <w:rFonts w:cstheme="minorBidi"/>
            <w:noProof/>
            <w:color w:val="auto"/>
            <w:kern w:val="2"/>
            <w:sz w:val="24"/>
            <w:szCs w:val="24"/>
            <w:lang w:val="en-GB" w:eastAsia="en-GB"/>
            <w14:ligatures w14:val="standardContextual"/>
          </w:rPr>
          <w:tab/>
        </w:r>
        <w:r w:rsidRPr="00A96072">
          <w:rPr>
            <w:rStyle w:val="Hyperlink"/>
            <w:noProof/>
          </w:rPr>
          <w:t>Transfer technologies</w:t>
        </w:r>
        <w:r>
          <w:rPr>
            <w:noProof/>
            <w:webHidden/>
          </w:rPr>
          <w:tab/>
        </w:r>
        <w:r>
          <w:rPr>
            <w:noProof/>
            <w:webHidden/>
          </w:rPr>
          <w:fldChar w:fldCharType="begin"/>
        </w:r>
        <w:r>
          <w:rPr>
            <w:noProof/>
            <w:webHidden/>
          </w:rPr>
          <w:instrText xml:space="preserve"> PAGEREF _Toc192619561 \h </w:instrText>
        </w:r>
      </w:ins>
      <w:r>
        <w:rPr>
          <w:noProof/>
          <w:webHidden/>
        </w:rPr>
      </w:r>
      <w:r>
        <w:rPr>
          <w:noProof/>
          <w:webHidden/>
        </w:rPr>
        <w:fldChar w:fldCharType="separate"/>
      </w:r>
      <w:ins w:id="469" w:author="Author">
        <w:r>
          <w:rPr>
            <w:noProof/>
            <w:webHidden/>
          </w:rPr>
          <w:t>80</w:t>
        </w:r>
        <w:r>
          <w:rPr>
            <w:noProof/>
            <w:webHidden/>
          </w:rPr>
          <w:fldChar w:fldCharType="end"/>
        </w:r>
        <w:r w:rsidRPr="00A96072">
          <w:rPr>
            <w:rStyle w:val="Hyperlink"/>
            <w:noProof/>
          </w:rPr>
          <w:fldChar w:fldCharType="end"/>
        </w:r>
      </w:ins>
    </w:p>
    <w:p w14:paraId="123F7CD1" w14:textId="2E128593" w:rsidR="00B53275" w:rsidRDefault="00B53275">
      <w:pPr>
        <w:pStyle w:val="TOC2"/>
        <w:rPr>
          <w:ins w:id="470" w:author="Author"/>
          <w:rFonts w:cstheme="minorBidi"/>
          <w:noProof/>
          <w:color w:val="auto"/>
          <w:kern w:val="2"/>
          <w:sz w:val="24"/>
          <w:szCs w:val="24"/>
          <w:lang w:val="en-GB" w:eastAsia="en-GB"/>
          <w14:ligatures w14:val="standardContextual"/>
        </w:rPr>
      </w:pPr>
      <w:ins w:id="471" w:author="Author">
        <w:r w:rsidRPr="00A96072">
          <w:rPr>
            <w:rStyle w:val="Hyperlink"/>
            <w:noProof/>
          </w:rPr>
          <w:fldChar w:fldCharType="begin"/>
        </w:r>
        <w:r w:rsidRPr="00A96072">
          <w:rPr>
            <w:rStyle w:val="Hyperlink"/>
            <w:noProof/>
          </w:rPr>
          <w:instrText xml:space="preserve"> </w:instrText>
        </w:r>
        <w:r>
          <w:rPr>
            <w:noProof/>
          </w:rPr>
          <w:instrText>HYPERLINK \l "_Toc192619562"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6.3</w:t>
        </w:r>
        <w:r>
          <w:rPr>
            <w:rFonts w:cstheme="minorBidi"/>
            <w:noProof/>
            <w:color w:val="auto"/>
            <w:kern w:val="2"/>
            <w:sz w:val="24"/>
            <w:szCs w:val="24"/>
            <w:lang w:val="en-GB" w:eastAsia="en-GB"/>
            <w14:ligatures w14:val="standardContextual"/>
          </w:rPr>
          <w:tab/>
        </w:r>
        <w:r w:rsidRPr="00A96072">
          <w:rPr>
            <w:rStyle w:val="Hyperlink"/>
            <w:noProof/>
          </w:rPr>
          <w:t>The gNMI Stream</w:t>
        </w:r>
        <w:r>
          <w:rPr>
            <w:noProof/>
            <w:webHidden/>
          </w:rPr>
          <w:tab/>
        </w:r>
        <w:r>
          <w:rPr>
            <w:noProof/>
            <w:webHidden/>
          </w:rPr>
          <w:fldChar w:fldCharType="begin"/>
        </w:r>
        <w:r>
          <w:rPr>
            <w:noProof/>
            <w:webHidden/>
          </w:rPr>
          <w:instrText xml:space="preserve"> PAGEREF _Toc192619562 \h </w:instrText>
        </w:r>
      </w:ins>
      <w:r>
        <w:rPr>
          <w:noProof/>
          <w:webHidden/>
        </w:rPr>
      </w:r>
      <w:r>
        <w:rPr>
          <w:noProof/>
          <w:webHidden/>
        </w:rPr>
        <w:fldChar w:fldCharType="separate"/>
      </w:r>
      <w:ins w:id="472" w:author="Author">
        <w:r>
          <w:rPr>
            <w:noProof/>
            <w:webHidden/>
          </w:rPr>
          <w:t>80</w:t>
        </w:r>
        <w:r>
          <w:rPr>
            <w:noProof/>
            <w:webHidden/>
          </w:rPr>
          <w:fldChar w:fldCharType="end"/>
        </w:r>
        <w:r w:rsidRPr="00A96072">
          <w:rPr>
            <w:rStyle w:val="Hyperlink"/>
            <w:noProof/>
          </w:rPr>
          <w:fldChar w:fldCharType="end"/>
        </w:r>
      </w:ins>
    </w:p>
    <w:p w14:paraId="28A421D0" w14:textId="70395A8B" w:rsidR="00B53275" w:rsidRDefault="00B53275">
      <w:pPr>
        <w:pStyle w:val="TOC3"/>
        <w:rPr>
          <w:ins w:id="473" w:author="Author"/>
          <w:rFonts w:cstheme="minorBidi"/>
          <w:noProof/>
          <w:color w:val="auto"/>
          <w:kern w:val="2"/>
          <w:sz w:val="24"/>
          <w:szCs w:val="24"/>
          <w:lang w:val="en-GB" w:eastAsia="en-GB"/>
          <w14:ligatures w14:val="standardContextual"/>
        </w:rPr>
      </w:pPr>
      <w:ins w:id="474" w:author="Author">
        <w:r w:rsidRPr="00A96072">
          <w:rPr>
            <w:rStyle w:val="Hyperlink"/>
            <w:noProof/>
          </w:rPr>
          <w:fldChar w:fldCharType="begin"/>
        </w:r>
        <w:r w:rsidRPr="00A96072">
          <w:rPr>
            <w:rStyle w:val="Hyperlink"/>
            <w:noProof/>
          </w:rPr>
          <w:instrText xml:space="preserve"> </w:instrText>
        </w:r>
        <w:r>
          <w:rPr>
            <w:noProof/>
          </w:rPr>
          <w:instrText>HYPERLINK \l "_Toc192619563"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6.3.1</w:t>
        </w:r>
        <w:r>
          <w:rPr>
            <w:rFonts w:cstheme="minorBidi"/>
            <w:noProof/>
            <w:color w:val="auto"/>
            <w:kern w:val="2"/>
            <w:sz w:val="24"/>
            <w:szCs w:val="24"/>
            <w:lang w:val="en-GB" w:eastAsia="en-GB"/>
            <w14:ligatures w14:val="standardContextual"/>
          </w:rPr>
          <w:tab/>
        </w:r>
        <w:r w:rsidRPr="00A96072">
          <w:rPr>
            <w:rStyle w:val="Hyperlink"/>
            <w:noProof/>
          </w:rPr>
          <w:t>Available streams</w:t>
        </w:r>
        <w:r>
          <w:rPr>
            <w:noProof/>
            <w:webHidden/>
          </w:rPr>
          <w:tab/>
        </w:r>
        <w:r>
          <w:rPr>
            <w:noProof/>
            <w:webHidden/>
          </w:rPr>
          <w:fldChar w:fldCharType="begin"/>
        </w:r>
        <w:r>
          <w:rPr>
            <w:noProof/>
            <w:webHidden/>
          </w:rPr>
          <w:instrText xml:space="preserve"> PAGEREF _Toc192619563 \h </w:instrText>
        </w:r>
      </w:ins>
      <w:r>
        <w:rPr>
          <w:noProof/>
          <w:webHidden/>
        </w:rPr>
      </w:r>
      <w:r>
        <w:rPr>
          <w:noProof/>
          <w:webHidden/>
        </w:rPr>
        <w:fldChar w:fldCharType="separate"/>
      </w:r>
      <w:ins w:id="475" w:author="Author">
        <w:r>
          <w:rPr>
            <w:noProof/>
            <w:webHidden/>
          </w:rPr>
          <w:t>81</w:t>
        </w:r>
        <w:r>
          <w:rPr>
            <w:noProof/>
            <w:webHidden/>
          </w:rPr>
          <w:fldChar w:fldCharType="end"/>
        </w:r>
        <w:r w:rsidRPr="00A96072">
          <w:rPr>
            <w:rStyle w:val="Hyperlink"/>
            <w:noProof/>
          </w:rPr>
          <w:fldChar w:fldCharType="end"/>
        </w:r>
      </w:ins>
    </w:p>
    <w:p w14:paraId="3BB1F1C5" w14:textId="4860D25E" w:rsidR="00B53275" w:rsidRDefault="00B53275">
      <w:pPr>
        <w:pStyle w:val="TOC3"/>
        <w:rPr>
          <w:ins w:id="476" w:author="Author"/>
          <w:rFonts w:cstheme="minorBidi"/>
          <w:noProof/>
          <w:color w:val="auto"/>
          <w:kern w:val="2"/>
          <w:sz w:val="24"/>
          <w:szCs w:val="24"/>
          <w:lang w:val="en-GB" w:eastAsia="en-GB"/>
          <w14:ligatures w14:val="standardContextual"/>
        </w:rPr>
      </w:pPr>
      <w:ins w:id="477" w:author="Author">
        <w:r w:rsidRPr="00A96072">
          <w:rPr>
            <w:rStyle w:val="Hyperlink"/>
            <w:noProof/>
          </w:rPr>
          <w:fldChar w:fldCharType="begin"/>
        </w:r>
        <w:r w:rsidRPr="00A96072">
          <w:rPr>
            <w:rStyle w:val="Hyperlink"/>
            <w:noProof/>
          </w:rPr>
          <w:instrText xml:space="preserve"> </w:instrText>
        </w:r>
        <w:r>
          <w:rPr>
            <w:noProof/>
          </w:rPr>
          <w:instrText>HYPERLINK \l "_Toc192619564"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6.3.2</w:t>
        </w:r>
        <w:r>
          <w:rPr>
            <w:rFonts w:cstheme="minorBidi"/>
            <w:noProof/>
            <w:color w:val="auto"/>
            <w:kern w:val="2"/>
            <w:sz w:val="24"/>
            <w:szCs w:val="24"/>
            <w:lang w:val="en-GB" w:eastAsia="en-GB"/>
            <w14:ligatures w14:val="standardContextual"/>
          </w:rPr>
          <w:tab/>
        </w:r>
        <w:r w:rsidRPr="00A96072">
          <w:rPr>
            <w:rStyle w:val="Hyperlink"/>
            <w:noProof/>
          </w:rPr>
          <w:t>YANG and Protobuf</w:t>
        </w:r>
        <w:r>
          <w:rPr>
            <w:noProof/>
            <w:webHidden/>
          </w:rPr>
          <w:tab/>
        </w:r>
        <w:r>
          <w:rPr>
            <w:noProof/>
            <w:webHidden/>
          </w:rPr>
          <w:fldChar w:fldCharType="begin"/>
        </w:r>
        <w:r>
          <w:rPr>
            <w:noProof/>
            <w:webHidden/>
          </w:rPr>
          <w:instrText xml:space="preserve"> PAGEREF _Toc192619564 \h </w:instrText>
        </w:r>
      </w:ins>
      <w:r>
        <w:rPr>
          <w:noProof/>
          <w:webHidden/>
        </w:rPr>
      </w:r>
      <w:r>
        <w:rPr>
          <w:noProof/>
          <w:webHidden/>
        </w:rPr>
        <w:fldChar w:fldCharType="separate"/>
      </w:r>
      <w:ins w:id="478" w:author="Author">
        <w:r>
          <w:rPr>
            <w:noProof/>
            <w:webHidden/>
          </w:rPr>
          <w:t>81</w:t>
        </w:r>
        <w:r>
          <w:rPr>
            <w:noProof/>
            <w:webHidden/>
          </w:rPr>
          <w:fldChar w:fldCharType="end"/>
        </w:r>
        <w:r w:rsidRPr="00A96072">
          <w:rPr>
            <w:rStyle w:val="Hyperlink"/>
            <w:noProof/>
          </w:rPr>
          <w:fldChar w:fldCharType="end"/>
        </w:r>
      </w:ins>
    </w:p>
    <w:p w14:paraId="3494D7CD" w14:textId="6CEB543B" w:rsidR="00B53275" w:rsidRDefault="00B53275">
      <w:pPr>
        <w:pStyle w:val="TOC4"/>
        <w:rPr>
          <w:ins w:id="479" w:author="Author"/>
          <w:kern w:val="2"/>
          <w:sz w:val="24"/>
          <w:szCs w:val="24"/>
          <w:lang w:val="en-GB" w:eastAsia="en-GB"/>
          <w14:ligatures w14:val="standardContextual"/>
        </w:rPr>
      </w:pPr>
      <w:ins w:id="480" w:author="Author">
        <w:r w:rsidRPr="00A96072">
          <w:rPr>
            <w:rStyle w:val="Hyperlink"/>
          </w:rPr>
          <w:fldChar w:fldCharType="begin"/>
        </w:r>
        <w:r w:rsidRPr="00A96072">
          <w:rPr>
            <w:rStyle w:val="Hyperlink"/>
          </w:rPr>
          <w:instrText xml:space="preserve"> </w:instrText>
        </w:r>
        <w:r>
          <w:instrText>HYPERLINK \l "_Toc192619565"</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6.3.2.1</w:t>
        </w:r>
        <w:r>
          <w:rPr>
            <w:kern w:val="2"/>
            <w:sz w:val="24"/>
            <w:szCs w:val="24"/>
            <w:lang w:val="en-GB" w:eastAsia="en-GB"/>
            <w14:ligatures w14:val="standardContextual"/>
          </w:rPr>
          <w:tab/>
        </w:r>
        <w:r w:rsidRPr="00A96072">
          <w:rPr>
            <w:rStyle w:val="Hyperlink"/>
          </w:rPr>
          <w:t>The YANG schema</w:t>
        </w:r>
        <w:r>
          <w:rPr>
            <w:webHidden/>
          </w:rPr>
          <w:tab/>
        </w:r>
        <w:r>
          <w:rPr>
            <w:webHidden/>
          </w:rPr>
          <w:fldChar w:fldCharType="begin"/>
        </w:r>
        <w:r>
          <w:rPr>
            <w:webHidden/>
          </w:rPr>
          <w:instrText xml:space="preserve"> PAGEREF _Toc192619565 \h </w:instrText>
        </w:r>
      </w:ins>
      <w:r>
        <w:rPr>
          <w:webHidden/>
        </w:rPr>
      </w:r>
      <w:r>
        <w:rPr>
          <w:webHidden/>
        </w:rPr>
        <w:fldChar w:fldCharType="separate"/>
      </w:r>
      <w:ins w:id="481" w:author="Author">
        <w:r>
          <w:rPr>
            <w:webHidden/>
          </w:rPr>
          <w:t>81</w:t>
        </w:r>
        <w:r>
          <w:rPr>
            <w:webHidden/>
          </w:rPr>
          <w:fldChar w:fldCharType="end"/>
        </w:r>
        <w:r w:rsidRPr="00A96072">
          <w:rPr>
            <w:rStyle w:val="Hyperlink"/>
          </w:rPr>
          <w:fldChar w:fldCharType="end"/>
        </w:r>
      </w:ins>
    </w:p>
    <w:p w14:paraId="4D27A704" w14:textId="25B81D29" w:rsidR="00B53275" w:rsidRDefault="00B53275">
      <w:pPr>
        <w:pStyle w:val="TOC4"/>
        <w:rPr>
          <w:ins w:id="482" w:author="Author"/>
          <w:kern w:val="2"/>
          <w:sz w:val="24"/>
          <w:szCs w:val="24"/>
          <w:lang w:val="en-GB" w:eastAsia="en-GB"/>
          <w14:ligatures w14:val="standardContextual"/>
        </w:rPr>
      </w:pPr>
      <w:ins w:id="483" w:author="Author">
        <w:r w:rsidRPr="00A96072">
          <w:rPr>
            <w:rStyle w:val="Hyperlink"/>
          </w:rPr>
          <w:fldChar w:fldCharType="begin"/>
        </w:r>
        <w:r w:rsidRPr="00A96072">
          <w:rPr>
            <w:rStyle w:val="Hyperlink"/>
          </w:rPr>
          <w:instrText xml:space="preserve"> </w:instrText>
        </w:r>
        <w:r>
          <w:instrText>HYPERLINK \l "_Toc192619566"</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6.3.2.2</w:t>
        </w:r>
        <w:r>
          <w:rPr>
            <w:kern w:val="2"/>
            <w:sz w:val="24"/>
            <w:szCs w:val="24"/>
            <w:lang w:val="en-GB" w:eastAsia="en-GB"/>
            <w14:ligatures w14:val="standardContextual"/>
          </w:rPr>
          <w:tab/>
        </w:r>
        <w:r w:rsidRPr="00A96072">
          <w:rPr>
            <w:rStyle w:val="Hyperlink"/>
          </w:rPr>
          <w:t>The protobuf structure</w:t>
        </w:r>
        <w:r>
          <w:rPr>
            <w:webHidden/>
          </w:rPr>
          <w:tab/>
        </w:r>
        <w:r>
          <w:rPr>
            <w:webHidden/>
          </w:rPr>
          <w:fldChar w:fldCharType="begin"/>
        </w:r>
        <w:r>
          <w:rPr>
            <w:webHidden/>
          </w:rPr>
          <w:instrText xml:space="preserve"> PAGEREF _Toc192619566 \h </w:instrText>
        </w:r>
      </w:ins>
      <w:r>
        <w:rPr>
          <w:webHidden/>
        </w:rPr>
      </w:r>
      <w:r>
        <w:rPr>
          <w:webHidden/>
        </w:rPr>
        <w:fldChar w:fldCharType="separate"/>
      </w:r>
      <w:ins w:id="484" w:author="Author">
        <w:r>
          <w:rPr>
            <w:webHidden/>
          </w:rPr>
          <w:t>83</w:t>
        </w:r>
        <w:r>
          <w:rPr>
            <w:webHidden/>
          </w:rPr>
          <w:fldChar w:fldCharType="end"/>
        </w:r>
        <w:r w:rsidRPr="00A96072">
          <w:rPr>
            <w:rStyle w:val="Hyperlink"/>
          </w:rPr>
          <w:fldChar w:fldCharType="end"/>
        </w:r>
      </w:ins>
    </w:p>
    <w:p w14:paraId="053F329A" w14:textId="1BDBD6A1" w:rsidR="00B53275" w:rsidRDefault="00B53275">
      <w:pPr>
        <w:pStyle w:val="TOC3"/>
        <w:rPr>
          <w:ins w:id="485" w:author="Author"/>
          <w:rFonts w:cstheme="minorBidi"/>
          <w:noProof/>
          <w:color w:val="auto"/>
          <w:kern w:val="2"/>
          <w:sz w:val="24"/>
          <w:szCs w:val="24"/>
          <w:lang w:val="en-GB" w:eastAsia="en-GB"/>
          <w14:ligatures w14:val="standardContextual"/>
        </w:rPr>
      </w:pPr>
      <w:ins w:id="486" w:author="Author">
        <w:r w:rsidRPr="00A96072">
          <w:rPr>
            <w:rStyle w:val="Hyperlink"/>
            <w:noProof/>
          </w:rPr>
          <w:fldChar w:fldCharType="begin"/>
        </w:r>
        <w:r w:rsidRPr="00A96072">
          <w:rPr>
            <w:rStyle w:val="Hyperlink"/>
            <w:noProof/>
          </w:rPr>
          <w:instrText xml:space="preserve"> </w:instrText>
        </w:r>
        <w:r>
          <w:rPr>
            <w:noProof/>
          </w:rPr>
          <w:instrText>HYPERLINK \l "_Toc192619567"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6.3.3</w:t>
        </w:r>
        <w:r>
          <w:rPr>
            <w:rFonts w:cstheme="minorBidi"/>
            <w:noProof/>
            <w:color w:val="auto"/>
            <w:kern w:val="2"/>
            <w:sz w:val="24"/>
            <w:szCs w:val="24"/>
            <w:lang w:val="en-GB" w:eastAsia="en-GB"/>
            <w14:ligatures w14:val="standardContextual"/>
          </w:rPr>
          <w:tab/>
        </w:r>
        <w:r w:rsidRPr="00A96072">
          <w:rPr>
            <w:rStyle w:val="Hyperlink"/>
            <w:noProof/>
          </w:rPr>
          <w:t>Contents of path</w:t>
        </w:r>
        <w:r>
          <w:rPr>
            <w:noProof/>
            <w:webHidden/>
          </w:rPr>
          <w:tab/>
        </w:r>
        <w:r>
          <w:rPr>
            <w:noProof/>
            <w:webHidden/>
          </w:rPr>
          <w:fldChar w:fldCharType="begin"/>
        </w:r>
        <w:r>
          <w:rPr>
            <w:noProof/>
            <w:webHidden/>
          </w:rPr>
          <w:instrText xml:space="preserve"> PAGEREF _Toc192619567 \h </w:instrText>
        </w:r>
      </w:ins>
      <w:r>
        <w:rPr>
          <w:noProof/>
          <w:webHidden/>
        </w:rPr>
      </w:r>
      <w:r>
        <w:rPr>
          <w:noProof/>
          <w:webHidden/>
        </w:rPr>
        <w:fldChar w:fldCharType="separate"/>
      </w:r>
      <w:ins w:id="487" w:author="Author">
        <w:r>
          <w:rPr>
            <w:noProof/>
            <w:webHidden/>
          </w:rPr>
          <w:t>83</w:t>
        </w:r>
        <w:r>
          <w:rPr>
            <w:noProof/>
            <w:webHidden/>
          </w:rPr>
          <w:fldChar w:fldCharType="end"/>
        </w:r>
        <w:r w:rsidRPr="00A96072">
          <w:rPr>
            <w:rStyle w:val="Hyperlink"/>
            <w:noProof/>
          </w:rPr>
          <w:fldChar w:fldCharType="end"/>
        </w:r>
      </w:ins>
    </w:p>
    <w:p w14:paraId="6484F1DE" w14:textId="479B8770" w:rsidR="00B53275" w:rsidRDefault="00B53275">
      <w:pPr>
        <w:pStyle w:val="TOC3"/>
        <w:rPr>
          <w:ins w:id="488" w:author="Author"/>
          <w:rFonts w:cstheme="minorBidi"/>
          <w:noProof/>
          <w:color w:val="auto"/>
          <w:kern w:val="2"/>
          <w:sz w:val="24"/>
          <w:szCs w:val="24"/>
          <w:lang w:val="en-GB" w:eastAsia="en-GB"/>
          <w14:ligatures w14:val="standardContextual"/>
        </w:rPr>
      </w:pPr>
      <w:ins w:id="489" w:author="Author">
        <w:r w:rsidRPr="00A96072">
          <w:rPr>
            <w:rStyle w:val="Hyperlink"/>
            <w:noProof/>
          </w:rPr>
          <w:fldChar w:fldCharType="begin"/>
        </w:r>
        <w:r w:rsidRPr="00A96072">
          <w:rPr>
            <w:rStyle w:val="Hyperlink"/>
            <w:noProof/>
          </w:rPr>
          <w:instrText xml:space="preserve"> </w:instrText>
        </w:r>
        <w:r>
          <w:rPr>
            <w:noProof/>
          </w:rPr>
          <w:instrText>HYPERLINK \l "_Toc192619568"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6.3.4</w:t>
        </w:r>
        <w:r>
          <w:rPr>
            <w:rFonts w:cstheme="minorBidi"/>
            <w:noProof/>
            <w:color w:val="auto"/>
            <w:kern w:val="2"/>
            <w:sz w:val="24"/>
            <w:szCs w:val="24"/>
            <w:lang w:val="en-GB" w:eastAsia="en-GB"/>
            <w14:ligatures w14:val="standardContextual"/>
          </w:rPr>
          <w:tab/>
        </w:r>
        <w:r w:rsidRPr="00A96072">
          <w:rPr>
            <w:rStyle w:val="Hyperlink"/>
            <w:noProof/>
          </w:rPr>
          <w:t>Subscription</w:t>
        </w:r>
        <w:r>
          <w:rPr>
            <w:noProof/>
            <w:webHidden/>
          </w:rPr>
          <w:tab/>
        </w:r>
        <w:r>
          <w:rPr>
            <w:noProof/>
            <w:webHidden/>
          </w:rPr>
          <w:fldChar w:fldCharType="begin"/>
        </w:r>
        <w:r>
          <w:rPr>
            <w:noProof/>
            <w:webHidden/>
          </w:rPr>
          <w:instrText xml:space="preserve"> PAGEREF _Toc192619568 \h </w:instrText>
        </w:r>
      </w:ins>
      <w:r>
        <w:rPr>
          <w:noProof/>
          <w:webHidden/>
        </w:rPr>
      </w:r>
      <w:r>
        <w:rPr>
          <w:noProof/>
          <w:webHidden/>
        </w:rPr>
        <w:fldChar w:fldCharType="separate"/>
      </w:r>
      <w:ins w:id="490" w:author="Author">
        <w:r>
          <w:rPr>
            <w:noProof/>
            <w:webHidden/>
          </w:rPr>
          <w:t>83</w:t>
        </w:r>
        <w:r>
          <w:rPr>
            <w:noProof/>
            <w:webHidden/>
          </w:rPr>
          <w:fldChar w:fldCharType="end"/>
        </w:r>
        <w:r w:rsidRPr="00A96072">
          <w:rPr>
            <w:rStyle w:val="Hyperlink"/>
            <w:noProof/>
          </w:rPr>
          <w:fldChar w:fldCharType="end"/>
        </w:r>
      </w:ins>
    </w:p>
    <w:p w14:paraId="5B3FCD21" w14:textId="40E2A8F1" w:rsidR="00B53275" w:rsidRDefault="00B53275">
      <w:pPr>
        <w:pStyle w:val="TOC3"/>
        <w:rPr>
          <w:ins w:id="491" w:author="Author"/>
          <w:rFonts w:cstheme="minorBidi"/>
          <w:noProof/>
          <w:color w:val="auto"/>
          <w:kern w:val="2"/>
          <w:sz w:val="24"/>
          <w:szCs w:val="24"/>
          <w:lang w:val="en-GB" w:eastAsia="en-GB"/>
          <w14:ligatures w14:val="standardContextual"/>
        </w:rPr>
      </w:pPr>
      <w:ins w:id="492" w:author="Author">
        <w:r w:rsidRPr="00A96072">
          <w:rPr>
            <w:rStyle w:val="Hyperlink"/>
            <w:noProof/>
          </w:rPr>
          <w:fldChar w:fldCharType="begin"/>
        </w:r>
        <w:r w:rsidRPr="00A96072">
          <w:rPr>
            <w:rStyle w:val="Hyperlink"/>
            <w:noProof/>
          </w:rPr>
          <w:instrText xml:space="preserve"> </w:instrText>
        </w:r>
        <w:r>
          <w:rPr>
            <w:noProof/>
          </w:rPr>
          <w:instrText>HYPERLINK \l "_Toc192619569"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6.3.5</w:t>
        </w:r>
        <w:r>
          <w:rPr>
            <w:rFonts w:cstheme="minorBidi"/>
            <w:noProof/>
            <w:color w:val="auto"/>
            <w:kern w:val="2"/>
            <w:sz w:val="24"/>
            <w:szCs w:val="24"/>
            <w:lang w:val="en-GB" w:eastAsia="en-GB"/>
            <w14:ligatures w14:val="standardContextual"/>
          </w:rPr>
          <w:tab/>
        </w:r>
        <w:r w:rsidRPr="00A96072">
          <w:rPr>
            <w:rStyle w:val="Hyperlink"/>
            <w:noProof/>
          </w:rPr>
          <w:t>Stream record response</w:t>
        </w:r>
        <w:r>
          <w:rPr>
            <w:noProof/>
            <w:webHidden/>
          </w:rPr>
          <w:tab/>
        </w:r>
        <w:r>
          <w:rPr>
            <w:noProof/>
            <w:webHidden/>
          </w:rPr>
          <w:fldChar w:fldCharType="begin"/>
        </w:r>
        <w:r>
          <w:rPr>
            <w:noProof/>
            <w:webHidden/>
          </w:rPr>
          <w:instrText xml:space="preserve"> PAGEREF _Toc192619569 \h </w:instrText>
        </w:r>
      </w:ins>
      <w:r>
        <w:rPr>
          <w:noProof/>
          <w:webHidden/>
        </w:rPr>
      </w:r>
      <w:r>
        <w:rPr>
          <w:noProof/>
          <w:webHidden/>
        </w:rPr>
        <w:fldChar w:fldCharType="separate"/>
      </w:r>
      <w:ins w:id="493" w:author="Author">
        <w:r>
          <w:rPr>
            <w:noProof/>
            <w:webHidden/>
          </w:rPr>
          <w:t>84</w:t>
        </w:r>
        <w:r>
          <w:rPr>
            <w:noProof/>
            <w:webHidden/>
          </w:rPr>
          <w:fldChar w:fldCharType="end"/>
        </w:r>
        <w:r w:rsidRPr="00A96072">
          <w:rPr>
            <w:rStyle w:val="Hyperlink"/>
            <w:noProof/>
          </w:rPr>
          <w:fldChar w:fldCharType="end"/>
        </w:r>
      </w:ins>
    </w:p>
    <w:p w14:paraId="39AD5204" w14:textId="661053BC" w:rsidR="00B53275" w:rsidRDefault="00B53275">
      <w:pPr>
        <w:pStyle w:val="TOC4"/>
        <w:rPr>
          <w:ins w:id="494" w:author="Author"/>
          <w:kern w:val="2"/>
          <w:sz w:val="24"/>
          <w:szCs w:val="24"/>
          <w:lang w:val="en-GB" w:eastAsia="en-GB"/>
          <w14:ligatures w14:val="standardContextual"/>
        </w:rPr>
      </w:pPr>
      <w:ins w:id="495" w:author="Author">
        <w:r w:rsidRPr="00A96072">
          <w:rPr>
            <w:rStyle w:val="Hyperlink"/>
          </w:rPr>
          <w:fldChar w:fldCharType="begin"/>
        </w:r>
        <w:r w:rsidRPr="00A96072">
          <w:rPr>
            <w:rStyle w:val="Hyperlink"/>
          </w:rPr>
          <w:instrText xml:space="preserve"> </w:instrText>
        </w:r>
        <w:r>
          <w:instrText>HYPERLINK \l "_Toc192619570"</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6.3.5.1</w:t>
        </w:r>
        <w:r>
          <w:rPr>
            <w:kern w:val="2"/>
            <w:sz w:val="24"/>
            <w:szCs w:val="24"/>
            <w:lang w:val="en-GB" w:eastAsia="en-GB"/>
            <w14:ligatures w14:val="standardContextual"/>
          </w:rPr>
          <w:tab/>
        </w:r>
        <w:r w:rsidRPr="00A96072">
          <w:rPr>
            <w:rStyle w:val="Hyperlink"/>
          </w:rPr>
          <w:t>A simple complete measurement</w:t>
        </w:r>
        <w:r>
          <w:rPr>
            <w:webHidden/>
          </w:rPr>
          <w:tab/>
        </w:r>
        <w:r>
          <w:rPr>
            <w:webHidden/>
          </w:rPr>
          <w:fldChar w:fldCharType="begin"/>
        </w:r>
        <w:r>
          <w:rPr>
            <w:webHidden/>
          </w:rPr>
          <w:instrText xml:space="preserve"> PAGEREF _Toc192619570 \h </w:instrText>
        </w:r>
      </w:ins>
      <w:r>
        <w:rPr>
          <w:webHidden/>
        </w:rPr>
      </w:r>
      <w:r>
        <w:rPr>
          <w:webHidden/>
        </w:rPr>
        <w:fldChar w:fldCharType="separate"/>
      </w:r>
      <w:ins w:id="496" w:author="Author">
        <w:r>
          <w:rPr>
            <w:webHidden/>
          </w:rPr>
          <w:t>84</w:t>
        </w:r>
        <w:r>
          <w:rPr>
            <w:webHidden/>
          </w:rPr>
          <w:fldChar w:fldCharType="end"/>
        </w:r>
        <w:r w:rsidRPr="00A96072">
          <w:rPr>
            <w:rStyle w:val="Hyperlink"/>
          </w:rPr>
          <w:fldChar w:fldCharType="end"/>
        </w:r>
      </w:ins>
    </w:p>
    <w:p w14:paraId="493033ED" w14:textId="357FDA0C" w:rsidR="00B53275" w:rsidRDefault="00B53275">
      <w:pPr>
        <w:pStyle w:val="TOC4"/>
        <w:rPr>
          <w:ins w:id="497" w:author="Author"/>
          <w:kern w:val="2"/>
          <w:sz w:val="24"/>
          <w:szCs w:val="24"/>
          <w:lang w:val="en-GB" w:eastAsia="en-GB"/>
          <w14:ligatures w14:val="standardContextual"/>
        </w:rPr>
      </w:pPr>
      <w:ins w:id="498" w:author="Author">
        <w:r w:rsidRPr="00A96072">
          <w:rPr>
            <w:rStyle w:val="Hyperlink"/>
          </w:rPr>
          <w:fldChar w:fldCharType="begin"/>
        </w:r>
        <w:r w:rsidRPr="00A96072">
          <w:rPr>
            <w:rStyle w:val="Hyperlink"/>
          </w:rPr>
          <w:instrText xml:space="preserve"> </w:instrText>
        </w:r>
        <w:r>
          <w:instrText>HYPERLINK \l "_Toc192619571"</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6.3.5.2</w:t>
        </w:r>
        <w:r>
          <w:rPr>
            <w:kern w:val="2"/>
            <w:sz w:val="24"/>
            <w:szCs w:val="24"/>
            <w:lang w:val="en-GB" w:eastAsia="en-GB"/>
            <w14:ligatures w14:val="standardContextual"/>
          </w:rPr>
          <w:tab/>
        </w:r>
        <w:r w:rsidRPr="00A96072">
          <w:rPr>
            <w:rStyle w:val="Hyperlink"/>
          </w:rPr>
          <w:t>A suspect measurement</w:t>
        </w:r>
        <w:r>
          <w:rPr>
            <w:webHidden/>
          </w:rPr>
          <w:tab/>
        </w:r>
        <w:r>
          <w:rPr>
            <w:webHidden/>
          </w:rPr>
          <w:fldChar w:fldCharType="begin"/>
        </w:r>
        <w:r>
          <w:rPr>
            <w:webHidden/>
          </w:rPr>
          <w:instrText xml:space="preserve"> PAGEREF _Toc192619571 \h </w:instrText>
        </w:r>
      </w:ins>
      <w:r>
        <w:rPr>
          <w:webHidden/>
        </w:rPr>
      </w:r>
      <w:r>
        <w:rPr>
          <w:webHidden/>
        </w:rPr>
        <w:fldChar w:fldCharType="separate"/>
      </w:r>
      <w:ins w:id="499" w:author="Author">
        <w:r>
          <w:rPr>
            <w:webHidden/>
          </w:rPr>
          <w:t>85</w:t>
        </w:r>
        <w:r>
          <w:rPr>
            <w:webHidden/>
          </w:rPr>
          <w:fldChar w:fldCharType="end"/>
        </w:r>
        <w:r w:rsidRPr="00A96072">
          <w:rPr>
            <w:rStyle w:val="Hyperlink"/>
          </w:rPr>
          <w:fldChar w:fldCharType="end"/>
        </w:r>
      </w:ins>
    </w:p>
    <w:p w14:paraId="5944E815" w14:textId="31630B3A" w:rsidR="00B53275" w:rsidRDefault="00B53275">
      <w:pPr>
        <w:pStyle w:val="TOC3"/>
        <w:rPr>
          <w:ins w:id="500" w:author="Author"/>
          <w:rFonts w:cstheme="minorBidi"/>
          <w:noProof/>
          <w:color w:val="auto"/>
          <w:kern w:val="2"/>
          <w:sz w:val="24"/>
          <w:szCs w:val="24"/>
          <w:lang w:val="en-GB" w:eastAsia="en-GB"/>
          <w14:ligatures w14:val="standardContextual"/>
        </w:rPr>
      </w:pPr>
      <w:ins w:id="501" w:author="Author">
        <w:r w:rsidRPr="00A96072">
          <w:rPr>
            <w:rStyle w:val="Hyperlink"/>
            <w:noProof/>
          </w:rPr>
          <w:fldChar w:fldCharType="begin"/>
        </w:r>
        <w:r w:rsidRPr="00A96072">
          <w:rPr>
            <w:rStyle w:val="Hyperlink"/>
            <w:noProof/>
          </w:rPr>
          <w:instrText xml:space="preserve"> </w:instrText>
        </w:r>
        <w:r>
          <w:rPr>
            <w:noProof/>
          </w:rPr>
          <w:instrText>HYPERLINK \l "_Toc192619572"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6.3.6</w:t>
        </w:r>
        <w:r>
          <w:rPr>
            <w:rFonts w:cstheme="minorBidi"/>
            <w:noProof/>
            <w:color w:val="auto"/>
            <w:kern w:val="2"/>
            <w:sz w:val="24"/>
            <w:szCs w:val="24"/>
            <w:lang w:val="en-GB" w:eastAsia="en-GB"/>
            <w14:ligatures w14:val="standardContextual"/>
          </w:rPr>
          <w:tab/>
        </w:r>
        <w:r w:rsidRPr="00A96072">
          <w:rPr>
            <w:rStyle w:val="Hyperlink"/>
            <w:noProof/>
          </w:rPr>
          <w:t>Using abstract-resource-ref</w:t>
        </w:r>
        <w:r>
          <w:rPr>
            <w:noProof/>
            <w:webHidden/>
          </w:rPr>
          <w:tab/>
        </w:r>
        <w:r>
          <w:rPr>
            <w:noProof/>
            <w:webHidden/>
          </w:rPr>
          <w:fldChar w:fldCharType="begin"/>
        </w:r>
        <w:r>
          <w:rPr>
            <w:noProof/>
            <w:webHidden/>
          </w:rPr>
          <w:instrText xml:space="preserve"> PAGEREF _Toc192619572 \h </w:instrText>
        </w:r>
      </w:ins>
      <w:r>
        <w:rPr>
          <w:noProof/>
          <w:webHidden/>
        </w:rPr>
      </w:r>
      <w:r>
        <w:rPr>
          <w:noProof/>
          <w:webHidden/>
        </w:rPr>
        <w:fldChar w:fldCharType="separate"/>
      </w:r>
      <w:ins w:id="502" w:author="Author">
        <w:r>
          <w:rPr>
            <w:noProof/>
            <w:webHidden/>
          </w:rPr>
          <w:t>86</w:t>
        </w:r>
        <w:r>
          <w:rPr>
            <w:noProof/>
            <w:webHidden/>
          </w:rPr>
          <w:fldChar w:fldCharType="end"/>
        </w:r>
        <w:r w:rsidRPr="00A96072">
          <w:rPr>
            <w:rStyle w:val="Hyperlink"/>
            <w:noProof/>
          </w:rPr>
          <w:fldChar w:fldCharType="end"/>
        </w:r>
      </w:ins>
    </w:p>
    <w:p w14:paraId="4388576E" w14:textId="5A52F951" w:rsidR="00B53275" w:rsidRDefault="00B53275">
      <w:pPr>
        <w:pStyle w:val="TOC3"/>
        <w:rPr>
          <w:ins w:id="503" w:author="Author"/>
          <w:rFonts w:cstheme="minorBidi"/>
          <w:noProof/>
          <w:color w:val="auto"/>
          <w:kern w:val="2"/>
          <w:sz w:val="24"/>
          <w:szCs w:val="24"/>
          <w:lang w:val="en-GB" w:eastAsia="en-GB"/>
          <w14:ligatures w14:val="standardContextual"/>
        </w:rPr>
      </w:pPr>
      <w:ins w:id="504" w:author="Author">
        <w:r w:rsidRPr="00A96072">
          <w:rPr>
            <w:rStyle w:val="Hyperlink"/>
            <w:noProof/>
          </w:rPr>
          <w:fldChar w:fldCharType="begin"/>
        </w:r>
        <w:r w:rsidRPr="00A96072">
          <w:rPr>
            <w:rStyle w:val="Hyperlink"/>
            <w:noProof/>
          </w:rPr>
          <w:instrText xml:space="preserve"> </w:instrText>
        </w:r>
        <w:r>
          <w:rPr>
            <w:noProof/>
          </w:rPr>
          <w:instrText>HYPERLINK \l "_Toc192619573"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6.3.7</w:t>
        </w:r>
        <w:r>
          <w:rPr>
            <w:rFonts w:cstheme="minorBidi"/>
            <w:noProof/>
            <w:color w:val="auto"/>
            <w:kern w:val="2"/>
            <w:sz w:val="24"/>
            <w:szCs w:val="24"/>
            <w:lang w:val="en-GB" w:eastAsia="en-GB"/>
            <w14:ligatures w14:val="standardContextual"/>
          </w:rPr>
          <w:tab/>
        </w:r>
        <w:r w:rsidRPr="00A96072">
          <w:rPr>
            <w:rStyle w:val="Hyperlink"/>
            <w:noProof/>
          </w:rPr>
          <w:t>Use of normalized-measurement-type</w:t>
        </w:r>
        <w:r>
          <w:rPr>
            <w:noProof/>
            <w:webHidden/>
          </w:rPr>
          <w:tab/>
        </w:r>
        <w:r>
          <w:rPr>
            <w:noProof/>
            <w:webHidden/>
          </w:rPr>
          <w:fldChar w:fldCharType="begin"/>
        </w:r>
        <w:r>
          <w:rPr>
            <w:noProof/>
            <w:webHidden/>
          </w:rPr>
          <w:instrText xml:space="preserve"> PAGEREF _Toc192619573 \h </w:instrText>
        </w:r>
      </w:ins>
      <w:r>
        <w:rPr>
          <w:noProof/>
          <w:webHidden/>
        </w:rPr>
      </w:r>
      <w:r>
        <w:rPr>
          <w:noProof/>
          <w:webHidden/>
        </w:rPr>
        <w:fldChar w:fldCharType="separate"/>
      </w:r>
      <w:ins w:id="505" w:author="Author">
        <w:r>
          <w:rPr>
            <w:noProof/>
            <w:webHidden/>
          </w:rPr>
          <w:t>86</w:t>
        </w:r>
        <w:r>
          <w:rPr>
            <w:noProof/>
            <w:webHidden/>
          </w:rPr>
          <w:fldChar w:fldCharType="end"/>
        </w:r>
        <w:r w:rsidRPr="00A96072">
          <w:rPr>
            <w:rStyle w:val="Hyperlink"/>
            <w:noProof/>
          </w:rPr>
          <w:fldChar w:fldCharType="end"/>
        </w:r>
      </w:ins>
    </w:p>
    <w:p w14:paraId="608EDCB8" w14:textId="574718CD" w:rsidR="00B53275" w:rsidRDefault="00B53275">
      <w:pPr>
        <w:pStyle w:val="TOC1"/>
        <w:tabs>
          <w:tab w:val="left" w:pos="432"/>
        </w:tabs>
        <w:rPr>
          <w:ins w:id="506" w:author="Author"/>
          <w:rFonts w:cstheme="minorBidi"/>
          <w:b w:val="0"/>
          <w:noProof/>
          <w:color w:val="auto"/>
          <w:kern w:val="2"/>
          <w:sz w:val="24"/>
          <w:lang w:val="en-GB" w:eastAsia="en-GB"/>
          <w14:ligatures w14:val="standardContextual"/>
        </w:rPr>
      </w:pPr>
      <w:ins w:id="507" w:author="Author">
        <w:r w:rsidRPr="00A96072">
          <w:rPr>
            <w:rStyle w:val="Hyperlink"/>
            <w:noProof/>
          </w:rPr>
          <w:fldChar w:fldCharType="begin"/>
        </w:r>
        <w:r w:rsidRPr="00A96072">
          <w:rPr>
            <w:rStyle w:val="Hyperlink"/>
            <w:noProof/>
          </w:rPr>
          <w:instrText xml:space="preserve"> </w:instrText>
        </w:r>
        <w:r>
          <w:rPr>
            <w:noProof/>
          </w:rPr>
          <w:instrText>HYPERLINK \l "_Toc192619574"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rFonts w:eastAsia="Times New Roman"/>
            <w:noProof/>
          </w:rPr>
          <w:t>7</w:t>
        </w:r>
        <w:r>
          <w:rPr>
            <w:rFonts w:cstheme="minorBidi"/>
            <w:b w:val="0"/>
            <w:noProof/>
            <w:color w:val="auto"/>
            <w:kern w:val="2"/>
            <w:sz w:val="24"/>
            <w:lang w:val="en-GB" w:eastAsia="en-GB"/>
            <w14:ligatures w14:val="standardContextual"/>
          </w:rPr>
          <w:tab/>
        </w:r>
        <w:r w:rsidRPr="00A96072">
          <w:rPr>
            <w:rStyle w:val="Hyperlink"/>
            <w:rFonts w:eastAsia="Times New Roman"/>
            <w:noProof/>
          </w:rPr>
          <w:t>Use Cases</w:t>
        </w:r>
        <w:r>
          <w:rPr>
            <w:noProof/>
            <w:webHidden/>
          </w:rPr>
          <w:tab/>
        </w:r>
        <w:r>
          <w:rPr>
            <w:noProof/>
            <w:webHidden/>
          </w:rPr>
          <w:fldChar w:fldCharType="begin"/>
        </w:r>
        <w:r>
          <w:rPr>
            <w:noProof/>
            <w:webHidden/>
          </w:rPr>
          <w:instrText xml:space="preserve"> PAGEREF _Toc192619574 \h </w:instrText>
        </w:r>
      </w:ins>
      <w:r>
        <w:rPr>
          <w:noProof/>
          <w:webHidden/>
        </w:rPr>
      </w:r>
      <w:r>
        <w:rPr>
          <w:noProof/>
          <w:webHidden/>
        </w:rPr>
        <w:fldChar w:fldCharType="separate"/>
      </w:r>
      <w:ins w:id="508" w:author="Author">
        <w:r>
          <w:rPr>
            <w:noProof/>
            <w:webHidden/>
          </w:rPr>
          <w:t>88</w:t>
        </w:r>
        <w:r>
          <w:rPr>
            <w:noProof/>
            <w:webHidden/>
          </w:rPr>
          <w:fldChar w:fldCharType="end"/>
        </w:r>
        <w:r w:rsidRPr="00A96072">
          <w:rPr>
            <w:rStyle w:val="Hyperlink"/>
            <w:noProof/>
          </w:rPr>
          <w:fldChar w:fldCharType="end"/>
        </w:r>
      </w:ins>
    </w:p>
    <w:p w14:paraId="63B65CCD" w14:textId="2639334E" w:rsidR="00B53275" w:rsidRDefault="00B53275">
      <w:pPr>
        <w:pStyle w:val="TOC2"/>
        <w:rPr>
          <w:ins w:id="509" w:author="Author"/>
          <w:rFonts w:cstheme="minorBidi"/>
          <w:noProof/>
          <w:color w:val="auto"/>
          <w:kern w:val="2"/>
          <w:sz w:val="24"/>
          <w:szCs w:val="24"/>
          <w:lang w:val="en-GB" w:eastAsia="en-GB"/>
          <w14:ligatures w14:val="standardContextual"/>
        </w:rPr>
      </w:pPr>
      <w:ins w:id="510" w:author="Author">
        <w:r w:rsidRPr="00A96072">
          <w:rPr>
            <w:rStyle w:val="Hyperlink"/>
            <w:noProof/>
          </w:rPr>
          <w:fldChar w:fldCharType="begin"/>
        </w:r>
        <w:r w:rsidRPr="00A96072">
          <w:rPr>
            <w:rStyle w:val="Hyperlink"/>
            <w:noProof/>
          </w:rPr>
          <w:instrText xml:space="preserve"> </w:instrText>
        </w:r>
        <w:r>
          <w:rPr>
            <w:noProof/>
          </w:rPr>
          <w:instrText>HYPERLINK \l "_Toc192619575"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7.1</w:t>
        </w:r>
        <w:r>
          <w:rPr>
            <w:rFonts w:cstheme="minorBidi"/>
            <w:noProof/>
            <w:color w:val="auto"/>
            <w:kern w:val="2"/>
            <w:sz w:val="24"/>
            <w:szCs w:val="24"/>
            <w:lang w:val="en-GB" w:eastAsia="en-GB"/>
            <w14:ligatures w14:val="standardContextual"/>
          </w:rPr>
          <w:tab/>
        </w:r>
        <w:r w:rsidRPr="00A96072">
          <w:rPr>
            <w:rStyle w:val="Hyperlink"/>
            <w:noProof/>
          </w:rPr>
          <w:t>Use Case General Considerations</w:t>
        </w:r>
        <w:r>
          <w:rPr>
            <w:noProof/>
            <w:webHidden/>
          </w:rPr>
          <w:tab/>
        </w:r>
        <w:r>
          <w:rPr>
            <w:noProof/>
            <w:webHidden/>
          </w:rPr>
          <w:fldChar w:fldCharType="begin"/>
        </w:r>
        <w:r>
          <w:rPr>
            <w:noProof/>
            <w:webHidden/>
          </w:rPr>
          <w:instrText xml:space="preserve"> PAGEREF _Toc192619575 \h </w:instrText>
        </w:r>
      </w:ins>
      <w:r>
        <w:rPr>
          <w:noProof/>
          <w:webHidden/>
        </w:rPr>
      </w:r>
      <w:r>
        <w:rPr>
          <w:noProof/>
          <w:webHidden/>
        </w:rPr>
        <w:fldChar w:fldCharType="separate"/>
      </w:r>
      <w:ins w:id="511" w:author="Author">
        <w:r>
          <w:rPr>
            <w:noProof/>
            <w:webHidden/>
          </w:rPr>
          <w:t>88</w:t>
        </w:r>
        <w:r>
          <w:rPr>
            <w:noProof/>
            <w:webHidden/>
          </w:rPr>
          <w:fldChar w:fldCharType="end"/>
        </w:r>
        <w:r w:rsidRPr="00A96072">
          <w:rPr>
            <w:rStyle w:val="Hyperlink"/>
            <w:noProof/>
          </w:rPr>
          <w:fldChar w:fldCharType="end"/>
        </w:r>
      </w:ins>
    </w:p>
    <w:p w14:paraId="66131C22" w14:textId="190AC95B" w:rsidR="00B53275" w:rsidRDefault="00B53275">
      <w:pPr>
        <w:pStyle w:val="TOC3"/>
        <w:rPr>
          <w:ins w:id="512" w:author="Author"/>
          <w:rFonts w:cstheme="minorBidi"/>
          <w:noProof/>
          <w:color w:val="auto"/>
          <w:kern w:val="2"/>
          <w:sz w:val="24"/>
          <w:szCs w:val="24"/>
          <w:lang w:val="en-GB" w:eastAsia="en-GB"/>
          <w14:ligatures w14:val="standardContextual"/>
        </w:rPr>
      </w:pPr>
      <w:ins w:id="513" w:author="Author">
        <w:r w:rsidRPr="00A96072">
          <w:rPr>
            <w:rStyle w:val="Hyperlink"/>
            <w:noProof/>
          </w:rPr>
          <w:fldChar w:fldCharType="begin"/>
        </w:r>
        <w:r w:rsidRPr="00A96072">
          <w:rPr>
            <w:rStyle w:val="Hyperlink"/>
            <w:noProof/>
          </w:rPr>
          <w:instrText xml:space="preserve"> </w:instrText>
        </w:r>
        <w:r>
          <w:rPr>
            <w:noProof/>
          </w:rPr>
          <w:instrText>HYPERLINK \l "_Toc192619576"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rFonts w:eastAsia="Times New Roman"/>
            <w:noProof/>
          </w:rPr>
          <w:t>7.1.1</w:t>
        </w:r>
        <w:r>
          <w:rPr>
            <w:rFonts w:cstheme="minorBidi"/>
            <w:noProof/>
            <w:color w:val="auto"/>
            <w:kern w:val="2"/>
            <w:sz w:val="24"/>
            <w:szCs w:val="24"/>
            <w:lang w:val="en-GB" w:eastAsia="en-GB"/>
            <w14:ligatures w14:val="standardContextual"/>
          </w:rPr>
          <w:tab/>
        </w:r>
        <w:r w:rsidRPr="00A96072">
          <w:rPr>
            <w:rStyle w:val="Hyperlink"/>
            <w:rFonts w:eastAsia="Times New Roman"/>
            <w:noProof/>
          </w:rPr>
          <w:t>TAPI Context</w:t>
        </w:r>
        <w:r>
          <w:rPr>
            <w:noProof/>
            <w:webHidden/>
          </w:rPr>
          <w:tab/>
        </w:r>
        <w:r>
          <w:rPr>
            <w:noProof/>
            <w:webHidden/>
          </w:rPr>
          <w:fldChar w:fldCharType="begin"/>
        </w:r>
        <w:r>
          <w:rPr>
            <w:noProof/>
            <w:webHidden/>
          </w:rPr>
          <w:instrText xml:space="preserve"> PAGEREF _Toc192619576 \h </w:instrText>
        </w:r>
      </w:ins>
      <w:r>
        <w:rPr>
          <w:noProof/>
          <w:webHidden/>
        </w:rPr>
      </w:r>
      <w:r>
        <w:rPr>
          <w:noProof/>
          <w:webHidden/>
        </w:rPr>
        <w:fldChar w:fldCharType="separate"/>
      </w:r>
      <w:ins w:id="514" w:author="Author">
        <w:r>
          <w:rPr>
            <w:noProof/>
            <w:webHidden/>
          </w:rPr>
          <w:t>88</w:t>
        </w:r>
        <w:r>
          <w:rPr>
            <w:noProof/>
            <w:webHidden/>
          </w:rPr>
          <w:fldChar w:fldCharType="end"/>
        </w:r>
        <w:r w:rsidRPr="00A96072">
          <w:rPr>
            <w:rStyle w:val="Hyperlink"/>
            <w:noProof/>
          </w:rPr>
          <w:fldChar w:fldCharType="end"/>
        </w:r>
      </w:ins>
    </w:p>
    <w:p w14:paraId="062B2144" w14:textId="7130CE0E" w:rsidR="00B53275" w:rsidRDefault="00B53275">
      <w:pPr>
        <w:pStyle w:val="TOC3"/>
        <w:rPr>
          <w:ins w:id="515" w:author="Author"/>
          <w:rFonts w:cstheme="minorBidi"/>
          <w:noProof/>
          <w:color w:val="auto"/>
          <w:kern w:val="2"/>
          <w:sz w:val="24"/>
          <w:szCs w:val="24"/>
          <w:lang w:val="en-GB" w:eastAsia="en-GB"/>
          <w14:ligatures w14:val="standardContextual"/>
        </w:rPr>
      </w:pPr>
      <w:ins w:id="516" w:author="Author">
        <w:r w:rsidRPr="00A96072">
          <w:rPr>
            <w:rStyle w:val="Hyperlink"/>
            <w:noProof/>
          </w:rPr>
          <w:fldChar w:fldCharType="begin"/>
        </w:r>
        <w:r w:rsidRPr="00A96072">
          <w:rPr>
            <w:rStyle w:val="Hyperlink"/>
            <w:noProof/>
          </w:rPr>
          <w:instrText xml:space="preserve"> </w:instrText>
        </w:r>
        <w:r>
          <w:rPr>
            <w:noProof/>
          </w:rPr>
          <w:instrText>HYPERLINK \l "_Toc192619577"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rFonts w:eastAsia="Times New Roman"/>
            <w:noProof/>
          </w:rPr>
          <w:t>7.1.2</w:t>
        </w:r>
        <w:r>
          <w:rPr>
            <w:rFonts w:cstheme="minorBidi"/>
            <w:noProof/>
            <w:color w:val="auto"/>
            <w:kern w:val="2"/>
            <w:sz w:val="24"/>
            <w:szCs w:val="24"/>
            <w:lang w:val="en-GB" w:eastAsia="en-GB"/>
            <w14:ligatures w14:val="standardContextual"/>
          </w:rPr>
          <w:tab/>
        </w:r>
        <w:r w:rsidRPr="00A96072">
          <w:rPr>
            <w:rStyle w:val="Hyperlink"/>
            <w:rFonts w:eastAsia="Times New Roman"/>
            <w:noProof/>
          </w:rPr>
          <w:t>Underlying behavior</w:t>
        </w:r>
        <w:r>
          <w:rPr>
            <w:noProof/>
            <w:webHidden/>
          </w:rPr>
          <w:tab/>
        </w:r>
        <w:r>
          <w:rPr>
            <w:noProof/>
            <w:webHidden/>
          </w:rPr>
          <w:fldChar w:fldCharType="begin"/>
        </w:r>
        <w:r>
          <w:rPr>
            <w:noProof/>
            <w:webHidden/>
          </w:rPr>
          <w:instrText xml:space="preserve"> PAGEREF _Toc192619577 \h </w:instrText>
        </w:r>
      </w:ins>
      <w:r>
        <w:rPr>
          <w:noProof/>
          <w:webHidden/>
        </w:rPr>
      </w:r>
      <w:r>
        <w:rPr>
          <w:noProof/>
          <w:webHidden/>
        </w:rPr>
        <w:fldChar w:fldCharType="separate"/>
      </w:r>
      <w:ins w:id="517" w:author="Author">
        <w:r>
          <w:rPr>
            <w:noProof/>
            <w:webHidden/>
          </w:rPr>
          <w:t>88</w:t>
        </w:r>
        <w:r>
          <w:rPr>
            <w:noProof/>
            <w:webHidden/>
          </w:rPr>
          <w:fldChar w:fldCharType="end"/>
        </w:r>
        <w:r w:rsidRPr="00A96072">
          <w:rPr>
            <w:rStyle w:val="Hyperlink"/>
            <w:noProof/>
          </w:rPr>
          <w:fldChar w:fldCharType="end"/>
        </w:r>
      </w:ins>
    </w:p>
    <w:p w14:paraId="3FA7EA2C" w14:textId="19DD76EC" w:rsidR="00B53275" w:rsidRDefault="00B53275">
      <w:pPr>
        <w:pStyle w:val="TOC3"/>
        <w:rPr>
          <w:ins w:id="518" w:author="Author"/>
          <w:rFonts w:cstheme="minorBidi"/>
          <w:noProof/>
          <w:color w:val="auto"/>
          <w:kern w:val="2"/>
          <w:sz w:val="24"/>
          <w:szCs w:val="24"/>
          <w:lang w:val="en-GB" w:eastAsia="en-GB"/>
          <w14:ligatures w14:val="standardContextual"/>
        </w:rPr>
      </w:pPr>
      <w:ins w:id="519" w:author="Author">
        <w:r w:rsidRPr="00A96072">
          <w:rPr>
            <w:rStyle w:val="Hyperlink"/>
            <w:noProof/>
          </w:rPr>
          <w:fldChar w:fldCharType="begin"/>
        </w:r>
        <w:r w:rsidRPr="00A96072">
          <w:rPr>
            <w:rStyle w:val="Hyperlink"/>
            <w:noProof/>
          </w:rPr>
          <w:instrText xml:space="preserve"> </w:instrText>
        </w:r>
        <w:r>
          <w:rPr>
            <w:noProof/>
          </w:rPr>
          <w:instrText>HYPERLINK \l "_Toc192619578"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7.1.3</w:t>
        </w:r>
        <w:r>
          <w:rPr>
            <w:rFonts w:cstheme="minorBidi"/>
            <w:noProof/>
            <w:color w:val="auto"/>
            <w:kern w:val="2"/>
            <w:sz w:val="24"/>
            <w:szCs w:val="24"/>
            <w:lang w:val="en-GB" w:eastAsia="en-GB"/>
            <w14:ligatures w14:val="standardContextual"/>
          </w:rPr>
          <w:tab/>
        </w:r>
        <w:r w:rsidRPr="00A96072">
          <w:rPr>
            <w:rStyle w:val="Hyperlink"/>
            <w:noProof/>
          </w:rPr>
          <w:t>Model conformance</w:t>
        </w:r>
        <w:r>
          <w:rPr>
            <w:noProof/>
            <w:webHidden/>
          </w:rPr>
          <w:tab/>
        </w:r>
        <w:r>
          <w:rPr>
            <w:noProof/>
            <w:webHidden/>
          </w:rPr>
          <w:fldChar w:fldCharType="begin"/>
        </w:r>
        <w:r>
          <w:rPr>
            <w:noProof/>
            <w:webHidden/>
          </w:rPr>
          <w:instrText xml:space="preserve"> PAGEREF _Toc192619578 \h </w:instrText>
        </w:r>
      </w:ins>
      <w:r>
        <w:rPr>
          <w:noProof/>
          <w:webHidden/>
        </w:rPr>
      </w:r>
      <w:r>
        <w:rPr>
          <w:noProof/>
          <w:webHidden/>
        </w:rPr>
        <w:fldChar w:fldCharType="separate"/>
      </w:r>
      <w:ins w:id="520" w:author="Author">
        <w:r>
          <w:rPr>
            <w:noProof/>
            <w:webHidden/>
          </w:rPr>
          <w:t>88</w:t>
        </w:r>
        <w:r>
          <w:rPr>
            <w:noProof/>
            <w:webHidden/>
          </w:rPr>
          <w:fldChar w:fldCharType="end"/>
        </w:r>
        <w:r w:rsidRPr="00A96072">
          <w:rPr>
            <w:rStyle w:val="Hyperlink"/>
            <w:noProof/>
          </w:rPr>
          <w:fldChar w:fldCharType="end"/>
        </w:r>
      </w:ins>
    </w:p>
    <w:p w14:paraId="27CF63DE" w14:textId="26B54213" w:rsidR="00B53275" w:rsidRDefault="00B53275">
      <w:pPr>
        <w:pStyle w:val="TOC3"/>
        <w:rPr>
          <w:ins w:id="521" w:author="Author"/>
          <w:rFonts w:cstheme="minorBidi"/>
          <w:noProof/>
          <w:color w:val="auto"/>
          <w:kern w:val="2"/>
          <w:sz w:val="24"/>
          <w:szCs w:val="24"/>
          <w:lang w:val="en-GB" w:eastAsia="en-GB"/>
          <w14:ligatures w14:val="standardContextual"/>
        </w:rPr>
      </w:pPr>
      <w:ins w:id="522" w:author="Author">
        <w:r w:rsidRPr="00A96072">
          <w:rPr>
            <w:rStyle w:val="Hyperlink"/>
            <w:noProof/>
          </w:rPr>
          <w:fldChar w:fldCharType="begin"/>
        </w:r>
        <w:r w:rsidRPr="00A96072">
          <w:rPr>
            <w:rStyle w:val="Hyperlink"/>
            <w:noProof/>
          </w:rPr>
          <w:instrText xml:space="preserve"> </w:instrText>
        </w:r>
        <w:r>
          <w:rPr>
            <w:noProof/>
          </w:rPr>
          <w:instrText>HYPERLINK \l "_Toc192619579"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7.1.4</w:t>
        </w:r>
        <w:r>
          <w:rPr>
            <w:rFonts w:cstheme="minorBidi"/>
            <w:noProof/>
            <w:color w:val="auto"/>
            <w:kern w:val="2"/>
            <w:sz w:val="24"/>
            <w:szCs w:val="24"/>
            <w:lang w:val="en-GB" w:eastAsia="en-GB"/>
            <w14:ligatures w14:val="standardContextual"/>
          </w:rPr>
          <w:tab/>
        </w:r>
        <w:r w:rsidRPr="00A96072">
          <w:rPr>
            <w:rStyle w:val="Hyperlink"/>
            <w:noProof/>
          </w:rPr>
          <w:t>Use Case Overview</w:t>
        </w:r>
        <w:r>
          <w:rPr>
            <w:noProof/>
            <w:webHidden/>
          </w:rPr>
          <w:tab/>
        </w:r>
        <w:r>
          <w:rPr>
            <w:noProof/>
            <w:webHidden/>
          </w:rPr>
          <w:fldChar w:fldCharType="begin"/>
        </w:r>
        <w:r>
          <w:rPr>
            <w:noProof/>
            <w:webHidden/>
          </w:rPr>
          <w:instrText xml:space="preserve"> PAGEREF _Toc192619579 \h </w:instrText>
        </w:r>
      </w:ins>
      <w:r>
        <w:rPr>
          <w:noProof/>
          <w:webHidden/>
        </w:rPr>
      </w:r>
      <w:r>
        <w:rPr>
          <w:noProof/>
          <w:webHidden/>
        </w:rPr>
        <w:fldChar w:fldCharType="separate"/>
      </w:r>
      <w:ins w:id="523" w:author="Author">
        <w:r>
          <w:rPr>
            <w:noProof/>
            <w:webHidden/>
          </w:rPr>
          <w:t>90</w:t>
        </w:r>
        <w:r>
          <w:rPr>
            <w:noProof/>
            <w:webHidden/>
          </w:rPr>
          <w:fldChar w:fldCharType="end"/>
        </w:r>
        <w:r w:rsidRPr="00A96072">
          <w:rPr>
            <w:rStyle w:val="Hyperlink"/>
            <w:noProof/>
          </w:rPr>
          <w:fldChar w:fldCharType="end"/>
        </w:r>
      </w:ins>
    </w:p>
    <w:p w14:paraId="5A36F2DF" w14:textId="38A9ABFB" w:rsidR="00B53275" w:rsidRDefault="00B53275">
      <w:pPr>
        <w:pStyle w:val="TOC2"/>
        <w:rPr>
          <w:ins w:id="524" w:author="Author"/>
          <w:rFonts w:cstheme="minorBidi"/>
          <w:noProof/>
          <w:color w:val="auto"/>
          <w:kern w:val="2"/>
          <w:sz w:val="24"/>
          <w:szCs w:val="24"/>
          <w:lang w:val="en-GB" w:eastAsia="en-GB"/>
          <w14:ligatures w14:val="standardContextual"/>
        </w:rPr>
      </w:pPr>
      <w:ins w:id="525" w:author="Author">
        <w:r w:rsidRPr="00A96072">
          <w:rPr>
            <w:rStyle w:val="Hyperlink"/>
            <w:noProof/>
          </w:rPr>
          <w:fldChar w:fldCharType="begin"/>
        </w:r>
        <w:r w:rsidRPr="00A96072">
          <w:rPr>
            <w:rStyle w:val="Hyperlink"/>
            <w:noProof/>
          </w:rPr>
          <w:instrText xml:space="preserve"> </w:instrText>
        </w:r>
        <w:r>
          <w:rPr>
            <w:noProof/>
          </w:rPr>
          <w:instrText>HYPERLINK \l "_Toc192619580"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7.2</w:t>
        </w:r>
        <w:r>
          <w:rPr>
            <w:rFonts w:cstheme="minorBidi"/>
            <w:noProof/>
            <w:color w:val="auto"/>
            <w:kern w:val="2"/>
            <w:sz w:val="24"/>
            <w:szCs w:val="24"/>
            <w:lang w:val="en-GB" w:eastAsia="en-GB"/>
            <w14:ligatures w14:val="standardContextual"/>
          </w:rPr>
          <w:tab/>
        </w:r>
        <w:r w:rsidRPr="00A96072">
          <w:rPr>
            <w:rStyle w:val="Hyperlink"/>
            <w:noProof/>
          </w:rPr>
          <w:t>Streaming infrastructure use cases</w:t>
        </w:r>
        <w:r>
          <w:rPr>
            <w:noProof/>
            <w:webHidden/>
          </w:rPr>
          <w:tab/>
        </w:r>
        <w:r>
          <w:rPr>
            <w:noProof/>
            <w:webHidden/>
          </w:rPr>
          <w:fldChar w:fldCharType="begin"/>
        </w:r>
        <w:r>
          <w:rPr>
            <w:noProof/>
            <w:webHidden/>
          </w:rPr>
          <w:instrText xml:space="preserve"> PAGEREF _Toc192619580 \h </w:instrText>
        </w:r>
      </w:ins>
      <w:r>
        <w:rPr>
          <w:noProof/>
          <w:webHidden/>
        </w:rPr>
      </w:r>
      <w:r>
        <w:rPr>
          <w:noProof/>
          <w:webHidden/>
        </w:rPr>
        <w:fldChar w:fldCharType="separate"/>
      </w:r>
      <w:ins w:id="526" w:author="Author">
        <w:r>
          <w:rPr>
            <w:noProof/>
            <w:webHidden/>
          </w:rPr>
          <w:t>90</w:t>
        </w:r>
        <w:r>
          <w:rPr>
            <w:noProof/>
            <w:webHidden/>
          </w:rPr>
          <w:fldChar w:fldCharType="end"/>
        </w:r>
        <w:r w:rsidRPr="00A96072">
          <w:rPr>
            <w:rStyle w:val="Hyperlink"/>
            <w:noProof/>
          </w:rPr>
          <w:fldChar w:fldCharType="end"/>
        </w:r>
      </w:ins>
    </w:p>
    <w:p w14:paraId="091029D6" w14:textId="6FFB1838" w:rsidR="00B53275" w:rsidRDefault="00B53275">
      <w:pPr>
        <w:pStyle w:val="TOC3"/>
        <w:rPr>
          <w:ins w:id="527" w:author="Author"/>
          <w:rFonts w:cstheme="minorBidi"/>
          <w:noProof/>
          <w:color w:val="auto"/>
          <w:kern w:val="2"/>
          <w:sz w:val="24"/>
          <w:szCs w:val="24"/>
          <w:lang w:val="en-GB" w:eastAsia="en-GB"/>
          <w14:ligatures w14:val="standardContextual"/>
        </w:rPr>
      </w:pPr>
      <w:ins w:id="528" w:author="Author">
        <w:r w:rsidRPr="00A96072">
          <w:rPr>
            <w:rStyle w:val="Hyperlink"/>
            <w:noProof/>
          </w:rPr>
          <w:fldChar w:fldCharType="begin"/>
        </w:r>
        <w:r w:rsidRPr="00A96072">
          <w:rPr>
            <w:rStyle w:val="Hyperlink"/>
            <w:noProof/>
          </w:rPr>
          <w:instrText xml:space="preserve"> </w:instrText>
        </w:r>
        <w:r>
          <w:rPr>
            <w:noProof/>
          </w:rPr>
          <w:instrText>HYPERLINK \l "_Toc192619581"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7.2.1</w:t>
        </w:r>
        <w:r>
          <w:rPr>
            <w:rFonts w:cstheme="minorBidi"/>
            <w:noProof/>
            <w:color w:val="auto"/>
            <w:kern w:val="2"/>
            <w:sz w:val="24"/>
            <w:szCs w:val="24"/>
            <w:lang w:val="en-GB" w:eastAsia="en-GB"/>
            <w14:ligatures w14:val="standardContextual"/>
          </w:rPr>
          <w:tab/>
        </w:r>
        <w:r w:rsidRPr="00A96072">
          <w:rPr>
            <w:rStyle w:val="Hyperlink"/>
            <w:noProof/>
          </w:rPr>
          <w:t>Use Case ST-0.1: Get Auth Token</w:t>
        </w:r>
        <w:r>
          <w:rPr>
            <w:noProof/>
            <w:webHidden/>
          </w:rPr>
          <w:tab/>
        </w:r>
        <w:r>
          <w:rPr>
            <w:noProof/>
            <w:webHidden/>
          </w:rPr>
          <w:fldChar w:fldCharType="begin"/>
        </w:r>
        <w:r>
          <w:rPr>
            <w:noProof/>
            <w:webHidden/>
          </w:rPr>
          <w:instrText xml:space="preserve"> PAGEREF _Toc192619581 \h </w:instrText>
        </w:r>
      </w:ins>
      <w:r>
        <w:rPr>
          <w:noProof/>
          <w:webHidden/>
        </w:rPr>
      </w:r>
      <w:r>
        <w:rPr>
          <w:noProof/>
          <w:webHidden/>
        </w:rPr>
        <w:fldChar w:fldCharType="separate"/>
      </w:r>
      <w:ins w:id="529" w:author="Author">
        <w:r>
          <w:rPr>
            <w:noProof/>
            <w:webHidden/>
          </w:rPr>
          <w:t>91</w:t>
        </w:r>
        <w:r>
          <w:rPr>
            <w:noProof/>
            <w:webHidden/>
          </w:rPr>
          <w:fldChar w:fldCharType="end"/>
        </w:r>
        <w:r w:rsidRPr="00A96072">
          <w:rPr>
            <w:rStyle w:val="Hyperlink"/>
            <w:noProof/>
          </w:rPr>
          <w:fldChar w:fldCharType="end"/>
        </w:r>
      </w:ins>
    </w:p>
    <w:p w14:paraId="4C219B88" w14:textId="69867AD2" w:rsidR="00B53275" w:rsidRDefault="00B53275">
      <w:pPr>
        <w:pStyle w:val="TOC3"/>
        <w:rPr>
          <w:ins w:id="530" w:author="Author"/>
          <w:rFonts w:cstheme="minorBidi"/>
          <w:noProof/>
          <w:color w:val="auto"/>
          <w:kern w:val="2"/>
          <w:sz w:val="24"/>
          <w:szCs w:val="24"/>
          <w:lang w:val="en-GB" w:eastAsia="en-GB"/>
          <w14:ligatures w14:val="standardContextual"/>
        </w:rPr>
      </w:pPr>
      <w:ins w:id="531" w:author="Author">
        <w:r w:rsidRPr="00A96072">
          <w:rPr>
            <w:rStyle w:val="Hyperlink"/>
            <w:noProof/>
          </w:rPr>
          <w:fldChar w:fldCharType="begin"/>
        </w:r>
        <w:r w:rsidRPr="00A96072">
          <w:rPr>
            <w:rStyle w:val="Hyperlink"/>
            <w:noProof/>
          </w:rPr>
          <w:instrText xml:space="preserve"> </w:instrText>
        </w:r>
        <w:r>
          <w:rPr>
            <w:noProof/>
          </w:rPr>
          <w:instrText>HYPERLINK \l "_Toc192619582"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7.2.2</w:t>
        </w:r>
        <w:r>
          <w:rPr>
            <w:rFonts w:cstheme="minorBidi"/>
            <w:noProof/>
            <w:color w:val="auto"/>
            <w:kern w:val="2"/>
            <w:sz w:val="24"/>
            <w:szCs w:val="24"/>
            <w:lang w:val="en-GB" w:eastAsia="en-GB"/>
            <w14:ligatures w14:val="standardContextual"/>
          </w:rPr>
          <w:tab/>
        </w:r>
        <w:r w:rsidRPr="00A96072">
          <w:rPr>
            <w:rStyle w:val="Hyperlink"/>
            <w:noProof/>
          </w:rPr>
          <w:t>Use Case ST-0.2: Discover supported and available streams, then select available streams</w:t>
        </w:r>
        <w:r>
          <w:rPr>
            <w:noProof/>
            <w:webHidden/>
          </w:rPr>
          <w:tab/>
        </w:r>
        <w:r>
          <w:rPr>
            <w:noProof/>
            <w:webHidden/>
          </w:rPr>
          <w:fldChar w:fldCharType="begin"/>
        </w:r>
        <w:r>
          <w:rPr>
            <w:noProof/>
            <w:webHidden/>
          </w:rPr>
          <w:instrText xml:space="preserve"> PAGEREF _Toc192619582 \h </w:instrText>
        </w:r>
      </w:ins>
      <w:r>
        <w:rPr>
          <w:noProof/>
          <w:webHidden/>
        </w:rPr>
      </w:r>
      <w:r>
        <w:rPr>
          <w:noProof/>
          <w:webHidden/>
        </w:rPr>
        <w:fldChar w:fldCharType="separate"/>
      </w:r>
      <w:ins w:id="532" w:author="Author">
        <w:r>
          <w:rPr>
            <w:noProof/>
            <w:webHidden/>
          </w:rPr>
          <w:t>92</w:t>
        </w:r>
        <w:r>
          <w:rPr>
            <w:noProof/>
            <w:webHidden/>
          </w:rPr>
          <w:fldChar w:fldCharType="end"/>
        </w:r>
        <w:r w:rsidRPr="00A96072">
          <w:rPr>
            <w:rStyle w:val="Hyperlink"/>
            <w:noProof/>
          </w:rPr>
          <w:fldChar w:fldCharType="end"/>
        </w:r>
      </w:ins>
    </w:p>
    <w:p w14:paraId="4058915D" w14:textId="3BA11B8A" w:rsidR="00B53275" w:rsidRDefault="00B53275">
      <w:pPr>
        <w:pStyle w:val="TOC3"/>
        <w:rPr>
          <w:ins w:id="533" w:author="Author"/>
          <w:rFonts w:cstheme="minorBidi"/>
          <w:noProof/>
          <w:color w:val="auto"/>
          <w:kern w:val="2"/>
          <w:sz w:val="24"/>
          <w:szCs w:val="24"/>
          <w:lang w:val="en-GB" w:eastAsia="en-GB"/>
          <w14:ligatures w14:val="standardContextual"/>
        </w:rPr>
      </w:pPr>
      <w:ins w:id="534" w:author="Author">
        <w:r w:rsidRPr="00A96072">
          <w:rPr>
            <w:rStyle w:val="Hyperlink"/>
            <w:noProof/>
          </w:rPr>
          <w:lastRenderedPageBreak/>
          <w:fldChar w:fldCharType="begin"/>
        </w:r>
        <w:r w:rsidRPr="00A96072">
          <w:rPr>
            <w:rStyle w:val="Hyperlink"/>
            <w:noProof/>
          </w:rPr>
          <w:instrText xml:space="preserve"> </w:instrText>
        </w:r>
        <w:r>
          <w:rPr>
            <w:noProof/>
          </w:rPr>
          <w:instrText>HYPERLINK \l "_Toc192619583"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7.2.3</w:t>
        </w:r>
        <w:r>
          <w:rPr>
            <w:rFonts w:cstheme="minorBidi"/>
            <w:noProof/>
            <w:color w:val="auto"/>
            <w:kern w:val="2"/>
            <w:sz w:val="24"/>
            <w:szCs w:val="24"/>
            <w:lang w:val="en-GB" w:eastAsia="en-GB"/>
            <w14:ligatures w14:val="standardContextual"/>
          </w:rPr>
          <w:tab/>
        </w:r>
        <w:r w:rsidRPr="00A96072">
          <w:rPr>
            <w:rStyle w:val="Hyperlink"/>
            <w:noProof/>
          </w:rPr>
          <w:t>Use Case ST-0.3: Connect to Stream and align - new client</w:t>
        </w:r>
        <w:r>
          <w:rPr>
            <w:noProof/>
            <w:webHidden/>
          </w:rPr>
          <w:tab/>
        </w:r>
        <w:r>
          <w:rPr>
            <w:noProof/>
            <w:webHidden/>
          </w:rPr>
          <w:fldChar w:fldCharType="begin"/>
        </w:r>
        <w:r>
          <w:rPr>
            <w:noProof/>
            <w:webHidden/>
          </w:rPr>
          <w:instrText xml:space="preserve"> PAGEREF _Toc192619583 \h </w:instrText>
        </w:r>
      </w:ins>
      <w:r>
        <w:rPr>
          <w:noProof/>
          <w:webHidden/>
        </w:rPr>
      </w:r>
      <w:r>
        <w:rPr>
          <w:noProof/>
          <w:webHidden/>
        </w:rPr>
        <w:fldChar w:fldCharType="separate"/>
      </w:r>
      <w:ins w:id="535" w:author="Author">
        <w:r>
          <w:rPr>
            <w:noProof/>
            <w:webHidden/>
          </w:rPr>
          <w:t>93</w:t>
        </w:r>
        <w:r>
          <w:rPr>
            <w:noProof/>
            <w:webHidden/>
          </w:rPr>
          <w:fldChar w:fldCharType="end"/>
        </w:r>
        <w:r w:rsidRPr="00A96072">
          <w:rPr>
            <w:rStyle w:val="Hyperlink"/>
            <w:noProof/>
          </w:rPr>
          <w:fldChar w:fldCharType="end"/>
        </w:r>
      </w:ins>
    </w:p>
    <w:p w14:paraId="20CD7846" w14:textId="65216913" w:rsidR="00B53275" w:rsidRDefault="00B53275">
      <w:pPr>
        <w:pStyle w:val="TOC3"/>
        <w:rPr>
          <w:ins w:id="536" w:author="Author"/>
          <w:rFonts w:cstheme="minorBidi"/>
          <w:noProof/>
          <w:color w:val="auto"/>
          <w:kern w:val="2"/>
          <w:sz w:val="24"/>
          <w:szCs w:val="24"/>
          <w:lang w:val="en-GB" w:eastAsia="en-GB"/>
          <w14:ligatures w14:val="standardContextual"/>
        </w:rPr>
      </w:pPr>
      <w:ins w:id="537" w:author="Author">
        <w:r w:rsidRPr="00A96072">
          <w:rPr>
            <w:rStyle w:val="Hyperlink"/>
            <w:noProof/>
          </w:rPr>
          <w:fldChar w:fldCharType="begin"/>
        </w:r>
        <w:r w:rsidRPr="00A96072">
          <w:rPr>
            <w:rStyle w:val="Hyperlink"/>
            <w:noProof/>
          </w:rPr>
          <w:instrText xml:space="preserve"> </w:instrText>
        </w:r>
        <w:r>
          <w:rPr>
            <w:noProof/>
          </w:rPr>
          <w:instrText>HYPERLINK \l "_Toc192619584"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7.2.4</w:t>
        </w:r>
        <w:r>
          <w:rPr>
            <w:rFonts w:cstheme="minorBidi"/>
            <w:noProof/>
            <w:color w:val="auto"/>
            <w:kern w:val="2"/>
            <w:sz w:val="24"/>
            <w:szCs w:val="24"/>
            <w:lang w:val="en-GB" w:eastAsia="en-GB"/>
            <w14:ligatures w14:val="standardContextual"/>
          </w:rPr>
          <w:tab/>
        </w:r>
        <w:r w:rsidRPr="00A96072">
          <w:rPr>
            <w:rStyle w:val="Hyperlink"/>
            <w:noProof/>
          </w:rPr>
          <w:t>Use Case ST-0.4: Client maintains idle connection</w:t>
        </w:r>
        <w:r>
          <w:rPr>
            <w:noProof/>
            <w:webHidden/>
          </w:rPr>
          <w:tab/>
        </w:r>
        <w:r>
          <w:rPr>
            <w:noProof/>
            <w:webHidden/>
          </w:rPr>
          <w:fldChar w:fldCharType="begin"/>
        </w:r>
        <w:r>
          <w:rPr>
            <w:noProof/>
            <w:webHidden/>
          </w:rPr>
          <w:instrText xml:space="preserve"> PAGEREF _Toc192619584 \h </w:instrText>
        </w:r>
      </w:ins>
      <w:r>
        <w:rPr>
          <w:noProof/>
          <w:webHidden/>
        </w:rPr>
      </w:r>
      <w:r>
        <w:rPr>
          <w:noProof/>
          <w:webHidden/>
        </w:rPr>
        <w:fldChar w:fldCharType="separate"/>
      </w:r>
      <w:ins w:id="538" w:author="Author">
        <w:r>
          <w:rPr>
            <w:noProof/>
            <w:webHidden/>
          </w:rPr>
          <w:t>94</w:t>
        </w:r>
        <w:r>
          <w:rPr>
            <w:noProof/>
            <w:webHidden/>
          </w:rPr>
          <w:fldChar w:fldCharType="end"/>
        </w:r>
        <w:r w:rsidRPr="00A96072">
          <w:rPr>
            <w:rStyle w:val="Hyperlink"/>
            <w:noProof/>
          </w:rPr>
          <w:fldChar w:fldCharType="end"/>
        </w:r>
      </w:ins>
    </w:p>
    <w:p w14:paraId="058BE6F5" w14:textId="3C6D5E89" w:rsidR="00B53275" w:rsidRDefault="00B53275">
      <w:pPr>
        <w:pStyle w:val="TOC3"/>
        <w:rPr>
          <w:ins w:id="539" w:author="Author"/>
          <w:rFonts w:cstheme="minorBidi"/>
          <w:noProof/>
          <w:color w:val="auto"/>
          <w:kern w:val="2"/>
          <w:sz w:val="24"/>
          <w:szCs w:val="24"/>
          <w:lang w:val="en-GB" w:eastAsia="en-GB"/>
          <w14:ligatures w14:val="standardContextual"/>
        </w:rPr>
      </w:pPr>
      <w:ins w:id="540" w:author="Author">
        <w:r w:rsidRPr="00A96072">
          <w:rPr>
            <w:rStyle w:val="Hyperlink"/>
            <w:noProof/>
          </w:rPr>
          <w:fldChar w:fldCharType="begin"/>
        </w:r>
        <w:r w:rsidRPr="00A96072">
          <w:rPr>
            <w:rStyle w:val="Hyperlink"/>
            <w:noProof/>
          </w:rPr>
          <w:instrText xml:space="preserve"> </w:instrText>
        </w:r>
        <w:r>
          <w:rPr>
            <w:noProof/>
          </w:rPr>
          <w:instrText>HYPERLINK \l "_Toc192619585"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7.2.5</w:t>
        </w:r>
        <w:r>
          <w:rPr>
            <w:rFonts w:cstheme="minorBidi"/>
            <w:noProof/>
            <w:color w:val="auto"/>
            <w:kern w:val="2"/>
            <w:sz w:val="24"/>
            <w:szCs w:val="24"/>
            <w:lang w:val="en-GB" w:eastAsia="en-GB"/>
            <w14:ligatures w14:val="standardContextual"/>
          </w:rPr>
          <w:tab/>
        </w:r>
        <w:r w:rsidRPr="00A96072">
          <w:rPr>
            <w:rStyle w:val="Hyperlink"/>
            <w:noProof/>
          </w:rPr>
          <w:t>Use Case ST-0.5: Provider delivers event storm (or slow client) – bad day</w:t>
        </w:r>
        <w:r>
          <w:rPr>
            <w:noProof/>
            <w:webHidden/>
          </w:rPr>
          <w:tab/>
        </w:r>
        <w:r>
          <w:rPr>
            <w:noProof/>
            <w:webHidden/>
          </w:rPr>
          <w:fldChar w:fldCharType="begin"/>
        </w:r>
        <w:r>
          <w:rPr>
            <w:noProof/>
            <w:webHidden/>
          </w:rPr>
          <w:instrText xml:space="preserve"> PAGEREF _Toc192619585 \h </w:instrText>
        </w:r>
      </w:ins>
      <w:r>
        <w:rPr>
          <w:noProof/>
          <w:webHidden/>
        </w:rPr>
      </w:r>
      <w:r>
        <w:rPr>
          <w:noProof/>
          <w:webHidden/>
        </w:rPr>
        <w:fldChar w:fldCharType="separate"/>
      </w:r>
      <w:ins w:id="541" w:author="Author">
        <w:r>
          <w:rPr>
            <w:noProof/>
            <w:webHidden/>
          </w:rPr>
          <w:t>95</w:t>
        </w:r>
        <w:r>
          <w:rPr>
            <w:noProof/>
            <w:webHidden/>
          </w:rPr>
          <w:fldChar w:fldCharType="end"/>
        </w:r>
        <w:r w:rsidRPr="00A96072">
          <w:rPr>
            <w:rStyle w:val="Hyperlink"/>
            <w:noProof/>
          </w:rPr>
          <w:fldChar w:fldCharType="end"/>
        </w:r>
      </w:ins>
    </w:p>
    <w:p w14:paraId="6327EA17" w14:textId="354A82A8" w:rsidR="00B53275" w:rsidRDefault="00B53275">
      <w:pPr>
        <w:pStyle w:val="TOC3"/>
        <w:rPr>
          <w:ins w:id="542" w:author="Author"/>
          <w:rFonts w:cstheme="minorBidi"/>
          <w:noProof/>
          <w:color w:val="auto"/>
          <w:kern w:val="2"/>
          <w:sz w:val="24"/>
          <w:szCs w:val="24"/>
          <w:lang w:val="en-GB" w:eastAsia="en-GB"/>
          <w14:ligatures w14:val="standardContextual"/>
        </w:rPr>
      </w:pPr>
      <w:ins w:id="543" w:author="Author">
        <w:r w:rsidRPr="00A96072">
          <w:rPr>
            <w:rStyle w:val="Hyperlink"/>
            <w:noProof/>
          </w:rPr>
          <w:fldChar w:fldCharType="begin"/>
        </w:r>
        <w:r w:rsidRPr="00A96072">
          <w:rPr>
            <w:rStyle w:val="Hyperlink"/>
            <w:noProof/>
          </w:rPr>
          <w:instrText xml:space="preserve"> </w:instrText>
        </w:r>
        <w:r>
          <w:rPr>
            <w:noProof/>
          </w:rPr>
          <w:instrText>HYPERLINK \l "_Toc192619586"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7.2.6</w:t>
        </w:r>
        <w:r>
          <w:rPr>
            <w:rFonts w:cstheme="minorBidi"/>
            <w:noProof/>
            <w:color w:val="auto"/>
            <w:kern w:val="2"/>
            <w:sz w:val="24"/>
            <w:szCs w:val="24"/>
            <w:lang w:val="en-GB" w:eastAsia="en-GB"/>
            <w14:ligatures w14:val="standardContextual"/>
          </w:rPr>
          <w:tab/>
        </w:r>
        <w:r w:rsidRPr="00A96072">
          <w:rPr>
            <w:rStyle w:val="Hyperlink"/>
            <w:noProof/>
          </w:rPr>
          <w:t>Use Case ST-0.6: Provider delivers extreme event storm (or very slow client) – very bad day</w:t>
        </w:r>
        <w:r>
          <w:rPr>
            <w:noProof/>
            <w:webHidden/>
          </w:rPr>
          <w:tab/>
        </w:r>
        <w:r>
          <w:rPr>
            <w:noProof/>
            <w:webHidden/>
          </w:rPr>
          <w:fldChar w:fldCharType="begin"/>
        </w:r>
        <w:r>
          <w:rPr>
            <w:noProof/>
            <w:webHidden/>
          </w:rPr>
          <w:instrText xml:space="preserve"> PAGEREF _Toc192619586 \h </w:instrText>
        </w:r>
      </w:ins>
      <w:r>
        <w:rPr>
          <w:noProof/>
          <w:webHidden/>
        </w:rPr>
      </w:r>
      <w:r>
        <w:rPr>
          <w:noProof/>
          <w:webHidden/>
        </w:rPr>
        <w:fldChar w:fldCharType="separate"/>
      </w:r>
      <w:ins w:id="544" w:author="Author">
        <w:r>
          <w:rPr>
            <w:noProof/>
            <w:webHidden/>
          </w:rPr>
          <w:t>96</w:t>
        </w:r>
        <w:r>
          <w:rPr>
            <w:noProof/>
            <w:webHidden/>
          </w:rPr>
          <w:fldChar w:fldCharType="end"/>
        </w:r>
        <w:r w:rsidRPr="00A96072">
          <w:rPr>
            <w:rStyle w:val="Hyperlink"/>
            <w:noProof/>
          </w:rPr>
          <w:fldChar w:fldCharType="end"/>
        </w:r>
      </w:ins>
    </w:p>
    <w:p w14:paraId="0D4C7130" w14:textId="1BA49365" w:rsidR="00B53275" w:rsidRDefault="00B53275">
      <w:pPr>
        <w:pStyle w:val="TOC3"/>
        <w:rPr>
          <w:ins w:id="545" w:author="Author"/>
          <w:rFonts w:cstheme="minorBidi"/>
          <w:noProof/>
          <w:color w:val="auto"/>
          <w:kern w:val="2"/>
          <w:sz w:val="24"/>
          <w:szCs w:val="24"/>
          <w:lang w:val="en-GB" w:eastAsia="en-GB"/>
          <w14:ligatures w14:val="standardContextual"/>
        </w:rPr>
      </w:pPr>
      <w:ins w:id="546" w:author="Author">
        <w:r w:rsidRPr="00A96072">
          <w:rPr>
            <w:rStyle w:val="Hyperlink"/>
            <w:noProof/>
          </w:rPr>
          <w:fldChar w:fldCharType="begin"/>
        </w:r>
        <w:r w:rsidRPr="00A96072">
          <w:rPr>
            <w:rStyle w:val="Hyperlink"/>
            <w:noProof/>
          </w:rPr>
          <w:instrText xml:space="preserve"> </w:instrText>
        </w:r>
        <w:r>
          <w:rPr>
            <w:noProof/>
          </w:rPr>
          <w:instrText>HYPERLINK \l "_Toc192619587"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7.2.7</w:t>
        </w:r>
        <w:r>
          <w:rPr>
            <w:rFonts w:cstheme="minorBidi"/>
            <w:noProof/>
            <w:color w:val="auto"/>
            <w:kern w:val="2"/>
            <w:sz w:val="24"/>
            <w:szCs w:val="24"/>
            <w:lang w:val="en-GB" w:eastAsia="en-GB"/>
            <w14:ligatures w14:val="standardContextual"/>
          </w:rPr>
          <w:tab/>
        </w:r>
        <w:r w:rsidRPr="00A96072">
          <w:rPr>
            <w:rStyle w:val="Hyperlink"/>
            <w:noProof/>
          </w:rPr>
          <w:t>Use Case ST-0.7: Short loss of communications</w:t>
        </w:r>
        <w:r>
          <w:rPr>
            <w:noProof/>
            <w:webHidden/>
          </w:rPr>
          <w:tab/>
        </w:r>
        <w:r>
          <w:rPr>
            <w:noProof/>
            <w:webHidden/>
          </w:rPr>
          <w:fldChar w:fldCharType="begin"/>
        </w:r>
        <w:r>
          <w:rPr>
            <w:noProof/>
            <w:webHidden/>
          </w:rPr>
          <w:instrText xml:space="preserve"> PAGEREF _Toc192619587 \h </w:instrText>
        </w:r>
      </w:ins>
      <w:r>
        <w:rPr>
          <w:noProof/>
          <w:webHidden/>
        </w:rPr>
      </w:r>
      <w:r>
        <w:rPr>
          <w:noProof/>
          <w:webHidden/>
        </w:rPr>
        <w:fldChar w:fldCharType="separate"/>
      </w:r>
      <w:ins w:id="547" w:author="Author">
        <w:r>
          <w:rPr>
            <w:noProof/>
            <w:webHidden/>
          </w:rPr>
          <w:t>97</w:t>
        </w:r>
        <w:r>
          <w:rPr>
            <w:noProof/>
            <w:webHidden/>
          </w:rPr>
          <w:fldChar w:fldCharType="end"/>
        </w:r>
        <w:r w:rsidRPr="00A96072">
          <w:rPr>
            <w:rStyle w:val="Hyperlink"/>
            <w:noProof/>
          </w:rPr>
          <w:fldChar w:fldCharType="end"/>
        </w:r>
      </w:ins>
    </w:p>
    <w:p w14:paraId="489F0971" w14:textId="657F3DAB" w:rsidR="00B53275" w:rsidRDefault="00B53275">
      <w:pPr>
        <w:pStyle w:val="TOC3"/>
        <w:rPr>
          <w:ins w:id="548" w:author="Author"/>
          <w:rFonts w:cstheme="minorBidi"/>
          <w:noProof/>
          <w:color w:val="auto"/>
          <w:kern w:val="2"/>
          <w:sz w:val="24"/>
          <w:szCs w:val="24"/>
          <w:lang w:val="en-GB" w:eastAsia="en-GB"/>
          <w14:ligatures w14:val="standardContextual"/>
        </w:rPr>
      </w:pPr>
      <w:ins w:id="549" w:author="Author">
        <w:r w:rsidRPr="00A96072">
          <w:rPr>
            <w:rStyle w:val="Hyperlink"/>
            <w:noProof/>
          </w:rPr>
          <w:fldChar w:fldCharType="begin"/>
        </w:r>
        <w:r w:rsidRPr="00A96072">
          <w:rPr>
            <w:rStyle w:val="Hyperlink"/>
            <w:noProof/>
          </w:rPr>
          <w:instrText xml:space="preserve"> </w:instrText>
        </w:r>
        <w:r>
          <w:rPr>
            <w:noProof/>
          </w:rPr>
          <w:instrText>HYPERLINK \l "_Toc192619588"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7.2.8</w:t>
        </w:r>
        <w:r>
          <w:rPr>
            <w:rFonts w:cstheme="minorBidi"/>
            <w:noProof/>
            <w:color w:val="auto"/>
            <w:kern w:val="2"/>
            <w:sz w:val="24"/>
            <w:szCs w:val="24"/>
            <w:lang w:val="en-GB" w:eastAsia="en-GB"/>
            <w14:ligatures w14:val="standardContextual"/>
          </w:rPr>
          <w:tab/>
        </w:r>
        <w:r w:rsidRPr="00A96072">
          <w:rPr>
            <w:rStyle w:val="Hyperlink"/>
            <w:noProof/>
          </w:rPr>
          <w:t>Use Case ST-0.8: Long loss of communications requiring realignment</w:t>
        </w:r>
        <w:r>
          <w:rPr>
            <w:noProof/>
            <w:webHidden/>
          </w:rPr>
          <w:tab/>
        </w:r>
        <w:r>
          <w:rPr>
            <w:noProof/>
            <w:webHidden/>
          </w:rPr>
          <w:fldChar w:fldCharType="begin"/>
        </w:r>
        <w:r>
          <w:rPr>
            <w:noProof/>
            <w:webHidden/>
          </w:rPr>
          <w:instrText xml:space="preserve"> PAGEREF _Toc192619588 \h </w:instrText>
        </w:r>
      </w:ins>
      <w:r>
        <w:rPr>
          <w:noProof/>
          <w:webHidden/>
        </w:rPr>
      </w:r>
      <w:r>
        <w:rPr>
          <w:noProof/>
          <w:webHidden/>
        </w:rPr>
        <w:fldChar w:fldCharType="separate"/>
      </w:r>
      <w:ins w:id="550" w:author="Author">
        <w:r>
          <w:rPr>
            <w:noProof/>
            <w:webHidden/>
          </w:rPr>
          <w:t>98</w:t>
        </w:r>
        <w:r>
          <w:rPr>
            <w:noProof/>
            <w:webHidden/>
          </w:rPr>
          <w:fldChar w:fldCharType="end"/>
        </w:r>
        <w:r w:rsidRPr="00A96072">
          <w:rPr>
            <w:rStyle w:val="Hyperlink"/>
            <w:noProof/>
          </w:rPr>
          <w:fldChar w:fldCharType="end"/>
        </w:r>
      </w:ins>
    </w:p>
    <w:p w14:paraId="183A0713" w14:textId="4C2D0208" w:rsidR="00B53275" w:rsidRDefault="00B53275">
      <w:pPr>
        <w:pStyle w:val="TOC3"/>
        <w:rPr>
          <w:ins w:id="551" w:author="Author"/>
          <w:rFonts w:cstheme="minorBidi"/>
          <w:noProof/>
          <w:color w:val="auto"/>
          <w:kern w:val="2"/>
          <w:sz w:val="24"/>
          <w:szCs w:val="24"/>
          <w:lang w:val="en-GB" w:eastAsia="en-GB"/>
          <w14:ligatures w14:val="standardContextual"/>
        </w:rPr>
      </w:pPr>
      <w:ins w:id="552" w:author="Author">
        <w:r w:rsidRPr="00A96072">
          <w:rPr>
            <w:rStyle w:val="Hyperlink"/>
            <w:noProof/>
          </w:rPr>
          <w:fldChar w:fldCharType="begin"/>
        </w:r>
        <w:r w:rsidRPr="00A96072">
          <w:rPr>
            <w:rStyle w:val="Hyperlink"/>
            <w:noProof/>
          </w:rPr>
          <w:instrText xml:space="preserve"> </w:instrText>
        </w:r>
        <w:r>
          <w:rPr>
            <w:noProof/>
          </w:rPr>
          <w:instrText>HYPERLINK \l "_Toc192619589"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7.2.9</w:t>
        </w:r>
        <w:r>
          <w:rPr>
            <w:rFonts w:cstheme="minorBidi"/>
            <w:noProof/>
            <w:color w:val="auto"/>
            <w:kern w:val="2"/>
            <w:sz w:val="24"/>
            <w:szCs w:val="24"/>
            <w:lang w:val="en-GB" w:eastAsia="en-GB"/>
            <w14:ligatures w14:val="standardContextual"/>
          </w:rPr>
          <w:tab/>
        </w:r>
        <w:r w:rsidRPr="00A96072">
          <w:rPr>
            <w:rStyle w:val="Hyperlink"/>
            <w:noProof/>
          </w:rPr>
          <w:t>Use Case ST-0.9: Client requires realignment</w:t>
        </w:r>
        <w:r>
          <w:rPr>
            <w:noProof/>
            <w:webHidden/>
          </w:rPr>
          <w:tab/>
        </w:r>
        <w:r>
          <w:rPr>
            <w:noProof/>
            <w:webHidden/>
          </w:rPr>
          <w:fldChar w:fldCharType="begin"/>
        </w:r>
        <w:r>
          <w:rPr>
            <w:noProof/>
            <w:webHidden/>
          </w:rPr>
          <w:instrText xml:space="preserve"> PAGEREF _Toc192619589 \h </w:instrText>
        </w:r>
      </w:ins>
      <w:r>
        <w:rPr>
          <w:noProof/>
          <w:webHidden/>
        </w:rPr>
      </w:r>
      <w:r>
        <w:rPr>
          <w:noProof/>
          <w:webHidden/>
        </w:rPr>
        <w:fldChar w:fldCharType="separate"/>
      </w:r>
      <w:ins w:id="553" w:author="Author">
        <w:r>
          <w:rPr>
            <w:noProof/>
            <w:webHidden/>
          </w:rPr>
          <w:t>99</w:t>
        </w:r>
        <w:r>
          <w:rPr>
            <w:noProof/>
            <w:webHidden/>
          </w:rPr>
          <w:fldChar w:fldCharType="end"/>
        </w:r>
        <w:r w:rsidRPr="00A96072">
          <w:rPr>
            <w:rStyle w:val="Hyperlink"/>
            <w:noProof/>
          </w:rPr>
          <w:fldChar w:fldCharType="end"/>
        </w:r>
      </w:ins>
    </w:p>
    <w:p w14:paraId="052E2146" w14:textId="7EFF62DE" w:rsidR="00B53275" w:rsidRDefault="00B53275">
      <w:pPr>
        <w:pStyle w:val="TOC2"/>
        <w:rPr>
          <w:ins w:id="554" w:author="Author"/>
          <w:rFonts w:cstheme="minorBidi"/>
          <w:noProof/>
          <w:color w:val="auto"/>
          <w:kern w:val="2"/>
          <w:sz w:val="24"/>
          <w:szCs w:val="24"/>
          <w:lang w:val="en-GB" w:eastAsia="en-GB"/>
          <w14:ligatures w14:val="standardContextual"/>
        </w:rPr>
      </w:pPr>
      <w:ins w:id="555" w:author="Author">
        <w:r w:rsidRPr="00A96072">
          <w:rPr>
            <w:rStyle w:val="Hyperlink"/>
            <w:noProof/>
          </w:rPr>
          <w:fldChar w:fldCharType="begin"/>
        </w:r>
        <w:r w:rsidRPr="00A96072">
          <w:rPr>
            <w:rStyle w:val="Hyperlink"/>
            <w:noProof/>
          </w:rPr>
          <w:instrText xml:space="preserve"> </w:instrText>
        </w:r>
        <w:r>
          <w:rPr>
            <w:noProof/>
          </w:rPr>
          <w:instrText>HYPERLINK \l "_Toc192619590"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7.3</w:t>
        </w:r>
        <w:r>
          <w:rPr>
            <w:rFonts w:cstheme="minorBidi"/>
            <w:noProof/>
            <w:color w:val="auto"/>
            <w:kern w:val="2"/>
            <w:sz w:val="24"/>
            <w:szCs w:val="24"/>
            <w:lang w:val="en-GB" w:eastAsia="en-GB"/>
            <w14:ligatures w14:val="standardContextual"/>
          </w:rPr>
          <w:tab/>
        </w:r>
        <w:r w:rsidRPr="00A96072">
          <w:rPr>
            <w:rStyle w:val="Hyperlink"/>
            <w:noProof/>
          </w:rPr>
          <w:t>Building and operating a stream on a provider</w:t>
        </w:r>
        <w:r>
          <w:rPr>
            <w:noProof/>
            <w:webHidden/>
          </w:rPr>
          <w:tab/>
        </w:r>
        <w:r>
          <w:rPr>
            <w:noProof/>
            <w:webHidden/>
          </w:rPr>
          <w:fldChar w:fldCharType="begin"/>
        </w:r>
        <w:r>
          <w:rPr>
            <w:noProof/>
            <w:webHidden/>
          </w:rPr>
          <w:instrText xml:space="preserve"> PAGEREF _Toc192619590 \h </w:instrText>
        </w:r>
      </w:ins>
      <w:r>
        <w:rPr>
          <w:noProof/>
          <w:webHidden/>
        </w:rPr>
      </w:r>
      <w:r>
        <w:rPr>
          <w:noProof/>
          <w:webHidden/>
        </w:rPr>
        <w:fldChar w:fldCharType="separate"/>
      </w:r>
      <w:ins w:id="556" w:author="Author">
        <w:r>
          <w:rPr>
            <w:noProof/>
            <w:webHidden/>
          </w:rPr>
          <w:t>99</w:t>
        </w:r>
        <w:r>
          <w:rPr>
            <w:noProof/>
            <w:webHidden/>
          </w:rPr>
          <w:fldChar w:fldCharType="end"/>
        </w:r>
        <w:r w:rsidRPr="00A96072">
          <w:rPr>
            <w:rStyle w:val="Hyperlink"/>
            <w:noProof/>
          </w:rPr>
          <w:fldChar w:fldCharType="end"/>
        </w:r>
      </w:ins>
    </w:p>
    <w:p w14:paraId="55BF24D7" w14:textId="033BAD54" w:rsidR="00B53275" w:rsidRDefault="00B53275">
      <w:pPr>
        <w:pStyle w:val="TOC3"/>
        <w:rPr>
          <w:ins w:id="557" w:author="Author"/>
          <w:rFonts w:cstheme="minorBidi"/>
          <w:noProof/>
          <w:color w:val="auto"/>
          <w:kern w:val="2"/>
          <w:sz w:val="24"/>
          <w:szCs w:val="24"/>
          <w:lang w:val="en-GB" w:eastAsia="en-GB"/>
          <w14:ligatures w14:val="standardContextual"/>
        </w:rPr>
      </w:pPr>
      <w:ins w:id="558" w:author="Author">
        <w:r w:rsidRPr="00A96072">
          <w:rPr>
            <w:rStyle w:val="Hyperlink"/>
            <w:noProof/>
          </w:rPr>
          <w:fldChar w:fldCharType="begin"/>
        </w:r>
        <w:r w:rsidRPr="00A96072">
          <w:rPr>
            <w:rStyle w:val="Hyperlink"/>
            <w:noProof/>
          </w:rPr>
          <w:instrText xml:space="preserve"> </w:instrText>
        </w:r>
        <w:r>
          <w:rPr>
            <w:noProof/>
          </w:rPr>
          <w:instrText>HYPERLINK \l "_Toc192619591"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7.3.1</w:t>
        </w:r>
        <w:r>
          <w:rPr>
            <w:rFonts w:cstheme="minorBidi"/>
            <w:noProof/>
            <w:color w:val="auto"/>
            <w:kern w:val="2"/>
            <w:sz w:val="24"/>
            <w:szCs w:val="24"/>
            <w:lang w:val="en-GB" w:eastAsia="en-GB"/>
            <w14:ligatures w14:val="standardContextual"/>
          </w:rPr>
          <w:tab/>
        </w:r>
        <w:r w:rsidRPr="00A96072">
          <w:rPr>
            <w:rStyle w:val="Hyperlink"/>
            <w:noProof/>
          </w:rPr>
          <w:t>Use Case ST-1.1: Provider initializes and operates a stream</w:t>
        </w:r>
        <w:r>
          <w:rPr>
            <w:noProof/>
            <w:webHidden/>
          </w:rPr>
          <w:tab/>
        </w:r>
        <w:r>
          <w:rPr>
            <w:noProof/>
            <w:webHidden/>
          </w:rPr>
          <w:fldChar w:fldCharType="begin"/>
        </w:r>
        <w:r>
          <w:rPr>
            <w:noProof/>
            <w:webHidden/>
          </w:rPr>
          <w:instrText xml:space="preserve"> PAGEREF _Toc192619591 \h </w:instrText>
        </w:r>
      </w:ins>
      <w:r>
        <w:rPr>
          <w:noProof/>
          <w:webHidden/>
        </w:rPr>
      </w:r>
      <w:r>
        <w:rPr>
          <w:noProof/>
          <w:webHidden/>
        </w:rPr>
        <w:fldChar w:fldCharType="separate"/>
      </w:r>
      <w:ins w:id="559" w:author="Author">
        <w:r>
          <w:rPr>
            <w:noProof/>
            <w:webHidden/>
          </w:rPr>
          <w:t>99</w:t>
        </w:r>
        <w:r>
          <w:rPr>
            <w:noProof/>
            <w:webHidden/>
          </w:rPr>
          <w:fldChar w:fldCharType="end"/>
        </w:r>
        <w:r w:rsidRPr="00A96072">
          <w:rPr>
            <w:rStyle w:val="Hyperlink"/>
            <w:noProof/>
          </w:rPr>
          <w:fldChar w:fldCharType="end"/>
        </w:r>
      </w:ins>
    </w:p>
    <w:p w14:paraId="20F51E9B" w14:textId="02301A07" w:rsidR="00B53275" w:rsidRDefault="00B53275">
      <w:pPr>
        <w:pStyle w:val="TOC3"/>
        <w:rPr>
          <w:ins w:id="560" w:author="Author"/>
          <w:rFonts w:cstheme="minorBidi"/>
          <w:noProof/>
          <w:color w:val="auto"/>
          <w:kern w:val="2"/>
          <w:sz w:val="24"/>
          <w:szCs w:val="24"/>
          <w:lang w:val="en-GB" w:eastAsia="en-GB"/>
          <w14:ligatures w14:val="standardContextual"/>
        </w:rPr>
      </w:pPr>
      <w:ins w:id="561" w:author="Author">
        <w:r w:rsidRPr="00A96072">
          <w:rPr>
            <w:rStyle w:val="Hyperlink"/>
            <w:noProof/>
          </w:rPr>
          <w:fldChar w:fldCharType="begin"/>
        </w:r>
        <w:r w:rsidRPr="00A96072">
          <w:rPr>
            <w:rStyle w:val="Hyperlink"/>
            <w:noProof/>
          </w:rPr>
          <w:instrText xml:space="preserve"> </w:instrText>
        </w:r>
        <w:r>
          <w:rPr>
            <w:noProof/>
          </w:rPr>
          <w:instrText>HYPERLINK \l "_Toc192619592"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7.3.2</w:t>
        </w:r>
        <w:r>
          <w:rPr>
            <w:rFonts w:cstheme="minorBidi"/>
            <w:noProof/>
            <w:color w:val="auto"/>
            <w:kern w:val="2"/>
            <w:sz w:val="24"/>
            <w:szCs w:val="24"/>
            <w:lang w:val="en-GB" w:eastAsia="en-GB"/>
            <w14:ligatures w14:val="standardContextual"/>
          </w:rPr>
          <w:tab/>
        </w:r>
        <w:r w:rsidRPr="00A96072">
          <w:rPr>
            <w:rStyle w:val="Hyperlink"/>
            <w:noProof/>
          </w:rPr>
          <w:t>Use Case ST-1.2: Provider recovers a stream after internal loss</w:t>
        </w:r>
        <w:r>
          <w:rPr>
            <w:noProof/>
            <w:webHidden/>
          </w:rPr>
          <w:tab/>
        </w:r>
        <w:r>
          <w:rPr>
            <w:noProof/>
            <w:webHidden/>
          </w:rPr>
          <w:fldChar w:fldCharType="begin"/>
        </w:r>
        <w:r>
          <w:rPr>
            <w:noProof/>
            <w:webHidden/>
          </w:rPr>
          <w:instrText xml:space="preserve"> PAGEREF _Toc192619592 \h </w:instrText>
        </w:r>
      </w:ins>
      <w:r>
        <w:rPr>
          <w:noProof/>
          <w:webHidden/>
        </w:rPr>
      </w:r>
      <w:r>
        <w:rPr>
          <w:noProof/>
          <w:webHidden/>
        </w:rPr>
        <w:fldChar w:fldCharType="separate"/>
      </w:r>
      <w:ins w:id="562" w:author="Author">
        <w:r>
          <w:rPr>
            <w:noProof/>
            <w:webHidden/>
          </w:rPr>
          <w:t>101</w:t>
        </w:r>
        <w:r>
          <w:rPr>
            <w:noProof/>
            <w:webHidden/>
          </w:rPr>
          <w:fldChar w:fldCharType="end"/>
        </w:r>
        <w:r w:rsidRPr="00A96072">
          <w:rPr>
            <w:rStyle w:val="Hyperlink"/>
            <w:noProof/>
          </w:rPr>
          <w:fldChar w:fldCharType="end"/>
        </w:r>
      </w:ins>
    </w:p>
    <w:p w14:paraId="76A3D342" w14:textId="3A828A91" w:rsidR="00B53275" w:rsidRDefault="00B53275">
      <w:pPr>
        <w:pStyle w:val="TOC3"/>
        <w:rPr>
          <w:ins w:id="563" w:author="Author"/>
          <w:rFonts w:cstheme="minorBidi"/>
          <w:noProof/>
          <w:color w:val="auto"/>
          <w:kern w:val="2"/>
          <w:sz w:val="24"/>
          <w:szCs w:val="24"/>
          <w:lang w:val="en-GB" w:eastAsia="en-GB"/>
          <w14:ligatures w14:val="standardContextual"/>
        </w:rPr>
      </w:pPr>
      <w:ins w:id="564" w:author="Author">
        <w:r w:rsidRPr="00A96072">
          <w:rPr>
            <w:rStyle w:val="Hyperlink"/>
            <w:noProof/>
          </w:rPr>
          <w:fldChar w:fldCharType="begin"/>
        </w:r>
        <w:r w:rsidRPr="00A96072">
          <w:rPr>
            <w:rStyle w:val="Hyperlink"/>
            <w:noProof/>
          </w:rPr>
          <w:instrText xml:space="preserve"> </w:instrText>
        </w:r>
        <w:r>
          <w:rPr>
            <w:noProof/>
          </w:rPr>
          <w:instrText>HYPERLINK \l "_Toc192619593"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7.3.3</w:t>
        </w:r>
        <w:r>
          <w:rPr>
            <w:rFonts w:cstheme="minorBidi"/>
            <w:noProof/>
            <w:color w:val="auto"/>
            <w:kern w:val="2"/>
            <w:sz w:val="24"/>
            <w:szCs w:val="24"/>
            <w:lang w:val="en-GB" w:eastAsia="en-GB"/>
            <w14:ligatures w14:val="standardContextual"/>
          </w:rPr>
          <w:tab/>
        </w:r>
        <w:r w:rsidRPr="00A96072">
          <w:rPr>
            <w:rStyle w:val="Hyperlink"/>
            <w:noProof/>
          </w:rPr>
          <w:t>Use Case ST-1.3: Provider recovers a stream after an upgrade</w:t>
        </w:r>
        <w:r>
          <w:rPr>
            <w:noProof/>
            <w:webHidden/>
          </w:rPr>
          <w:tab/>
        </w:r>
        <w:r>
          <w:rPr>
            <w:noProof/>
            <w:webHidden/>
          </w:rPr>
          <w:fldChar w:fldCharType="begin"/>
        </w:r>
        <w:r>
          <w:rPr>
            <w:noProof/>
            <w:webHidden/>
          </w:rPr>
          <w:instrText xml:space="preserve"> PAGEREF _Toc192619593 \h </w:instrText>
        </w:r>
      </w:ins>
      <w:r>
        <w:rPr>
          <w:noProof/>
          <w:webHidden/>
        </w:rPr>
      </w:r>
      <w:r>
        <w:rPr>
          <w:noProof/>
          <w:webHidden/>
        </w:rPr>
        <w:fldChar w:fldCharType="separate"/>
      </w:r>
      <w:ins w:id="565" w:author="Author">
        <w:r>
          <w:rPr>
            <w:noProof/>
            <w:webHidden/>
          </w:rPr>
          <w:t>102</w:t>
        </w:r>
        <w:r>
          <w:rPr>
            <w:noProof/>
            <w:webHidden/>
          </w:rPr>
          <w:fldChar w:fldCharType="end"/>
        </w:r>
        <w:r w:rsidRPr="00A96072">
          <w:rPr>
            <w:rStyle w:val="Hyperlink"/>
            <w:noProof/>
          </w:rPr>
          <w:fldChar w:fldCharType="end"/>
        </w:r>
      </w:ins>
    </w:p>
    <w:p w14:paraId="05EC789A" w14:textId="74BE8EEB" w:rsidR="00B53275" w:rsidRDefault="00B53275">
      <w:pPr>
        <w:pStyle w:val="TOC2"/>
        <w:rPr>
          <w:ins w:id="566" w:author="Author"/>
          <w:rFonts w:cstheme="minorBidi"/>
          <w:noProof/>
          <w:color w:val="auto"/>
          <w:kern w:val="2"/>
          <w:sz w:val="24"/>
          <w:szCs w:val="24"/>
          <w:lang w:val="en-GB" w:eastAsia="en-GB"/>
          <w14:ligatures w14:val="standardContextual"/>
        </w:rPr>
      </w:pPr>
      <w:ins w:id="567" w:author="Author">
        <w:r w:rsidRPr="00A96072">
          <w:rPr>
            <w:rStyle w:val="Hyperlink"/>
            <w:noProof/>
          </w:rPr>
          <w:fldChar w:fldCharType="begin"/>
        </w:r>
        <w:r w:rsidRPr="00A96072">
          <w:rPr>
            <w:rStyle w:val="Hyperlink"/>
            <w:noProof/>
          </w:rPr>
          <w:instrText xml:space="preserve"> </w:instrText>
        </w:r>
        <w:r>
          <w:rPr>
            <w:noProof/>
          </w:rPr>
          <w:instrText>HYPERLINK \l "_Toc192619594"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7.4</w:t>
        </w:r>
        <w:r>
          <w:rPr>
            <w:rFonts w:cstheme="minorBidi"/>
            <w:noProof/>
            <w:color w:val="auto"/>
            <w:kern w:val="2"/>
            <w:sz w:val="24"/>
            <w:szCs w:val="24"/>
            <w:lang w:val="en-GB" w:eastAsia="en-GB"/>
            <w14:ligatures w14:val="standardContextual"/>
          </w:rPr>
          <w:tab/>
        </w:r>
        <w:r w:rsidRPr="00A96072">
          <w:rPr>
            <w:rStyle w:val="Hyperlink"/>
            <w:noProof/>
          </w:rPr>
          <w:t>Client maintains alignment – Example strategies and approaches</w:t>
        </w:r>
        <w:r>
          <w:rPr>
            <w:noProof/>
            <w:webHidden/>
          </w:rPr>
          <w:tab/>
        </w:r>
        <w:r>
          <w:rPr>
            <w:noProof/>
            <w:webHidden/>
          </w:rPr>
          <w:fldChar w:fldCharType="begin"/>
        </w:r>
        <w:r>
          <w:rPr>
            <w:noProof/>
            <w:webHidden/>
          </w:rPr>
          <w:instrText xml:space="preserve"> PAGEREF _Toc192619594 \h </w:instrText>
        </w:r>
      </w:ins>
      <w:r>
        <w:rPr>
          <w:noProof/>
          <w:webHidden/>
        </w:rPr>
      </w:r>
      <w:r>
        <w:rPr>
          <w:noProof/>
          <w:webHidden/>
        </w:rPr>
        <w:fldChar w:fldCharType="separate"/>
      </w:r>
      <w:ins w:id="568" w:author="Author">
        <w:r>
          <w:rPr>
            <w:noProof/>
            <w:webHidden/>
          </w:rPr>
          <w:t>103</w:t>
        </w:r>
        <w:r>
          <w:rPr>
            <w:noProof/>
            <w:webHidden/>
          </w:rPr>
          <w:fldChar w:fldCharType="end"/>
        </w:r>
        <w:r w:rsidRPr="00A96072">
          <w:rPr>
            <w:rStyle w:val="Hyperlink"/>
            <w:noProof/>
          </w:rPr>
          <w:fldChar w:fldCharType="end"/>
        </w:r>
      </w:ins>
    </w:p>
    <w:p w14:paraId="5BDB5587" w14:textId="6B6EA4FF" w:rsidR="00B53275" w:rsidRDefault="00B53275">
      <w:pPr>
        <w:pStyle w:val="TOC3"/>
        <w:rPr>
          <w:ins w:id="569" w:author="Author"/>
          <w:rFonts w:cstheme="minorBidi"/>
          <w:noProof/>
          <w:color w:val="auto"/>
          <w:kern w:val="2"/>
          <w:sz w:val="24"/>
          <w:szCs w:val="24"/>
          <w:lang w:val="en-GB" w:eastAsia="en-GB"/>
          <w14:ligatures w14:val="standardContextual"/>
        </w:rPr>
      </w:pPr>
      <w:ins w:id="570" w:author="Author">
        <w:r w:rsidRPr="00A96072">
          <w:rPr>
            <w:rStyle w:val="Hyperlink"/>
            <w:noProof/>
          </w:rPr>
          <w:fldChar w:fldCharType="begin"/>
        </w:r>
        <w:r w:rsidRPr="00A96072">
          <w:rPr>
            <w:rStyle w:val="Hyperlink"/>
            <w:noProof/>
          </w:rPr>
          <w:instrText xml:space="preserve"> </w:instrText>
        </w:r>
        <w:r>
          <w:rPr>
            <w:noProof/>
          </w:rPr>
          <w:instrText>HYPERLINK \l "_Toc192619595"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7.4.1</w:t>
        </w:r>
        <w:r>
          <w:rPr>
            <w:rFonts w:cstheme="minorBidi"/>
            <w:noProof/>
            <w:color w:val="auto"/>
            <w:kern w:val="2"/>
            <w:sz w:val="24"/>
            <w:szCs w:val="24"/>
            <w:lang w:val="en-GB" w:eastAsia="en-GB"/>
            <w14:ligatures w14:val="standardContextual"/>
          </w:rPr>
          <w:tab/>
        </w:r>
        <w:r w:rsidRPr="00A96072">
          <w:rPr>
            <w:rStyle w:val="Hyperlink"/>
            <w:noProof/>
          </w:rPr>
          <w:t>Use Case ST-2.1: Client aligns with a stream</w:t>
        </w:r>
        <w:r>
          <w:rPr>
            <w:noProof/>
            <w:webHidden/>
          </w:rPr>
          <w:tab/>
        </w:r>
        <w:r>
          <w:rPr>
            <w:noProof/>
            <w:webHidden/>
          </w:rPr>
          <w:fldChar w:fldCharType="begin"/>
        </w:r>
        <w:r>
          <w:rPr>
            <w:noProof/>
            <w:webHidden/>
          </w:rPr>
          <w:instrText xml:space="preserve"> PAGEREF _Toc192619595 \h </w:instrText>
        </w:r>
      </w:ins>
      <w:r>
        <w:rPr>
          <w:noProof/>
          <w:webHidden/>
        </w:rPr>
      </w:r>
      <w:r>
        <w:rPr>
          <w:noProof/>
          <w:webHidden/>
        </w:rPr>
        <w:fldChar w:fldCharType="separate"/>
      </w:r>
      <w:ins w:id="571" w:author="Author">
        <w:r>
          <w:rPr>
            <w:noProof/>
            <w:webHidden/>
          </w:rPr>
          <w:t>103</w:t>
        </w:r>
        <w:r>
          <w:rPr>
            <w:noProof/>
            <w:webHidden/>
          </w:rPr>
          <w:fldChar w:fldCharType="end"/>
        </w:r>
        <w:r w:rsidRPr="00A96072">
          <w:rPr>
            <w:rStyle w:val="Hyperlink"/>
            <w:noProof/>
          </w:rPr>
          <w:fldChar w:fldCharType="end"/>
        </w:r>
      </w:ins>
    </w:p>
    <w:p w14:paraId="086D14FB" w14:textId="713924CB" w:rsidR="00B53275" w:rsidRDefault="00B53275">
      <w:pPr>
        <w:pStyle w:val="TOC3"/>
        <w:rPr>
          <w:ins w:id="572" w:author="Author"/>
          <w:rFonts w:cstheme="minorBidi"/>
          <w:noProof/>
          <w:color w:val="auto"/>
          <w:kern w:val="2"/>
          <w:sz w:val="24"/>
          <w:szCs w:val="24"/>
          <w:lang w:val="en-GB" w:eastAsia="en-GB"/>
          <w14:ligatures w14:val="standardContextual"/>
        </w:rPr>
      </w:pPr>
      <w:ins w:id="573" w:author="Author">
        <w:r w:rsidRPr="00A96072">
          <w:rPr>
            <w:rStyle w:val="Hyperlink"/>
            <w:noProof/>
          </w:rPr>
          <w:fldChar w:fldCharType="begin"/>
        </w:r>
        <w:r w:rsidRPr="00A96072">
          <w:rPr>
            <w:rStyle w:val="Hyperlink"/>
            <w:noProof/>
          </w:rPr>
          <w:instrText xml:space="preserve"> </w:instrText>
        </w:r>
        <w:r>
          <w:rPr>
            <w:noProof/>
          </w:rPr>
          <w:instrText>HYPERLINK \l "_Toc192619596"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7.4.2</w:t>
        </w:r>
        <w:r>
          <w:rPr>
            <w:rFonts w:cstheme="minorBidi"/>
            <w:noProof/>
            <w:color w:val="auto"/>
            <w:kern w:val="2"/>
            <w:sz w:val="24"/>
            <w:szCs w:val="24"/>
            <w:lang w:val="en-GB" w:eastAsia="en-GB"/>
            <w14:ligatures w14:val="standardContextual"/>
          </w:rPr>
          <w:tab/>
        </w:r>
        <w:r w:rsidRPr="00A96072">
          <w:rPr>
            <w:rStyle w:val="Hyperlink"/>
            <w:noProof/>
          </w:rPr>
          <w:t>Use Case ST-2.2: Client realigns</w:t>
        </w:r>
        <w:r>
          <w:rPr>
            <w:noProof/>
            <w:webHidden/>
          </w:rPr>
          <w:tab/>
        </w:r>
        <w:r>
          <w:rPr>
            <w:noProof/>
            <w:webHidden/>
          </w:rPr>
          <w:fldChar w:fldCharType="begin"/>
        </w:r>
        <w:r>
          <w:rPr>
            <w:noProof/>
            <w:webHidden/>
          </w:rPr>
          <w:instrText xml:space="preserve"> PAGEREF _Toc192619596 \h </w:instrText>
        </w:r>
      </w:ins>
      <w:r>
        <w:rPr>
          <w:noProof/>
          <w:webHidden/>
        </w:rPr>
      </w:r>
      <w:r>
        <w:rPr>
          <w:noProof/>
          <w:webHidden/>
        </w:rPr>
        <w:fldChar w:fldCharType="separate"/>
      </w:r>
      <w:ins w:id="574" w:author="Author">
        <w:r>
          <w:rPr>
            <w:noProof/>
            <w:webHidden/>
          </w:rPr>
          <w:t>105</w:t>
        </w:r>
        <w:r>
          <w:rPr>
            <w:noProof/>
            <w:webHidden/>
          </w:rPr>
          <w:fldChar w:fldCharType="end"/>
        </w:r>
        <w:r w:rsidRPr="00A96072">
          <w:rPr>
            <w:rStyle w:val="Hyperlink"/>
            <w:noProof/>
          </w:rPr>
          <w:fldChar w:fldCharType="end"/>
        </w:r>
      </w:ins>
    </w:p>
    <w:p w14:paraId="5BCA9B1A" w14:textId="1F8D7386" w:rsidR="00B53275" w:rsidRDefault="00B53275">
      <w:pPr>
        <w:pStyle w:val="TOC3"/>
        <w:rPr>
          <w:ins w:id="575" w:author="Author"/>
          <w:rFonts w:cstheme="minorBidi"/>
          <w:noProof/>
          <w:color w:val="auto"/>
          <w:kern w:val="2"/>
          <w:sz w:val="24"/>
          <w:szCs w:val="24"/>
          <w:lang w:val="en-GB" w:eastAsia="en-GB"/>
          <w14:ligatures w14:val="standardContextual"/>
        </w:rPr>
      </w:pPr>
      <w:ins w:id="576" w:author="Author">
        <w:r w:rsidRPr="00A96072">
          <w:rPr>
            <w:rStyle w:val="Hyperlink"/>
            <w:noProof/>
          </w:rPr>
          <w:fldChar w:fldCharType="begin"/>
        </w:r>
        <w:r w:rsidRPr="00A96072">
          <w:rPr>
            <w:rStyle w:val="Hyperlink"/>
            <w:noProof/>
          </w:rPr>
          <w:instrText xml:space="preserve"> </w:instrText>
        </w:r>
        <w:r>
          <w:rPr>
            <w:noProof/>
          </w:rPr>
          <w:instrText>HYPERLINK \l "_Toc192619597"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7.4.3</w:t>
        </w:r>
        <w:r>
          <w:rPr>
            <w:rFonts w:cstheme="minorBidi"/>
            <w:noProof/>
            <w:color w:val="auto"/>
            <w:kern w:val="2"/>
            <w:sz w:val="24"/>
            <w:szCs w:val="24"/>
            <w:lang w:val="en-GB" w:eastAsia="en-GB"/>
            <w14:ligatures w14:val="standardContextual"/>
          </w:rPr>
          <w:tab/>
        </w:r>
        <w:r w:rsidRPr="00A96072">
          <w:rPr>
            <w:rStyle w:val="Hyperlink"/>
            <w:noProof/>
          </w:rPr>
          <w:t>Use Case ST-2.3: Client performs a stream audit</w:t>
        </w:r>
        <w:r>
          <w:rPr>
            <w:noProof/>
            <w:webHidden/>
          </w:rPr>
          <w:tab/>
        </w:r>
        <w:r>
          <w:rPr>
            <w:noProof/>
            <w:webHidden/>
          </w:rPr>
          <w:fldChar w:fldCharType="begin"/>
        </w:r>
        <w:r>
          <w:rPr>
            <w:noProof/>
            <w:webHidden/>
          </w:rPr>
          <w:instrText xml:space="preserve"> PAGEREF _Toc192619597 \h </w:instrText>
        </w:r>
      </w:ins>
      <w:r>
        <w:rPr>
          <w:noProof/>
          <w:webHidden/>
        </w:rPr>
      </w:r>
      <w:r>
        <w:rPr>
          <w:noProof/>
          <w:webHidden/>
        </w:rPr>
        <w:fldChar w:fldCharType="separate"/>
      </w:r>
      <w:ins w:id="577" w:author="Author">
        <w:r>
          <w:rPr>
            <w:noProof/>
            <w:webHidden/>
          </w:rPr>
          <w:t>108</w:t>
        </w:r>
        <w:r>
          <w:rPr>
            <w:noProof/>
            <w:webHidden/>
          </w:rPr>
          <w:fldChar w:fldCharType="end"/>
        </w:r>
        <w:r w:rsidRPr="00A96072">
          <w:rPr>
            <w:rStyle w:val="Hyperlink"/>
            <w:noProof/>
          </w:rPr>
          <w:fldChar w:fldCharType="end"/>
        </w:r>
      </w:ins>
    </w:p>
    <w:p w14:paraId="06AD1DF3" w14:textId="17105845" w:rsidR="00B53275" w:rsidRDefault="00B53275">
      <w:pPr>
        <w:pStyle w:val="TOC2"/>
        <w:rPr>
          <w:ins w:id="578" w:author="Author"/>
          <w:rFonts w:cstheme="minorBidi"/>
          <w:noProof/>
          <w:color w:val="auto"/>
          <w:kern w:val="2"/>
          <w:sz w:val="24"/>
          <w:szCs w:val="24"/>
          <w:lang w:val="en-GB" w:eastAsia="en-GB"/>
          <w14:ligatures w14:val="standardContextual"/>
        </w:rPr>
      </w:pPr>
      <w:ins w:id="579" w:author="Author">
        <w:r w:rsidRPr="00A96072">
          <w:rPr>
            <w:rStyle w:val="Hyperlink"/>
            <w:noProof/>
          </w:rPr>
          <w:fldChar w:fldCharType="begin"/>
        </w:r>
        <w:r w:rsidRPr="00A96072">
          <w:rPr>
            <w:rStyle w:val="Hyperlink"/>
            <w:noProof/>
          </w:rPr>
          <w:instrText xml:space="preserve"> </w:instrText>
        </w:r>
        <w:r>
          <w:rPr>
            <w:noProof/>
          </w:rPr>
          <w:instrText>HYPERLINK \l "_Toc192619598"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7.5</w:t>
        </w:r>
        <w:r>
          <w:rPr>
            <w:rFonts w:cstheme="minorBidi"/>
            <w:noProof/>
            <w:color w:val="auto"/>
            <w:kern w:val="2"/>
            <w:sz w:val="24"/>
            <w:szCs w:val="24"/>
            <w:lang w:val="en-GB" w:eastAsia="en-GB"/>
            <w14:ligatures w14:val="standardContextual"/>
          </w:rPr>
          <w:tab/>
        </w:r>
        <w:r w:rsidRPr="00A96072">
          <w:rPr>
            <w:rStyle w:val="Hyperlink"/>
            <w:noProof/>
          </w:rPr>
          <w:t>Gaining and maintaining Alignment with individual network resources</w:t>
        </w:r>
        <w:r>
          <w:rPr>
            <w:noProof/>
            <w:webHidden/>
          </w:rPr>
          <w:tab/>
        </w:r>
        <w:r>
          <w:rPr>
            <w:noProof/>
            <w:webHidden/>
          </w:rPr>
          <w:fldChar w:fldCharType="begin"/>
        </w:r>
        <w:r>
          <w:rPr>
            <w:noProof/>
            <w:webHidden/>
          </w:rPr>
          <w:instrText xml:space="preserve"> PAGEREF _Toc192619598 \h </w:instrText>
        </w:r>
      </w:ins>
      <w:r>
        <w:rPr>
          <w:noProof/>
          <w:webHidden/>
        </w:rPr>
      </w:r>
      <w:r>
        <w:rPr>
          <w:noProof/>
          <w:webHidden/>
        </w:rPr>
        <w:fldChar w:fldCharType="separate"/>
      </w:r>
      <w:ins w:id="580" w:author="Author">
        <w:r>
          <w:rPr>
            <w:noProof/>
            <w:webHidden/>
          </w:rPr>
          <w:t>109</w:t>
        </w:r>
        <w:r>
          <w:rPr>
            <w:noProof/>
            <w:webHidden/>
          </w:rPr>
          <w:fldChar w:fldCharType="end"/>
        </w:r>
        <w:r w:rsidRPr="00A96072">
          <w:rPr>
            <w:rStyle w:val="Hyperlink"/>
            <w:noProof/>
          </w:rPr>
          <w:fldChar w:fldCharType="end"/>
        </w:r>
      </w:ins>
    </w:p>
    <w:p w14:paraId="3A629D2A" w14:textId="1DE73ECF" w:rsidR="00B53275" w:rsidRDefault="00B53275">
      <w:pPr>
        <w:pStyle w:val="TOC3"/>
        <w:rPr>
          <w:ins w:id="581" w:author="Author"/>
          <w:rFonts w:cstheme="minorBidi"/>
          <w:noProof/>
          <w:color w:val="auto"/>
          <w:kern w:val="2"/>
          <w:sz w:val="24"/>
          <w:szCs w:val="24"/>
          <w:lang w:val="en-GB" w:eastAsia="en-GB"/>
          <w14:ligatures w14:val="standardContextual"/>
        </w:rPr>
      </w:pPr>
      <w:ins w:id="582" w:author="Author">
        <w:r w:rsidRPr="00A96072">
          <w:rPr>
            <w:rStyle w:val="Hyperlink"/>
            <w:noProof/>
          </w:rPr>
          <w:fldChar w:fldCharType="begin"/>
        </w:r>
        <w:r w:rsidRPr="00A96072">
          <w:rPr>
            <w:rStyle w:val="Hyperlink"/>
            <w:noProof/>
          </w:rPr>
          <w:instrText xml:space="preserve"> </w:instrText>
        </w:r>
        <w:r>
          <w:rPr>
            <w:noProof/>
          </w:rPr>
          <w:instrText>HYPERLINK \l "_Toc192619599"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7.5.1</w:t>
        </w:r>
        <w:r>
          <w:rPr>
            <w:rFonts w:cstheme="minorBidi"/>
            <w:noProof/>
            <w:color w:val="auto"/>
            <w:kern w:val="2"/>
            <w:sz w:val="24"/>
            <w:szCs w:val="24"/>
            <w:lang w:val="en-GB" w:eastAsia="en-GB"/>
            <w14:ligatures w14:val="standardContextual"/>
          </w:rPr>
          <w:tab/>
        </w:r>
        <w:r w:rsidRPr="00A96072">
          <w:rPr>
            <w:rStyle w:val="Hyperlink"/>
            <w:noProof/>
          </w:rPr>
          <w:t>Use Case ST-3.1: Client maintains alignment with all instances of a class (e.g., Node) in a context</w:t>
        </w:r>
        <w:r>
          <w:rPr>
            <w:noProof/>
            <w:webHidden/>
          </w:rPr>
          <w:tab/>
        </w:r>
        <w:r>
          <w:rPr>
            <w:noProof/>
            <w:webHidden/>
          </w:rPr>
          <w:fldChar w:fldCharType="begin"/>
        </w:r>
        <w:r>
          <w:rPr>
            <w:noProof/>
            <w:webHidden/>
          </w:rPr>
          <w:instrText xml:space="preserve"> PAGEREF _Toc192619599 \h </w:instrText>
        </w:r>
      </w:ins>
      <w:r>
        <w:rPr>
          <w:noProof/>
          <w:webHidden/>
        </w:rPr>
      </w:r>
      <w:r>
        <w:rPr>
          <w:noProof/>
          <w:webHidden/>
        </w:rPr>
        <w:fldChar w:fldCharType="separate"/>
      </w:r>
      <w:ins w:id="583" w:author="Author">
        <w:r>
          <w:rPr>
            <w:noProof/>
            <w:webHidden/>
          </w:rPr>
          <w:t>109</w:t>
        </w:r>
        <w:r>
          <w:rPr>
            <w:noProof/>
            <w:webHidden/>
          </w:rPr>
          <w:fldChar w:fldCharType="end"/>
        </w:r>
        <w:r w:rsidRPr="00A96072">
          <w:rPr>
            <w:rStyle w:val="Hyperlink"/>
            <w:noProof/>
          </w:rPr>
          <w:fldChar w:fldCharType="end"/>
        </w:r>
      </w:ins>
    </w:p>
    <w:p w14:paraId="74341C56" w14:textId="15D589A6" w:rsidR="00B53275" w:rsidRDefault="00B53275">
      <w:pPr>
        <w:pStyle w:val="TOC3"/>
        <w:rPr>
          <w:ins w:id="584" w:author="Author"/>
          <w:rFonts w:cstheme="minorBidi"/>
          <w:noProof/>
          <w:color w:val="auto"/>
          <w:kern w:val="2"/>
          <w:sz w:val="24"/>
          <w:szCs w:val="24"/>
          <w:lang w:val="en-GB" w:eastAsia="en-GB"/>
          <w14:ligatures w14:val="standardContextual"/>
        </w:rPr>
      </w:pPr>
      <w:ins w:id="585" w:author="Author">
        <w:r w:rsidRPr="00A96072">
          <w:rPr>
            <w:rStyle w:val="Hyperlink"/>
            <w:noProof/>
          </w:rPr>
          <w:fldChar w:fldCharType="begin"/>
        </w:r>
        <w:r w:rsidRPr="00A96072">
          <w:rPr>
            <w:rStyle w:val="Hyperlink"/>
            <w:noProof/>
          </w:rPr>
          <w:instrText xml:space="preserve"> </w:instrText>
        </w:r>
        <w:r>
          <w:rPr>
            <w:noProof/>
          </w:rPr>
          <w:instrText>HYPERLINK \l "_Toc192619600"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7.5.2</w:t>
        </w:r>
        <w:r>
          <w:rPr>
            <w:rFonts w:cstheme="minorBidi"/>
            <w:noProof/>
            <w:color w:val="auto"/>
            <w:kern w:val="2"/>
            <w:sz w:val="24"/>
            <w:szCs w:val="24"/>
            <w:lang w:val="en-GB" w:eastAsia="en-GB"/>
            <w14:ligatures w14:val="standardContextual"/>
          </w:rPr>
          <w:tab/>
        </w:r>
        <w:r w:rsidRPr="00A96072">
          <w:rPr>
            <w:rStyle w:val="Hyperlink"/>
            <w:noProof/>
          </w:rPr>
          <w:t>Use Case ST-3.2: Client maintains alignment with all alarms in the context</w:t>
        </w:r>
        <w:r>
          <w:rPr>
            <w:noProof/>
            <w:webHidden/>
          </w:rPr>
          <w:tab/>
        </w:r>
        <w:r>
          <w:rPr>
            <w:noProof/>
            <w:webHidden/>
          </w:rPr>
          <w:fldChar w:fldCharType="begin"/>
        </w:r>
        <w:r>
          <w:rPr>
            <w:noProof/>
            <w:webHidden/>
          </w:rPr>
          <w:instrText xml:space="preserve"> PAGEREF _Toc192619600 \h </w:instrText>
        </w:r>
      </w:ins>
      <w:r>
        <w:rPr>
          <w:noProof/>
          <w:webHidden/>
        </w:rPr>
      </w:r>
      <w:r>
        <w:rPr>
          <w:noProof/>
          <w:webHidden/>
        </w:rPr>
        <w:fldChar w:fldCharType="separate"/>
      </w:r>
      <w:ins w:id="586" w:author="Author">
        <w:r>
          <w:rPr>
            <w:noProof/>
            <w:webHidden/>
          </w:rPr>
          <w:t>110</w:t>
        </w:r>
        <w:r>
          <w:rPr>
            <w:noProof/>
            <w:webHidden/>
          </w:rPr>
          <w:fldChar w:fldCharType="end"/>
        </w:r>
        <w:r w:rsidRPr="00A96072">
          <w:rPr>
            <w:rStyle w:val="Hyperlink"/>
            <w:noProof/>
          </w:rPr>
          <w:fldChar w:fldCharType="end"/>
        </w:r>
      </w:ins>
    </w:p>
    <w:p w14:paraId="0E300568" w14:textId="0A067C74" w:rsidR="00B53275" w:rsidRDefault="00B53275">
      <w:pPr>
        <w:pStyle w:val="TOC2"/>
        <w:rPr>
          <w:ins w:id="587" w:author="Author"/>
          <w:rFonts w:cstheme="minorBidi"/>
          <w:noProof/>
          <w:color w:val="auto"/>
          <w:kern w:val="2"/>
          <w:sz w:val="24"/>
          <w:szCs w:val="24"/>
          <w:lang w:val="en-GB" w:eastAsia="en-GB"/>
          <w14:ligatures w14:val="standardContextual"/>
        </w:rPr>
      </w:pPr>
      <w:ins w:id="588" w:author="Author">
        <w:r w:rsidRPr="00A96072">
          <w:rPr>
            <w:rStyle w:val="Hyperlink"/>
            <w:noProof/>
          </w:rPr>
          <w:fldChar w:fldCharType="begin"/>
        </w:r>
        <w:r w:rsidRPr="00A96072">
          <w:rPr>
            <w:rStyle w:val="Hyperlink"/>
            <w:noProof/>
          </w:rPr>
          <w:instrText xml:space="preserve"> </w:instrText>
        </w:r>
        <w:r>
          <w:rPr>
            <w:noProof/>
          </w:rPr>
          <w:instrText>HYPERLINK \l "_Toc192619601"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7.6</w:t>
        </w:r>
        <w:r>
          <w:rPr>
            <w:rFonts w:cstheme="minorBidi"/>
            <w:noProof/>
            <w:color w:val="auto"/>
            <w:kern w:val="2"/>
            <w:sz w:val="24"/>
            <w:szCs w:val="24"/>
            <w:lang w:val="en-GB" w:eastAsia="en-GB"/>
            <w14:ligatures w14:val="standardContextual"/>
          </w:rPr>
          <w:tab/>
        </w:r>
        <w:r w:rsidRPr="00A96072">
          <w:rPr>
            <w:rStyle w:val="Hyperlink"/>
            <w:noProof/>
          </w:rPr>
          <w:t>Dealing with the whole context of resources</w:t>
        </w:r>
        <w:r>
          <w:rPr>
            <w:noProof/>
            <w:webHidden/>
          </w:rPr>
          <w:tab/>
        </w:r>
        <w:r>
          <w:rPr>
            <w:noProof/>
            <w:webHidden/>
          </w:rPr>
          <w:fldChar w:fldCharType="begin"/>
        </w:r>
        <w:r>
          <w:rPr>
            <w:noProof/>
            <w:webHidden/>
          </w:rPr>
          <w:instrText xml:space="preserve"> PAGEREF _Toc192619601 \h </w:instrText>
        </w:r>
      </w:ins>
      <w:r>
        <w:rPr>
          <w:noProof/>
          <w:webHidden/>
        </w:rPr>
      </w:r>
      <w:r>
        <w:rPr>
          <w:noProof/>
          <w:webHidden/>
        </w:rPr>
        <w:fldChar w:fldCharType="separate"/>
      </w:r>
      <w:ins w:id="589" w:author="Author">
        <w:r>
          <w:rPr>
            <w:noProof/>
            <w:webHidden/>
          </w:rPr>
          <w:t>111</w:t>
        </w:r>
        <w:r>
          <w:rPr>
            <w:noProof/>
            <w:webHidden/>
          </w:rPr>
          <w:fldChar w:fldCharType="end"/>
        </w:r>
        <w:r w:rsidRPr="00A96072">
          <w:rPr>
            <w:rStyle w:val="Hyperlink"/>
            <w:noProof/>
          </w:rPr>
          <w:fldChar w:fldCharType="end"/>
        </w:r>
      </w:ins>
    </w:p>
    <w:p w14:paraId="634C2B7D" w14:textId="2A02FF89" w:rsidR="00B53275" w:rsidRDefault="00B53275">
      <w:pPr>
        <w:pStyle w:val="TOC3"/>
        <w:rPr>
          <w:ins w:id="590" w:author="Author"/>
          <w:rFonts w:cstheme="minorBidi"/>
          <w:noProof/>
          <w:color w:val="auto"/>
          <w:kern w:val="2"/>
          <w:sz w:val="24"/>
          <w:szCs w:val="24"/>
          <w:lang w:val="en-GB" w:eastAsia="en-GB"/>
          <w14:ligatures w14:val="standardContextual"/>
        </w:rPr>
      </w:pPr>
      <w:ins w:id="591" w:author="Author">
        <w:r w:rsidRPr="00A96072">
          <w:rPr>
            <w:rStyle w:val="Hyperlink"/>
            <w:noProof/>
          </w:rPr>
          <w:fldChar w:fldCharType="begin"/>
        </w:r>
        <w:r w:rsidRPr="00A96072">
          <w:rPr>
            <w:rStyle w:val="Hyperlink"/>
            <w:noProof/>
          </w:rPr>
          <w:instrText xml:space="preserve"> </w:instrText>
        </w:r>
        <w:r>
          <w:rPr>
            <w:noProof/>
          </w:rPr>
          <w:instrText>HYPERLINK \l "_Toc192619602"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7.6.1</w:t>
        </w:r>
        <w:r>
          <w:rPr>
            <w:rFonts w:cstheme="minorBidi"/>
            <w:noProof/>
            <w:color w:val="auto"/>
            <w:kern w:val="2"/>
            <w:sz w:val="24"/>
            <w:szCs w:val="24"/>
            <w:lang w:val="en-GB" w:eastAsia="en-GB"/>
            <w14:ligatures w14:val="standardContextual"/>
          </w:rPr>
          <w:tab/>
        </w:r>
        <w:r w:rsidRPr="00A96072">
          <w:rPr>
            <w:rStyle w:val="Hyperlink"/>
            <w:noProof/>
          </w:rPr>
          <w:t>Use Case ST-4.1: Client maintains alignment with all resources in the context</w:t>
        </w:r>
        <w:r>
          <w:rPr>
            <w:noProof/>
            <w:webHidden/>
          </w:rPr>
          <w:tab/>
        </w:r>
        <w:r>
          <w:rPr>
            <w:noProof/>
            <w:webHidden/>
          </w:rPr>
          <w:fldChar w:fldCharType="begin"/>
        </w:r>
        <w:r>
          <w:rPr>
            <w:noProof/>
            <w:webHidden/>
          </w:rPr>
          <w:instrText xml:space="preserve"> PAGEREF _Toc192619602 \h </w:instrText>
        </w:r>
      </w:ins>
      <w:r>
        <w:rPr>
          <w:noProof/>
          <w:webHidden/>
        </w:rPr>
      </w:r>
      <w:r>
        <w:rPr>
          <w:noProof/>
          <w:webHidden/>
        </w:rPr>
        <w:fldChar w:fldCharType="separate"/>
      </w:r>
      <w:ins w:id="592" w:author="Author">
        <w:r>
          <w:rPr>
            <w:noProof/>
            <w:webHidden/>
          </w:rPr>
          <w:t>111</w:t>
        </w:r>
        <w:r>
          <w:rPr>
            <w:noProof/>
            <w:webHidden/>
          </w:rPr>
          <w:fldChar w:fldCharType="end"/>
        </w:r>
        <w:r w:rsidRPr="00A96072">
          <w:rPr>
            <w:rStyle w:val="Hyperlink"/>
            <w:noProof/>
          </w:rPr>
          <w:fldChar w:fldCharType="end"/>
        </w:r>
      </w:ins>
    </w:p>
    <w:p w14:paraId="7C2D49E6" w14:textId="028C0858" w:rsidR="00B53275" w:rsidRDefault="00B53275">
      <w:pPr>
        <w:pStyle w:val="TOC3"/>
        <w:rPr>
          <w:ins w:id="593" w:author="Author"/>
          <w:rFonts w:cstheme="minorBidi"/>
          <w:noProof/>
          <w:color w:val="auto"/>
          <w:kern w:val="2"/>
          <w:sz w:val="24"/>
          <w:szCs w:val="24"/>
          <w:lang w:val="en-GB" w:eastAsia="en-GB"/>
          <w14:ligatures w14:val="standardContextual"/>
        </w:rPr>
      </w:pPr>
      <w:ins w:id="594" w:author="Author">
        <w:r w:rsidRPr="00A96072">
          <w:rPr>
            <w:rStyle w:val="Hyperlink"/>
            <w:noProof/>
          </w:rPr>
          <w:fldChar w:fldCharType="begin"/>
        </w:r>
        <w:r w:rsidRPr="00A96072">
          <w:rPr>
            <w:rStyle w:val="Hyperlink"/>
            <w:noProof/>
          </w:rPr>
          <w:instrText xml:space="preserve"> </w:instrText>
        </w:r>
        <w:r>
          <w:rPr>
            <w:noProof/>
          </w:rPr>
          <w:instrText>HYPERLINK \l "_Toc192619603"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7.6.2</w:t>
        </w:r>
        <w:r>
          <w:rPr>
            <w:rFonts w:cstheme="minorBidi"/>
            <w:noProof/>
            <w:color w:val="auto"/>
            <w:kern w:val="2"/>
            <w:sz w:val="24"/>
            <w:szCs w:val="24"/>
            <w:lang w:val="en-GB" w:eastAsia="en-GB"/>
            <w14:ligatures w14:val="standardContextual"/>
          </w:rPr>
          <w:tab/>
        </w:r>
        <w:r w:rsidRPr="00A96072">
          <w:rPr>
            <w:rStyle w:val="Hyperlink"/>
            <w:noProof/>
          </w:rPr>
          <w:t>Use Case ST-4.2: In a resilient solution the Controller the client is connected to becomes unavailable</w:t>
        </w:r>
        <w:r>
          <w:rPr>
            <w:noProof/>
            <w:webHidden/>
          </w:rPr>
          <w:tab/>
        </w:r>
        <w:r>
          <w:rPr>
            <w:noProof/>
            <w:webHidden/>
          </w:rPr>
          <w:fldChar w:fldCharType="begin"/>
        </w:r>
        <w:r>
          <w:rPr>
            <w:noProof/>
            <w:webHidden/>
          </w:rPr>
          <w:instrText xml:space="preserve"> PAGEREF _Toc192619603 \h </w:instrText>
        </w:r>
      </w:ins>
      <w:r>
        <w:rPr>
          <w:noProof/>
          <w:webHidden/>
        </w:rPr>
      </w:r>
      <w:r>
        <w:rPr>
          <w:noProof/>
          <w:webHidden/>
        </w:rPr>
        <w:fldChar w:fldCharType="separate"/>
      </w:r>
      <w:ins w:id="595" w:author="Author">
        <w:r>
          <w:rPr>
            <w:noProof/>
            <w:webHidden/>
          </w:rPr>
          <w:t>111</w:t>
        </w:r>
        <w:r>
          <w:rPr>
            <w:noProof/>
            <w:webHidden/>
          </w:rPr>
          <w:fldChar w:fldCharType="end"/>
        </w:r>
        <w:r w:rsidRPr="00A96072">
          <w:rPr>
            <w:rStyle w:val="Hyperlink"/>
            <w:noProof/>
          </w:rPr>
          <w:fldChar w:fldCharType="end"/>
        </w:r>
      </w:ins>
    </w:p>
    <w:p w14:paraId="7079078B" w14:textId="447FCA58" w:rsidR="00B53275" w:rsidRDefault="00B53275">
      <w:pPr>
        <w:pStyle w:val="TOC2"/>
        <w:rPr>
          <w:ins w:id="596" w:author="Author"/>
          <w:rFonts w:cstheme="minorBidi"/>
          <w:noProof/>
          <w:color w:val="auto"/>
          <w:kern w:val="2"/>
          <w:sz w:val="24"/>
          <w:szCs w:val="24"/>
          <w:lang w:val="en-GB" w:eastAsia="en-GB"/>
          <w14:ligatures w14:val="standardContextual"/>
        </w:rPr>
      </w:pPr>
      <w:ins w:id="597" w:author="Author">
        <w:r w:rsidRPr="00A96072">
          <w:rPr>
            <w:rStyle w:val="Hyperlink"/>
            <w:noProof/>
          </w:rPr>
          <w:fldChar w:fldCharType="begin"/>
        </w:r>
        <w:r w:rsidRPr="00A96072">
          <w:rPr>
            <w:rStyle w:val="Hyperlink"/>
            <w:noProof/>
          </w:rPr>
          <w:instrText xml:space="preserve"> </w:instrText>
        </w:r>
        <w:r>
          <w:rPr>
            <w:noProof/>
          </w:rPr>
          <w:instrText>HYPERLINK \l "_Toc192619604"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7.7</w:t>
        </w:r>
        <w:r>
          <w:rPr>
            <w:rFonts w:cstheme="minorBidi"/>
            <w:noProof/>
            <w:color w:val="auto"/>
            <w:kern w:val="2"/>
            <w:sz w:val="24"/>
            <w:szCs w:val="24"/>
            <w:lang w:val="en-GB" w:eastAsia="en-GB"/>
            <w14:ligatures w14:val="standardContextual"/>
          </w:rPr>
          <w:tab/>
        </w:r>
        <w:r w:rsidRPr="00A96072">
          <w:rPr>
            <w:rStyle w:val="Hyperlink"/>
            <w:noProof/>
          </w:rPr>
          <w:t>Connectivity Service Lifecycle</w:t>
        </w:r>
        <w:r>
          <w:rPr>
            <w:noProof/>
            <w:webHidden/>
          </w:rPr>
          <w:tab/>
        </w:r>
        <w:r>
          <w:rPr>
            <w:noProof/>
            <w:webHidden/>
          </w:rPr>
          <w:fldChar w:fldCharType="begin"/>
        </w:r>
        <w:r>
          <w:rPr>
            <w:noProof/>
            <w:webHidden/>
          </w:rPr>
          <w:instrText xml:space="preserve"> PAGEREF _Toc192619604 \h </w:instrText>
        </w:r>
      </w:ins>
      <w:r>
        <w:rPr>
          <w:noProof/>
          <w:webHidden/>
        </w:rPr>
      </w:r>
      <w:r>
        <w:rPr>
          <w:noProof/>
          <w:webHidden/>
        </w:rPr>
        <w:fldChar w:fldCharType="separate"/>
      </w:r>
      <w:ins w:id="598" w:author="Author">
        <w:r>
          <w:rPr>
            <w:noProof/>
            <w:webHidden/>
          </w:rPr>
          <w:t>112</w:t>
        </w:r>
        <w:r>
          <w:rPr>
            <w:noProof/>
            <w:webHidden/>
          </w:rPr>
          <w:fldChar w:fldCharType="end"/>
        </w:r>
        <w:r w:rsidRPr="00A96072">
          <w:rPr>
            <w:rStyle w:val="Hyperlink"/>
            <w:noProof/>
          </w:rPr>
          <w:fldChar w:fldCharType="end"/>
        </w:r>
      </w:ins>
    </w:p>
    <w:p w14:paraId="6E235D99" w14:textId="4D71536E" w:rsidR="00B53275" w:rsidRDefault="00B53275">
      <w:pPr>
        <w:pStyle w:val="TOC3"/>
        <w:rPr>
          <w:ins w:id="599" w:author="Author"/>
          <w:rFonts w:cstheme="minorBidi"/>
          <w:noProof/>
          <w:color w:val="auto"/>
          <w:kern w:val="2"/>
          <w:sz w:val="24"/>
          <w:szCs w:val="24"/>
          <w:lang w:val="en-GB" w:eastAsia="en-GB"/>
          <w14:ligatures w14:val="standardContextual"/>
        </w:rPr>
      </w:pPr>
      <w:ins w:id="600" w:author="Author">
        <w:r w:rsidRPr="00A96072">
          <w:rPr>
            <w:rStyle w:val="Hyperlink"/>
            <w:noProof/>
          </w:rPr>
          <w:fldChar w:fldCharType="begin"/>
        </w:r>
        <w:r w:rsidRPr="00A96072">
          <w:rPr>
            <w:rStyle w:val="Hyperlink"/>
            <w:noProof/>
          </w:rPr>
          <w:instrText xml:space="preserve"> </w:instrText>
        </w:r>
        <w:r>
          <w:rPr>
            <w:noProof/>
          </w:rPr>
          <w:instrText>HYPERLINK \l "_Toc192619605"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7.7.1</w:t>
        </w:r>
        <w:r>
          <w:rPr>
            <w:rFonts w:cstheme="minorBidi"/>
            <w:noProof/>
            <w:color w:val="auto"/>
            <w:kern w:val="2"/>
            <w:sz w:val="24"/>
            <w:szCs w:val="24"/>
            <w:lang w:val="en-GB" w:eastAsia="en-GB"/>
            <w14:ligatures w14:val="standardContextual"/>
          </w:rPr>
          <w:tab/>
        </w:r>
        <w:r w:rsidRPr="00A96072">
          <w:rPr>
            <w:rStyle w:val="Hyperlink"/>
            <w:noProof/>
          </w:rPr>
          <w:t>Use Case ST-5.1: Provide streams network changes to the client</w:t>
        </w:r>
        <w:r>
          <w:rPr>
            <w:noProof/>
            <w:webHidden/>
          </w:rPr>
          <w:tab/>
        </w:r>
        <w:r>
          <w:rPr>
            <w:noProof/>
            <w:webHidden/>
          </w:rPr>
          <w:fldChar w:fldCharType="begin"/>
        </w:r>
        <w:r>
          <w:rPr>
            <w:noProof/>
            <w:webHidden/>
          </w:rPr>
          <w:instrText xml:space="preserve"> PAGEREF _Toc192619605 \h </w:instrText>
        </w:r>
      </w:ins>
      <w:r>
        <w:rPr>
          <w:noProof/>
          <w:webHidden/>
        </w:rPr>
      </w:r>
      <w:r>
        <w:rPr>
          <w:noProof/>
          <w:webHidden/>
        </w:rPr>
        <w:fldChar w:fldCharType="separate"/>
      </w:r>
      <w:ins w:id="601" w:author="Author">
        <w:r>
          <w:rPr>
            <w:noProof/>
            <w:webHidden/>
          </w:rPr>
          <w:t>112</w:t>
        </w:r>
        <w:r>
          <w:rPr>
            <w:noProof/>
            <w:webHidden/>
          </w:rPr>
          <w:fldChar w:fldCharType="end"/>
        </w:r>
        <w:r w:rsidRPr="00A96072">
          <w:rPr>
            <w:rStyle w:val="Hyperlink"/>
            <w:noProof/>
          </w:rPr>
          <w:fldChar w:fldCharType="end"/>
        </w:r>
      </w:ins>
    </w:p>
    <w:p w14:paraId="5DCAAB65" w14:textId="3E0BC362" w:rsidR="00B53275" w:rsidRDefault="00B53275">
      <w:pPr>
        <w:pStyle w:val="TOC3"/>
        <w:rPr>
          <w:ins w:id="602" w:author="Author"/>
          <w:rFonts w:cstheme="minorBidi"/>
          <w:noProof/>
          <w:color w:val="auto"/>
          <w:kern w:val="2"/>
          <w:sz w:val="24"/>
          <w:szCs w:val="24"/>
          <w:lang w:val="en-GB" w:eastAsia="en-GB"/>
          <w14:ligatures w14:val="standardContextual"/>
        </w:rPr>
      </w:pPr>
      <w:ins w:id="603" w:author="Author">
        <w:r w:rsidRPr="00A96072">
          <w:rPr>
            <w:rStyle w:val="Hyperlink"/>
            <w:noProof/>
          </w:rPr>
          <w:fldChar w:fldCharType="begin"/>
        </w:r>
        <w:r w:rsidRPr="00A96072">
          <w:rPr>
            <w:rStyle w:val="Hyperlink"/>
            <w:noProof/>
          </w:rPr>
          <w:instrText xml:space="preserve"> </w:instrText>
        </w:r>
        <w:r>
          <w:rPr>
            <w:noProof/>
          </w:rPr>
          <w:instrText>HYPERLINK \l "_Toc192619606"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7.7.2</w:t>
        </w:r>
        <w:r>
          <w:rPr>
            <w:rFonts w:cstheme="minorBidi"/>
            <w:noProof/>
            <w:color w:val="auto"/>
            <w:kern w:val="2"/>
            <w:sz w:val="24"/>
            <w:szCs w:val="24"/>
            <w:lang w:val="en-GB" w:eastAsia="en-GB"/>
            <w14:ligatures w14:val="standardContextual"/>
          </w:rPr>
          <w:tab/>
        </w:r>
        <w:r w:rsidRPr="00A96072">
          <w:rPr>
            <w:rStyle w:val="Hyperlink"/>
            <w:noProof/>
          </w:rPr>
          <w:t>Use Case ST-5.2: Client runs a provisioning use case ([LF TR-547] UC1x etc.)</w:t>
        </w:r>
        <w:r>
          <w:rPr>
            <w:noProof/>
            <w:webHidden/>
          </w:rPr>
          <w:tab/>
        </w:r>
        <w:r>
          <w:rPr>
            <w:noProof/>
            <w:webHidden/>
          </w:rPr>
          <w:fldChar w:fldCharType="begin"/>
        </w:r>
        <w:r>
          <w:rPr>
            <w:noProof/>
            <w:webHidden/>
          </w:rPr>
          <w:instrText xml:space="preserve"> PAGEREF _Toc192619606 \h </w:instrText>
        </w:r>
      </w:ins>
      <w:r>
        <w:rPr>
          <w:noProof/>
          <w:webHidden/>
        </w:rPr>
      </w:r>
      <w:r>
        <w:rPr>
          <w:noProof/>
          <w:webHidden/>
        </w:rPr>
        <w:fldChar w:fldCharType="separate"/>
      </w:r>
      <w:ins w:id="604" w:author="Author">
        <w:r>
          <w:rPr>
            <w:noProof/>
            <w:webHidden/>
          </w:rPr>
          <w:t>112</w:t>
        </w:r>
        <w:r>
          <w:rPr>
            <w:noProof/>
            <w:webHidden/>
          </w:rPr>
          <w:fldChar w:fldCharType="end"/>
        </w:r>
        <w:r w:rsidRPr="00A96072">
          <w:rPr>
            <w:rStyle w:val="Hyperlink"/>
            <w:noProof/>
          </w:rPr>
          <w:fldChar w:fldCharType="end"/>
        </w:r>
      </w:ins>
    </w:p>
    <w:p w14:paraId="431E226D" w14:textId="6C803048" w:rsidR="00B53275" w:rsidRDefault="00B53275">
      <w:pPr>
        <w:pStyle w:val="TOC3"/>
        <w:rPr>
          <w:ins w:id="605" w:author="Author"/>
          <w:rFonts w:cstheme="minorBidi"/>
          <w:noProof/>
          <w:color w:val="auto"/>
          <w:kern w:val="2"/>
          <w:sz w:val="24"/>
          <w:szCs w:val="24"/>
          <w:lang w:val="en-GB" w:eastAsia="en-GB"/>
          <w14:ligatures w14:val="standardContextual"/>
        </w:rPr>
      </w:pPr>
      <w:ins w:id="606" w:author="Author">
        <w:r w:rsidRPr="00A96072">
          <w:rPr>
            <w:rStyle w:val="Hyperlink"/>
            <w:noProof/>
          </w:rPr>
          <w:fldChar w:fldCharType="begin"/>
        </w:r>
        <w:r w:rsidRPr="00A96072">
          <w:rPr>
            <w:rStyle w:val="Hyperlink"/>
            <w:noProof/>
          </w:rPr>
          <w:instrText xml:space="preserve"> </w:instrText>
        </w:r>
        <w:r>
          <w:rPr>
            <w:noProof/>
          </w:rPr>
          <w:instrText>HYPERLINK \l "_Toc192619607"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7.7.3</w:t>
        </w:r>
        <w:r>
          <w:rPr>
            <w:rFonts w:cstheme="minorBidi"/>
            <w:noProof/>
            <w:color w:val="auto"/>
            <w:kern w:val="2"/>
            <w:sz w:val="24"/>
            <w:szCs w:val="24"/>
            <w:lang w:val="en-GB" w:eastAsia="en-GB"/>
            <w14:ligatures w14:val="standardContextual"/>
          </w:rPr>
          <w:tab/>
        </w:r>
        <w:r w:rsidRPr="00A96072">
          <w:rPr>
            <w:rStyle w:val="Hyperlink"/>
            <w:noProof/>
          </w:rPr>
          <w:t>Use Case ST-5.3: Client runs the service deletion use case ([LF TR-547] UC10)</w:t>
        </w:r>
        <w:r>
          <w:rPr>
            <w:noProof/>
            <w:webHidden/>
          </w:rPr>
          <w:tab/>
        </w:r>
        <w:r>
          <w:rPr>
            <w:noProof/>
            <w:webHidden/>
          </w:rPr>
          <w:fldChar w:fldCharType="begin"/>
        </w:r>
        <w:r>
          <w:rPr>
            <w:noProof/>
            <w:webHidden/>
          </w:rPr>
          <w:instrText xml:space="preserve"> PAGEREF _Toc192619607 \h </w:instrText>
        </w:r>
      </w:ins>
      <w:r>
        <w:rPr>
          <w:noProof/>
          <w:webHidden/>
        </w:rPr>
      </w:r>
      <w:r>
        <w:rPr>
          <w:noProof/>
          <w:webHidden/>
        </w:rPr>
        <w:fldChar w:fldCharType="separate"/>
      </w:r>
      <w:ins w:id="607" w:author="Author">
        <w:r>
          <w:rPr>
            <w:noProof/>
            <w:webHidden/>
          </w:rPr>
          <w:t>112</w:t>
        </w:r>
        <w:r>
          <w:rPr>
            <w:noProof/>
            <w:webHidden/>
          </w:rPr>
          <w:fldChar w:fldCharType="end"/>
        </w:r>
        <w:r w:rsidRPr="00A96072">
          <w:rPr>
            <w:rStyle w:val="Hyperlink"/>
            <w:noProof/>
          </w:rPr>
          <w:fldChar w:fldCharType="end"/>
        </w:r>
      </w:ins>
    </w:p>
    <w:p w14:paraId="761B762D" w14:textId="70B0EC3E" w:rsidR="00B53275" w:rsidRDefault="00B53275">
      <w:pPr>
        <w:pStyle w:val="TOC2"/>
        <w:rPr>
          <w:ins w:id="608" w:author="Author"/>
          <w:rFonts w:cstheme="minorBidi"/>
          <w:noProof/>
          <w:color w:val="auto"/>
          <w:kern w:val="2"/>
          <w:sz w:val="24"/>
          <w:szCs w:val="24"/>
          <w:lang w:val="en-GB" w:eastAsia="en-GB"/>
          <w14:ligatures w14:val="standardContextual"/>
        </w:rPr>
      </w:pPr>
      <w:ins w:id="609" w:author="Author">
        <w:r w:rsidRPr="00A96072">
          <w:rPr>
            <w:rStyle w:val="Hyperlink"/>
            <w:noProof/>
          </w:rPr>
          <w:fldChar w:fldCharType="begin"/>
        </w:r>
        <w:r w:rsidRPr="00A96072">
          <w:rPr>
            <w:rStyle w:val="Hyperlink"/>
            <w:noProof/>
          </w:rPr>
          <w:instrText xml:space="preserve"> </w:instrText>
        </w:r>
        <w:r>
          <w:rPr>
            <w:noProof/>
          </w:rPr>
          <w:instrText>HYPERLINK \l "_Toc192619608"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7.8</w:t>
        </w:r>
        <w:r>
          <w:rPr>
            <w:rFonts w:cstheme="minorBidi"/>
            <w:noProof/>
            <w:color w:val="auto"/>
            <w:kern w:val="2"/>
            <w:sz w:val="24"/>
            <w:szCs w:val="24"/>
            <w:lang w:val="en-GB" w:eastAsia="en-GB"/>
            <w14:ligatures w14:val="standardContextual"/>
          </w:rPr>
          <w:tab/>
        </w:r>
        <w:r w:rsidRPr="00A96072">
          <w:rPr>
            <w:rStyle w:val="Hyperlink"/>
            <w:noProof/>
          </w:rPr>
          <w:t>Measurement data streaming</w:t>
        </w:r>
        <w:r>
          <w:rPr>
            <w:noProof/>
            <w:webHidden/>
          </w:rPr>
          <w:tab/>
        </w:r>
        <w:r>
          <w:rPr>
            <w:noProof/>
            <w:webHidden/>
          </w:rPr>
          <w:fldChar w:fldCharType="begin"/>
        </w:r>
        <w:r>
          <w:rPr>
            <w:noProof/>
            <w:webHidden/>
          </w:rPr>
          <w:instrText xml:space="preserve"> PAGEREF _Toc192619608 \h </w:instrText>
        </w:r>
      </w:ins>
      <w:r>
        <w:rPr>
          <w:noProof/>
          <w:webHidden/>
        </w:rPr>
      </w:r>
      <w:r>
        <w:rPr>
          <w:noProof/>
          <w:webHidden/>
        </w:rPr>
        <w:fldChar w:fldCharType="separate"/>
      </w:r>
      <w:ins w:id="610" w:author="Author">
        <w:r>
          <w:rPr>
            <w:noProof/>
            <w:webHidden/>
          </w:rPr>
          <w:t>113</w:t>
        </w:r>
        <w:r>
          <w:rPr>
            <w:noProof/>
            <w:webHidden/>
          </w:rPr>
          <w:fldChar w:fldCharType="end"/>
        </w:r>
        <w:r w:rsidRPr="00A96072">
          <w:rPr>
            <w:rStyle w:val="Hyperlink"/>
            <w:noProof/>
          </w:rPr>
          <w:fldChar w:fldCharType="end"/>
        </w:r>
      </w:ins>
    </w:p>
    <w:p w14:paraId="1691A099" w14:textId="724E1026" w:rsidR="00B53275" w:rsidRDefault="00B53275">
      <w:pPr>
        <w:pStyle w:val="TOC3"/>
        <w:rPr>
          <w:ins w:id="611" w:author="Author"/>
          <w:rFonts w:cstheme="minorBidi"/>
          <w:noProof/>
          <w:color w:val="auto"/>
          <w:kern w:val="2"/>
          <w:sz w:val="24"/>
          <w:szCs w:val="24"/>
          <w:lang w:val="en-GB" w:eastAsia="en-GB"/>
          <w14:ligatures w14:val="standardContextual"/>
        </w:rPr>
      </w:pPr>
      <w:ins w:id="612" w:author="Author">
        <w:r w:rsidRPr="00A96072">
          <w:rPr>
            <w:rStyle w:val="Hyperlink"/>
            <w:noProof/>
          </w:rPr>
          <w:fldChar w:fldCharType="begin"/>
        </w:r>
        <w:r w:rsidRPr="00A96072">
          <w:rPr>
            <w:rStyle w:val="Hyperlink"/>
            <w:noProof/>
          </w:rPr>
          <w:instrText xml:space="preserve"> </w:instrText>
        </w:r>
        <w:r>
          <w:rPr>
            <w:noProof/>
          </w:rPr>
          <w:instrText>HYPERLINK \l "_Toc192619609"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7.8.1</w:t>
        </w:r>
        <w:r>
          <w:rPr>
            <w:rFonts w:cstheme="minorBidi"/>
            <w:noProof/>
            <w:color w:val="auto"/>
            <w:kern w:val="2"/>
            <w:sz w:val="24"/>
            <w:szCs w:val="24"/>
            <w:lang w:val="en-GB" w:eastAsia="en-GB"/>
            <w14:ligatures w14:val="standardContextual"/>
          </w:rPr>
          <w:tab/>
        </w:r>
        <w:r w:rsidRPr="00A96072">
          <w:rPr>
            <w:rStyle w:val="Hyperlink"/>
            <w:noProof/>
          </w:rPr>
          <w:t>Use Case ST-6.1: Provider initializes and operates a measurement data stream</w:t>
        </w:r>
        <w:r>
          <w:rPr>
            <w:noProof/>
            <w:webHidden/>
          </w:rPr>
          <w:tab/>
        </w:r>
        <w:r>
          <w:rPr>
            <w:noProof/>
            <w:webHidden/>
          </w:rPr>
          <w:fldChar w:fldCharType="begin"/>
        </w:r>
        <w:r>
          <w:rPr>
            <w:noProof/>
            <w:webHidden/>
          </w:rPr>
          <w:instrText xml:space="preserve"> PAGEREF _Toc192619609 \h </w:instrText>
        </w:r>
      </w:ins>
      <w:r>
        <w:rPr>
          <w:noProof/>
          <w:webHidden/>
        </w:rPr>
      </w:r>
      <w:r>
        <w:rPr>
          <w:noProof/>
          <w:webHidden/>
        </w:rPr>
        <w:fldChar w:fldCharType="separate"/>
      </w:r>
      <w:ins w:id="613" w:author="Author">
        <w:r>
          <w:rPr>
            <w:noProof/>
            <w:webHidden/>
          </w:rPr>
          <w:t>113</w:t>
        </w:r>
        <w:r>
          <w:rPr>
            <w:noProof/>
            <w:webHidden/>
          </w:rPr>
          <w:fldChar w:fldCharType="end"/>
        </w:r>
        <w:r w:rsidRPr="00A96072">
          <w:rPr>
            <w:rStyle w:val="Hyperlink"/>
            <w:noProof/>
          </w:rPr>
          <w:fldChar w:fldCharType="end"/>
        </w:r>
      </w:ins>
    </w:p>
    <w:p w14:paraId="6BCAD7FC" w14:textId="77D6AFEC" w:rsidR="00B53275" w:rsidRDefault="00B53275">
      <w:pPr>
        <w:pStyle w:val="TOC3"/>
        <w:rPr>
          <w:ins w:id="614" w:author="Author"/>
          <w:rFonts w:cstheme="minorBidi"/>
          <w:noProof/>
          <w:color w:val="auto"/>
          <w:kern w:val="2"/>
          <w:sz w:val="24"/>
          <w:szCs w:val="24"/>
          <w:lang w:val="en-GB" w:eastAsia="en-GB"/>
          <w14:ligatures w14:val="standardContextual"/>
        </w:rPr>
      </w:pPr>
      <w:ins w:id="615" w:author="Author">
        <w:r w:rsidRPr="00A96072">
          <w:rPr>
            <w:rStyle w:val="Hyperlink"/>
            <w:noProof/>
          </w:rPr>
          <w:fldChar w:fldCharType="begin"/>
        </w:r>
        <w:r w:rsidRPr="00A96072">
          <w:rPr>
            <w:rStyle w:val="Hyperlink"/>
            <w:noProof/>
          </w:rPr>
          <w:instrText xml:space="preserve"> </w:instrText>
        </w:r>
        <w:r>
          <w:rPr>
            <w:noProof/>
          </w:rPr>
          <w:instrText>HYPERLINK \l "_Toc192619610"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7.8.2</w:t>
        </w:r>
        <w:r>
          <w:rPr>
            <w:rFonts w:cstheme="minorBidi"/>
            <w:noProof/>
            <w:color w:val="auto"/>
            <w:kern w:val="2"/>
            <w:sz w:val="24"/>
            <w:szCs w:val="24"/>
            <w:lang w:val="en-GB" w:eastAsia="en-GB"/>
            <w14:ligatures w14:val="standardContextual"/>
          </w:rPr>
          <w:tab/>
        </w:r>
        <w:r w:rsidRPr="00A96072">
          <w:rPr>
            <w:rStyle w:val="Hyperlink"/>
            <w:noProof/>
          </w:rPr>
          <w:t>Use Case ST-6.2: Client subscribes to a measurement data stream</w:t>
        </w:r>
        <w:r>
          <w:rPr>
            <w:noProof/>
            <w:webHidden/>
          </w:rPr>
          <w:tab/>
        </w:r>
        <w:r>
          <w:rPr>
            <w:noProof/>
            <w:webHidden/>
          </w:rPr>
          <w:fldChar w:fldCharType="begin"/>
        </w:r>
        <w:r>
          <w:rPr>
            <w:noProof/>
            <w:webHidden/>
          </w:rPr>
          <w:instrText xml:space="preserve"> PAGEREF _Toc192619610 \h </w:instrText>
        </w:r>
      </w:ins>
      <w:r>
        <w:rPr>
          <w:noProof/>
          <w:webHidden/>
        </w:rPr>
      </w:r>
      <w:r>
        <w:rPr>
          <w:noProof/>
          <w:webHidden/>
        </w:rPr>
        <w:fldChar w:fldCharType="separate"/>
      </w:r>
      <w:ins w:id="616" w:author="Author">
        <w:r>
          <w:rPr>
            <w:noProof/>
            <w:webHidden/>
          </w:rPr>
          <w:t>114</w:t>
        </w:r>
        <w:r>
          <w:rPr>
            <w:noProof/>
            <w:webHidden/>
          </w:rPr>
          <w:fldChar w:fldCharType="end"/>
        </w:r>
        <w:r w:rsidRPr="00A96072">
          <w:rPr>
            <w:rStyle w:val="Hyperlink"/>
            <w:noProof/>
          </w:rPr>
          <w:fldChar w:fldCharType="end"/>
        </w:r>
      </w:ins>
    </w:p>
    <w:p w14:paraId="5FCCC68C" w14:textId="4B999848" w:rsidR="00B53275" w:rsidRDefault="00B53275">
      <w:pPr>
        <w:pStyle w:val="TOC3"/>
        <w:rPr>
          <w:ins w:id="617" w:author="Author"/>
          <w:rFonts w:cstheme="minorBidi"/>
          <w:noProof/>
          <w:color w:val="auto"/>
          <w:kern w:val="2"/>
          <w:sz w:val="24"/>
          <w:szCs w:val="24"/>
          <w:lang w:val="en-GB" w:eastAsia="en-GB"/>
          <w14:ligatures w14:val="standardContextual"/>
        </w:rPr>
      </w:pPr>
      <w:ins w:id="618" w:author="Author">
        <w:r w:rsidRPr="00A96072">
          <w:rPr>
            <w:rStyle w:val="Hyperlink"/>
            <w:noProof/>
          </w:rPr>
          <w:fldChar w:fldCharType="begin"/>
        </w:r>
        <w:r w:rsidRPr="00A96072">
          <w:rPr>
            <w:rStyle w:val="Hyperlink"/>
            <w:noProof/>
          </w:rPr>
          <w:instrText xml:space="preserve"> </w:instrText>
        </w:r>
        <w:r>
          <w:rPr>
            <w:noProof/>
          </w:rPr>
          <w:instrText>HYPERLINK \l "_Toc192619611"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7.8.3</w:t>
        </w:r>
        <w:r>
          <w:rPr>
            <w:rFonts w:cstheme="minorBidi"/>
            <w:noProof/>
            <w:color w:val="auto"/>
            <w:kern w:val="2"/>
            <w:sz w:val="24"/>
            <w:szCs w:val="24"/>
            <w:lang w:val="en-GB" w:eastAsia="en-GB"/>
            <w14:ligatures w14:val="standardContextual"/>
          </w:rPr>
          <w:tab/>
        </w:r>
        <w:r w:rsidRPr="00A96072">
          <w:rPr>
            <w:rStyle w:val="Hyperlink"/>
            <w:noProof/>
          </w:rPr>
          <w:t>Use Case ST-6.3: Provider maintains the stream</w:t>
        </w:r>
        <w:r>
          <w:rPr>
            <w:noProof/>
            <w:webHidden/>
          </w:rPr>
          <w:tab/>
        </w:r>
        <w:r>
          <w:rPr>
            <w:noProof/>
            <w:webHidden/>
          </w:rPr>
          <w:fldChar w:fldCharType="begin"/>
        </w:r>
        <w:r>
          <w:rPr>
            <w:noProof/>
            <w:webHidden/>
          </w:rPr>
          <w:instrText xml:space="preserve"> PAGEREF _Toc192619611 \h </w:instrText>
        </w:r>
      </w:ins>
      <w:r>
        <w:rPr>
          <w:noProof/>
          <w:webHidden/>
        </w:rPr>
      </w:r>
      <w:r>
        <w:rPr>
          <w:noProof/>
          <w:webHidden/>
        </w:rPr>
        <w:fldChar w:fldCharType="separate"/>
      </w:r>
      <w:ins w:id="619" w:author="Author">
        <w:r>
          <w:rPr>
            <w:noProof/>
            <w:webHidden/>
          </w:rPr>
          <w:t>114</w:t>
        </w:r>
        <w:r>
          <w:rPr>
            <w:noProof/>
            <w:webHidden/>
          </w:rPr>
          <w:fldChar w:fldCharType="end"/>
        </w:r>
        <w:r w:rsidRPr="00A96072">
          <w:rPr>
            <w:rStyle w:val="Hyperlink"/>
            <w:noProof/>
          </w:rPr>
          <w:fldChar w:fldCharType="end"/>
        </w:r>
      </w:ins>
    </w:p>
    <w:p w14:paraId="4DE9C732" w14:textId="089AEDF5" w:rsidR="00B53275" w:rsidRDefault="00B53275">
      <w:pPr>
        <w:pStyle w:val="TOC3"/>
        <w:rPr>
          <w:ins w:id="620" w:author="Author"/>
          <w:rFonts w:cstheme="minorBidi"/>
          <w:noProof/>
          <w:color w:val="auto"/>
          <w:kern w:val="2"/>
          <w:sz w:val="24"/>
          <w:szCs w:val="24"/>
          <w:lang w:val="en-GB" w:eastAsia="en-GB"/>
          <w14:ligatures w14:val="standardContextual"/>
        </w:rPr>
      </w:pPr>
      <w:ins w:id="621" w:author="Author">
        <w:r w:rsidRPr="00A96072">
          <w:rPr>
            <w:rStyle w:val="Hyperlink"/>
            <w:noProof/>
          </w:rPr>
          <w:fldChar w:fldCharType="begin"/>
        </w:r>
        <w:r w:rsidRPr="00A96072">
          <w:rPr>
            <w:rStyle w:val="Hyperlink"/>
            <w:noProof/>
          </w:rPr>
          <w:instrText xml:space="preserve"> </w:instrText>
        </w:r>
        <w:r>
          <w:rPr>
            <w:noProof/>
          </w:rPr>
          <w:instrText>HYPERLINK \l "_Toc192619612"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7.8.4</w:t>
        </w:r>
        <w:r>
          <w:rPr>
            <w:rFonts w:cstheme="minorBidi"/>
            <w:noProof/>
            <w:color w:val="auto"/>
            <w:kern w:val="2"/>
            <w:sz w:val="24"/>
            <w:szCs w:val="24"/>
            <w:lang w:val="en-GB" w:eastAsia="en-GB"/>
            <w14:ligatures w14:val="standardContextual"/>
          </w:rPr>
          <w:tab/>
        </w:r>
        <w:r w:rsidRPr="00A96072">
          <w:rPr>
            <w:rStyle w:val="Hyperlink"/>
            <w:noProof/>
          </w:rPr>
          <w:t>Use Case ST-6.4: Short loss of communications</w:t>
        </w:r>
        <w:r>
          <w:rPr>
            <w:noProof/>
            <w:webHidden/>
          </w:rPr>
          <w:tab/>
        </w:r>
        <w:r>
          <w:rPr>
            <w:noProof/>
            <w:webHidden/>
          </w:rPr>
          <w:fldChar w:fldCharType="begin"/>
        </w:r>
        <w:r>
          <w:rPr>
            <w:noProof/>
            <w:webHidden/>
          </w:rPr>
          <w:instrText xml:space="preserve"> PAGEREF _Toc192619612 \h </w:instrText>
        </w:r>
      </w:ins>
      <w:r>
        <w:rPr>
          <w:noProof/>
          <w:webHidden/>
        </w:rPr>
      </w:r>
      <w:r>
        <w:rPr>
          <w:noProof/>
          <w:webHidden/>
        </w:rPr>
        <w:fldChar w:fldCharType="separate"/>
      </w:r>
      <w:ins w:id="622" w:author="Author">
        <w:r>
          <w:rPr>
            <w:noProof/>
            <w:webHidden/>
          </w:rPr>
          <w:t>117</w:t>
        </w:r>
        <w:r>
          <w:rPr>
            <w:noProof/>
            <w:webHidden/>
          </w:rPr>
          <w:fldChar w:fldCharType="end"/>
        </w:r>
        <w:r w:rsidRPr="00A96072">
          <w:rPr>
            <w:rStyle w:val="Hyperlink"/>
            <w:noProof/>
          </w:rPr>
          <w:fldChar w:fldCharType="end"/>
        </w:r>
      </w:ins>
    </w:p>
    <w:p w14:paraId="1C8B96F1" w14:textId="2867A0B5" w:rsidR="00B53275" w:rsidRDefault="00B53275">
      <w:pPr>
        <w:pStyle w:val="TOC2"/>
        <w:rPr>
          <w:ins w:id="623" w:author="Author"/>
          <w:rFonts w:cstheme="minorBidi"/>
          <w:noProof/>
          <w:color w:val="auto"/>
          <w:kern w:val="2"/>
          <w:sz w:val="24"/>
          <w:szCs w:val="24"/>
          <w:lang w:val="en-GB" w:eastAsia="en-GB"/>
          <w14:ligatures w14:val="standardContextual"/>
        </w:rPr>
      </w:pPr>
      <w:ins w:id="624" w:author="Author">
        <w:r w:rsidRPr="00A96072">
          <w:rPr>
            <w:rStyle w:val="Hyperlink"/>
            <w:noProof/>
          </w:rPr>
          <w:fldChar w:fldCharType="begin"/>
        </w:r>
        <w:r w:rsidRPr="00A96072">
          <w:rPr>
            <w:rStyle w:val="Hyperlink"/>
            <w:noProof/>
          </w:rPr>
          <w:instrText xml:space="preserve"> </w:instrText>
        </w:r>
        <w:r>
          <w:rPr>
            <w:noProof/>
          </w:rPr>
          <w:instrText>HYPERLINK \l "_Toc192619613"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7.9</w:t>
        </w:r>
        <w:r>
          <w:rPr>
            <w:rFonts w:cstheme="minorBidi"/>
            <w:noProof/>
            <w:color w:val="auto"/>
            <w:kern w:val="2"/>
            <w:sz w:val="24"/>
            <w:szCs w:val="24"/>
            <w:lang w:val="en-GB" w:eastAsia="en-GB"/>
            <w14:ligatures w14:val="standardContextual"/>
          </w:rPr>
          <w:tab/>
        </w:r>
        <w:r w:rsidRPr="00A96072">
          <w:rPr>
            <w:rStyle w:val="Hyperlink"/>
            <w:noProof/>
          </w:rPr>
          <w:t>Message Sequence example</w:t>
        </w:r>
        <w:r>
          <w:rPr>
            <w:noProof/>
            <w:webHidden/>
          </w:rPr>
          <w:tab/>
        </w:r>
        <w:r>
          <w:rPr>
            <w:noProof/>
            <w:webHidden/>
          </w:rPr>
          <w:fldChar w:fldCharType="begin"/>
        </w:r>
        <w:r>
          <w:rPr>
            <w:noProof/>
            <w:webHidden/>
          </w:rPr>
          <w:instrText xml:space="preserve"> PAGEREF _Toc192619613 \h </w:instrText>
        </w:r>
      </w:ins>
      <w:r>
        <w:rPr>
          <w:noProof/>
          <w:webHidden/>
        </w:rPr>
      </w:r>
      <w:r>
        <w:rPr>
          <w:noProof/>
          <w:webHidden/>
        </w:rPr>
        <w:fldChar w:fldCharType="separate"/>
      </w:r>
      <w:ins w:id="625" w:author="Author">
        <w:r>
          <w:rPr>
            <w:noProof/>
            <w:webHidden/>
          </w:rPr>
          <w:t>118</w:t>
        </w:r>
        <w:r>
          <w:rPr>
            <w:noProof/>
            <w:webHidden/>
          </w:rPr>
          <w:fldChar w:fldCharType="end"/>
        </w:r>
        <w:r w:rsidRPr="00A96072">
          <w:rPr>
            <w:rStyle w:val="Hyperlink"/>
            <w:noProof/>
          </w:rPr>
          <w:fldChar w:fldCharType="end"/>
        </w:r>
      </w:ins>
    </w:p>
    <w:p w14:paraId="322A63DC" w14:textId="1AAF5E6B" w:rsidR="00B53275" w:rsidRDefault="00B53275">
      <w:pPr>
        <w:pStyle w:val="TOC2"/>
        <w:rPr>
          <w:ins w:id="626" w:author="Author"/>
          <w:rFonts w:cstheme="minorBidi"/>
          <w:noProof/>
          <w:color w:val="auto"/>
          <w:kern w:val="2"/>
          <w:sz w:val="24"/>
          <w:szCs w:val="24"/>
          <w:lang w:val="en-GB" w:eastAsia="en-GB"/>
          <w14:ligatures w14:val="standardContextual"/>
        </w:rPr>
      </w:pPr>
      <w:ins w:id="627" w:author="Author">
        <w:r w:rsidRPr="00A96072">
          <w:rPr>
            <w:rStyle w:val="Hyperlink"/>
            <w:noProof/>
          </w:rPr>
          <w:fldChar w:fldCharType="begin"/>
        </w:r>
        <w:r w:rsidRPr="00A96072">
          <w:rPr>
            <w:rStyle w:val="Hyperlink"/>
            <w:noProof/>
          </w:rPr>
          <w:instrText xml:space="preserve"> </w:instrText>
        </w:r>
        <w:r>
          <w:rPr>
            <w:noProof/>
          </w:rPr>
          <w:instrText>HYPERLINK \l "_Toc192619614"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7.10</w:t>
        </w:r>
        <w:r>
          <w:rPr>
            <w:rFonts w:cstheme="minorBidi"/>
            <w:noProof/>
            <w:color w:val="auto"/>
            <w:kern w:val="2"/>
            <w:sz w:val="24"/>
            <w:szCs w:val="24"/>
            <w:lang w:val="en-GB" w:eastAsia="en-GB"/>
            <w14:ligatures w14:val="standardContextual"/>
          </w:rPr>
          <w:tab/>
        </w:r>
        <w:r w:rsidRPr="00A96072">
          <w:rPr>
            <w:rStyle w:val="Hyperlink"/>
            <w:noProof/>
          </w:rPr>
          <w:t>Use cases beyond current release</w:t>
        </w:r>
        <w:r>
          <w:rPr>
            <w:noProof/>
            <w:webHidden/>
          </w:rPr>
          <w:tab/>
        </w:r>
        <w:r>
          <w:rPr>
            <w:noProof/>
            <w:webHidden/>
          </w:rPr>
          <w:fldChar w:fldCharType="begin"/>
        </w:r>
        <w:r>
          <w:rPr>
            <w:noProof/>
            <w:webHidden/>
          </w:rPr>
          <w:instrText xml:space="preserve"> PAGEREF _Toc192619614 \h </w:instrText>
        </w:r>
      </w:ins>
      <w:r>
        <w:rPr>
          <w:noProof/>
          <w:webHidden/>
        </w:rPr>
      </w:r>
      <w:r>
        <w:rPr>
          <w:noProof/>
          <w:webHidden/>
        </w:rPr>
        <w:fldChar w:fldCharType="separate"/>
      </w:r>
      <w:ins w:id="628" w:author="Author">
        <w:r>
          <w:rPr>
            <w:noProof/>
            <w:webHidden/>
          </w:rPr>
          <w:t>122</w:t>
        </w:r>
        <w:r>
          <w:rPr>
            <w:noProof/>
            <w:webHidden/>
          </w:rPr>
          <w:fldChar w:fldCharType="end"/>
        </w:r>
        <w:r w:rsidRPr="00A96072">
          <w:rPr>
            <w:rStyle w:val="Hyperlink"/>
            <w:noProof/>
          </w:rPr>
          <w:fldChar w:fldCharType="end"/>
        </w:r>
      </w:ins>
    </w:p>
    <w:p w14:paraId="1F45AD44" w14:textId="104B2ED8" w:rsidR="00B53275" w:rsidRDefault="00B53275">
      <w:pPr>
        <w:pStyle w:val="TOC2"/>
        <w:rPr>
          <w:ins w:id="629" w:author="Author"/>
          <w:rFonts w:cstheme="minorBidi"/>
          <w:noProof/>
          <w:color w:val="auto"/>
          <w:kern w:val="2"/>
          <w:sz w:val="24"/>
          <w:szCs w:val="24"/>
          <w:lang w:val="en-GB" w:eastAsia="en-GB"/>
          <w14:ligatures w14:val="standardContextual"/>
        </w:rPr>
      </w:pPr>
      <w:ins w:id="630" w:author="Author">
        <w:r w:rsidRPr="00A96072">
          <w:rPr>
            <w:rStyle w:val="Hyperlink"/>
            <w:noProof/>
          </w:rPr>
          <w:fldChar w:fldCharType="begin"/>
        </w:r>
        <w:r w:rsidRPr="00A96072">
          <w:rPr>
            <w:rStyle w:val="Hyperlink"/>
            <w:noProof/>
          </w:rPr>
          <w:instrText xml:space="preserve"> </w:instrText>
        </w:r>
        <w:r>
          <w:rPr>
            <w:noProof/>
          </w:rPr>
          <w:instrText>HYPERLINK \l "_Toc192619615"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7.11</w:t>
        </w:r>
        <w:r>
          <w:rPr>
            <w:rFonts w:cstheme="minorBidi"/>
            <w:noProof/>
            <w:color w:val="auto"/>
            <w:kern w:val="2"/>
            <w:sz w:val="24"/>
            <w:szCs w:val="24"/>
            <w:lang w:val="en-GB" w:eastAsia="en-GB"/>
            <w14:ligatures w14:val="standardContextual"/>
          </w:rPr>
          <w:tab/>
        </w:r>
        <w:r w:rsidRPr="00A96072">
          <w:rPr>
            <w:rStyle w:val="Hyperlink"/>
            <w:noProof/>
          </w:rPr>
          <w:t>Message approach (WebSocket example)</w:t>
        </w:r>
        <w:r>
          <w:rPr>
            <w:noProof/>
            <w:webHidden/>
          </w:rPr>
          <w:tab/>
        </w:r>
        <w:r>
          <w:rPr>
            <w:noProof/>
            <w:webHidden/>
          </w:rPr>
          <w:fldChar w:fldCharType="begin"/>
        </w:r>
        <w:r>
          <w:rPr>
            <w:noProof/>
            <w:webHidden/>
          </w:rPr>
          <w:instrText xml:space="preserve"> PAGEREF _Toc192619615 \h </w:instrText>
        </w:r>
      </w:ins>
      <w:r>
        <w:rPr>
          <w:noProof/>
          <w:webHidden/>
        </w:rPr>
      </w:r>
      <w:r>
        <w:rPr>
          <w:noProof/>
          <w:webHidden/>
        </w:rPr>
        <w:fldChar w:fldCharType="separate"/>
      </w:r>
      <w:ins w:id="631" w:author="Author">
        <w:r>
          <w:rPr>
            <w:noProof/>
            <w:webHidden/>
          </w:rPr>
          <w:t>123</w:t>
        </w:r>
        <w:r>
          <w:rPr>
            <w:noProof/>
            <w:webHidden/>
          </w:rPr>
          <w:fldChar w:fldCharType="end"/>
        </w:r>
        <w:r w:rsidRPr="00A96072">
          <w:rPr>
            <w:rStyle w:val="Hyperlink"/>
            <w:noProof/>
          </w:rPr>
          <w:fldChar w:fldCharType="end"/>
        </w:r>
      </w:ins>
    </w:p>
    <w:p w14:paraId="4F14C1F9" w14:textId="0992522A" w:rsidR="00B53275" w:rsidRDefault="00B53275">
      <w:pPr>
        <w:pStyle w:val="TOC3"/>
        <w:rPr>
          <w:ins w:id="632" w:author="Author"/>
          <w:rFonts w:cstheme="minorBidi"/>
          <w:noProof/>
          <w:color w:val="auto"/>
          <w:kern w:val="2"/>
          <w:sz w:val="24"/>
          <w:szCs w:val="24"/>
          <w:lang w:val="en-GB" w:eastAsia="en-GB"/>
          <w14:ligatures w14:val="standardContextual"/>
        </w:rPr>
      </w:pPr>
      <w:ins w:id="633" w:author="Author">
        <w:r w:rsidRPr="00A96072">
          <w:rPr>
            <w:rStyle w:val="Hyperlink"/>
            <w:noProof/>
          </w:rPr>
          <w:fldChar w:fldCharType="begin"/>
        </w:r>
        <w:r w:rsidRPr="00A96072">
          <w:rPr>
            <w:rStyle w:val="Hyperlink"/>
            <w:noProof/>
          </w:rPr>
          <w:instrText xml:space="preserve"> </w:instrText>
        </w:r>
        <w:r>
          <w:rPr>
            <w:noProof/>
          </w:rPr>
          <w:instrText>HYPERLINK \l "_Toc192619616"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7.11.1</w:t>
        </w:r>
        <w:r>
          <w:rPr>
            <w:rFonts w:cstheme="minorBidi"/>
            <w:noProof/>
            <w:color w:val="auto"/>
            <w:kern w:val="2"/>
            <w:sz w:val="24"/>
            <w:szCs w:val="24"/>
            <w:lang w:val="en-GB" w:eastAsia="en-GB"/>
            <w14:ligatures w14:val="standardContextual"/>
          </w:rPr>
          <w:tab/>
        </w:r>
        <w:r w:rsidRPr="00A96072">
          <w:rPr>
            <w:rStyle w:val="Hyperlink"/>
            <w:noProof/>
          </w:rPr>
          <w:t>Basic interaction</w:t>
        </w:r>
        <w:r>
          <w:rPr>
            <w:noProof/>
            <w:webHidden/>
          </w:rPr>
          <w:tab/>
        </w:r>
        <w:r>
          <w:rPr>
            <w:noProof/>
            <w:webHidden/>
          </w:rPr>
          <w:fldChar w:fldCharType="begin"/>
        </w:r>
        <w:r>
          <w:rPr>
            <w:noProof/>
            <w:webHidden/>
          </w:rPr>
          <w:instrText xml:space="preserve"> PAGEREF _Toc192619616 \h </w:instrText>
        </w:r>
      </w:ins>
      <w:r>
        <w:rPr>
          <w:noProof/>
          <w:webHidden/>
        </w:rPr>
      </w:r>
      <w:r>
        <w:rPr>
          <w:noProof/>
          <w:webHidden/>
        </w:rPr>
        <w:fldChar w:fldCharType="separate"/>
      </w:r>
      <w:ins w:id="634" w:author="Author">
        <w:r>
          <w:rPr>
            <w:noProof/>
            <w:webHidden/>
          </w:rPr>
          <w:t>123</w:t>
        </w:r>
        <w:r>
          <w:rPr>
            <w:noProof/>
            <w:webHidden/>
          </w:rPr>
          <w:fldChar w:fldCharType="end"/>
        </w:r>
        <w:r w:rsidRPr="00A96072">
          <w:rPr>
            <w:rStyle w:val="Hyperlink"/>
            <w:noProof/>
          </w:rPr>
          <w:fldChar w:fldCharType="end"/>
        </w:r>
      </w:ins>
    </w:p>
    <w:p w14:paraId="6A62571B" w14:textId="40EA36D7" w:rsidR="00B53275" w:rsidRDefault="00B53275">
      <w:pPr>
        <w:pStyle w:val="TOC3"/>
        <w:rPr>
          <w:ins w:id="635" w:author="Author"/>
          <w:rFonts w:cstheme="minorBidi"/>
          <w:noProof/>
          <w:color w:val="auto"/>
          <w:kern w:val="2"/>
          <w:sz w:val="24"/>
          <w:szCs w:val="24"/>
          <w:lang w:val="en-GB" w:eastAsia="en-GB"/>
          <w14:ligatures w14:val="standardContextual"/>
        </w:rPr>
      </w:pPr>
      <w:ins w:id="636" w:author="Author">
        <w:r w:rsidRPr="00A96072">
          <w:rPr>
            <w:rStyle w:val="Hyperlink"/>
            <w:noProof/>
          </w:rPr>
          <w:fldChar w:fldCharType="begin"/>
        </w:r>
        <w:r w:rsidRPr="00A96072">
          <w:rPr>
            <w:rStyle w:val="Hyperlink"/>
            <w:noProof/>
          </w:rPr>
          <w:instrText xml:space="preserve"> </w:instrText>
        </w:r>
        <w:r>
          <w:rPr>
            <w:noProof/>
          </w:rPr>
          <w:instrText>HYPERLINK \l "_Toc192619617"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7.11.2</w:t>
        </w:r>
        <w:r>
          <w:rPr>
            <w:rFonts w:cstheme="minorBidi"/>
            <w:noProof/>
            <w:color w:val="auto"/>
            <w:kern w:val="2"/>
            <w:sz w:val="24"/>
            <w:szCs w:val="24"/>
            <w:lang w:val="en-GB" w:eastAsia="en-GB"/>
            <w14:ligatures w14:val="standardContextual"/>
          </w:rPr>
          <w:tab/>
        </w:r>
        <w:r w:rsidRPr="00A96072">
          <w:rPr>
            <w:rStyle w:val="Hyperlink"/>
            <w:noProof/>
          </w:rPr>
          <w:t>Authorization example – WebSockets</w:t>
        </w:r>
        <w:r>
          <w:rPr>
            <w:noProof/>
            <w:webHidden/>
          </w:rPr>
          <w:tab/>
        </w:r>
        <w:r>
          <w:rPr>
            <w:noProof/>
            <w:webHidden/>
          </w:rPr>
          <w:fldChar w:fldCharType="begin"/>
        </w:r>
        <w:r>
          <w:rPr>
            <w:noProof/>
            <w:webHidden/>
          </w:rPr>
          <w:instrText xml:space="preserve"> PAGEREF _Toc192619617 \h </w:instrText>
        </w:r>
      </w:ins>
      <w:r>
        <w:rPr>
          <w:noProof/>
          <w:webHidden/>
        </w:rPr>
      </w:r>
      <w:r>
        <w:rPr>
          <w:noProof/>
          <w:webHidden/>
        </w:rPr>
        <w:fldChar w:fldCharType="separate"/>
      </w:r>
      <w:ins w:id="637" w:author="Author">
        <w:r>
          <w:rPr>
            <w:noProof/>
            <w:webHidden/>
          </w:rPr>
          <w:t>123</w:t>
        </w:r>
        <w:r>
          <w:rPr>
            <w:noProof/>
            <w:webHidden/>
          </w:rPr>
          <w:fldChar w:fldCharType="end"/>
        </w:r>
        <w:r w:rsidRPr="00A96072">
          <w:rPr>
            <w:rStyle w:val="Hyperlink"/>
            <w:noProof/>
          </w:rPr>
          <w:fldChar w:fldCharType="end"/>
        </w:r>
      </w:ins>
    </w:p>
    <w:p w14:paraId="59B484FE" w14:textId="379252C6" w:rsidR="00B53275" w:rsidRDefault="00B53275">
      <w:pPr>
        <w:pStyle w:val="TOC3"/>
        <w:rPr>
          <w:ins w:id="638" w:author="Author"/>
          <w:rFonts w:cstheme="minorBidi"/>
          <w:noProof/>
          <w:color w:val="auto"/>
          <w:kern w:val="2"/>
          <w:sz w:val="24"/>
          <w:szCs w:val="24"/>
          <w:lang w:val="en-GB" w:eastAsia="en-GB"/>
          <w14:ligatures w14:val="standardContextual"/>
        </w:rPr>
      </w:pPr>
      <w:ins w:id="639" w:author="Author">
        <w:r w:rsidRPr="00A96072">
          <w:rPr>
            <w:rStyle w:val="Hyperlink"/>
            <w:noProof/>
          </w:rPr>
          <w:fldChar w:fldCharType="begin"/>
        </w:r>
        <w:r w:rsidRPr="00A96072">
          <w:rPr>
            <w:rStyle w:val="Hyperlink"/>
            <w:noProof/>
          </w:rPr>
          <w:instrText xml:space="preserve"> </w:instrText>
        </w:r>
        <w:r>
          <w:rPr>
            <w:noProof/>
          </w:rPr>
          <w:instrText>HYPERLINK \l "_Toc192619618"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lang w:eastAsia="en-GB"/>
          </w:rPr>
          <w:t>7.11.3</w:t>
        </w:r>
        <w:r>
          <w:rPr>
            <w:rFonts w:cstheme="minorBidi"/>
            <w:noProof/>
            <w:color w:val="auto"/>
            <w:kern w:val="2"/>
            <w:sz w:val="24"/>
            <w:szCs w:val="24"/>
            <w:lang w:val="en-GB" w:eastAsia="en-GB"/>
            <w14:ligatures w14:val="standardContextual"/>
          </w:rPr>
          <w:tab/>
        </w:r>
        <w:r w:rsidRPr="00A96072">
          <w:rPr>
            <w:rStyle w:val="Hyperlink"/>
            <w:noProof/>
            <w:lang w:eastAsia="en-GB"/>
          </w:rPr>
          <w:t>Connecting to a stream example - WebSockets</w:t>
        </w:r>
        <w:r>
          <w:rPr>
            <w:noProof/>
            <w:webHidden/>
          </w:rPr>
          <w:tab/>
        </w:r>
        <w:r>
          <w:rPr>
            <w:noProof/>
            <w:webHidden/>
          </w:rPr>
          <w:fldChar w:fldCharType="begin"/>
        </w:r>
        <w:r>
          <w:rPr>
            <w:noProof/>
            <w:webHidden/>
          </w:rPr>
          <w:instrText xml:space="preserve"> PAGEREF _Toc192619618 \h </w:instrText>
        </w:r>
      </w:ins>
      <w:r>
        <w:rPr>
          <w:noProof/>
          <w:webHidden/>
        </w:rPr>
      </w:r>
      <w:r>
        <w:rPr>
          <w:noProof/>
          <w:webHidden/>
        </w:rPr>
        <w:fldChar w:fldCharType="separate"/>
      </w:r>
      <w:ins w:id="640" w:author="Author">
        <w:r>
          <w:rPr>
            <w:noProof/>
            <w:webHidden/>
          </w:rPr>
          <w:t>124</w:t>
        </w:r>
        <w:r>
          <w:rPr>
            <w:noProof/>
            <w:webHidden/>
          </w:rPr>
          <w:fldChar w:fldCharType="end"/>
        </w:r>
        <w:r w:rsidRPr="00A96072">
          <w:rPr>
            <w:rStyle w:val="Hyperlink"/>
            <w:noProof/>
          </w:rPr>
          <w:fldChar w:fldCharType="end"/>
        </w:r>
      </w:ins>
    </w:p>
    <w:p w14:paraId="7D5EEA79" w14:textId="2800D3E9" w:rsidR="00B53275" w:rsidRDefault="00B53275">
      <w:pPr>
        <w:pStyle w:val="TOC1"/>
        <w:tabs>
          <w:tab w:val="left" w:pos="432"/>
        </w:tabs>
        <w:rPr>
          <w:ins w:id="641" w:author="Author"/>
          <w:rFonts w:cstheme="minorBidi"/>
          <w:b w:val="0"/>
          <w:noProof/>
          <w:color w:val="auto"/>
          <w:kern w:val="2"/>
          <w:sz w:val="24"/>
          <w:lang w:val="en-GB" w:eastAsia="en-GB"/>
          <w14:ligatures w14:val="standardContextual"/>
        </w:rPr>
      </w:pPr>
      <w:ins w:id="642" w:author="Author">
        <w:r w:rsidRPr="00A96072">
          <w:rPr>
            <w:rStyle w:val="Hyperlink"/>
            <w:noProof/>
          </w:rPr>
          <w:fldChar w:fldCharType="begin"/>
        </w:r>
        <w:r w:rsidRPr="00A96072">
          <w:rPr>
            <w:rStyle w:val="Hyperlink"/>
            <w:noProof/>
          </w:rPr>
          <w:instrText xml:space="preserve"> </w:instrText>
        </w:r>
        <w:r>
          <w:rPr>
            <w:noProof/>
          </w:rPr>
          <w:instrText>HYPERLINK \l "_Toc192619619"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w:t>
        </w:r>
        <w:r>
          <w:rPr>
            <w:rFonts w:cstheme="minorBidi"/>
            <w:b w:val="0"/>
            <w:noProof/>
            <w:color w:val="auto"/>
            <w:kern w:val="2"/>
            <w:sz w:val="24"/>
            <w:lang w:val="en-GB" w:eastAsia="en-GB"/>
            <w14:ligatures w14:val="standardContextual"/>
          </w:rPr>
          <w:tab/>
        </w:r>
        <w:r w:rsidRPr="00A96072">
          <w:rPr>
            <w:rStyle w:val="Hyperlink"/>
            <w:noProof/>
          </w:rPr>
          <w:t>Appendix</w:t>
        </w:r>
        <w:r>
          <w:rPr>
            <w:noProof/>
            <w:webHidden/>
          </w:rPr>
          <w:tab/>
        </w:r>
        <w:r>
          <w:rPr>
            <w:noProof/>
            <w:webHidden/>
          </w:rPr>
          <w:fldChar w:fldCharType="begin"/>
        </w:r>
        <w:r>
          <w:rPr>
            <w:noProof/>
            <w:webHidden/>
          </w:rPr>
          <w:instrText xml:space="preserve"> PAGEREF _Toc192619619 \h </w:instrText>
        </w:r>
      </w:ins>
      <w:r>
        <w:rPr>
          <w:noProof/>
          <w:webHidden/>
        </w:rPr>
      </w:r>
      <w:r>
        <w:rPr>
          <w:noProof/>
          <w:webHidden/>
        </w:rPr>
        <w:fldChar w:fldCharType="separate"/>
      </w:r>
      <w:ins w:id="643" w:author="Author">
        <w:r>
          <w:rPr>
            <w:noProof/>
            <w:webHidden/>
          </w:rPr>
          <w:t>125</w:t>
        </w:r>
        <w:r>
          <w:rPr>
            <w:noProof/>
            <w:webHidden/>
          </w:rPr>
          <w:fldChar w:fldCharType="end"/>
        </w:r>
        <w:r w:rsidRPr="00A96072">
          <w:rPr>
            <w:rStyle w:val="Hyperlink"/>
            <w:noProof/>
          </w:rPr>
          <w:fldChar w:fldCharType="end"/>
        </w:r>
      </w:ins>
    </w:p>
    <w:p w14:paraId="3D561ADE" w14:textId="56C465FB" w:rsidR="00B53275" w:rsidRDefault="00B53275">
      <w:pPr>
        <w:pStyle w:val="TOC2"/>
        <w:rPr>
          <w:ins w:id="644" w:author="Author"/>
          <w:rFonts w:cstheme="minorBidi"/>
          <w:noProof/>
          <w:color w:val="auto"/>
          <w:kern w:val="2"/>
          <w:sz w:val="24"/>
          <w:szCs w:val="24"/>
          <w:lang w:val="en-GB" w:eastAsia="en-GB"/>
          <w14:ligatures w14:val="standardContextual"/>
        </w:rPr>
      </w:pPr>
      <w:ins w:id="645" w:author="Author">
        <w:r w:rsidRPr="00A96072">
          <w:rPr>
            <w:rStyle w:val="Hyperlink"/>
            <w:noProof/>
          </w:rPr>
          <w:fldChar w:fldCharType="begin"/>
        </w:r>
        <w:r w:rsidRPr="00A96072">
          <w:rPr>
            <w:rStyle w:val="Hyperlink"/>
            <w:noProof/>
          </w:rPr>
          <w:instrText xml:space="preserve"> </w:instrText>
        </w:r>
        <w:r>
          <w:rPr>
            <w:noProof/>
          </w:rPr>
          <w:instrText>HYPERLINK \l "_Toc192619620"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8.1</w:t>
        </w:r>
        <w:r>
          <w:rPr>
            <w:rFonts w:cstheme="minorBidi"/>
            <w:noProof/>
            <w:color w:val="auto"/>
            <w:kern w:val="2"/>
            <w:sz w:val="24"/>
            <w:szCs w:val="24"/>
            <w:lang w:val="en-GB" w:eastAsia="en-GB"/>
            <w14:ligatures w14:val="standardContextual"/>
          </w:rPr>
          <w:tab/>
        </w:r>
        <w:r w:rsidRPr="00A96072">
          <w:rPr>
            <w:rStyle w:val="Hyperlink"/>
            <w:noProof/>
          </w:rPr>
          <w:t>Appendix – Considering compacted logs</w:t>
        </w:r>
        <w:r>
          <w:rPr>
            <w:noProof/>
            <w:webHidden/>
          </w:rPr>
          <w:tab/>
        </w:r>
        <w:r>
          <w:rPr>
            <w:noProof/>
            <w:webHidden/>
          </w:rPr>
          <w:fldChar w:fldCharType="begin"/>
        </w:r>
        <w:r>
          <w:rPr>
            <w:noProof/>
            <w:webHidden/>
          </w:rPr>
          <w:instrText xml:space="preserve"> PAGEREF _Toc192619620 \h </w:instrText>
        </w:r>
      </w:ins>
      <w:r>
        <w:rPr>
          <w:noProof/>
          <w:webHidden/>
        </w:rPr>
      </w:r>
      <w:r>
        <w:rPr>
          <w:noProof/>
          <w:webHidden/>
        </w:rPr>
        <w:fldChar w:fldCharType="separate"/>
      </w:r>
      <w:ins w:id="646" w:author="Author">
        <w:r>
          <w:rPr>
            <w:noProof/>
            <w:webHidden/>
          </w:rPr>
          <w:t>125</w:t>
        </w:r>
        <w:r>
          <w:rPr>
            <w:noProof/>
            <w:webHidden/>
          </w:rPr>
          <w:fldChar w:fldCharType="end"/>
        </w:r>
        <w:r w:rsidRPr="00A96072">
          <w:rPr>
            <w:rStyle w:val="Hyperlink"/>
            <w:noProof/>
          </w:rPr>
          <w:fldChar w:fldCharType="end"/>
        </w:r>
      </w:ins>
    </w:p>
    <w:p w14:paraId="2B519AAE" w14:textId="3B2A1695" w:rsidR="00B53275" w:rsidRDefault="00B53275">
      <w:pPr>
        <w:pStyle w:val="TOC3"/>
        <w:rPr>
          <w:ins w:id="647" w:author="Author"/>
          <w:rFonts w:cstheme="minorBidi"/>
          <w:noProof/>
          <w:color w:val="auto"/>
          <w:kern w:val="2"/>
          <w:sz w:val="24"/>
          <w:szCs w:val="24"/>
          <w:lang w:val="en-GB" w:eastAsia="en-GB"/>
          <w14:ligatures w14:val="standardContextual"/>
        </w:rPr>
      </w:pPr>
      <w:ins w:id="648" w:author="Author">
        <w:r w:rsidRPr="00A96072">
          <w:rPr>
            <w:rStyle w:val="Hyperlink"/>
            <w:noProof/>
          </w:rPr>
          <w:fldChar w:fldCharType="begin"/>
        </w:r>
        <w:r w:rsidRPr="00A96072">
          <w:rPr>
            <w:rStyle w:val="Hyperlink"/>
            <w:noProof/>
          </w:rPr>
          <w:instrText xml:space="preserve"> </w:instrText>
        </w:r>
        <w:r>
          <w:rPr>
            <w:noProof/>
          </w:rPr>
          <w:instrText>HYPERLINK \l "_Toc192619621"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8.1.1</w:t>
        </w:r>
        <w:r>
          <w:rPr>
            <w:rFonts w:cstheme="minorBidi"/>
            <w:noProof/>
            <w:color w:val="auto"/>
            <w:kern w:val="2"/>
            <w:sz w:val="24"/>
            <w:szCs w:val="24"/>
            <w:lang w:val="en-GB" w:eastAsia="en-GB"/>
            <w14:ligatures w14:val="standardContextual"/>
          </w:rPr>
          <w:tab/>
        </w:r>
        <w:r w:rsidRPr="00A96072">
          <w:rPr>
            <w:rStyle w:val="Hyperlink"/>
            <w:noProof/>
          </w:rPr>
          <w:t>Essential characteristics of a compacted log</w:t>
        </w:r>
        <w:r>
          <w:rPr>
            <w:noProof/>
            <w:webHidden/>
          </w:rPr>
          <w:tab/>
        </w:r>
        <w:r>
          <w:rPr>
            <w:noProof/>
            <w:webHidden/>
          </w:rPr>
          <w:fldChar w:fldCharType="begin"/>
        </w:r>
        <w:r>
          <w:rPr>
            <w:noProof/>
            <w:webHidden/>
          </w:rPr>
          <w:instrText xml:space="preserve"> PAGEREF _Toc192619621 \h </w:instrText>
        </w:r>
      </w:ins>
      <w:r>
        <w:rPr>
          <w:noProof/>
          <w:webHidden/>
        </w:rPr>
      </w:r>
      <w:r>
        <w:rPr>
          <w:noProof/>
          <w:webHidden/>
        </w:rPr>
        <w:fldChar w:fldCharType="separate"/>
      </w:r>
      <w:ins w:id="649" w:author="Author">
        <w:r>
          <w:rPr>
            <w:noProof/>
            <w:webHidden/>
          </w:rPr>
          <w:t>125</w:t>
        </w:r>
        <w:r>
          <w:rPr>
            <w:noProof/>
            <w:webHidden/>
          </w:rPr>
          <w:fldChar w:fldCharType="end"/>
        </w:r>
        <w:r w:rsidRPr="00A96072">
          <w:rPr>
            <w:rStyle w:val="Hyperlink"/>
            <w:noProof/>
          </w:rPr>
          <w:fldChar w:fldCharType="end"/>
        </w:r>
      </w:ins>
    </w:p>
    <w:p w14:paraId="74A7CB7E" w14:textId="42C9DDC1" w:rsidR="00B53275" w:rsidRDefault="00B53275">
      <w:pPr>
        <w:pStyle w:val="TOC3"/>
        <w:rPr>
          <w:ins w:id="650" w:author="Author"/>
          <w:rFonts w:cstheme="minorBidi"/>
          <w:noProof/>
          <w:color w:val="auto"/>
          <w:kern w:val="2"/>
          <w:sz w:val="24"/>
          <w:szCs w:val="24"/>
          <w:lang w:val="en-GB" w:eastAsia="en-GB"/>
          <w14:ligatures w14:val="standardContextual"/>
        </w:rPr>
      </w:pPr>
      <w:ins w:id="651" w:author="Author">
        <w:r w:rsidRPr="00A96072">
          <w:rPr>
            <w:rStyle w:val="Hyperlink"/>
            <w:noProof/>
          </w:rPr>
          <w:fldChar w:fldCharType="begin"/>
        </w:r>
        <w:r w:rsidRPr="00A96072">
          <w:rPr>
            <w:rStyle w:val="Hyperlink"/>
            <w:noProof/>
          </w:rPr>
          <w:instrText xml:space="preserve"> </w:instrText>
        </w:r>
        <w:r>
          <w:rPr>
            <w:noProof/>
          </w:rPr>
          <w:instrText>HYPERLINK \l "_Toc192619622"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8.1.2</w:t>
        </w:r>
        <w:r>
          <w:rPr>
            <w:rFonts w:cstheme="minorBidi"/>
            <w:noProof/>
            <w:color w:val="auto"/>
            <w:kern w:val="2"/>
            <w:sz w:val="24"/>
            <w:szCs w:val="24"/>
            <w:lang w:val="en-GB" w:eastAsia="en-GB"/>
            <w14:ligatures w14:val="standardContextual"/>
          </w:rPr>
          <w:tab/>
        </w:r>
        <w:r w:rsidRPr="00A96072">
          <w:rPr>
            <w:rStyle w:val="Hyperlink"/>
            <w:noProof/>
          </w:rPr>
          <w:t>Order of events</w:t>
        </w:r>
        <w:r>
          <w:rPr>
            <w:noProof/>
            <w:webHidden/>
          </w:rPr>
          <w:tab/>
        </w:r>
        <w:r>
          <w:rPr>
            <w:noProof/>
            <w:webHidden/>
          </w:rPr>
          <w:fldChar w:fldCharType="begin"/>
        </w:r>
        <w:r>
          <w:rPr>
            <w:noProof/>
            <w:webHidden/>
          </w:rPr>
          <w:instrText xml:space="preserve"> PAGEREF _Toc192619622 \h </w:instrText>
        </w:r>
      </w:ins>
      <w:r>
        <w:rPr>
          <w:noProof/>
          <w:webHidden/>
        </w:rPr>
      </w:r>
      <w:r>
        <w:rPr>
          <w:noProof/>
          <w:webHidden/>
        </w:rPr>
        <w:fldChar w:fldCharType="separate"/>
      </w:r>
      <w:ins w:id="652" w:author="Author">
        <w:r>
          <w:rPr>
            <w:noProof/>
            <w:webHidden/>
          </w:rPr>
          <w:t>125</w:t>
        </w:r>
        <w:r>
          <w:rPr>
            <w:noProof/>
            <w:webHidden/>
          </w:rPr>
          <w:fldChar w:fldCharType="end"/>
        </w:r>
        <w:r w:rsidRPr="00A96072">
          <w:rPr>
            <w:rStyle w:val="Hyperlink"/>
            <w:noProof/>
          </w:rPr>
          <w:fldChar w:fldCharType="end"/>
        </w:r>
      </w:ins>
    </w:p>
    <w:p w14:paraId="64368926" w14:textId="7DC00930" w:rsidR="00B53275" w:rsidRDefault="00B53275">
      <w:pPr>
        <w:pStyle w:val="TOC3"/>
        <w:rPr>
          <w:ins w:id="653" w:author="Author"/>
          <w:rFonts w:cstheme="minorBidi"/>
          <w:noProof/>
          <w:color w:val="auto"/>
          <w:kern w:val="2"/>
          <w:sz w:val="24"/>
          <w:szCs w:val="24"/>
          <w:lang w:val="en-GB" w:eastAsia="en-GB"/>
          <w14:ligatures w14:val="standardContextual"/>
        </w:rPr>
      </w:pPr>
      <w:ins w:id="654" w:author="Author">
        <w:r w:rsidRPr="00A96072">
          <w:rPr>
            <w:rStyle w:val="Hyperlink"/>
            <w:noProof/>
          </w:rPr>
          <w:fldChar w:fldCharType="begin"/>
        </w:r>
        <w:r w:rsidRPr="00A96072">
          <w:rPr>
            <w:rStyle w:val="Hyperlink"/>
            <w:noProof/>
          </w:rPr>
          <w:instrText xml:space="preserve"> </w:instrText>
        </w:r>
        <w:r>
          <w:rPr>
            <w:noProof/>
          </w:rPr>
          <w:instrText>HYPERLINK \l "_Toc192619623"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8.1.3</w:t>
        </w:r>
        <w:r>
          <w:rPr>
            <w:rFonts w:cstheme="minorBidi"/>
            <w:noProof/>
            <w:color w:val="auto"/>
            <w:kern w:val="2"/>
            <w:sz w:val="24"/>
            <w:szCs w:val="24"/>
            <w:lang w:val="en-GB" w:eastAsia="en-GB"/>
            <w14:ligatures w14:val="standardContextual"/>
          </w:rPr>
          <w:tab/>
        </w:r>
        <w:r w:rsidRPr="00A96072">
          <w:rPr>
            <w:rStyle w:val="Hyperlink"/>
            <w:noProof/>
          </w:rPr>
          <w:t>Log segments</w:t>
        </w:r>
        <w:r>
          <w:rPr>
            <w:noProof/>
            <w:webHidden/>
          </w:rPr>
          <w:tab/>
        </w:r>
        <w:r>
          <w:rPr>
            <w:noProof/>
            <w:webHidden/>
          </w:rPr>
          <w:fldChar w:fldCharType="begin"/>
        </w:r>
        <w:r>
          <w:rPr>
            <w:noProof/>
            <w:webHidden/>
          </w:rPr>
          <w:instrText xml:space="preserve"> PAGEREF _Toc192619623 \h </w:instrText>
        </w:r>
      </w:ins>
      <w:r>
        <w:rPr>
          <w:noProof/>
          <w:webHidden/>
        </w:rPr>
      </w:r>
      <w:r>
        <w:rPr>
          <w:noProof/>
          <w:webHidden/>
        </w:rPr>
        <w:fldChar w:fldCharType="separate"/>
      </w:r>
      <w:ins w:id="655" w:author="Author">
        <w:r>
          <w:rPr>
            <w:noProof/>
            <w:webHidden/>
          </w:rPr>
          <w:t>126</w:t>
        </w:r>
        <w:r>
          <w:rPr>
            <w:noProof/>
            <w:webHidden/>
          </w:rPr>
          <w:fldChar w:fldCharType="end"/>
        </w:r>
        <w:r w:rsidRPr="00A96072">
          <w:rPr>
            <w:rStyle w:val="Hyperlink"/>
            <w:noProof/>
          </w:rPr>
          <w:fldChar w:fldCharType="end"/>
        </w:r>
      </w:ins>
    </w:p>
    <w:p w14:paraId="1B3851B2" w14:textId="2BADC822" w:rsidR="00B53275" w:rsidRDefault="00B53275">
      <w:pPr>
        <w:pStyle w:val="TOC3"/>
        <w:rPr>
          <w:ins w:id="656" w:author="Author"/>
          <w:rFonts w:cstheme="minorBidi"/>
          <w:noProof/>
          <w:color w:val="auto"/>
          <w:kern w:val="2"/>
          <w:sz w:val="24"/>
          <w:szCs w:val="24"/>
          <w:lang w:val="en-GB" w:eastAsia="en-GB"/>
          <w14:ligatures w14:val="standardContextual"/>
        </w:rPr>
      </w:pPr>
      <w:ins w:id="657" w:author="Author">
        <w:r w:rsidRPr="00A96072">
          <w:rPr>
            <w:rStyle w:val="Hyperlink"/>
            <w:noProof/>
          </w:rPr>
          <w:fldChar w:fldCharType="begin"/>
        </w:r>
        <w:r w:rsidRPr="00A96072">
          <w:rPr>
            <w:rStyle w:val="Hyperlink"/>
            <w:noProof/>
          </w:rPr>
          <w:instrText xml:space="preserve"> </w:instrText>
        </w:r>
        <w:r>
          <w:rPr>
            <w:noProof/>
          </w:rPr>
          <w:instrText>HYPERLINK \l "_Toc192619624"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8.1.4</w:t>
        </w:r>
        <w:r>
          <w:rPr>
            <w:rFonts w:cstheme="minorBidi"/>
            <w:noProof/>
            <w:color w:val="auto"/>
            <w:kern w:val="2"/>
            <w:sz w:val="24"/>
            <w:szCs w:val="24"/>
            <w:lang w:val="en-GB" w:eastAsia="en-GB"/>
            <w14:ligatures w14:val="standardContextual"/>
          </w:rPr>
          <w:tab/>
        </w:r>
        <w:r w:rsidRPr="00A96072">
          <w:rPr>
            <w:rStyle w:val="Hyperlink"/>
            <w:noProof/>
          </w:rPr>
          <w:t>Partitions</w:t>
        </w:r>
        <w:r>
          <w:rPr>
            <w:noProof/>
            <w:webHidden/>
          </w:rPr>
          <w:tab/>
        </w:r>
        <w:r>
          <w:rPr>
            <w:noProof/>
            <w:webHidden/>
          </w:rPr>
          <w:fldChar w:fldCharType="begin"/>
        </w:r>
        <w:r>
          <w:rPr>
            <w:noProof/>
            <w:webHidden/>
          </w:rPr>
          <w:instrText xml:space="preserve"> PAGEREF _Toc192619624 \h </w:instrText>
        </w:r>
      </w:ins>
      <w:r>
        <w:rPr>
          <w:noProof/>
          <w:webHidden/>
        </w:rPr>
      </w:r>
      <w:r>
        <w:rPr>
          <w:noProof/>
          <w:webHidden/>
        </w:rPr>
        <w:fldChar w:fldCharType="separate"/>
      </w:r>
      <w:ins w:id="658" w:author="Author">
        <w:r>
          <w:rPr>
            <w:noProof/>
            <w:webHidden/>
          </w:rPr>
          <w:t>126</w:t>
        </w:r>
        <w:r>
          <w:rPr>
            <w:noProof/>
            <w:webHidden/>
          </w:rPr>
          <w:fldChar w:fldCharType="end"/>
        </w:r>
        <w:r w:rsidRPr="00A96072">
          <w:rPr>
            <w:rStyle w:val="Hyperlink"/>
            <w:noProof/>
          </w:rPr>
          <w:fldChar w:fldCharType="end"/>
        </w:r>
      </w:ins>
    </w:p>
    <w:p w14:paraId="5AA2D9CD" w14:textId="2AF4586D" w:rsidR="00B53275" w:rsidRDefault="00B53275">
      <w:pPr>
        <w:pStyle w:val="TOC3"/>
        <w:rPr>
          <w:ins w:id="659" w:author="Author"/>
          <w:rFonts w:cstheme="minorBidi"/>
          <w:noProof/>
          <w:color w:val="auto"/>
          <w:kern w:val="2"/>
          <w:sz w:val="24"/>
          <w:szCs w:val="24"/>
          <w:lang w:val="en-GB" w:eastAsia="en-GB"/>
          <w14:ligatures w14:val="standardContextual"/>
        </w:rPr>
      </w:pPr>
      <w:ins w:id="660" w:author="Author">
        <w:r w:rsidRPr="00A96072">
          <w:rPr>
            <w:rStyle w:val="Hyperlink"/>
            <w:noProof/>
          </w:rPr>
          <w:fldChar w:fldCharType="begin"/>
        </w:r>
        <w:r w:rsidRPr="00A96072">
          <w:rPr>
            <w:rStyle w:val="Hyperlink"/>
            <w:noProof/>
          </w:rPr>
          <w:instrText xml:space="preserve"> </w:instrText>
        </w:r>
        <w:r>
          <w:rPr>
            <w:noProof/>
          </w:rPr>
          <w:instrText>HYPERLINK \l "_Toc192619625"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8.1.5</w:t>
        </w:r>
        <w:r>
          <w:rPr>
            <w:rFonts w:cstheme="minorBidi"/>
            <w:noProof/>
            <w:color w:val="auto"/>
            <w:kern w:val="2"/>
            <w:sz w:val="24"/>
            <w:szCs w:val="24"/>
            <w:lang w:val="en-GB" w:eastAsia="en-GB"/>
            <w14:ligatures w14:val="standardContextual"/>
          </w:rPr>
          <w:tab/>
        </w:r>
        <w:r w:rsidRPr="00A96072">
          <w:rPr>
            <w:rStyle w:val="Hyperlink"/>
            <w:noProof/>
          </w:rPr>
          <w:t>Compaction in a real implementation</w:t>
        </w:r>
        <w:r>
          <w:rPr>
            <w:noProof/>
            <w:webHidden/>
          </w:rPr>
          <w:tab/>
        </w:r>
        <w:r>
          <w:rPr>
            <w:noProof/>
            <w:webHidden/>
          </w:rPr>
          <w:fldChar w:fldCharType="begin"/>
        </w:r>
        <w:r>
          <w:rPr>
            <w:noProof/>
            <w:webHidden/>
          </w:rPr>
          <w:instrText xml:space="preserve"> PAGEREF _Toc192619625 \h </w:instrText>
        </w:r>
      </w:ins>
      <w:r>
        <w:rPr>
          <w:noProof/>
          <w:webHidden/>
        </w:rPr>
      </w:r>
      <w:r>
        <w:rPr>
          <w:noProof/>
          <w:webHidden/>
        </w:rPr>
        <w:fldChar w:fldCharType="separate"/>
      </w:r>
      <w:ins w:id="661" w:author="Author">
        <w:r>
          <w:rPr>
            <w:noProof/>
            <w:webHidden/>
          </w:rPr>
          <w:t>126</w:t>
        </w:r>
        <w:r>
          <w:rPr>
            <w:noProof/>
            <w:webHidden/>
          </w:rPr>
          <w:fldChar w:fldCharType="end"/>
        </w:r>
        <w:r w:rsidRPr="00A96072">
          <w:rPr>
            <w:rStyle w:val="Hyperlink"/>
            <w:noProof/>
          </w:rPr>
          <w:fldChar w:fldCharType="end"/>
        </w:r>
      </w:ins>
    </w:p>
    <w:p w14:paraId="348A79E5" w14:textId="00A7FD4C" w:rsidR="00B53275" w:rsidRDefault="00B53275">
      <w:pPr>
        <w:pStyle w:val="TOC3"/>
        <w:rPr>
          <w:ins w:id="662" w:author="Author"/>
          <w:rFonts w:cstheme="minorBidi"/>
          <w:noProof/>
          <w:color w:val="auto"/>
          <w:kern w:val="2"/>
          <w:sz w:val="24"/>
          <w:szCs w:val="24"/>
          <w:lang w:val="en-GB" w:eastAsia="en-GB"/>
          <w14:ligatures w14:val="standardContextual"/>
        </w:rPr>
      </w:pPr>
      <w:ins w:id="663" w:author="Author">
        <w:r w:rsidRPr="00A96072">
          <w:rPr>
            <w:rStyle w:val="Hyperlink"/>
            <w:noProof/>
          </w:rPr>
          <w:fldChar w:fldCharType="begin"/>
        </w:r>
        <w:r w:rsidRPr="00A96072">
          <w:rPr>
            <w:rStyle w:val="Hyperlink"/>
            <w:noProof/>
          </w:rPr>
          <w:instrText xml:space="preserve"> </w:instrText>
        </w:r>
        <w:r>
          <w:rPr>
            <w:noProof/>
          </w:rPr>
          <w:instrText>HYPERLINK \l "_Toc192619626"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8.1.6</w:t>
        </w:r>
        <w:r>
          <w:rPr>
            <w:rFonts w:cstheme="minorBidi"/>
            <w:noProof/>
            <w:color w:val="auto"/>
            <w:kern w:val="2"/>
            <w:sz w:val="24"/>
            <w:szCs w:val="24"/>
            <w:lang w:val="en-GB" w:eastAsia="en-GB"/>
            <w14:ligatures w14:val="standardContextual"/>
          </w:rPr>
          <w:tab/>
        </w:r>
        <w:r w:rsidRPr="00A96072">
          <w:rPr>
            <w:rStyle w:val="Hyperlink"/>
            <w:noProof/>
          </w:rPr>
          <w:t>The TOMBSTONE record</w:t>
        </w:r>
        <w:r>
          <w:rPr>
            <w:noProof/>
            <w:webHidden/>
          </w:rPr>
          <w:tab/>
        </w:r>
        <w:r>
          <w:rPr>
            <w:noProof/>
            <w:webHidden/>
          </w:rPr>
          <w:fldChar w:fldCharType="begin"/>
        </w:r>
        <w:r>
          <w:rPr>
            <w:noProof/>
            <w:webHidden/>
          </w:rPr>
          <w:instrText xml:space="preserve"> PAGEREF _Toc192619626 \h </w:instrText>
        </w:r>
      </w:ins>
      <w:r>
        <w:rPr>
          <w:noProof/>
          <w:webHidden/>
        </w:rPr>
      </w:r>
      <w:r>
        <w:rPr>
          <w:noProof/>
          <w:webHidden/>
        </w:rPr>
        <w:fldChar w:fldCharType="separate"/>
      </w:r>
      <w:ins w:id="664" w:author="Author">
        <w:r>
          <w:rPr>
            <w:noProof/>
            <w:webHidden/>
          </w:rPr>
          <w:t>126</w:t>
        </w:r>
        <w:r>
          <w:rPr>
            <w:noProof/>
            <w:webHidden/>
          </w:rPr>
          <w:fldChar w:fldCharType="end"/>
        </w:r>
        <w:r w:rsidRPr="00A96072">
          <w:rPr>
            <w:rStyle w:val="Hyperlink"/>
            <w:noProof/>
          </w:rPr>
          <w:fldChar w:fldCharType="end"/>
        </w:r>
      </w:ins>
    </w:p>
    <w:p w14:paraId="3F7319A9" w14:textId="426A5181" w:rsidR="00B53275" w:rsidRDefault="00B53275">
      <w:pPr>
        <w:pStyle w:val="TOC2"/>
        <w:rPr>
          <w:ins w:id="665" w:author="Author"/>
          <w:rFonts w:cstheme="minorBidi"/>
          <w:noProof/>
          <w:color w:val="auto"/>
          <w:kern w:val="2"/>
          <w:sz w:val="24"/>
          <w:szCs w:val="24"/>
          <w:lang w:val="en-GB" w:eastAsia="en-GB"/>
          <w14:ligatures w14:val="standardContextual"/>
        </w:rPr>
      </w:pPr>
      <w:ins w:id="666" w:author="Author">
        <w:r w:rsidRPr="00A96072">
          <w:rPr>
            <w:rStyle w:val="Hyperlink"/>
            <w:noProof/>
          </w:rPr>
          <w:fldChar w:fldCharType="begin"/>
        </w:r>
        <w:r w:rsidRPr="00A96072">
          <w:rPr>
            <w:rStyle w:val="Hyperlink"/>
            <w:noProof/>
          </w:rPr>
          <w:instrText xml:space="preserve"> </w:instrText>
        </w:r>
        <w:r>
          <w:rPr>
            <w:noProof/>
          </w:rPr>
          <w:instrText>HYPERLINK \l "_Toc192619627"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8.2</w:t>
        </w:r>
        <w:r>
          <w:rPr>
            <w:rFonts w:cstheme="minorBidi"/>
            <w:noProof/>
            <w:color w:val="auto"/>
            <w:kern w:val="2"/>
            <w:sz w:val="24"/>
            <w:szCs w:val="24"/>
            <w:lang w:val="en-GB" w:eastAsia="en-GB"/>
            <w14:ligatures w14:val="standardContextual"/>
          </w:rPr>
          <w:tab/>
        </w:r>
        <w:r w:rsidRPr="00A96072">
          <w:rPr>
            <w:rStyle w:val="Hyperlink"/>
            <w:noProof/>
          </w:rPr>
          <w:t>Appendix – UML Model</w:t>
        </w:r>
        <w:r>
          <w:rPr>
            <w:noProof/>
            <w:webHidden/>
          </w:rPr>
          <w:tab/>
        </w:r>
        <w:r>
          <w:rPr>
            <w:noProof/>
            <w:webHidden/>
          </w:rPr>
          <w:fldChar w:fldCharType="begin"/>
        </w:r>
        <w:r>
          <w:rPr>
            <w:noProof/>
            <w:webHidden/>
          </w:rPr>
          <w:instrText xml:space="preserve"> PAGEREF _Toc192619627 \h </w:instrText>
        </w:r>
      </w:ins>
      <w:r>
        <w:rPr>
          <w:noProof/>
          <w:webHidden/>
        </w:rPr>
      </w:r>
      <w:r>
        <w:rPr>
          <w:noProof/>
          <w:webHidden/>
        </w:rPr>
        <w:fldChar w:fldCharType="separate"/>
      </w:r>
      <w:ins w:id="667" w:author="Author">
        <w:r>
          <w:rPr>
            <w:noProof/>
            <w:webHidden/>
          </w:rPr>
          <w:t>127</w:t>
        </w:r>
        <w:r>
          <w:rPr>
            <w:noProof/>
            <w:webHidden/>
          </w:rPr>
          <w:fldChar w:fldCharType="end"/>
        </w:r>
        <w:r w:rsidRPr="00A96072">
          <w:rPr>
            <w:rStyle w:val="Hyperlink"/>
            <w:noProof/>
          </w:rPr>
          <w:fldChar w:fldCharType="end"/>
        </w:r>
      </w:ins>
    </w:p>
    <w:p w14:paraId="3DAC4F92" w14:textId="2A8B634E" w:rsidR="00B53275" w:rsidRDefault="00B53275">
      <w:pPr>
        <w:pStyle w:val="TOC3"/>
        <w:rPr>
          <w:ins w:id="668" w:author="Author"/>
          <w:rFonts w:cstheme="minorBidi"/>
          <w:noProof/>
          <w:color w:val="auto"/>
          <w:kern w:val="2"/>
          <w:sz w:val="24"/>
          <w:szCs w:val="24"/>
          <w:lang w:val="en-GB" w:eastAsia="en-GB"/>
          <w14:ligatures w14:val="standardContextual"/>
        </w:rPr>
      </w:pPr>
      <w:ins w:id="669" w:author="Author">
        <w:r w:rsidRPr="00A96072">
          <w:rPr>
            <w:rStyle w:val="Hyperlink"/>
            <w:noProof/>
          </w:rPr>
          <w:fldChar w:fldCharType="begin"/>
        </w:r>
        <w:r w:rsidRPr="00A96072">
          <w:rPr>
            <w:rStyle w:val="Hyperlink"/>
            <w:noProof/>
          </w:rPr>
          <w:instrText xml:space="preserve"> </w:instrText>
        </w:r>
        <w:r>
          <w:rPr>
            <w:noProof/>
          </w:rPr>
          <w:instrText>HYPERLINK \l "_Toc192619628"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8.2.1</w:t>
        </w:r>
        <w:r>
          <w:rPr>
            <w:rFonts w:cstheme="minorBidi"/>
            <w:noProof/>
            <w:color w:val="auto"/>
            <w:kern w:val="2"/>
            <w:sz w:val="24"/>
            <w:szCs w:val="24"/>
            <w:lang w:val="en-GB" w:eastAsia="en-GB"/>
            <w14:ligatures w14:val="standardContextual"/>
          </w:rPr>
          <w:tab/>
        </w:r>
        <w:r w:rsidRPr="00A96072">
          <w:rPr>
            <w:rStyle w:val="Hyperlink"/>
            <w:noProof/>
          </w:rPr>
          <w:t>UML model for streaming inventory and alarms</w:t>
        </w:r>
        <w:r>
          <w:rPr>
            <w:noProof/>
            <w:webHidden/>
          </w:rPr>
          <w:tab/>
        </w:r>
        <w:r>
          <w:rPr>
            <w:noProof/>
            <w:webHidden/>
          </w:rPr>
          <w:fldChar w:fldCharType="begin"/>
        </w:r>
        <w:r>
          <w:rPr>
            <w:noProof/>
            <w:webHidden/>
          </w:rPr>
          <w:instrText xml:space="preserve"> PAGEREF _Toc192619628 \h </w:instrText>
        </w:r>
      </w:ins>
      <w:r>
        <w:rPr>
          <w:noProof/>
          <w:webHidden/>
        </w:rPr>
      </w:r>
      <w:r>
        <w:rPr>
          <w:noProof/>
          <w:webHidden/>
        </w:rPr>
        <w:fldChar w:fldCharType="separate"/>
      </w:r>
      <w:ins w:id="670" w:author="Author">
        <w:r>
          <w:rPr>
            <w:noProof/>
            <w:webHidden/>
          </w:rPr>
          <w:t>127</w:t>
        </w:r>
        <w:r>
          <w:rPr>
            <w:noProof/>
            <w:webHidden/>
          </w:rPr>
          <w:fldChar w:fldCharType="end"/>
        </w:r>
        <w:r w:rsidRPr="00A96072">
          <w:rPr>
            <w:rStyle w:val="Hyperlink"/>
            <w:noProof/>
          </w:rPr>
          <w:fldChar w:fldCharType="end"/>
        </w:r>
      </w:ins>
    </w:p>
    <w:p w14:paraId="16757274" w14:textId="53541FB0" w:rsidR="00B53275" w:rsidRDefault="00B53275">
      <w:pPr>
        <w:pStyle w:val="TOC3"/>
        <w:rPr>
          <w:ins w:id="671" w:author="Author"/>
          <w:rFonts w:cstheme="minorBidi"/>
          <w:noProof/>
          <w:color w:val="auto"/>
          <w:kern w:val="2"/>
          <w:sz w:val="24"/>
          <w:szCs w:val="24"/>
          <w:lang w:val="en-GB" w:eastAsia="en-GB"/>
          <w14:ligatures w14:val="standardContextual"/>
        </w:rPr>
      </w:pPr>
      <w:ins w:id="672" w:author="Author">
        <w:r w:rsidRPr="00A96072">
          <w:rPr>
            <w:rStyle w:val="Hyperlink"/>
            <w:noProof/>
          </w:rPr>
          <w:fldChar w:fldCharType="begin"/>
        </w:r>
        <w:r w:rsidRPr="00A96072">
          <w:rPr>
            <w:rStyle w:val="Hyperlink"/>
            <w:noProof/>
          </w:rPr>
          <w:instrText xml:space="preserve"> </w:instrText>
        </w:r>
        <w:r>
          <w:rPr>
            <w:noProof/>
          </w:rPr>
          <w:instrText>HYPERLINK \l "_Toc192619629"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8.2.2</w:t>
        </w:r>
        <w:r>
          <w:rPr>
            <w:rFonts w:cstheme="minorBidi"/>
            <w:noProof/>
            <w:color w:val="auto"/>
            <w:kern w:val="2"/>
            <w:sz w:val="24"/>
            <w:szCs w:val="24"/>
            <w:lang w:val="en-GB" w:eastAsia="en-GB"/>
            <w14:ligatures w14:val="standardContextual"/>
          </w:rPr>
          <w:tab/>
        </w:r>
        <w:r w:rsidRPr="00A96072">
          <w:rPr>
            <w:rStyle w:val="Hyperlink"/>
            <w:noProof/>
          </w:rPr>
          <w:t>The model of gNMI protobuf</w:t>
        </w:r>
        <w:r>
          <w:rPr>
            <w:noProof/>
            <w:webHidden/>
          </w:rPr>
          <w:tab/>
        </w:r>
        <w:r>
          <w:rPr>
            <w:noProof/>
            <w:webHidden/>
          </w:rPr>
          <w:fldChar w:fldCharType="begin"/>
        </w:r>
        <w:r>
          <w:rPr>
            <w:noProof/>
            <w:webHidden/>
          </w:rPr>
          <w:instrText xml:space="preserve"> PAGEREF _Toc192619629 \h </w:instrText>
        </w:r>
      </w:ins>
      <w:r>
        <w:rPr>
          <w:noProof/>
          <w:webHidden/>
        </w:rPr>
      </w:r>
      <w:r>
        <w:rPr>
          <w:noProof/>
          <w:webHidden/>
        </w:rPr>
        <w:fldChar w:fldCharType="separate"/>
      </w:r>
      <w:ins w:id="673" w:author="Author">
        <w:r>
          <w:rPr>
            <w:noProof/>
            <w:webHidden/>
          </w:rPr>
          <w:t>131</w:t>
        </w:r>
        <w:r>
          <w:rPr>
            <w:noProof/>
            <w:webHidden/>
          </w:rPr>
          <w:fldChar w:fldCharType="end"/>
        </w:r>
        <w:r w:rsidRPr="00A96072">
          <w:rPr>
            <w:rStyle w:val="Hyperlink"/>
            <w:noProof/>
          </w:rPr>
          <w:fldChar w:fldCharType="end"/>
        </w:r>
      </w:ins>
    </w:p>
    <w:p w14:paraId="32B47A86" w14:textId="0102DE97" w:rsidR="00B53275" w:rsidRDefault="00B53275">
      <w:pPr>
        <w:pStyle w:val="TOC2"/>
        <w:rPr>
          <w:ins w:id="674" w:author="Author"/>
          <w:rFonts w:cstheme="minorBidi"/>
          <w:noProof/>
          <w:color w:val="auto"/>
          <w:kern w:val="2"/>
          <w:sz w:val="24"/>
          <w:szCs w:val="24"/>
          <w:lang w:val="en-GB" w:eastAsia="en-GB"/>
          <w14:ligatures w14:val="standardContextual"/>
        </w:rPr>
      </w:pPr>
      <w:ins w:id="675" w:author="Author">
        <w:r w:rsidRPr="00A96072">
          <w:rPr>
            <w:rStyle w:val="Hyperlink"/>
            <w:noProof/>
          </w:rPr>
          <w:fldChar w:fldCharType="begin"/>
        </w:r>
        <w:r w:rsidRPr="00A96072">
          <w:rPr>
            <w:rStyle w:val="Hyperlink"/>
            <w:noProof/>
          </w:rPr>
          <w:instrText xml:space="preserve"> </w:instrText>
        </w:r>
        <w:r>
          <w:rPr>
            <w:noProof/>
          </w:rPr>
          <w:instrText>HYPERLINK \l "_Toc192619630"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8.3</w:t>
        </w:r>
        <w:r>
          <w:rPr>
            <w:rFonts w:cstheme="minorBidi"/>
            <w:noProof/>
            <w:color w:val="auto"/>
            <w:kern w:val="2"/>
            <w:sz w:val="24"/>
            <w:szCs w:val="24"/>
            <w:lang w:val="en-GB" w:eastAsia="en-GB"/>
            <w14:ligatures w14:val="standardContextual"/>
          </w:rPr>
          <w:tab/>
        </w:r>
        <w:r w:rsidRPr="00A96072">
          <w:rPr>
            <w:rStyle w:val="Hyperlink"/>
            <w:noProof/>
          </w:rPr>
          <w:t>Appendix – Stream record example</w:t>
        </w:r>
        <w:r>
          <w:rPr>
            <w:noProof/>
            <w:webHidden/>
          </w:rPr>
          <w:tab/>
        </w:r>
        <w:r>
          <w:rPr>
            <w:noProof/>
            <w:webHidden/>
          </w:rPr>
          <w:fldChar w:fldCharType="begin"/>
        </w:r>
        <w:r>
          <w:rPr>
            <w:noProof/>
            <w:webHidden/>
          </w:rPr>
          <w:instrText xml:space="preserve"> PAGEREF _Toc192619630 \h </w:instrText>
        </w:r>
      </w:ins>
      <w:r>
        <w:rPr>
          <w:noProof/>
          <w:webHidden/>
        </w:rPr>
      </w:r>
      <w:r>
        <w:rPr>
          <w:noProof/>
          <w:webHidden/>
        </w:rPr>
        <w:fldChar w:fldCharType="separate"/>
      </w:r>
      <w:ins w:id="676" w:author="Author">
        <w:r>
          <w:rPr>
            <w:noProof/>
            <w:webHidden/>
          </w:rPr>
          <w:t>135</w:t>
        </w:r>
        <w:r>
          <w:rPr>
            <w:noProof/>
            <w:webHidden/>
          </w:rPr>
          <w:fldChar w:fldCharType="end"/>
        </w:r>
        <w:r w:rsidRPr="00A96072">
          <w:rPr>
            <w:rStyle w:val="Hyperlink"/>
            <w:noProof/>
          </w:rPr>
          <w:fldChar w:fldCharType="end"/>
        </w:r>
      </w:ins>
    </w:p>
    <w:p w14:paraId="50CD2ADD" w14:textId="79236D12" w:rsidR="00B53275" w:rsidRDefault="00B53275">
      <w:pPr>
        <w:pStyle w:val="TOC2"/>
        <w:rPr>
          <w:ins w:id="677" w:author="Author"/>
          <w:rFonts w:cstheme="minorBidi"/>
          <w:noProof/>
          <w:color w:val="auto"/>
          <w:kern w:val="2"/>
          <w:sz w:val="24"/>
          <w:szCs w:val="24"/>
          <w:lang w:val="en-GB" w:eastAsia="en-GB"/>
          <w14:ligatures w14:val="standardContextual"/>
        </w:rPr>
      </w:pPr>
      <w:ins w:id="678" w:author="Author">
        <w:r w:rsidRPr="00A96072">
          <w:rPr>
            <w:rStyle w:val="Hyperlink"/>
            <w:noProof/>
          </w:rPr>
          <w:lastRenderedPageBreak/>
          <w:fldChar w:fldCharType="begin"/>
        </w:r>
        <w:r w:rsidRPr="00A96072">
          <w:rPr>
            <w:rStyle w:val="Hyperlink"/>
            <w:noProof/>
          </w:rPr>
          <w:instrText xml:space="preserve"> </w:instrText>
        </w:r>
        <w:r>
          <w:rPr>
            <w:noProof/>
          </w:rPr>
          <w:instrText>HYPERLINK \l "_Toc192619631"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8.4</w:t>
        </w:r>
        <w:r>
          <w:rPr>
            <w:rFonts w:cstheme="minorBidi"/>
            <w:noProof/>
            <w:color w:val="auto"/>
            <w:kern w:val="2"/>
            <w:sz w:val="24"/>
            <w:szCs w:val="24"/>
            <w:lang w:val="en-GB" w:eastAsia="en-GB"/>
            <w14:ligatures w14:val="standardContextual"/>
          </w:rPr>
          <w:tab/>
        </w:r>
        <w:r w:rsidRPr="00A96072">
          <w:rPr>
            <w:rStyle w:val="Hyperlink"/>
            <w:noProof/>
          </w:rPr>
          <w:t>Appendix – Detectors, detected conditions and alarms</w:t>
        </w:r>
        <w:r>
          <w:rPr>
            <w:noProof/>
            <w:webHidden/>
          </w:rPr>
          <w:tab/>
        </w:r>
        <w:r>
          <w:rPr>
            <w:noProof/>
            <w:webHidden/>
          </w:rPr>
          <w:fldChar w:fldCharType="begin"/>
        </w:r>
        <w:r>
          <w:rPr>
            <w:noProof/>
            <w:webHidden/>
          </w:rPr>
          <w:instrText xml:space="preserve"> PAGEREF _Toc192619631 \h </w:instrText>
        </w:r>
      </w:ins>
      <w:r>
        <w:rPr>
          <w:noProof/>
          <w:webHidden/>
        </w:rPr>
      </w:r>
      <w:r>
        <w:rPr>
          <w:noProof/>
          <w:webHidden/>
        </w:rPr>
        <w:fldChar w:fldCharType="separate"/>
      </w:r>
      <w:ins w:id="679" w:author="Author">
        <w:r>
          <w:rPr>
            <w:noProof/>
            <w:webHidden/>
          </w:rPr>
          <w:t>137</w:t>
        </w:r>
        <w:r>
          <w:rPr>
            <w:noProof/>
            <w:webHidden/>
          </w:rPr>
          <w:fldChar w:fldCharType="end"/>
        </w:r>
        <w:r w:rsidRPr="00A96072">
          <w:rPr>
            <w:rStyle w:val="Hyperlink"/>
            <w:noProof/>
          </w:rPr>
          <w:fldChar w:fldCharType="end"/>
        </w:r>
      </w:ins>
    </w:p>
    <w:p w14:paraId="69F2455C" w14:textId="787B3693" w:rsidR="00B53275" w:rsidRDefault="00B53275">
      <w:pPr>
        <w:pStyle w:val="TOC3"/>
        <w:rPr>
          <w:ins w:id="680" w:author="Author"/>
          <w:rFonts w:cstheme="minorBidi"/>
          <w:noProof/>
          <w:color w:val="auto"/>
          <w:kern w:val="2"/>
          <w:sz w:val="24"/>
          <w:szCs w:val="24"/>
          <w:lang w:val="en-GB" w:eastAsia="en-GB"/>
          <w14:ligatures w14:val="standardContextual"/>
        </w:rPr>
      </w:pPr>
      <w:ins w:id="681" w:author="Author">
        <w:r w:rsidRPr="00A96072">
          <w:rPr>
            <w:rStyle w:val="Hyperlink"/>
            <w:noProof/>
          </w:rPr>
          <w:fldChar w:fldCharType="begin"/>
        </w:r>
        <w:r w:rsidRPr="00A96072">
          <w:rPr>
            <w:rStyle w:val="Hyperlink"/>
            <w:noProof/>
          </w:rPr>
          <w:instrText xml:space="preserve"> </w:instrText>
        </w:r>
        <w:r>
          <w:rPr>
            <w:noProof/>
          </w:rPr>
          <w:instrText>HYPERLINK \l "_Toc192619632"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8.4.1</w:t>
        </w:r>
        <w:r>
          <w:rPr>
            <w:rFonts w:cstheme="minorBidi"/>
            <w:noProof/>
            <w:color w:val="auto"/>
            <w:kern w:val="2"/>
            <w:sz w:val="24"/>
            <w:szCs w:val="24"/>
            <w:lang w:val="en-GB" w:eastAsia="en-GB"/>
            <w14:ligatures w14:val="standardContextual"/>
          </w:rPr>
          <w:tab/>
        </w:r>
        <w:r w:rsidRPr="00A96072">
          <w:rPr>
            <w:rStyle w:val="Hyperlink"/>
            <w:noProof/>
          </w:rPr>
          <w:t>Detect</w:t>
        </w:r>
        <w:r>
          <w:rPr>
            <w:noProof/>
            <w:webHidden/>
          </w:rPr>
          <w:tab/>
        </w:r>
        <w:r>
          <w:rPr>
            <w:noProof/>
            <w:webHidden/>
          </w:rPr>
          <w:fldChar w:fldCharType="begin"/>
        </w:r>
        <w:r>
          <w:rPr>
            <w:noProof/>
            <w:webHidden/>
          </w:rPr>
          <w:instrText xml:space="preserve"> PAGEREF _Toc192619632 \h </w:instrText>
        </w:r>
      </w:ins>
      <w:r>
        <w:rPr>
          <w:noProof/>
          <w:webHidden/>
        </w:rPr>
      </w:r>
      <w:r>
        <w:rPr>
          <w:noProof/>
          <w:webHidden/>
        </w:rPr>
        <w:fldChar w:fldCharType="separate"/>
      </w:r>
      <w:ins w:id="682" w:author="Author">
        <w:r>
          <w:rPr>
            <w:noProof/>
            <w:webHidden/>
          </w:rPr>
          <w:t>137</w:t>
        </w:r>
        <w:r>
          <w:rPr>
            <w:noProof/>
            <w:webHidden/>
          </w:rPr>
          <w:fldChar w:fldCharType="end"/>
        </w:r>
        <w:r w:rsidRPr="00A96072">
          <w:rPr>
            <w:rStyle w:val="Hyperlink"/>
            <w:noProof/>
          </w:rPr>
          <w:fldChar w:fldCharType="end"/>
        </w:r>
      </w:ins>
    </w:p>
    <w:p w14:paraId="0E5BDBE7" w14:textId="25FF07B2" w:rsidR="00B53275" w:rsidRDefault="00B53275">
      <w:pPr>
        <w:pStyle w:val="TOC3"/>
        <w:rPr>
          <w:ins w:id="683" w:author="Author"/>
          <w:rFonts w:cstheme="minorBidi"/>
          <w:noProof/>
          <w:color w:val="auto"/>
          <w:kern w:val="2"/>
          <w:sz w:val="24"/>
          <w:szCs w:val="24"/>
          <w:lang w:val="en-GB" w:eastAsia="en-GB"/>
          <w14:ligatures w14:val="standardContextual"/>
        </w:rPr>
      </w:pPr>
      <w:ins w:id="684" w:author="Author">
        <w:r w:rsidRPr="00A96072">
          <w:rPr>
            <w:rStyle w:val="Hyperlink"/>
            <w:noProof/>
          </w:rPr>
          <w:fldChar w:fldCharType="begin"/>
        </w:r>
        <w:r w:rsidRPr="00A96072">
          <w:rPr>
            <w:rStyle w:val="Hyperlink"/>
            <w:noProof/>
          </w:rPr>
          <w:instrText xml:space="preserve"> </w:instrText>
        </w:r>
        <w:r>
          <w:rPr>
            <w:noProof/>
          </w:rPr>
          <w:instrText>HYPERLINK \l "_Toc192619633"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8.4.2</w:t>
        </w:r>
        <w:r>
          <w:rPr>
            <w:rFonts w:cstheme="minorBidi"/>
            <w:noProof/>
            <w:color w:val="auto"/>
            <w:kern w:val="2"/>
            <w:sz w:val="24"/>
            <w:szCs w:val="24"/>
            <w:lang w:val="en-GB" w:eastAsia="en-GB"/>
            <w14:ligatures w14:val="standardContextual"/>
          </w:rPr>
          <w:tab/>
        </w:r>
        <w:r w:rsidRPr="00A96072">
          <w:rPr>
            <w:rStyle w:val="Hyperlink"/>
            <w:noProof/>
          </w:rPr>
          <w:t>Detector</w:t>
        </w:r>
        <w:r>
          <w:rPr>
            <w:noProof/>
            <w:webHidden/>
          </w:rPr>
          <w:tab/>
        </w:r>
        <w:r>
          <w:rPr>
            <w:noProof/>
            <w:webHidden/>
          </w:rPr>
          <w:fldChar w:fldCharType="begin"/>
        </w:r>
        <w:r>
          <w:rPr>
            <w:noProof/>
            <w:webHidden/>
          </w:rPr>
          <w:instrText xml:space="preserve"> PAGEREF _Toc192619633 \h </w:instrText>
        </w:r>
      </w:ins>
      <w:r>
        <w:rPr>
          <w:noProof/>
          <w:webHidden/>
        </w:rPr>
      </w:r>
      <w:r>
        <w:rPr>
          <w:noProof/>
          <w:webHidden/>
        </w:rPr>
        <w:fldChar w:fldCharType="separate"/>
      </w:r>
      <w:ins w:id="685" w:author="Author">
        <w:r>
          <w:rPr>
            <w:noProof/>
            <w:webHidden/>
          </w:rPr>
          <w:t>137</w:t>
        </w:r>
        <w:r>
          <w:rPr>
            <w:noProof/>
            <w:webHidden/>
          </w:rPr>
          <w:fldChar w:fldCharType="end"/>
        </w:r>
        <w:r w:rsidRPr="00A96072">
          <w:rPr>
            <w:rStyle w:val="Hyperlink"/>
            <w:noProof/>
          </w:rPr>
          <w:fldChar w:fldCharType="end"/>
        </w:r>
      </w:ins>
    </w:p>
    <w:p w14:paraId="750FDB98" w14:textId="2188DDA9" w:rsidR="00B53275" w:rsidRDefault="00B53275">
      <w:pPr>
        <w:pStyle w:val="TOC3"/>
        <w:rPr>
          <w:ins w:id="686" w:author="Author"/>
          <w:rFonts w:cstheme="minorBidi"/>
          <w:noProof/>
          <w:color w:val="auto"/>
          <w:kern w:val="2"/>
          <w:sz w:val="24"/>
          <w:szCs w:val="24"/>
          <w:lang w:val="en-GB" w:eastAsia="en-GB"/>
          <w14:ligatures w14:val="standardContextual"/>
        </w:rPr>
      </w:pPr>
      <w:ins w:id="687" w:author="Author">
        <w:r w:rsidRPr="00A96072">
          <w:rPr>
            <w:rStyle w:val="Hyperlink"/>
            <w:noProof/>
          </w:rPr>
          <w:fldChar w:fldCharType="begin"/>
        </w:r>
        <w:r w:rsidRPr="00A96072">
          <w:rPr>
            <w:rStyle w:val="Hyperlink"/>
            <w:noProof/>
          </w:rPr>
          <w:instrText xml:space="preserve"> </w:instrText>
        </w:r>
        <w:r>
          <w:rPr>
            <w:noProof/>
          </w:rPr>
          <w:instrText>HYPERLINK \l "_Toc192619634"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8.4.3</w:t>
        </w:r>
        <w:r>
          <w:rPr>
            <w:rFonts w:cstheme="minorBidi"/>
            <w:noProof/>
            <w:color w:val="auto"/>
            <w:kern w:val="2"/>
            <w:sz w:val="24"/>
            <w:szCs w:val="24"/>
            <w:lang w:val="en-GB" w:eastAsia="en-GB"/>
            <w14:ligatures w14:val="standardContextual"/>
          </w:rPr>
          <w:tab/>
        </w:r>
        <w:r w:rsidRPr="00A96072">
          <w:rPr>
            <w:rStyle w:val="Hyperlink"/>
            <w:noProof/>
          </w:rPr>
          <w:t>Condition</w:t>
        </w:r>
        <w:r>
          <w:rPr>
            <w:noProof/>
            <w:webHidden/>
          </w:rPr>
          <w:tab/>
        </w:r>
        <w:r>
          <w:rPr>
            <w:noProof/>
            <w:webHidden/>
          </w:rPr>
          <w:fldChar w:fldCharType="begin"/>
        </w:r>
        <w:r>
          <w:rPr>
            <w:noProof/>
            <w:webHidden/>
          </w:rPr>
          <w:instrText xml:space="preserve"> PAGEREF _Toc192619634 \h </w:instrText>
        </w:r>
      </w:ins>
      <w:r>
        <w:rPr>
          <w:noProof/>
          <w:webHidden/>
        </w:rPr>
      </w:r>
      <w:r>
        <w:rPr>
          <w:noProof/>
          <w:webHidden/>
        </w:rPr>
        <w:fldChar w:fldCharType="separate"/>
      </w:r>
      <w:ins w:id="688" w:author="Author">
        <w:r>
          <w:rPr>
            <w:noProof/>
            <w:webHidden/>
          </w:rPr>
          <w:t>137</w:t>
        </w:r>
        <w:r>
          <w:rPr>
            <w:noProof/>
            <w:webHidden/>
          </w:rPr>
          <w:fldChar w:fldCharType="end"/>
        </w:r>
        <w:r w:rsidRPr="00A96072">
          <w:rPr>
            <w:rStyle w:val="Hyperlink"/>
            <w:noProof/>
          </w:rPr>
          <w:fldChar w:fldCharType="end"/>
        </w:r>
      </w:ins>
    </w:p>
    <w:p w14:paraId="7C685CA3" w14:textId="72208FD0" w:rsidR="00B53275" w:rsidRDefault="00B53275">
      <w:pPr>
        <w:pStyle w:val="TOC3"/>
        <w:rPr>
          <w:ins w:id="689" w:author="Author"/>
          <w:rFonts w:cstheme="minorBidi"/>
          <w:noProof/>
          <w:color w:val="auto"/>
          <w:kern w:val="2"/>
          <w:sz w:val="24"/>
          <w:szCs w:val="24"/>
          <w:lang w:val="en-GB" w:eastAsia="en-GB"/>
          <w14:ligatures w14:val="standardContextual"/>
        </w:rPr>
      </w:pPr>
      <w:ins w:id="690" w:author="Author">
        <w:r w:rsidRPr="00A96072">
          <w:rPr>
            <w:rStyle w:val="Hyperlink"/>
            <w:noProof/>
          </w:rPr>
          <w:fldChar w:fldCharType="begin"/>
        </w:r>
        <w:r w:rsidRPr="00A96072">
          <w:rPr>
            <w:rStyle w:val="Hyperlink"/>
            <w:noProof/>
          </w:rPr>
          <w:instrText xml:space="preserve"> </w:instrText>
        </w:r>
        <w:r>
          <w:rPr>
            <w:noProof/>
          </w:rPr>
          <w:instrText>HYPERLINK \l "_Toc192619635"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8.4.4</w:t>
        </w:r>
        <w:r>
          <w:rPr>
            <w:rFonts w:cstheme="minorBidi"/>
            <w:noProof/>
            <w:color w:val="auto"/>
            <w:kern w:val="2"/>
            <w:sz w:val="24"/>
            <w:szCs w:val="24"/>
            <w:lang w:val="en-GB" w:eastAsia="en-GB"/>
            <w14:ligatures w14:val="standardContextual"/>
          </w:rPr>
          <w:tab/>
        </w:r>
        <w:r w:rsidRPr="00A96072">
          <w:rPr>
            <w:rStyle w:val="Hyperlink"/>
            <w:noProof/>
          </w:rPr>
          <w:t>Condition detector</w:t>
        </w:r>
        <w:r>
          <w:rPr>
            <w:noProof/>
            <w:webHidden/>
          </w:rPr>
          <w:tab/>
        </w:r>
        <w:r>
          <w:rPr>
            <w:noProof/>
            <w:webHidden/>
          </w:rPr>
          <w:fldChar w:fldCharType="begin"/>
        </w:r>
        <w:r>
          <w:rPr>
            <w:noProof/>
            <w:webHidden/>
          </w:rPr>
          <w:instrText xml:space="preserve"> PAGEREF _Toc192619635 \h </w:instrText>
        </w:r>
      </w:ins>
      <w:r>
        <w:rPr>
          <w:noProof/>
          <w:webHidden/>
        </w:rPr>
      </w:r>
      <w:r>
        <w:rPr>
          <w:noProof/>
          <w:webHidden/>
        </w:rPr>
        <w:fldChar w:fldCharType="separate"/>
      </w:r>
      <w:ins w:id="691" w:author="Author">
        <w:r>
          <w:rPr>
            <w:noProof/>
            <w:webHidden/>
          </w:rPr>
          <w:t>137</w:t>
        </w:r>
        <w:r>
          <w:rPr>
            <w:noProof/>
            <w:webHidden/>
          </w:rPr>
          <w:fldChar w:fldCharType="end"/>
        </w:r>
        <w:r w:rsidRPr="00A96072">
          <w:rPr>
            <w:rStyle w:val="Hyperlink"/>
            <w:noProof/>
          </w:rPr>
          <w:fldChar w:fldCharType="end"/>
        </w:r>
      </w:ins>
    </w:p>
    <w:p w14:paraId="4AB6D452" w14:textId="7470CCA9" w:rsidR="00B53275" w:rsidRDefault="00B53275">
      <w:pPr>
        <w:pStyle w:val="TOC3"/>
        <w:rPr>
          <w:ins w:id="692" w:author="Author"/>
          <w:rFonts w:cstheme="minorBidi"/>
          <w:noProof/>
          <w:color w:val="auto"/>
          <w:kern w:val="2"/>
          <w:sz w:val="24"/>
          <w:szCs w:val="24"/>
          <w:lang w:val="en-GB" w:eastAsia="en-GB"/>
          <w14:ligatures w14:val="standardContextual"/>
        </w:rPr>
      </w:pPr>
      <w:ins w:id="693" w:author="Author">
        <w:r w:rsidRPr="00A96072">
          <w:rPr>
            <w:rStyle w:val="Hyperlink"/>
            <w:noProof/>
          </w:rPr>
          <w:fldChar w:fldCharType="begin"/>
        </w:r>
        <w:r w:rsidRPr="00A96072">
          <w:rPr>
            <w:rStyle w:val="Hyperlink"/>
            <w:noProof/>
          </w:rPr>
          <w:instrText xml:space="preserve"> </w:instrText>
        </w:r>
        <w:r>
          <w:rPr>
            <w:noProof/>
          </w:rPr>
          <w:instrText>HYPERLINK \l "_Toc192619636"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8.4.5</w:t>
        </w:r>
        <w:r>
          <w:rPr>
            <w:rFonts w:cstheme="minorBidi"/>
            <w:noProof/>
            <w:color w:val="auto"/>
            <w:kern w:val="2"/>
            <w:sz w:val="24"/>
            <w:szCs w:val="24"/>
            <w:lang w:val="en-GB" w:eastAsia="en-GB"/>
            <w14:ligatures w14:val="standardContextual"/>
          </w:rPr>
          <w:tab/>
        </w:r>
        <w:r w:rsidRPr="00A96072">
          <w:rPr>
            <w:rStyle w:val="Hyperlink"/>
            <w:noProof/>
          </w:rPr>
          <w:t>Detected condition</w:t>
        </w:r>
        <w:r>
          <w:rPr>
            <w:noProof/>
            <w:webHidden/>
          </w:rPr>
          <w:tab/>
        </w:r>
        <w:r>
          <w:rPr>
            <w:noProof/>
            <w:webHidden/>
          </w:rPr>
          <w:fldChar w:fldCharType="begin"/>
        </w:r>
        <w:r>
          <w:rPr>
            <w:noProof/>
            <w:webHidden/>
          </w:rPr>
          <w:instrText xml:space="preserve"> PAGEREF _Toc192619636 \h </w:instrText>
        </w:r>
      </w:ins>
      <w:r>
        <w:rPr>
          <w:noProof/>
          <w:webHidden/>
        </w:rPr>
      </w:r>
      <w:r>
        <w:rPr>
          <w:noProof/>
          <w:webHidden/>
        </w:rPr>
        <w:fldChar w:fldCharType="separate"/>
      </w:r>
      <w:ins w:id="694" w:author="Author">
        <w:r>
          <w:rPr>
            <w:noProof/>
            <w:webHidden/>
          </w:rPr>
          <w:t>137</w:t>
        </w:r>
        <w:r>
          <w:rPr>
            <w:noProof/>
            <w:webHidden/>
          </w:rPr>
          <w:fldChar w:fldCharType="end"/>
        </w:r>
        <w:r w:rsidRPr="00A96072">
          <w:rPr>
            <w:rStyle w:val="Hyperlink"/>
            <w:noProof/>
          </w:rPr>
          <w:fldChar w:fldCharType="end"/>
        </w:r>
      </w:ins>
    </w:p>
    <w:p w14:paraId="62FC3869" w14:textId="36D5B8B8" w:rsidR="00B53275" w:rsidRDefault="00B53275">
      <w:pPr>
        <w:pStyle w:val="TOC3"/>
        <w:rPr>
          <w:ins w:id="695" w:author="Author"/>
          <w:rFonts w:cstheme="minorBidi"/>
          <w:noProof/>
          <w:color w:val="auto"/>
          <w:kern w:val="2"/>
          <w:sz w:val="24"/>
          <w:szCs w:val="24"/>
          <w:lang w:val="en-GB" w:eastAsia="en-GB"/>
          <w14:ligatures w14:val="standardContextual"/>
        </w:rPr>
      </w:pPr>
      <w:ins w:id="696" w:author="Author">
        <w:r w:rsidRPr="00A96072">
          <w:rPr>
            <w:rStyle w:val="Hyperlink"/>
            <w:noProof/>
          </w:rPr>
          <w:fldChar w:fldCharType="begin"/>
        </w:r>
        <w:r w:rsidRPr="00A96072">
          <w:rPr>
            <w:rStyle w:val="Hyperlink"/>
            <w:noProof/>
          </w:rPr>
          <w:instrText xml:space="preserve"> </w:instrText>
        </w:r>
        <w:r>
          <w:rPr>
            <w:noProof/>
          </w:rPr>
          <w:instrText>HYPERLINK \l "_Toc192619637"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8.4.6</w:t>
        </w:r>
        <w:r>
          <w:rPr>
            <w:rFonts w:cstheme="minorBidi"/>
            <w:noProof/>
            <w:color w:val="auto"/>
            <w:kern w:val="2"/>
            <w:sz w:val="24"/>
            <w:szCs w:val="24"/>
            <w:lang w:val="en-GB" w:eastAsia="en-GB"/>
            <w14:ligatures w14:val="standardContextual"/>
          </w:rPr>
          <w:tab/>
        </w:r>
        <w:r w:rsidRPr="00A96072">
          <w:rPr>
            <w:rStyle w:val="Hyperlink"/>
            <w:noProof/>
          </w:rPr>
          <w:t>Alarm</w:t>
        </w:r>
        <w:r>
          <w:rPr>
            <w:noProof/>
            <w:webHidden/>
          </w:rPr>
          <w:tab/>
        </w:r>
        <w:r>
          <w:rPr>
            <w:noProof/>
            <w:webHidden/>
          </w:rPr>
          <w:fldChar w:fldCharType="begin"/>
        </w:r>
        <w:r>
          <w:rPr>
            <w:noProof/>
            <w:webHidden/>
          </w:rPr>
          <w:instrText xml:space="preserve"> PAGEREF _Toc192619637 \h </w:instrText>
        </w:r>
      </w:ins>
      <w:r>
        <w:rPr>
          <w:noProof/>
          <w:webHidden/>
        </w:rPr>
      </w:r>
      <w:r>
        <w:rPr>
          <w:noProof/>
          <w:webHidden/>
        </w:rPr>
        <w:fldChar w:fldCharType="separate"/>
      </w:r>
      <w:ins w:id="697" w:author="Author">
        <w:r>
          <w:rPr>
            <w:noProof/>
            <w:webHidden/>
          </w:rPr>
          <w:t>137</w:t>
        </w:r>
        <w:r>
          <w:rPr>
            <w:noProof/>
            <w:webHidden/>
          </w:rPr>
          <w:fldChar w:fldCharType="end"/>
        </w:r>
        <w:r w:rsidRPr="00A96072">
          <w:rPr>
            <w:rStyle w:val="Hyperlink"/>
            <w:noProof/>
          </w:rPr>
          <w:fldChar w:fldCharType="end"/>
        </w:r>
      </w:ins>
    </w:p>
    <w:p w14:paraId="010D0032" w14:textId="16CC6777" w:rsidR="00B53275" w:rsidRDefault="00B53275">
      <w:pPr>
        <w:pStyle w:val="TOC3"/>
        <w:rPr>
          <w:ins w:id="698" w:author="Author"/>
          <w:rFonts w:cstheme="minorBidi"/>
          <w:noProof/>
          <w:color w:val="auto"/>
          <w:kern w:val="2"/>
          <w:sz w:val="24"/>
          <w:szCs w:val="24"/>
          <w:lang w:val="en-GB" w:eastAsia="en-GB"/>
          <w14:ligatures w14:val="standardContextual"/>
        </w:rPr>
      </w:pPr>
      <w:ins w:id="699" w:author="Author">
        <w:r w:rsidRPr="00A96072">
          <w:rPr>
            <w:rStyle w:val="Hyperlink"/>
            <w:noProof/>
          </w:rPr>
          <w:fldChar w:fldCharType="begin"/>
        </w:r>
        <w:r w:rsidRPr="00A96072">
          <w:rPr>
            <w:rStyle w:val="Hyperlink"/>
            <w:noProof/>
          </w:rPr>
          <w:instrText xml:space="preserve"> </w:instrText>
        </w:r>
        <w:r>
          <w:rPr>
            <w:noProof/>
          </w:rPr>
          <w:instrText>HYPERLINK \l "_Toc192619638"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8.4.7</w:t>
        </w:r>
        <w:r>
          <w:rPr>
            <w:rFonts w:cstheme="minorBidi"/>
            <w:noProof/>
            <w:color w:val="auto"/>
            <w:kern w:val="2"/>
            <w:sz w:val="24"/>
            <w:szCs w:val="24"/>
            <w:lang w:val="en-GB" w:eastAsia="en-GB"/>
            <w14:ligatures w14:val="standardContextual"/>
          </w:rPr>
          <w:tab/>
        </w:r>
        <w:r w:rsidRPr="00A96072">
          <w:rPr>
            <w:rStyle w:val="Hyperlink"/>
            <w:noProof/>
          </w:rPr>
          <w:t>Alarm detector</w:t>
        </w:r>
        <w:r>
          <w:rPr>
            <w:noProof/>
            <w:webHidden/>
          </w:rPr>
          <w:tab/>
        </w:r>
        <w:r>
          <w:rPr>
            <w:noProof/>
            <w:webHidden/>
          </w:rPr>
          <w:fldChar w:fldCharType="begin"/>
        </w:r>
        <w:r>
          <w:rPr>
            <w:noProof/>
            <w:webHidden/>
          </w:rPr>
          <w:instrText xml:space="preserve"> PAGEREF _Toc192619638 \h </w:instrText>
        </w:r>
      </w:ins>
      <w:r>
        <w:rPr>
          <w:noProof/>
          <w:webHidden/>
        </w:rPr>
      </w:r>
      <w:r>
        <w:rPr>
          <w:noProof/>
          <w:webHidden/>
        </w:rPr>
        <w:fldChar w:fldCharType="separate"/>
      </w:r>
      <w:ins w:id="700" w:author="Author">
        <w:r>
          <w:rPr>
            <w:noProof/>
            <w:webHidden/>
          </w:rPr>
          <w:t>137</w:t>
        </w:r>
        <w:r>
          <w:rPr>
            <w:noProof/>
            <w:webHidden/>
          </w:rPr>
          <w:fldChar w:fldCharType="end"/>
        </w:r>
        <w:r w:rsidRPr="00A96072">
          <w:rPr>
            <w:rStyle w:val="Hyperlink"/>
            <w:noProof/>
          </w:rPr>
          <w:fldChar w:fldCharType="end"/>
        </w:r>
      </w:ins>
    </w:p>
    <w:p w14:paraId="6ACD2ECA" w14:textId="6FECD4E3" w:rsidR="00B53275" w:rsidRDefault="00B53275">
      <w:pPr>
        <w:pStyle w:val="TOC3"/>
        <w:rPr>
          <w:ins w:id="701" w:author="Author"/>
          <w:rFonts w:cstheme="minorBidi"/>
          <w:noProof/>
          <w:color w:val="auto"/>
          <w:kern w:val="2"/>
          <w:sz w:val="24"/>
          <w:szCs w:val="24"/>
          <w:lang w:val="en-GB" w:eastAsia="en-GB"/>
          <w14:ligatures w14:val="standardContextual"/>
        </w:rPr>
      </w:pPr>
      <w:ins w:id="702" w:author="Author">
        <w:r w:rsidRPr="00A96072">
          <w:rPr>
            <w:rStyle w:val="Hyperlink"/>
            <w:noProof/>
          </w:rPr>
          <w:fldChar w:fldCharType="begin"/>
        </w:r>
        <w:r w:rsidRPr="00A96072">
          <w:rPr>
            <w:rStyle w:val="Hyperlink"/>
            <w:noProof/>
          </w:rPr>
          <w:instrText xml:space="preserve"> </w:instrText>
        </w:r>
        <w:r>
          <w:rPr>
            <w:noProof/>
          </w:rPr>
          <w:instrText>HYPERLINK \l "_Toc192619639"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8.4.8</w:t>
        </w:r>
        <w:r>
          <w:rPr>
            <w:rFonts w:cstheme="minorBidi"/>
            <w:noProof/>
            <w:color w:val="auto"/>
            <w:kern w:val="2"/>
            <w:sz w:val="24"/>
            <w:szCs w:val="24"/>
            <w:lang w:val="en-GB" w:eastAsia="en-GB"/>
            <w14:ligatures w14:val="standardContextual"/>
          </w:rPr>
          <w:tab/>
        </w:r>
        <w:r w:rsidRPr="00A96072">
          <w:rPr>
            <w:rStyle w:val="Hyperlink"/>
            <w:noProof/>
          </w:rPr>
          <w:t>Traditional alarm reporting and legacy-properties</w:t>
        </w:r>
        <w:r>
          <w:rPr>
            <w:noProof/>
            <w:webHidden/>
          </w:rPr>
          <w:tab/>
        </w:r>
        <w:r>
          <w:rPr>
            <w:noProof/>
            <w:webHidden/>
          </w:rPr>
          <w:fldChar w:fldCharType="begin"/>
        </w:r>
        <w:r>
          <w:rPr>
            <w:noProof/>
            <w:webHidden/>
          </w:rPr>
          <w:instrText xml:space="preserve"> PAGEREF _Toc192619639 \h </w:instrText>
        </w:r>
      </w:ins>
      <w:r>
        <w:rPr>
          <w:noProof/>
          <w:webHidden/>
        </w:rPr>
      </w:r>
      <w:r>
        <w:rPr>
          <w:noProof/>
          <w:webHidden/>
        </w:rPr>
        <w:fldChar w:fldCharType="separate"/>
      </w:r>
      <w:ins w:id="703" w:author="Author">
        <w:r>
          <w:rPr>
            <w:noProof/>
            <w:webHidden/>
          </w:rPr>
          <w:t>137</w:t>
        </w:r>
        <w:r>
          <w:rPr>
            <w:noProof/>
            <w:webHidden/>
          </w:rPr>
          <w:fldChar w:fldCharType="end"/>
        </w:r>
        <w:r w:rsidRPr="00A96072">
          <w:rPr>
            <w:rStyle w:val="Hyperlink"/>
            <w:noProof/>
          </w:rPr>
          <w:fldChar w:fldCharType="end"/>
        </w:r>
      </w:ins>
    </w:p>
    <w:p w14:paraId="5C88F72A" w14:textId="445D8A79" w:rsidR="00B53275" w:rsidRDefault="00B53275">
      <w:pPr>
        <w:pStyle w:val="TOC2"/>
        <w:rPr>
          <w:ins w:id="704" w:author="Author"/>
          <w:rFonts w:cstheme="minorBidi"/>
          <w:noProof/>
          <w:color w:val="auto"/>
          <w:kern w:val="2"/>
          <w:sz w:val="24"/>
          <w:szCs w:val="24"/>
          <w:lang w:val="en-GB" w:eastAsia="en-GB"/>
          <w14:ligatures w14:val="standardContextual"/>
        </w:rPr>
      </w:pPr>
      <w:ins w:id="705" w:author="Author">
        <w:r w:rsidRPr="00A96072">
          <w:rPr>
            <w:rStyle w:val="Hyperlink"/>
            <w:noProof/>
          </w:rPr>
          <w:fldChar w:fldCharType="begin"/>
        </w:r>
        <w:r w:rsidRPr="00A96072">
          <w:rPr>
            <w:rStyle w:val="Hyperlink"/>
            <w:noProof/>
          </w:rPr>
          <w:instrText xml:space="preserve"> </w:instrText>
        </w:r>
        <w:r>
          <w:rPr>
            <w:noProof/>
          </w:rPr>
          <w:instrText>HYPERLINK \l "_Toc192619640"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8.5</w:t>
        </w:r>
        <w:r>
          <w:rPr>
            <w:rFonts w:cstheme="minorBidi"/>
            <w:noProof/>
            <w:color w:val="auto"/>
            <w:kern w:val="2"/>
            <w:sz w:val="24"/>
            <w:szCs w:val="24"/>
            <w:lang w:val="en-GB" w:eastAsia="en-GB"/>
            <w14:ligatures w14:val="standardContextual"/>
          </w:rPr>
          <w:tab/>
        </w:r>
        <w:r w:rsidRPr="00A96072">
          <w:rPr>
            <w:rStyle w:val="Hyperlink"/>
            <w:noProof/>
          </w:rPr>
          <w:t>Appendix – Measurement data and performance monitoring solution architecture</w:t>
        </w:r>
        <w:r>
          <w:rPr>
            <w:noProof/>
            <w:webHidden/>
          </w:rPr>
          <w:tab/>
        </w:r>
        <w:r>
          <w:rPr>
            <w:noProof/>
            <w:webHidden/>
          </w:rPr>
          <w:fldChar w:fldCharType="begin"/>
        </w:r>
        <w:r>
          <w:rPr>
            <w:noProof/>
            <w:webHidden/>
          </w:rPr>
          <w:instrText xml:space="preserve"> PAGEREF _Toc192619640 \h </w:instrText>
        </w:r>
      </w:ins>
      <w:r>
        <w:rPr>
          <w:noProof/>
          <w:webHidden/>
        </w:rPr>
      </w:r>
      <w:r>
        <w:rPr>
          <w:noProof/>
          <w:webHidden/>
        </w:rPr>
        <w:fldChar w:fldCharType="separate"/>
      </w:r>
      <w:ins w:id="706" w:author="Author">
        <w:r>
          <w:rPr>
            <w:noProof/>
            <w:webHidden/>
          </w:rPr>
          <w:t>139</w:t>
        </w:r>
        <w:r>
          <w:rPr>
            <w:noProof/>
            <w:webHidden/>
          </w:rPr>
          <w:fldChar w:fldCharType="end"/>
        </w:r>
        <w:r w:rsidRPr="00A96072">
          <w:rPr>
            <w:rStyle w:val="Hyperlink"/>
            <w:noProof/>
          </w:rPr>
          <w:fldChar w:fldCharType="end"/>
        </w:r>
      </w:ins>
    </w:p>
    <w:p w14:paraId="0D7EEE56" w14:textId="5CAA9ADE" w:rsidR="00B53275" w:rsidRDefault="00B53275">
      <w:pPr>
        <w:pStyle w:val="TOC2"/>
        <w:rPr>
          <w:ins w:id="707" w:author="Author"/>
          <w:rFonts w:cstheme="minorBidi"/>
          <w:noProof/>
          <w:color w:val="auto"/>
          <w:kern w:val="2"/>
          <w:sz w:val="24"/>
          <w:szCs w:val="24"/>
          <w:lang w:val="en-GB" w:eastAsia="en-GB"/>
          <w14:ligatures w14:val="standardContextual"/>
        </w:rPr>
      </w:pPr>
      <w:ins w:id="708" w:author="Author">
        <w:r w:rsidRPr="00A96072">
          <w:rPr>
            <w:rStyle w:val="Hyperlink"/>
            <w:noProof/>
          </w:rPr>
          <w:fldChar w:fldCharType="begin"/>
        </w:r>
        <w:r w:rsidRPr="00A96072">
          <w:rPr>
            <w:rStyle w:val="Hyperlink"/>
            <w:noProof/>
          </w:rPr>
          <w:instrText xml:space="preserve"> </w:instrText>
        </w:r>
        <w:r>
          <w:rPr>
            <w:noProof/>
          </w:rPr>
          <w:instrText>HYPERLINK \l "_Toc192619641"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8.6</w:t>
        </w:r>
        <w:r>
          <w:rPr>
            <w:rFonts w:cstheme="minorBidi"/>
            <w:noProof/>
            <w:color w:val="auto"/>
            <w:kern w:val="2"/>
            <w:sz w:val="24"/>
            <w:szCs w:val="24"/>
            <w:lang w:val="en-GB" w:eastAsia="en-GB"/>
            <w14:ligatures w14:val="standardContextual"/>
          </w:rPr>
          <w:tab/>
        </w:r>
        <w:r w:rsidRPr="00A96072">
          <w:rPr>
            <w:rStyle w:val="Hyperlink"/>
            <w:noProof/>
          </w:rPr>
          <w:t>Appendix – Measurement data – Referencing resources</w:t>
        </w:r>
        <w:r>
          <w:rPr>
            <w:noProof/>
            <w:webHidden/>
          </w:rPr>
          <w:tab/>
        </w:r>
        <w:r>
          <w:rPr>
            <w:noProof/>
            <w:webHidden/>
          </w:rPr>
          <w:fldChar w:fldCharType="begin"/>
        </w:r>
        <w:r>
          <w:rPr>
            <w:noProof/>
            <w:webHidden/>
          </w:rPr>
          <w:instrText xml:space="preserve"> PAGEREF _Toc192619641 \h </w:instrText>
        </w:r>
      </w:ins>
      <w:r>
        <w:rPr>
          <w:noProof/>
          <w:webHidden/>
        </w:rPr>
      </w:r>
      <w:r>
        <w:rPr>
          <w:noProof/>
          <w:webHidden/>
        </w:rPr>
        <w:fldChar w:fldCharType="separate"/>
      </w:r>
      <w:ins w:id="709" w:author="Author">
        <w:r>
          <w:rPr>
            <w:noProof/>
            <w:webHidden/>
          </w:rPr>
          <w:t>140</w:t>
        </w:r>
        <w:r>
          <w:rPr>
            <w:noProof/>
            <w:webHidden/>
          </w:rPr>
          <w:fldChar w:fldCharType="end"/>
        </w:r>
        <w:r w:rsidRPr="00A96072">
          <w:rPr>
            <w:rStyle w:val="Hyperlink"/>
            <w:noProof/>
          </w:rPr>
          <w:fldChar w:fldCharType="end"/>
        </w:r>
      </w:ins>
    </w:p>
    <w:p w14:paraId="598A182E" w14:textId="0A537B21" w:rsidR="00B53275" w:rsidRDefault="00B53275">
      <w:pPr>
        <w:pStyle w:val="TOC2"/>
        <w:rPr>
          <w:ins w:id="710" w:author="Author"/>
          <w:rFonts w:cstheme="minorBidi"/>
          <w:noProof/>
          <w:color w:val="auto"/>
          <w:kern w:val="2"/>
          <w:sz w:val="24"/>
          <w:szCs w:val="24"/>
          <w:lang w:val="en-GB" w:eastAsia="en-GB"/>
          <w14:ligatures w14:val="standardContextual"/>
        </w:rPr>
      </w:pPr>
      <w:ins w:id="711" w:author="Author">
        <w:r w:rsidRPr="00A96072">
          <w:rPr>
            <w:rStyle w:val="Hyperlink"/>
            <w:noProof/>
          </w:rPr>
          <w:fldChar w:fldCharType="begin"/>
        </w:r>
        <w:r w:rsidRPr="00A96072">
          <w:rPr>
            <w:rStyle w:val="Hyperlink"/>
            <w:noProof/>
          </w:rPr>
          <w:instrText xml:space="preserve"> </w:instrText>
        </w:r>
        <w:r>
          <w:rPr>
            <w:noProof/>
          </w:rPr>
          <w:instrText>HYPERLINK \l "_Toc192619642"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8.7</w:t>
        </w:r>
        <w:r>
          <w:rPr>
            <w:rFonts w:cstheme="minorBidi"/>
            <w:noProof/>
            <w:color w:val="auto"/>
            <w:kern w:val="2"/>
            <w:sz w:val="24"/>
            <w:szCs w:val="24"/>
            <w:lang w:val="en-GB" w:eastAsia="en-GB"/>
            <w14:ligatures w14:val="standardContextual"/>
          </w:rPr>
          <w:tab/>
        </w:r>
        <w:r w:rsidRPr="00A96072">
          <w:rPr>
            <w:rStyle w:val="Hyperlink"/>
            <w:noProof/>
          </w:rPr>
          <w:t>Appendix – Protobuf encoding sketch</w:t>
        </w:r>
        <w:r>
          <w:rPr>
            <w:noProof/>
            <w:webHidden/>
          </w:rPr>
          <w:tab/>
        </w:r>
        <w:r>
          <w:rPr>
            <w:noProof/>
            <w:webHidden/>
          </w:rPr>
          <w:fldChar w:fldCharType="begin"/>
        </w:r>
        <w:r>
          <w:rPr>
            <w:noProof/>
            <w:webHidden/>
          </w:rPr>
          <w:instrText xml:space="preserve"> PAGEREF _Toc192619642 \h </w:instrText>
        </w:r>
      </w:ins>
      <w:r>
        <w:rPr>
          <w:noProof/>
          <w:webHidden/>
        </w:rPr>
      </w:r>
      <w:r>
        <w:rPr>
          <w:noProof/>
          <w:webHidden/>
        </w:rPr>
        <w:fldChar w:fldCharType="separate"/>
      </w:r>
      <w:ins w:id="712" w:author="Author">
        <w:r>
          <w:rPr>
            <w:noProof/>
            <w:webHidden/>
          </w:rPr>
          <w:t>141</w:t>
        </w:r>
        <w:r>
          <w:rPr>
            <w:noProof/>
            <w:webHidden/>
          </w:rPr>
          <w:fldChar w:fldCharType="end"/>
        </w:r>
        <w:r w:rsidRPr="00A96072">
          <w:rPr>
            <w:rStyle w:val="Hyperlink"/>
            <w:noProof/>
          </w:rPr>
          <w:fldChar w:fldCharType="end"/>
        </w:r>
      </w:ins>
    </w:p>
    <w:p w14:paraId="21CE8CBB" w14:textId="3ADD2DA1" w:rsidR="00B53275" w:rsidRDefault="00B53275">
      <w:pPr>
        <w:pStyle w:val="TOC3"/>
        <w:rPr>
          <w:ins w:id="713" w:author="Author"/>
          <w:rFonts w:cstheme="minorBidi"/>
          <w:noProof/>
          <w:color w:val="auto"/>
          <w:kern w:val="2"/>
          <w:sz w:val="24"/>
          <w:szCs w:val="24"/>
          <w:lang w:val="en-GB" w:eastAsia="en-GB"/>
          <w14:ligatures w14:val="standardContextual"/>
        </w:rPr>
      </w:pPr>
      <w:ins w:id="714" w:author="Author">
        <w:r w:rsidRPr="00A96072">
          <w:rPr>
            <w:rStyle w:val="Hyperlink"/>
            <w:noProof/>
          </w:rPr>
          <w:fldChar w:fldCharType="begin"/>
        </w:r>
        <w:r w:rsidRPr="00A96072">
          <w:rPr>
            <w:rStyle w:val="Hyperlink"/>
            <w:noProof/>
          </w:rPr>
          <w:instrText xml:space="preserve"> </w:instrText>
        </w:r>
        <w:r>
          <w:rPr>
            <w:noProof/>
          </w:rPr>
          <w:instrText>HYPERLINK \l "_Toc192619643"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8.7.1</w:t>
        </w:r>
        <w:r>
          <w:rPr>
            <w:rFonts w:cstheme="minorBidi"/>
            <w:noProof/>
            <w:color w:val="auto"/>
            <w:kern w:val="2"/>
            <w:sz w:val="24"/>
            <w:szCs w:val="24"/>
            <w:lang w:val="en-GB" w:eastAsia="en-GB"/>
            <w14:ligatures w14:val="standardContextual"/>
          </w:rPr>
          <w:tab/>
        </w:r>
        <w:r w:rsidRPr="00A96072">
          <w:rPr>
            <w:rStyle w:val="Hyperlink"/>
            <w:noProof/>
          </w:rPr>
          <w:t>Message fragment in JSON</w:t>
        </w:r>
        <w:r>
          <w:rPr>
            <w:noProof/>
            <w:webHidden/>
          </w:rPr>
          <w:tab/>
        </w:r>
        <w:r>
          <w:rPr>
            <w:noProof/>
            <w:webHidden/>
          </w:rPr>
          <w:fldChar w:fldCharType="begin"/>
        </w:r>
        <w:r>
          <w:rPr>
            <w:noProof/>
            <w:webHidden/>
          </w:rPr>
          <w:instrText xml:space="preserve"> PAGEREF _Toc192619643 \h </w:instrText>
        </w:r>
      </w:ins>
      <w:r>
        <w:rPr>
          <w:noProof/>
          <w:webHidden/>
        </w:rPr>
      </w:r>
      <w:r>
        <w:rPr>
          <w:noProof/>
          <w:webHidden/>
        </w:rPr>
        <w:fldChar w:fldCharType="separate"/>
      </w:r>
      <w:ins w:id="715" w:author="Author">
        <w:r>
          <w:rPr>
            <w:noProof/>
            <w:webHidden/>
          </w:rPr>
          <w:t>141</w:t>
        </w:r>
        <w:r>
          <w:rPr>
            <w:noProof/>
            <w:webHidden/>
          </w:rPr>
          <w:fldChar w:fldCharType="end"/>
        </w:r>
        <w:r w:rsidRPr="00A96072">
          <w:rPr>
            <w:rStyle w:val="Hyperlink"/>
            <w:noProof/>
          </w:rPr>
          <w:fldChar w:fldCharType="end"/>
        </w:r>
      </w:ins>
    </w:p>
    <w:p w14:paraId="0BF9AA9E" w14:textId="35159655" w:rsidR="00B53275" w:rsidRDefault="00B53275">
      <w:pPr>
        <w:pStyle w:val="TOC3"/>
        <w:rPr>
          <w:ins w:id="716" w:author="Author"/>
          <w:rFonts w:cstheme="minorBidi"/>
          <w:noProof/>
          <w:color w:val="auto"/>
          <w:kern w:val="2"/>
          <w:sz w:val="24"/>
          <w:szCs w:val="24"/>
          <w:lang w:val="en-GB" w:eastAsia="en-GB"/>
          <w14:ligatures w14:val="standardContextual"/>
        </w:rPr>
      </w:pPr>
      <w:ins w:id="717" w:author="Author">
        <w:r w:rsidRPr="00A96072">
          <w:rPr>
            <w:rStyle w:val="Hyperlink"/>
            <w:noProof/>
          </w:rPr>
          <w:fldChar w:fldCharType="begin"/>
        </w:r>
        <w:r w:rsidRPr="00A96072">
          <w:rPr>
            <w:rStyle w:val="Hyperlink"/>
            <w:noProof/>
          </w:rPr>
          <w:instrText xml:space="preserve"> </w:instrText>
        </w:r>
        <w:r>
          <w:rPr>
            <w:noProof/>
          </w:rPr>
          <w:instrText>HYPERLINK \l "_Toc192619644"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8.7.2</w:t>
        </w:r>
        <w:r>
          <w:rPr>
            <w:rFonts w:cstheme="minorBidi"/>
            <w:noProof/>
            <w:color w:val="auto"/>
            <w:kern w:val="2"/>
            <w:sz w:val="24"/>
            <w:szCs w:val="24"/>
            <w:lang w:val="en-GB" w:eastAsia="en-GB"/>
            <w14:ligatures w14:val="standardContextual"/>
          </w:rPr>
          <w:tab/>
        </w:r>
        <w:r w:rsidRPr="00A96072">
          <w:rPr>
            <w:rStyle w:val="Hyperlink"/>
            <w:noProof/>
          </w:rPr>
          <w:t>Protobuf hex</w:t>
        </w:r>
        <w:r>
          <w:rPr>
            <w:noProof/>
            <w:webHidden/>
          </w:rPr>
          <w:tab/>
        </w:r>
        <w:r>
          <w:rPr>
            <w:noProof/>
            <w:webHidden/>
          </w:rPr>
          <w:fldChar w:fldCharType="begin"/>
        </w:r>
        <w:r>
          <w:rPr>
            <w:noProof/>
            <w:webHidden/>
          </w:rPr>
          <w:instrText xml:space="preserve"> PAGEREF _Toc192619644 \h </w:instrText>
        </w:r>
      </w:ins>
      <w:r>
        <w:rPr>
          <w:noProof/>
          <w:webHidden/>
        </w:rPr>
      </w:r>
      <w:r>
        <w:rPr>
          <w:noProof/>
          <w:webHidden/>
        </w:rPr>
        <w:fldChar w:fldCharType="separate"/>
      </w:r>
      <w:ins w:id="718" w:author="Author">
        <w:r>
          <w:rPr>
            <w:noProof/>
            <w:webHidden/>
          </w:rPr>
          <w:t>141</w:t>
        </w:r>
        <w:r>
          <w:rPr>
            <w:noProof/>
            <w:webHidden/>
          </w:rPr>
          <w:fldChar w:fldCharType="end"/>
        </w:r>
        <w:r w:rsidRPr="00A96072">
          <w:rPr>
            <w:rStyle w:val="Hyperlink"/>
            <w:noProof/>
          </w:rPr>
          <w:fldChar w:fldCharType="end"/>
        </w:r>
      </w:ins>
    </w:p>
    <w:p w14:paraId="04132A39" w14:textId="0D3BDEE0" w:rsidR="00B53275" w:rsidRDefault="00B53275">
      <w:pPr>
        <w:pStyle w:val="TOC3"/>
        <w:rPr>
          <w:ins w:id="719" w:author="Author"/>
          <w:rFonts w:cstheme="minorBidi"/>
          <w:noProof/>
          <w:color w:val="auto"/>
          <w:kern w:val="2"/>
          <w:sz w:val="24"/>
          <w:szCs w:val="24"/>
          <w:lang w:val="en-GB" w:eastAsia="en-GB"/>
          <w14:ligatures w14:val="standardContextual"/>
        </w:rPr>
      </w:pPr>
      <w:ins w:id="720" w:author="Author">
        <w:r w:rsidRPr="00A96072">
          <w:rPr>
            <w:rStyle w:val="Hyperlink"/>
            <w:noProof/>
          </w:rPr>
          <w:fldChar w:fldCharType="begin"/>
        </w:r>
        <w:r w:rsidRPr="00A96072">
          <w:rPr>
            <w:rStyle w:val="Hyperlink"/>
            <w:noProof/>
          </w:rPr>
          <w:instrText xml:space="preserve"> </w:instrText>
        </w:r>
        <w:r>
          <w:rPr>
            <w:noProof/>
          </w:rPr>
          <w:instrText>HYPERLINK \l "_Toc192619645"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8.7.3</w:t>
        </w:r>
        <w:r>
          <w:rPr>
            <w:rFonts w:cstheme="minorBidi"/>
            <w:noProof/>
            <w:color w:val="auto"/>
            <w:kern w:val="2"/>
            <w:sz w:val="24"/>
            <w:szCs w:val="24"/>
            <w:lang w:val="en-GB" w:eastAsia="en-GB"/>
            <w14:ligatures w14:val="standardContextual"/>
          </w:rPr>
          <w:tab/>
        </w:r>
        <w:r w:rsidRPr="00A96072">
          <w:rPr>
            <w:rStyle w:val="Hyperlink"/>
            <w:noProof/>
          </w:rPr>
          <w:t>Decoded protobuf</w:t>
        </w:r>
        <w:r>
          <w:rPr>
            <w:noProof/>
            <w:webHidden/>
          </w:rPr>
          <w:tab/>
        </w:r>
        <w:r>
          <w:rPr>
            <w:noProof/>
            <w:webHidden/>
          </w:rPr>
          <w:fldChar w:fldCharType="begin"/>
        </w:r>
        <w:r>
          <w:rPr>
            <w:noProof/>
            <w:webHidden/>
          </w:rPr>
          <w:instrText xml:space="preserve"> PAGEREF _Toc192619645 \h </w:instrText>
        </w:r>
      </w:ins>
      <w:r>
        <w:rPr>
          <w:noProof/>
          <w:webHidden/>
        </w:rPr>
      </w:r>
      <w:r>
        <w:rPr>
          <w:noProof/>
          <w:webHidden/>
        </w:rPr>
        <w:fldChar w:fldCharType="separate"/>
      </w:r>
      <w:ins w:id="721" w:author="Author">
        <w:r>
          <w:rPr>
            <w:noProof/>
            <w:webHidden/>
          </w:rPr>
          <w:t>141</w:t>
        </w:r>
        <w:r>
          <w:rPr>
            <w:noProof/>
            <w:webHidden/>
          </w:rPr>
          <w:fldChar w:fldCharType="end"/>
        </w:r>
        <w:r w:rsidRPr="00A96072">
          <w:rPr>
            <w:rStyle w:val="Hyperlink"/>
            <w:noProof/>
          </w:rPr>
          <w:fldChar w:fldCharType="end"/>
        </w:r>
      </w:ins>
    </w:p>
    <w:p w14:paraId="6E47705F" w14:textId="192F9AA9" w:rsidR="00B53275" w:rsidRDefault="00B53275">
      <w:pPr>
        <w:pStyle w:val="TOC3"/>
        <w:rPr>
          <w:ins w:id="722" w:author="Author"/>
          <w:rFonts w:cstheme="minorBidi"/>
          <w:noProof/>
          <w:color w:val="auto"/>
          <w:kern w:val="2"/>
          <w:sz w:val="24"/>
          <w:szCs w:val="24"/>
          <w:lang w:val="en-GB" w:eastAsia="en-GB"/>
          <w14:ligatures w14:val="standardContextual"/>
        </w:rPr>
      </w:pPr>
      <w:ins w:id="723" w:author="Author">
        <w:r w:rsidRPr="00A96072">
          <w:rPr>
            <w:rStyle w:val="Hyperlink"/>
            <w:noProof/>
          </w:rPr>
          <w:fldChar w:fldCharType="begin"/>
        </w:r>
        <w:r w:rsidRPr="00A96072">
          <w:rPr>
            <w:rStyle w:val="Hyperlink"/>
            <w:noProof/>
          </w:rPr>
          <w:instrText xml:space="preserve"> </w:instrText>
        </w:r>
        <w:r>
          <w:rPr>
            <w:noProof/>
          </w:rPr>
          <w:instrText>HYPERLINK \l "_Toc192619646"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8.7.4</w:t>
        </w:r>
        <w:r>
          <w:rPr>
            <w:rFonts w:cstheme="minorBidi"/>
            <w:noProof/>
            <w:color w:val="auto"/>
            <w:kern w:val="2"/>
            <w:sz w:val="24"/>
            <w:szCs w:val="24"/>
            <w:lang w:val="en-GB" w:eastAsia="en-GB"/>
            <w14:ligatures w14:val="standardContextual"/>
          </w:rPr>
          <w:tab/>
        </w:r>
        <w:r w:rsidRPr="00A96072">
          <w:rPr>
            <w:rStyle w:val="Hyperlink"/>
            <w:noProof/>
          </w:rPr>
          <w:t>Byte reduction</w:t>
        </w:r>
        <w:r>
          <w:rPr>
            <w:noProof/>
            <w:webHidden/>
          </w:rPr>
          <w:tab/>
        </w:r>
        <w:r>
          <w:rPr>
            <w:noProof/>
            <w:webHidden/>
          </w:rPr>
          <w:fldChar w:fldCharType="begin"/>
        </w:r>
        <w:r>
          <w:rPr>
            <w:noProof/>
            <w:webHidden/>
          </w:rPr>
          <w:instrText xml:space="preserve"> PAGEREF _Toc192619646 \h </w:instrText>
        </w:r>
      </w:ins>
      <w:r>
        <w:rPr>
          <w:noProof/>
          <w:webHidden/>
        </w:rPr>
      </w:r>
      <w:r>
        <w:rPr>
          <w:noProof/>
          <w:webHidden/>
        </w:rPr>
        <w:fldChar w:fldCharType="separate"/>
      </w:r>
      <w:ins w:id="724" w:author="Author">
        <w:r>
          <w:rPr>
            <w:noProof/>
            <w:webHidden/>
          </w:rPr>
          <w:t>142</w:t>
        </w:r>
        <w:r>
          <w:rPr>
            <w:noProof/>
            <w:webHidden/>
          </w:rPr>
          <w:fldChar w:fldCharType="end"/>
        </w:r>
        <w:r w:rsidRPr="00A96072">
          <w:rPr>
            <w:rStyle w:val="Hyperlink"/>
            <w:noProof/>
          </w:rPr>
          <w:fldChar w:fldCharType="end"/>
        </w:r>
      </w:ins>
    </w:p>
    <w:p w14:paraId="45AED809" w14:textId="17CB7AFA" w:rsidR="00B53275" w:rsidRDefault="00B53275">
      <w:pPr>
        <w:pStyle w:val="TOC3"/>
        <w:rPr>
          <w:ins w:id="725" w:author="Author"/>
          <w:rFonts w:cstheme="minorBidi"/>
          <w:noProof/>
          <w:color w:val="auto"/>
          <w:kern w:val="2"/>
          <w:sz w:val="24"/>
          <w:szCs w:val="24"/>
          <w:lang w:val="en-GB" w:eastAsia="en-GB"/>
          <w14:ligatures w14:val="standardContextual"/>
        </w:rPr>
      </w:pPr>
      <w:ins w:id="726" w:author="Author">
        <w:r w:rsidRPr="00A96072">
          <w:rPr>
            <w:rStyle w:val="Hyperlink"/>
            <w:noProof/>
          </w:rPr>
          <w:fldChar w:fldCharType="begin"/>
        </w:r>
        <w:r w:rsidRPr="00A96072">
          <w:rPr>
            <w:rStyle w:val="Hyperlink"/>
            <w:noProof/>
          </w:rPr>
          <w:instrText xml:space="preserve"> </w:instrText>
        </w:r>
        <w:r>
          <w:rPr>
            <w:noProof/>
          </w:rPr>
          <w:instrText>HYPERLINK \l "_Toc192619647"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8.7.5</w:t>
        </w:r>
        <w:r>
          <w:rPr>
            <w:rFonts w:cstheme="minorBidi"/>
            <w:noProof/>
            <w:color w:val="auto"/>
            <w:kern w:val="2"/>
            <w:sz w:val="24"/>
            <w:szCs w:val="24"/>
            <w:lang w:val="en-GB" w:eastAsia="en-GB"/>
            <w14:ligatures w14:val="standardContextual"/>
          </w:rPr>
          <w:tab/>
        </w:r>
        <w:r w:rsidRPr="00A96072">
          <w:rPr>
            <w:rStyle w:val="Hyperlink"/>
            <w:noProof/>
          </w:rPr>
          <w:t>Protobuf encoding</w:t>
        </w:r>
        <w:r>
          <w:rPr>
            <w:noProof/>
            <w:webHidden/>
          </w:rPr>
          <w:tab/>
        </w:r>
        <w:r>
          <w:rPr>
            <w:noProof/>
            <w:webHidden/>
          </w:rPr>
          <w:fldChar w:fldCharType="begin"/>
        </w:r>
        <w:r>
          <w:rPr>
            <w:noProof/>
            <w:webHidden/>
          </w:rPr>
          <w:instrText xml:space="preserve"> PAGEREF _Toc192619647 \h </w:instrText>
        </w:r>
      </w:ins>
      <w:r>
        <w:rPr>
          <w:noProof/>
          <w:webHidden/>
        </w:rPr>
      </w:r>
      <w:r>
        <w:rPr>
          <w:noProof/>
          <w:webHidden/>
        </w:rPr>
        <w:fldChar w:fldCharType="separate"/>
      </w:r>
      <w:ins w:id="727" w:author="Author">
        <w:r>
          <w:rPr>
            <w:noProof/>
            <w:webHidden/>
          </w:rPr>
          <w:t>142</w:t>
        </w:r>
        <w:r>
          <w:rPr>
            <w:noProof/>
            <w:webHidden/>
          </w:rPr>
          <w:fldChar w:fldCharType="end"/>
        </w:r>
        <w:r w:rsidRPr="00A96072">
          <w:rPr>
            <w:rStyle w:val="Hyperlink"/>
            <w:noProof/>
          </w:rPr>
          <w:fldChar w:fldCharType="end"/>
        </w:r>
      </w:ins>
    </w:p>
    <w:p w14:paraId="5FA29DEB" w14:textId="307D7165" w:rsidR="00B53275" w:rsidRDefault="00B53275">
      <w:pPr>
        <w:pStyle w:val="TOC2"/>
        <w:rPr>
          <w:ins w:id="728" w:author="Author"/>
          <w:rFonts w:cstheme="minorBidi"/>
          <w:noProof/>
          <w:color w:val="auto"/>
          <w:kern w:val="2"/>
          <w:sz w:val="24"/>
          <w:szCs w:val="24"/>
          <w:lang w:val="en-GB" w:eastAsia="en-GB"/>
          <w14:ligatures w14:val="standardContextual"/>
        </w:rPr>
      </w:pPr>
      <w:ins w:id="729" w:author="Author">
        <w:r w:rsidRPr="00A96072">
          <w:rPr>
            <w:rStyle w:val="Hyperlink"/>
            <w:noProof/>
          </w:rPr>
          <w:fldChar w:fldCharType="begin"/>
        </w:r>
        <w:r w:rsidRPr="00A96072">
          <w:rPr>
            <w:rStyle w:val="Hyperlink"/>
            <w:noProof/>
          </w:rPr>
          <w:instrText xml:space="preserve"> </w:instrText>
        </w:r>
        <w:r>
          <w:rPr>
            <w:noProof/>
          </w:rPr>
          <w:instrText>HYPERLINK \l "_Toc192619648"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8.8</w:t>
        </w:r>
        <w:r>
          <w:rPr>
            <w:rFonts w:cstheme="minorBidi"/>
            <w:noProof/>
            <w:color w:val="auto"/>
            <w:kern w:val="2"/>
            <w:sz w:val="24"/>
            <w:szCs w:val="24"/>
            <w:lang w:val="en-GB" w:eastAsia="en-GB"/>
            <w14:ligatures w14:val="standardContextual"/>
          </w:rPr>
          <w:tab/>
        </w:r>
        <w:r w:rsidRPr="00A96072">
          <w:rPr>
            <w:rStyle w:val="Hyperlink"/>
            <w:noProof/>
          </w:rPr>
          <w:t>Appendix – Measurement YANG</w:t>
        </w:r>
        <w:r>
          <w:rPr>
            <w:noProof/>
            <w:webHidden/>
          </w:rPr>
          <w:tab/>
        </w:r>
        <w:r>
          <w:rPr>
            <w:noProof/>
            <w:webHidden/>
          </w:rPr>
          <w:fldChar w:fldCharType="begin"/>
        </w:r>
        <w:r>
          <w:rPr>
            <w:noProof/>
            <w:webHidden/>
          </w:rPr>
          <w:instrText xml:space="preserve"> PAGEREF _Toc192619648 \h </w:instrText>
        </w:r>
      </w:ins>
      <w:r>
        <w:rPr>
          <w:noProof/>
          <w:webHidden/>
        </w:rPr>
      </w:r>
      <w:r>
        <w:rPr>
          <w:noProof/>
          <w:webHidden/>
        </w:rPr>
        <w:fldChar w:fldCharType="separate"/>
      </w:r>
      <w:ins w:id="730" w:author="Author">
        <w:r>
          <w:rPr>
            <w:noProof/>
            <w:webHidden/>
          </w:rPr>
          <w:t>143</w:t>
        </w:r>
        <w:r>
          <w:rPr>
            <w:noProof/>
            <w:webHidden/>
          </w:rPr>
          <w:fldChar w:fldCharType="end"/>
        </w:r>
        <w:r w:rsidRPr="00A96072">
          <w:rPr>
            <w:rStyle w:val="Hyperlink"/>
            <w:noProof/>
          </w:rPr>
          <w:fldChar w:fldCharType="end"/>
        </w:r>
      </w:ins>
    </w:p>
    <w:p w14:paraId="7C91399A" w14:textId="4E427FD2" w:rsidR="00B53275" w:rsidRDefault="00B53275">
      <w:pPr>
        <w:pStyle w:val="TOC1"/>
        <w:tabs>
          <w:tab w:val="left" w:pos="432"/>
        </w:tabs>
        <w:rPr>
          <w:ins w:id="731" w:author="Author"/>
          <w:rFonts w:cstheme="minorBidi"/>
          <w:b w:val="0"/>
          <w:noProof/>
          <w:color w:val="auto"/>
          <w:kern w:val="2"/>
          <w:sz w:val="24"/>
          <w:lang w:val="en-GB" w:eastAsia="en-GB"/>
          <w14:ligatures w14:val="standardContextual"/>
        </w:rPr>
      </w:pPr>
      <w:ins w:id="732" w:author="Author">
        <w:r w:rsidRPr="00A96072">
          <w:rPr>
            <w:rStyle w:val="Hyperlink"/>
            <w:noProof/>
          </w:rPr>
          <w:fldChar w:fldCharType="begin"/>
        </w:r>
        <w:r w:rsidRPr="00A96072">
          <w:rPr>
            <w:rStyle w:val="Hyperlink"/>
            <w:noProof/>
          </w:rPr>
          <w:instrText xml:space="preserve"> </w:instrText>
        </w:r>
        <w:r>
          <w:rPr>
            <w:noProof/>
          </w:rPr>
          <w:instrText>HYPERLINK \l "_Toc192620366"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9</w:t>
        </w:r>
        <w:r>
          <w:rPr>
            <w:rFonts w:cstheme="minorBidi"/>
            <w:b w:val="0"/>
            <w:noProof/>
            <w:color w:val="auto"/>
            <w:kern w:val="2"/>
            <w:sz w:val="24"/>
            <w:lang w:val="en-GB" w:eastAsia="en-GB"/>
            <w14:ligatures w14:val="standardContextual"/>
          </w:rPr>
          <w:tab/>
        </w:r>
        <w:r w:rsidRPr="00A96072">
          <w:rPr>
            <w:rStyle w:val="Hyperlink"/>
            <w:noProof/>
          </w:rPr>
          <w:t>References</w:t>
        </w:r>
        <w:r>
          <w:rPr>
            <w:noProof/>
            <w:webHidden/>
          </w:rPr>
          <w:tab/>
        </w:r>
        <w:r>
          <w:rPr>
            <w:noProof/>
            <w:webHidden/>
          </w:rPr>
          <w:fldChar w:fldCharType="begin"/>
        </w:r>
        <w:r>
          <w:rPr>
            <w:noProof/>
            <w:webHidden/>
          </w:rPr>
          <w:instrText xml:space="preserve"> PAGEREF _Toc192620366 \h </w:instrText>
        </w:r>
      </w:ins>
      <w:r>
        <w:rPr>
          <w:noProof/>
          <w:webHidden/>
        </w:rPr>
      </w:r>
      <w:r>
        <w:rPr>
          <w:noProof/>
          <w:webHidden/>
        </w:rPr>
        <w:fldChar w:fldCharType="separate"/>
      </w:r>
      <w:ins w:id="733" w:author="Author">
        <w:r>
          <w:rPr>
            <w:noProof/>
            <w:webHidden/>
          </w:rPr>
          <w:t>144</w:t>
        </w:r>
        <w:r>
          <w:rPr>
            <w:noProof/>
            <w:webHidden/>
          </w:rPr>
          <w:fldChar w:fldCharType="end"/>
        </w:r>
        <w:r w:rsidRPr="00A96072">
          <w:rPr>
            <w:rStyle w:val="Hyperlink"/>
            <w:noProof/>
          </w:rPr>
          <w:fldChar w:fldCharType="end"/>
        </w:r>
      </w:ins>
    </w:p>
    <w:p w14:paraId="6A5BC519" w14:textId="26819F9A" w:rsidR="00B53275" w:rsidRDefault="00B53275">
      <w:pPr>
        <w:pStyle w:val="TOC1"/>
        <w:tabs>
          <w:tab w:val="left" w:pos="864"/>
        </w:tabs>
        <w:rPr>
          <w:ins w:id="734" w:author="Author"/>
          <w:rFonts w:cstheme="minorBidi"/>
          <w:b w:val="0"/>
          <w:noProof/>
          <w:color w:val="auto"/>
          <w:kern w:val="2"/>
          <w:sz w:val="24"/>
          <w:lang w:val="en-GB" w:eastAsia="en-GB"/>
          <w14:ligatures w14:val="standardContextual"/>
        </w:rPr>
      </w:pPr>
      <w:ins w:id="735" w:author="Author">
        <w:r w:rsidRPr="00A96072">
          <w:rPr>
            <w:rStyle w:val="Hyperlink"/>
            <w:noProof/>
          </w:rPr>
          <w:fldChar w:fldCharType="begin"/>
        </w:r>
        <w:r w:rsidRPr="00A96072">
          <w:rPr>
            <w:rStyle w:val="Hyperlink"/>
            <w:noProof/>
          </w:rPr>
          <w:instrText xml:space="preserve"> </w:instrText>
        </w:r>
        <w:r>
          <w:rPr>
            <w:noProof/>
          </w:rPr>
          <w:instrText>HYPERLINK \l "_Toc192620367"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10</w:t>
        </w:r>
        <w:r>
          <w:rPr>
            <w:rFonts w:cstheme="minorBidi"/>
            <w:b w:val="0"/>
            <w:noProof/>
            <w:color w:val="auto"/>
            <w:kern w:val="2"/>
            <w:sz w:val="24"/>
            <w:lang w:val="en-GB" w:eastAsia="en-GB"/>
            <w14:ligatures w14:val="standardContextual"/>
          </w:rPr>
          <w:tab/>
        </w:r>
        <w:r w:rsidRPr="00A96072">
          <w:rPr>
            <w:rStyle w:val="Hyperlink"/>
            <w:noProof/>
          </w:rPr>
          <w:t>Definitions and Terminology</w:t>
        </w:r>
        <w:r>
          <w:rPr>
            <w:noProof/>
            <w:webHidden/>
          </w:rPr>
          <w:tab/>
        </w:r>
        <w:r>
          <w:rPr>
            <w:noProof/>
            <w:webHidden/>
          </w:rPr>
          <w:fldChar w:fldCharType="begin"/>
        </w:r>
        <w:r>
          <w:rPr>
            <w:noProof/>
            <w:webHidden/>
          </w:rPr>
          <w:instrText xml:space="preserve"> PAGEREF _Toc192620367 \h </w:instrText>
        </w:r>
      </w:ins>
      <w:r>
        <w:rPr>
          <w:noProof/>
          <w:webHidden/>
        </w:rPr>
      </w:r>
      <w:r>
        <w:rPr>
          <w:noProof/>
          <w:webHidden/>
        </w:rPr>
        <w:fldChar w:fldCharType="separate"/>
      </w:r>
      <w:ins w:id="736" w:author="Author">
        <w:r>
          <w:rPr>
            <w:noProof/>
            <w:webHidden/>
          </w:rPr>
          <w:t>145</w:t>
        </w:r>
        <w:r>
          <w:rPr>
            <w:noProof/>
            <w:webHidden/>
          </w:rPr>
          <w:fldChar w:fldCharType="end"/>
        </w:r>
        <w:r w:rsidRPr="00A96072">
          <w:rPr>
            <w:rStyle w:val="Hyperlink"/>
            <w:noProof/>
          </w:rPr>
          <w:fldChar w:fldCharType="end"/>
        </w:r>
      </w:ins>
    </w:p>
    <w:p w14:paraId="5DA54F89" w14:textId="2D5E94B3" w:rsidR="00B53275" w:rsidRDefault="00B53275">
      <w:pPr>
        <w:pStyle w:val="TOC1"/>
        <w:tabs>
          <w:tab w:val="left" w:pos="864"/>
        </w:tabs>
        <w:rPr>
          <w:ins w:id="737" w:author="Author"/>
          <w:rFonts w:cstheme="minorBidi"/>
          <w:b w:val="0"/>
          <w:noProof/>
          <w:color w:val="auto"/>
          <w:kern w:val="2"/>
          <w:sz w:val="24"/>
          <w:lang w:val="en-GB" w:eastAsia="en-GB"/>
          <w14:ligatures w14:val="standardContextual"/>
        </w:rPr>
      </w:pPr>
      <w:ins w:id="738" w:author="Author">
        <w:r w:rsidRPr="00A96072">
          <w:rPr>
            <w:rStyle w:val="Hyperlink"/>
            <w:noProof/>
          </w:rPr>
          <w:fldChar w:fldCharType="begin"/>
        </w:r>
        <w:r w:rsidRPr="00A96072">
          <w:rPr>
            <w:rStyle w:val="Hyperlink"/>
            <w:noProof/>
          </w:rPr>
          <w:instrText xml:space="preserve"> </w:instrText>
        </w:r>
        <w:r>
          <w:rPr>
            <w:noProof/>
          </w:rPr>
          <w:instrText>HYPERLINK \l "_Toc192620368"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11</w:t>
        </w:r>
        <w:r>
          <w:rPr>
            <w:rFonts w:cstheme="minorBidi"/>
            <w:b w:val="0"/>
            <w:noProof/>
            <w:color w:val="auto"/>
            <w:kern w:val="2"/>
            <w:sz w:val="24"/>
            <w:lang w:val="en-GB" w:eastAsia="en-GB"/>
            <w14:ligatures w14:val="standardContextual"/>
          </w:rPr>
          <w:tab/>
        </w:r>
        <w:r w:rsidRPr="00A96072">
          <w:rPr>
            <w:rStyle w:val="Hyperlink"/>
            <w:noProof/>
          </w:rPr>
          <w:t>Individuals engaged</w:t>
        </w:r>
        <w:r>
          <w:rPr>
            <w:noProof/>
            <w:webHidden/>
          </w:rPr>
          <w:tab/>
        </w:r>
        <w:r>
          <w:rPr>
            <w:noProof/>
            <w:webHidden/>
          </w:rPr>
          <w:fldChar w:fldCharType="begin"/>
        </w:r>
        <w:r>
          <w:rPr>
            <w:noProof/>
            <w:webHidden/>
          </w:rPr>
          <w:instrText xml:space="preserve"> PAGEREF _Toc192620368 \h </w:instrText>
        </w:r>
      </w:ins>
      <w:r>
        <w:rPr>
          <w:noProof/>
          <w:webHidden/>
        </w:rPr>
      </w:r>
      <w:r>
        <w:rPr>
          <w:noProof/>
          <w:webHidden/>
        </w:rPr>
        <w:fldChar w:fldCharType="separate"/>
      </w:r>
      <w:ins w:id="739" w:author="Author">
        <w:r>
          <w:rPr>
            <w:noProof/>
            <w:webHidden/>
          </w:rPr>
          <w:t>147</w:t>
        </w:r>
        <w:r>
          <w:rPr>
            <w:noProof/>
            <w:webHidden/>
          </w:rPr>
          <w:fldChar w:fldCharType="end"/>
        </w:r>
        <w:r w:rsidRPr="00A96072">
          <w:rPr>
            <w:rStyle w:val="Hyperlink"/>
            <w:noProof/>
          </w:rPr>
          <w:fldChar w:fldCharType="end"/>
        </w:r>
      </w:ins>
    </w:p>
    <w:p w14:paraId="29E9137C" w14:textId="5C0AAD32" w:rsidR="00B53275" w:rsidRDefault="00B53275">
      <w:pPr>
        <w:pStyle w:val="TOC2"/>
        <w:rPr>
          <w:ins w:id="740" w:author="Author"/>
          <w:rFonts w:cstheme="minorBidi"/>
          <w:noProof/>
          <w:color w:val="auto"/>
          <w:kern w:val="2"/>
          <w:sz w:val="24"/>
          <w:szCs w:val="24"/>
          <w:lang w:val="en-GB" w:eastAsia="en-GB"/>
          <w14:ligatures w14:val="standardContextual"/>
        </w:rPr>
      </w:pPr>
      <w:ins w:id="741" w:author="Author">
        <w:r w:rsidRPr="00A96072">
          <w:rPr>
            <w:rStyle w:val="Hyperlink"/>
            <w:noProof/>
          </w:rPr>
          <w:fldChar w:fldCharType="begin"/>
        </w:r>
        <w:r w:rsidRPr="00A96072">
          <w:rPr>
            <w:rStyle w:val="Hyperlink"/>
            <w:noProof/>
          </w:rPr>
          <w:instrText xml:space="preserve"> </w:instrText>
        </w:r>
        <w:r>
          <w:rPr>
            <w:noProof/>
          </w:rPr>
          <w:instrText>HYPERLINK \l "_Toc192620369"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11.1</w:t>
        </w:r>
        <w:r>
          <w:rPr>
            <w:rFonts w:cstheme="minorBidi"/>
            <w:noProof/>
            <w:color w:val="auto"/>
            <w:kern w:val="2"/>
            <w:sz w:val="24"/>
            <w:szCs w:val="24"/>
            <w:lang w:val="en-GB" w:eastAsia="en-GB"/>
            <w14:ligatures w14:val="standardContextual"/>
          </w:rPr>
          <w:tab/>
        </w:r>
        <w:r w:rsidRPr="00A96072">
          <w:rPr>
            <w:rStyle w:val="Hyperlink"/>
            <w:noProof/>
          </w:rPr>
          <w:t>Editors</w:t>
        </w:r>
        <w:r>
          <w:rPr>
            <w:noProof/>
            <w:webHidden/>
          </w:rPr>
          <w:tab/>
        </w:r>
        <w:r>
          <w:rPr>
            <w:noProof/>
            <w:webHidden/>
          </w:rPr>
          <w:fldChar w:fldCharType="begin"/>
        </w:r>
        <w:r>
          <w:rPr>
            <w:noProof/>
            <w:webHidden/>
          </w:rPr>
          <w:instrText xml:space="preserve"> PAGEREF _Toc192620369 \h </w:instrText>
        </w:r>
      </w:ins>
      <w:r>
        <w:rPr>
          <w:noProof/>
          <w:webHidden/>
        </w:rPr>
      </w:r>
      <w:r>
        <w:rPr>
          <w:noProof/>
          <w:webHidden/>
        </w:rPr>
        <w:fldChar w:fldCharType="separate"/>
      </w:r>
      <w:ins w:id="742" w:author="Author">
        <w:r>
          <w:rPr>
            <w:noProof/>
            <w:webHidden/>
          </w:rPr>
          <w:t>147</w:t>
        </w:r>
        <w:r>
          <w:rPr>
            <w:noProof/>
            <w:webHidden/>
          </w:rPr>
          <w:fldChar w:fldCharType="end"/>
        </w:r>
        <w:r w:rsidRPr="00A96072">
          <w:rPr>
            <w:rStyle w:val="Hyperlink"/>
            <w:noProof/>
          </w:rPr>
          <w:fldChar w:fldCharType="end"/>
        </w:r>
      </w:ins>
    </w:p>
    <w:p w14:paraId="6D9D5848" w14:textId="2936D2C6" w:rsidR="00B53275" w:rsidRDefault="00B53275">
      <w:pPr>
        <w:pStyle w:val="TOC2"/>
        <w:rPr>
          <w:ins w:id="743" w:author="Author"/>
          <w:rFonts w:cstheme="minorBidi"/>
          <w:noProof/>
          <w:color w:val="auto"/>
          <w:kern w:val="2"/>
          <w:sz w:val="24"/>
          <w:szCs w:val="24"/>
          <w:lang w:val="en-GB" w:eastAsia="en-GB"/>
          <w14:ligatures w14:val="standardContextual"/>
        </w:rPr>
      </w:pPr>
      <w:ins w:id="744" w:author="Author">
        <w:r w:rsidRPr="00A96072">
          <w:rPr>
            <w:rStyle w:val="Hyperlink"/>
            <w:noProof/>
          </w:rPr>
          <w:fldChar w:fldCharType="begin"/>
        </w:r>
        <w:r w:rsidRPr="00A96072">
          <w:rPr>
            <w:rStyle w:val="Hyperlink"/>
            <w:noProof/>
          </w:rPr>
          <w:instrText xml:space="preserve"> </w:instrText>
        </w:r>
        <w:r>
          <w:rPr>
            <w:noProof/>
          </w:rPr>
          <w:instrText>HYPERLINK \l "_Toc192620370"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11.2</w:t>
        </w:r>
        <w:r>
          <w:rPr>
            <w:rFonts w:cstheme="minorBidi"/>
            <w:noProof/>
            <w:color w:val="auto"/>
            <w:kern w:val="2"/>
            <w:sz w:val="24"/>
            <w:szCs w:val="24"/>
            <w:lang w:val="en-GB" w:eastAsia="en-GB"/>
            <w14:ligatures w14:val="standardContextual"/>
          </w:rPr>
          <w:tab/>
        </w:r>
        <w:r w:rsidRPr="00A96072">
          <w:rPr>
            <w:rStyle w:val="Hyperlink"/>
            <w:noProof/>
          </w:rPr>
          <w:t>Contributors</w:t>
        </w:r>
        <w:r>
          <w:rPr>
            <w:noProof/>
            <w:webHidden/>
          </w:rPr>
          <w:tab/>
        </w:r>
        <w:r>
          <w:rPr>
            <w:noProof/>
            <w:webHidden/>
          </w:rPr>
          <w:fldChar w:fldCharType="begin"/>
        </w:r>
        <w:r>
          <w:rPr>
            <w:noProof/>
            <w:webHidden/>
          </w:rPr>
          <w:instrText xml:space="preserve"> PAGEREF _Toc192620370 \h </w:instrText>
        </w:r>
      </w:ins>
      <w:r>
        <w:rPr>
          <w:noProof/>
          <w:webHidden/>
        </w:rPr>
      </w:r>
      <w:r>
        <w:rPr>
          <w:noProof/>
          <w:webHidden/>
        </w:rPr>
        <w:fldChar w:fldCharType="separate"/>
      </w:r>
      <w:ins w:id="745" w:author="Author">
        <w:r>
          <w:rPr>
            <w:noProof/>
            <w:webHidden/>
          </w:rPr>
          <w:t>147</w:t>
        </w:r>
        <w:r>
          <w:rPr>
            <w:noProof/>
            <w:webHidden/>
          </w:rPr>
          <w:fldChar w:fldCharType="end"/>
        </w:r>
        <w:r w:rsidRPr="00A96072">
          <w:rPr>
            <w:rStyle w:val="Hyperlink"/>
            <w:noProof/>
          </w:rPr>
          <w:fldChar w:fldCharType="end"/>
        </w:r>
      </w:ins>
    </w:p>
    <w:p w14:paraId="4850B300" w14:textId="4D458609" w:rsidR="00B53275" w:rsidRDefault="00B53275">
      <w:pPr>
        <w:pStyle w:val="TOC1"/>
        <w:tabs>
          <w:tab w:val="left" w:pos="864"/>
        </w:tabs>
        <w:rPr>
          <w:ins w:id="746" w:author="Author"/>
          <w:rFonts w:cstheme="minorBidi"/>
          <w:b w:val="0"/>
          <w:noProof/>
          <w:color w:val="auto"/>
          <w:kern w:val="2"/>
          <w:sz w:val="24"/>
          <w:lang w:val="en-GB" w:eastAsia="en-GB"/>
          <w14:ligatures w14:val="standardContextual"/>
        </w:rPr>
      </w:pPr>
      <w:ins w:id="747" w:author="Author">
        <w:r w:rsidRPr="00A96072">
          <w:rPr>
            <w:rStyle w:val="Hyperlink"/>
            <w:noProof/>
          </w:rPr>
          <w:fldChar w:fldCharType="begin"/>
        </w:r>
        <w:r w:rsidRPr="00A96072">
          <w:rPr>
            <w:rStyle w:val="Hyperlink"/>
            <w:noProof/>
          </w:rPr>
          <w:instrText xml:space="preserve"> </w:instrText>
        </w:r>
        <w:r>
          <w:rPr>
            <w:noProof/>
          </w:rPr>
          <w:instrText>HYPERLINK \l "_Toc192620371"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12</w:t>
        </w:r>
        <w:r>
          <w:rPr>
            <w:rFonts w:cstheme="minorBidi"/>
            <w:b w:val="0"/>
            <w:noProof/>
            <w:color w:val="auto"/>
            <w:kern w:val="2"/>
            <w:sz w:val="24"/>
            <w:lang w:val="en-GB" w:eastAsia="en-GB"/>
            <w14:ligatures w14:val="standardContextual"/>
          </w:rPr>
          <w:tab/>
        </w:r>
        <w:r w:rsidRPr="00A96072">
          <w:rPr>
            <w:rStyle w:val="Hyperlink"/>
            <w:noProof/>
          </w:rPr>
          <w:t>Appendix: Changes between versions</w:t>
        </w:r>
        <w:r>
          <w:rPr>
            <w:noProof/>
            <w:webHidden/>
          </w:rPr>
          <w:tab/>
        </w:r>
        <w:r>
          <w:rPr>
            <w:noProof/>
            <w:webHidden/>
          </w:rPr>
          <w:fldChar w:fldCharType="begin"/>
        </w:r>
        <w:r>
          <w:rPr>
            <w:noProof/>
            <w:webHidden/>
          </w:rPr>
          <w:instrText xml:space="preserve"> PAGEREF _Toc192620371 \h </w:instrText>
        </w:r>
      </w:ins>
      <w:r>
        <w:rPr>
          <w:noProof/>
          <w:webHidden/>
        </w:rPr>
      </w:r>
      <w:r>
        <w:rPr>
          <w:noProof/>
          <w:webHidden/>
        </w:rPr>
        <w:fldChar w:fldCharType="separate"/>
      </w:r>
      <w:ins w:id="748" w:author="Author">
        <w:r>
          <w:rPr>
            <w:noProof/>
            <w:webHidden/>
          </w:rPr>
          <w:t>148</w:t>
        </w:r>
        <w:r>
          <w:rPr>
            <w:noProof/>
            <w:webHidden/>
          </w:rPr>
          <w:fldChar w:fldCharType="end"/>
        </w:r>
        <w:r w:rsidRPr="00A96072">
          <w:rPr>
            <w:rStyle w:val="Hyperlink"/>
            <w:noProof/>
          </w:rPr>
          <w:fldChar w:fldCharType="end"/>
        </w:r>
      </w:ins>
    </w:p>
    <w:p w14:paraId="5AEFCFC1" w14:textId="4D3AFB64" w:rsidR="00B53275" w:rsidRDefault="00B53275">
      <w:pPr>
        <w:pStyle w:val="TOC2"/>
        <w:rPr>
          <w:ins w:id="749" w:author="Author"/>
          <w:rFonts w:cstheme="minorBidi"/>
          <w:noProof/>
          <w:color w:val="auto"/>
          <w:kern w:val="2"/>
          <w:sz w:val="24"/>
          <w:szCs w:val="24"/>
          <w:lang w:val="en-GB" w:eastAsia="en-GB"/>
          <w14:ligatures w14:val="standardContextual"/>
        </w:rPr>
      </w:pPr>
      <w:ins w:id="750" w:author="Author">
        <w:r w:rsidRPr="00A96072">
          <w:rPr>
            <w:rStyle w:val="Hyperlink"/>
            <w:noProof/>
          </w:rPr>
          <w:fldChar w:fldCharType="begin"/>
        </w:r>
        <w:r w:rsidRPr="00A96072">
          <w:rPr>
            <w:rStyle w:val="Hyperlink"/>
            <w:noProof/>
          </w:rPr>
          <w:instrText xml:space="preserve"> </w:instrText>
        </w:r>
        <w:r>
          <w:rPr>
            <w:noProof/>
          </w:rPr>
          <w:instrText>HYPERLINK \l "_Toc192620372"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12.1</w:t>
        </w:r>
        <w:r>
          <w:rPr>
            <w:rFonts w:cstheme="minorBidi"/>
            <w:noProof/>
            <w:color w:val="auto"/>
            <w:kern w:val="2"/>
            <w:sz w:val="24"/>
            <w:szCs w:val="24"/>
            <w:lang w:val="en-GB" w:eastAsia="en-GB"/>
            <w14:ligatures w14:val="standardContextual"/>
          </w:rPr>
          <w:tab/>
        </w:r>
        <w:r w:rsidRPr="00A96072">
          <w:rPr>
            <w:rStyle w:val="Hyperlink"/>
            <w:noProof/>
          </w:rPr>
          <w:t>Changes between v1.1 and v2.0</w:t>
        </w:r>
        <w:r>
          <w:rPr>
            <w:noProof/>
            <w:webHidden/>
          </w:rPr>
          <w:tab/>
        </w:r>
        <w:r>
          <w:rPr>
            <w:noProof/>
            <w:webHidden/>
          </w:rPr>
          <w:fldChar w:fldCharType="begin"/>
        </w:r>
        <w:r>
          <w:rPr>
            <w:noProof/>
            <w:webHidden/>
          </w:rPr>
          <w:instrText xml:space="preserve"> PAGEREF _Toc192620372 \h </w:instrText>
        </w:r>
      </w:ins>
      <w:r>
        <w:rPr>
          <w:noProof/>
          <w:webHidden/>
        </w:rPr>
      </w:r>
      <w:r>
        <w:rPr>
          <w:noProof/>
          <w:webHidden/>
        </w:rPr>
        <w:fldChar w:fldCharType="separate"/>
      </w:r>
      <w:ins w:id="751" w:author="Author">
        <w:r>
          <w:rPr>
            <w:noProof/>
            <w:webHidden/>
          </w:rPr>
          <w:t>148</w:t>
        </w:r>
        <w:r>
          <w:rPr>
            <w:noProof/>
            <w:webHidden/>
          </w:rPr>
          <w:fldChar w:fldCharType="end"/>
        </w:r>
        <w:r w:rsidRPr="00A96072">
          <w:rPr>
            <w:rStyle w:val="Hyperlink"/>
            <w:noProof/>
          </w:rPr>
          <w:fldChar w:fldCharType="end"/>
        </w:r>
      </w:ins>
    </w:p>
    <w:p w14:paraId="3D020744" w14:textId="7728FEC2" w:rsidR="00B53275" w:rsidRDefault="00B53275">
      <w:pPr>
        <w:pStyle w:val="TOC2"/>
        <w:rPr>
          <w:ins w:id="752" w:author="Author"/>
          <w:rFonts w:cstheme="minorBidi"/>
          <w:noProof/>
          <w:color w:val="auto"/>
          <w:kern w:val="2"/>
          <w:sz w:val="24"/>
          <w:szCs w:val="24"/>
          <w:lang w:val="en-GB" w:eastAsia="en-GB"/>
          <w14:ligatures w14:val="standardContextual"/>
        </w:rPr>
      </w:pPr>
      <w:ins w:id="753" w:author="Author">
        <w:r w:rsidRPr="00A96072">
          <w:rPr>
            <w:rStyle w:val="Hyperlink"/>
            <w:noProof/>
          </w:rPr>
          <w:fldChar w:fldCharType="begin"/>
        </w:r>
        <w:r w:rsidRPr="00A96072">
          <w:rPr>
            <w:rStyle w:val="Hyperlink"/>
            <w:noProof/>
          </w:rPr>
          <w:instrText xml:space="preserve"> </w:instrText>
        </w:r>
        <w:r>
          <w:rPr>
            <w:noProof/>
          </w:rPr>
          <w:instrText>HYPERLINK \l "_Toc192620373"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12.2</w:t>
        </w:r>
        <w:r>
          <w:rPr>
            <w:rFonts w:cstheme="minorBidi"/>
            <w:noProof/>
            <w:color w:val="auto"/>
            <w:kern w:val="2"/>
            <w:sz w:val="24"/>
            <w:szCs w:val="24"/>
            <w:lang w:val="en-GB" w:eastAsia="en-GB"/>
            <w14:ligatures w14:val="standardContextual"/>
          </w:rPr>
          <w:tab/>
        </w:r>
        <w:r w:rsidRPr="00A96072">
          <w:rPr>
            <w:rStyle w:val="Hyperlink"/>
            <w:noProof/>
          </w:rPr>
          <w:t>Changes between v2.0 and v3.1</w:t>
        </w:r>
        <w:r>
          <w:rPr>
            <w:noProof/>
            <w:webHidden/>
          </w:rPr>
          <w:tab/>
        </w:r>
        <w:r>
          <w:rPr>
            <w:noProof/>
            <w:webHidden/>
          </w:rPr>
          <w:fldChar w:fldCharType="begin"/>
        </w:r>
        <w:r>
          <w:rPr>
            <w:noProof/>
            <w:webHidden/>
          </w:rPr>
          <w:instrText xml:space="preserve"> PAGEREF _Toc192620373 \h </w:instrText>
        </w:r>
      </w:ins>
      <w:r>
        <w:rPr>
          <w:noProof/>
          <w:webHidden/>
        </w:rPr>
      </w:r>
      <w:r>
        <w:rPr>
          <w:noProof/>
          <w:webHidden/>
        </w:rPr>
        <w:fldChar w:fldCharType="separate"/>
      </w:r>
      <w:ins w:id="754" w:author="Author">
        <w:r>
          <w:rPr>
            <w:noProof/>
            <w:webHidden/>
          </w:rPr>
          <w:t>148</w:t>
        </w:r>
        <w:r>
          <w:rPr>
            <w:noProof/>
            <w:webHidden/>
          </w:rPr>
          <w:fldChar w:fldCharType="end"/>
        </w:r>
        <w:r w:rsidRPr="00A96072">
          <w:rPr>
            <w:rStyle w:val="Hyperlink"/>
            <w:noProof/>
          </w:rPr>
          <w:fldChar w:fldCharType="end"/>
        </w:r>
      </w:ins>
    </w:p>
    <w:p w14:paraId="11DD819D" w14:textId="00FB6A95" w:rsidR="00B53275" w:rsidRDefault="00B53275">
      <w:pPr>
        <w:pStyle w:val="TOC2"/>
        <w:rPr>
          <w:ins w:id="755" w:author="Author"/>
          <w:rFonts w:cstheme="minorBidi"/>
          <w:noProof/>
          <w:color w:val="auto"/>
          <w:kern w:val="2"/>
          <w:sz w:val="24"/>
          <w:szCs w:val="24"/>
          <w:lang w:val="en-GB" w:eastAsia="en-GB"/>
          <w14:ligatures w14:val="standardContextual"/>
        </w:rPr>
      </w:pPr>
      <w:ins w:id="756" w:author="Author">
        <w:r w:rsidRPr="00A96072">
          <w:rPr>
            <w:rStyle w:val="Hyperlink"/>
            <w:noProof/>
          </w:rPr>
          <w:fldChar w:fldCharType="begin"/>
        </w:r>
        <w:r w:rsidRPr="00A96072">
          <w:rPr>
            <w:rStyle w:val="Hyperlink"/>
            <w:noProof/>
          </w:rPr>
          <w:instrText xml:space="preserve"> </w:instrText>
        </w:r>
        <w:r>
          <w:rPr>
            <w:noProof/>
          </w:rPr>
          <w:instrText>HYPERLINK \l "_Toc192620374"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12.3</w:t>
        </w:r>
        <w:r>
          <w:rPr>
            <w:rFonts w:cstheme="minorBidi"/>
            <w:noProof/>
            <w:color w:val="auto"/>
            <w:kern w:val="2"/>
            <w:sz w:val="24"/>
            <w:szCs w:val="24"/>
            <w:lang w:val="en-GB" w:eastAsia="en-GB"/>
            <w14:ligatures w14:val="standardContextual"/>
          </w:rPr>
          <w:tab/>
        </w:r>
        <w:r w:rsidRPr="00A96072">
          <w:rPr>
            <w:rStyle w:val="Hyperlink"/>
            <w:noProof/>
          </w:rPr>
          <w:t>Changes between v3.1 and v3.2</w:t>
        </w:r>
        <w:r>
          <w:rPr>
            <w:noProof/>
            <w:webHidden/>
          </w:rPr>
          <w:tab/>
        </w:r>
        <w:r>
          <w:rPr>
            <w:noProof/>
            <w:webHidden/>
          </w:rPr>
          <w:fldChar w:fldCharType="begin"/>
        </w:r>
        <w:r>
          <w:rPr>
            <w:noProof/>
            <w:webHidden/>
          </w:rPr>
          <w:instrText xml:space="preserve"> PAGEREF _Toc192620374 \h </w:instrText>
        </w:r>
      </w:ins>
      <w:r>
        <w:rPr>
          <w:noProof/>
          <w:webHidden/>
        </w:rPr>
      </w:r>
      <w:r>
        <w:rPr>
          <w:noProof/>
          <w:webHidden/>
        </w:rPr>
        <w:fldChar w:fldCharType="separate"/>
      </w:r>
      <w:ins w:id="757" w:author="Author">
        <w:r>
          <w:rPr>
            <w:noProof/>
            <w:webHidden/>
          </w:rPr>
          <w:t>148</w:t>
        </w:r>
        <w:r>
          <w:rPr>
            <w:noProof/>
            <w:webHidden/>
          </w:rPr>
          <w:fldChar w:fldCharType="end"/>
        </w:r>
        <w:r w:rsidRPr="00A96072">
          <w:rPr>
            <w:rStyle w:val="Hyperlink"/>
            <w:noProof/>
          </w:rPr>
          <w:fldChar w:fldCharType="end"/>
        </w:r>
      </w:ins>
    </w:p>
    <w:p w14:paraId="01C97977" w14:textId="79C22991" w:rsidR="006D1621" w:rsidDel="00B53275" w:rsidRDefault="006D1621">
      <w:pPr>
        <w:pStyle w:val="TOC1"/>
        <w:rPr>
          <w:ins w:id="758" w:author="Author"/>
          <w:del w:id="759" w:author="Author"/>
          <w:rFonts w:cstheme="minorBidi"/>
          <w:b w:val="0"/>
          <w:noProof/>
          <w:color w:val="auto"/>
          <w:kern w:val="2"/>
          <w:sz w:val="24"/>
          <w:lang w:val="en-GB" w:eastAsia="en-GB"/>
          <w14:ligatures w14:val="standardContextual"/>
        </w:rPr>
      </w:pPr>
      <w:ins w:id="760" w:author="Author">
        <w:del w:id="761" w:author="Author">
          <w:r w:rsidRPr="00B53275" w:rsidDel="00B53275">
            <w:rPr>
              <w:rStyle w:val="Hyperlink"/>
              <w:rFonts w:cs="Times New Roman"/>
              <w:b w:val="0"/>
              <w:noProof/>
            </w:rPr>
            <w:delText>Disclaimer</w:delText>
          </w:r>
          <w:r w:rsidDel="00B53275">
            <w:rPr>
              <w:noProof/>
              <w:webHidden/>
            </w:rPr>
            <w:tab/>
            <w:delText>2</w:delText>
          </w:r>
        </w:del>
      </w:ins>
    </w:p>
    <w:p w14:paraId="294588CC" w14:textId="5A6AAA2B" w:rsidR="006D1621" w:rsidDel="00B53275" w:rsidRDefault="006D1621">
      <w:pPr>
        <w:pStyle w:val="TOC1"/>
        <w:rPr>
          <w:ins w:id="762" w:author="Author"/>
          <w:del w:id="763" w:author="Author"/>
          <w:rFonts w:cstheme="minorBidi"/>
          <w:b w:val="0"/>
          <w:noProof/>
          <w:color w:val="auto"/>
          <w:kern w:val="2"/>
          <w:sz w:val="24"/>
          <w:lang w:val="en-GB" w:eastAsia="en-GB"/>
          <w14:ligatures w14:val="standardContextual"/>
        </w:rPr>
      </w:pPr>
      <w:ins w:id="764" w:author="Author">
        <w:del w:id="765" w:author="Author">
          <w:r w:rsidRPr="00B53275" w:rsidDel="00B53275">
            <w:rPr>
              <w:rStyle w:val="Hyperlink"/>
              <w:b w:val="0"/>
              <w:noProof/>
            </w:rPr>
            <w:delText>List of Tables</w:delText>
          </w:r>
          <w:r w:rsidDel="00B53275">
            <w:rPr>
              <w:noProof/>
              <w:webHidden/>
            </w:rPr>
            <w:tab/>
            <w:delText>8</w:delText>
          </w:r>
        </w:del>
      </w:ins>
    </w:p>
    <w:p w14:paraId="6B9DC749" w14:textId="28AF9660" w:rsidR="006D1621" w:rsidDel="00B53275" w:rsidRDefault="006D1621">
      <w:pPr>
        <w:pStyle w:val="TOC1"/>
        <w:rPr>
          <w:ins w:id="766" w:author="Author"/>
          <w:del w:id="767" w:author="Author"/>
          <w:rFonts w:cstheme="minorBidi"/>
          <w:b w:val="0"/>
          <w:noProof/>
          <w:color w:val="auto"/>
          <w:kern w:val="2"/>
          <w:sz w:val="24"/>
          <w:lang w:val="en-GB" w:eastAsia="en-GB"/>
          <w14:ligatures w14:val="standardContextual"/>
        </w:rPr>
      </w:pPr>
      <w:ins w:id="768" w:author="Author">
        <w:del w:id="769" w:author="Author">
          <w:r w:rsidRPr="00B53275" w:rsidDel="00B53275">
            <w:rPr>
              <w:rStyle w:val="Hyperlink"/>
              <w:rFonts w:cs="Times New Roman"/>
              <w:b w:val="0"/>
              <w:noProof/>
            </w:rPr>
            <w:delText>Document History</w:delText>
          </w:r>
          <w:r w:rsidDel="00B53275">
            <w:rPr>
              <w:noProof/>
              <w:webHidden/>
            </w:rPr>
            <w:tab/>
            <w:delText>9</w:delText>
          </w:r>
        </w:del>
      </w:ins>
    </w:p>
    <w:p w14:paraId="1EF32FD0" w14:textId="31D6FE90" w:rsidR="006D1621" w:rsidDel="00B53275" w:rsidRDefault="006D1621">
      <w:pPr>
        <w:pStyle w:val="TOC1"/>
        <w:tabs>
          <w:tab w:val="left" w:pos="432"/>
        </w:tabs>
        <w:rPr>
          <w:ins w:id="770" w:author="Author"/>
          <w:del w:id="771" w:author="Author"/>
          <w:rFonts w:cstheme="minorBidi"/>
          <w:b w:val="0"/>
          <w:noProof/>
          <w:color w:val="auto"/>
          <w:kern w:val="2"/>
          <w:sz w:val="24"/>
          <w:lang w:val="en-GB" w:eastAsia="en-GB"/>
          <w14:ligatures w14:val="standardContextual"/>
        </w:rPr>
      </w:pPr>
      <w:ins w:id="772" w:author="Author">
        <w:del w:id="773" w:author="Author">
          <w:r w:rsidRPr="00B53275" w:rsidDel="00B53275">
            <w:rPr>
              <w:rStyle w:val="Hyperlink"/>
              <w:b w:val="0"/>
              <w:noProof/>
            </w:rPr>
            <w:delText>1</w:delText>
          </w:r>
          <w:r w:rsidDel="00B53275">
            <w:rPr>
              <w:rFonts w:cstheme="minorBidi"/>
              <w:b w:val="0"/>
              <w:noProof/>
              <w:color w:val="auto"/>
              <w:kern w:val="2"/>
              <w:sz w:val="24"/>
              <w:lang w:val="en-GB" w:eastAsia="en-GB"/>
              <w14:ligatures w14:val="standardContextual"/>
            </w:rPr>
            <w:tab/>
          </w:r>
          <w:r w:rsidRPr="00B53275" w:rsidDel="00B53275">
            <w:rPr>
              <w:rStyle w:val="Hyperlink"/>
              <w:b w:val="0"/>
              <w:noProof/>
            </w:rPr>
            <w:delText>Introduction</w:delText>
          </w:r>
          <w:r w:rsidDel="00B53275">
            <w:rPr>
              <w:noProof/>
              <w:webHidden/>
            </w:rPr>
            <w:tab/>
            <w:delText>10</w:delText>
          </w:r>
        </w:del>
      </w:ins>
    </w:p>
    <w:p w14:paraId="727DEE70" w14:textId="3C64A509" w:rsidR="006D1621" w:rsidDel="00B53275" w:rsidRDefault="006D1621">
      <w:pPr>
        <w:pStyle w:val="TOC2"/>
        <w:rPr>
          <w:ins w:id="774" w:author="Author"/>
          <w:del w:id="775" w:author="Author"/>
          <w:rFonts w:cstheme="minorBidi"/>
          <w:noProof/>
          <w:color w:val="auto"/>
          <w:kern w:val="2"/>
          <w:sz w:val="24"/>
          <w:szCs w:val="24"/>
          <w:lang w:val="en-GB" w:eastAsia="en-GB"/>
          <w14:ligatures w14:val="standardContextual"/>
        </w:rPr>
      </w:pPr>
      <w:ins w:id="776" w:author="Author">
        <w:del w:id="777" w:author="Author">
          <w:r w:rsidRPr="00B53275" w:rsidDel="00B53275">
            <w:rPr>
              <w:rStyle w:val="Hyperlink"/>
              <w:noProof/>
            </w:rPr>
            <w:delText>1.1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General introduction</w:delText>
          </w:r>
          <w:r w:rsidDel="00B53275">
            <w:rPr>
              <w:noProof/>
              <w:webHidden/>
            </w:rPr>
            <w:tab/>
            <w:delText>10</w:delText>
          </w:r>
        </w:del>
      </w:ins>
    </w:p>
    <w:p w14:paraId="64314183" w14:textId="5D7DDDA1" w:rsidR="006D1621" w:rsidDel="00B53275" w:rsidRDefault="006D1621">
      <w:pPr>
        <w:pStyle w:val="TOC2"/>
        <w:rPr>
          <w:ins w:id="778" w:author="Author"/>
          <w:del w:id="779" w:author="Author"/>
          <w:rFonts w:cstheme="minorBidi"/>
          <w:noProof/>
          <w:color w:val="auto"/>
          <w:kern w:val="2"/>
          <w:sz w:val="24"/>
          <w:szCs w:val="24"/>
          <w:lang w:val="en-GB" w:eastAsia="en-GB"/>
          <w14:ligatures w14:val="standardContextual"/>
        </w:rPr>
      </w:pPr>
      <w:ins w:id="780" w:author="Author">
        <w:del w:id="781" w:author="Author">
          <w:r w:rsidRPr="00B53275" w:rsidDel="00B53275">
            <w:rPr>
              <w:rStyle w:val="Hyperlink"/>
              <w:noProof/>
            </w:rPr>
            <w:delText>1.2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Introduction to this document</w:delText>
          </w:r>
          <w:r w:rsidDel="00B53275">
            <w:rPr>
              <w:noProof/>
              <w:webHidden/>
            </w:rPr>
            <w:tab/>
            <w:delText>10</w:delText>
          </w:r>
        </w:del>
      </w:ins>
    </w:p>
    <w:p w14:paraId="50AB1E1F" w14:textId="070B2FD3" w:rsidR="006D1621" w:rsidDel="00B53275" w:rsidRDefault="006D1621">
      <w:pPr>
        <w:pStyle w:val="TOC2"/>
        <w:rPr>
          <w:ins w:id="782" w:author="Author"/>
          <w:del w:id="783" w:author="Author"/>
          <w:rFonts w:cstheme="minorBidi"/>
          <w:noProof/>
          <w:color w:val="auto"/>
          <w:kern w:val="2"/>
          <w:sz w:val="24"/>
          <w:szCs w:val="24"/>
          <w:lang w:val="en-GB" w:eastAsia="en-GB"/>
          <w14:ligatures w14:val="standardContextual"/>
        </w:rPr>
      </w:pPr>
      <w:ins w:id="784" w:author="Author">
        <w:del w:id="785" w:author="Author">
          <w:r w:rsidRPr="00B53275" w:rsidDel="00B53275">
            <w:rPr>
              <w:rStyle w:val="Hyperlink"/>
              <w:noProof/>
            </w:rPr>
            <w:delText>1.3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Specification</w:delText>
          </w:r>
          <w:r w:rsidDel="00B53275">
            <w:rPr>
              <w:noProof/>
              <w:webHidden/>
            </w:rPr>
            <w:tab/>
            <w:delText>10</w:delText>
          </w:r>
        </w:del>
      </w:ins>
    </w:p>
    <w:p w14:paraId="4FAF7BCE" w14:textId="6BA5A820" w:rsidR="006D1621" w:rsidDel="00B53275" w:rsidRDefault="006D1621">
      <w:pPr>
        <w:pStyle w:val="TOC1"/>
        <w:tabs>
          <w:tab w:val="left" w:pos="432"/>
        </w:tabs>
        <w:rPr>
          <w:ins w:id="786" w:author="Author"/>
          <w:del w:id="787" w:author="Author"/>
          <w:rFonts w:cstheme="minorBidi"/>
          <w:b w:val="0"/>
          <w:noProof/>
          <w:color w:val="auto"/>
          <w:kern w:val="2"/>
          <w:sz w:val="24"/>
          <w:lang w:val="en-GB" w:eastAsia="en-GB"/>
          <w14:ligatures w14:val="standardContextual"/>
        </w:rPr>
      </w:pPr>
      <w:ins w:id="788" w:author="Author">
        <w:del w:id="789" w:author="Author">
          <w:r w:rsidRPr="00B53275" w:rsidDel="00B53275">
            <w:rPr>
              <w:rStyle w:val="Hyperlink"/>
              <w:rFonts w:eastAsia="Times New Roman"/>
              <w:b w:val="0"/>
              <w:noProof/>
            </w:rPr>
            <w:delText>2</w:delText>
          </w:r>
          <w:r w:rsidDel="00B53275">
            <w:rPr>
              <w:rFonts w:cstheme="minorBidi"/>
              <w:b w:val="0"/>
              <w:noProof/>
              <w:color w:val="auto"/>
              <w:kern w:val="2"/>
              <w:sz w:val="24"/>
              <w:lang w:val="en-GB" w:eastAsia="en-GB"/>
              <w14:ligatures w14:val="standardContextual"/>
            </w:rPr>
            <w:tab/>
          </w:r>
          <w:r w:rsidRPr="00B53275" w:rsidDel="00B53275">
            <w:rPr>
              <w:rStyle w:val="Hyperlink"/>
              <w:rFonts w:eastAsia="Times New Roman"/>
              <w:b w:val="0"/>
              <w:noProof/>
            </w:rPr>
            <w:delText>Overview</w:delText>
          </w:r>
          <w:r w:rsidDel="00B53275">
            <w:rPr>
              <w:noProof/>
              <w:webHidden/>
            </w:rPr>
            <w:tab/>
            <w:delText>11</w:delText>
          </w:r>
        </w:del>
      </w:ins>
    </w:p>
    <w:p w14:paraId="1A2D60EF" w14:textId="3BDBD9D9" w:rsidR="006D1621" w:rsidDel="00B53275" w:rsidRDefault="006D1621">
      <w:pPr>
        <w:pStyle w:val="TOC2"/>
        <w:rPr>
          <w:ins w:id="790" w:author="Author"/>
          <w:del w:id="791" w:author="Author"/>
          <w:rFonts w:cstheme="minorBidi"/>
          <w:noProof/>
          <w:color w:val="auto"/>
          <w:kern w:val="2"/>
          <w:sz w:val="24"/>
          <w:szCs w:val="24"/>
          <w:lang w:val="en-GB" w:eastAsia="en-GB"/>
          <w14:ligatures w14:val="standardContextual"/>
        </w:rPr>
      </w:pPr>
      <w:ins w:id="792" w:author="Author">
        <w:del w:id="793" w:author="Author">
          <w:r w:rsidRPr="00B53275" w:rsidDel="00B53275">
            <w:rPr>
              <w:rStyle w:val="Hyperlink"/>
              <w:noProof/>
            </w:rPr>
            <w:delText>2.1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Essential feature and benefits</w:delText>
          </w:r>
          <w:r w:rsidDel="00B53275">
            <w:rPr>
              <w:noProof/>
              <w:webHidden/>
            </w:rPr>
            <w:tab/>
            <w:delText>11</w:delText>
          </w:r>
        </w:del>
      </w:ins>
    </w:p>
    <w:p w14:paraId="59EC7528" w14:textId="3772C2D0" w:rsidR="006D1621" w:rsidDel="00B53275" w:rsidRDefault="006D1621">
      <w:pPr>
        <w:pStyle w:val="TOC2"/>
        <w:rPr>
          <w:ins w:id="794" w:author="Author"/>
          <w:del w:id="795" w:author="Author"/>
          <w:rFonts w:cstheme="minorBidi"/>
          <w:noProof/>
          <w:color w:val="auto"/>
          <w:kern w:val="2"/>
          <w:sz w:val="24"/>
          <w:szCs w:val="24"/>
          <w:lang w:val="en-GB" w:eastAsia="en-GB"/>
          <w14:ligatures w14:val="standardContextual"/>
        </w:rPr>
      </w:pPr>
      <w:ins w:id="796" w:author="Author">
        <w:del w:id="797" w:author="Author">
          <w:r w:rsidRPr="00B53275" w:rsidDel="00B53275">
            <w:rPr>
              <w:rStyle w:val="Hyperlink"/>
              <w:noProof/>
            </w:rPr>
            <w:delText>2.2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TAPI application</w:delText>
          </w:r>
          <w:r w:rsidDel="00B53275">
            <w:rPr>
              <w:noProof/>
              <w:webHidden/>
            </w:rPr>
            <w:tab/>
            <w:delText>12</w:delText>
          </w:r>
        </w:del>
      </w:ins>
    </w:p>
    <w:p w14:paraId="5F57728B" w14:textId="0695568C" w:rsidR="006D1621" w:rsidDel="00B53275" w:rsidRDefault="006D1621">
      <w:pPr>
        <w:pStyle w:val="TOC1"/>
        <w:tabs>
          <w:tab w:val="left" w:pos="432"/>
        </w:tabs>
        <w:rPr>
          <w:ins w:id="798" w:author="Author"/>
          <w:del w:id="799" w:author="Author"/>
          <w:rFonts w:cstheme="minorBidi"/>
          <w:b w:val="0"/>
          <w:noProof/>
          <w:color w:val="auto"/>
          <w:kern w:val="2"/>
          <w:sz w:val="24"/>
          <w:lang w:val="en-GB" w:eastAsia="en-GB"/>
          <w14:ligatures w14:val="standardContextual"/>
        </w:rPr>
      </w:pPr>
      <w:ins w:id="800" w:author="Author">
        <w:del w:id="801" w:author="Author">
          <w:r w:rsidRPr="00B53275" w:rsidDel="00B53275">
            <w:rPr>
              <w:rStyle w:val="Hyperlink"/>
              <w:b w:val="0"/>
              <w:noProof/>
            </w:rPr>
            <w:delText>3</w:delText>
          </w:r>
          <w:r w:rsidDel="00B53275">
            <w:rPr>
              <w:rFonts w:cstheme="minorBidi"/>
              <w:b w:val="0"/>
              <w:noProof/>
              <w:color w:val="auto"/>
              <w:kern w:val="2"/>
              <w:sz w:val="24"/>
              <w:lang w:val="en-GB" w:eastAsia="en-GB"/>
              <w14:ligatures w14:val="standardContextual"/>
            </w:rPr>
            <w:tab/>
          </w:r>
          <w:r w:rsidRPr="00B53275" w:rsidDel="00B53275">
            <w:rPr>
              <w:rStyle w:val="Hyperlink"/>
              <w:b w:val="0"/>
              <w:noProof/>
            </w:rPr>
            <w:delText>Summary of key considerations</w:delText>
          </w:r>
          <w:r w:rsidDel="00B53275">
            <w:rPr>
              <w:noProof/>
              <w:webHidden/>
            </w:rPr>
            <w:tab/>
            <w:delText>13</w:delText>
          </w:r>
        </w:del>
      </w:ins>
    </w:p>
    <w:p w14:paraId="38D237BB" w14:textId="69EB5921" w:rsidR="006D1621" w:rsidDel="00B53275" w:rsidRDefault="006D1621">
      <w:pPr>
        <w:pStyle w:val="TOC2"/>
        <w:rPr>
          <w:ins w:id="802" w:author="Author"/>
          <w:del w:id="803" w:author="Author"/>
          <w:rFonts w:cstheme="minorBidi"/>
          <w:noProof/>
          <w:color w:val="auto"/>
          <w:kern w:val="2"/>
          <w:sz w:val="24"/>
          <w:szCs w:val="24"/>
          <w:lang w:val="en-GB" w:eastAsia="en-GB"/>
          <w14:ligatures w14:val="standardContextual"/>
        </w:rPr>
      </w:pPr>
      <w:ins w:id="804" w:author="Author">
        <w:del w:id="805" w:author="Author">
          <w:r w:rsidRPr="00B53275" w:rsidDel="00B53275">
            <w:rPr>
              <w:rStyle w:val="Hyperlink"/>
              <w:noProof/>
            </w:rPr>
            <w:delText>3.1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Overview</w:delText>
          </w:r>
          <w:r w:rsidDel="00B53275">
            <w:rPr>
              <w:noProof/>
              <w:webHidden/>
            </w:rPr>
            <w:tab/>
            <w:delText>13</w:delText>
          </w:r>
        </w:del>
      </w:ins>
    </w:p>
    <w:p w14:paraId="73B0D6B9" w14:textId="344CD949" w:rsidR="006D1621" w:rsidDel="00B53275" w:rsidRDefault="006D1621">
      <w:pPr>
        <w:pStyle w:val="TOC2"/>
        <w:rPr>
          <w:ins w:id="806" w:author="Author"/>
          <w:del w:id="807" w:author="Author"/>
          <w:rFonts w:cstheme="minorBidi"/>
          <w:noProof/>
          <w:color w:val="auto"/>
          <w:kern w:val="2"/>
          <w:sz w:val="24"/>
          <w:szCs w:val="24"/>
          <w:lang w:val="en-GB" w:eastAsia="en-GB"/>
          <w14:ligatures w14:val="standardContextual"/>
        </w:rPr>
      </w:pPr>
      <w:ins w:id="808" w:author="Author">
        <w:del w:id="809" w:author="Author">
          <w:r w:rsidRPr="00B53275" w:rsidDel="00B53275">
            <w:rPr>
              <w:rStyle w:val="Hyperlink"/>
              <w:noProof/>
            </w:rPr>
            <w:delText>3.2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RESTCONF notification mechanism (described in [LF TR-547])</w:delText>
          </w:r>
          <w:r w:rsidDel="00B53275">
            <w:rPr>
              <w:noProof/>
              <w:webHidden/>
            </w:rPr>
            <w:tab/>
            <w:delText>13</w:delText>
          </w:r>
        </w:del>
      </w:ins>
    </w:p>
    <w:p w14:paraId="622A7695" w14:textId="54C071B2" w:rsidR="006D1621" w:rsidDel="00B53275" w:rsidRDefault="006D1621">
      <w:pPr>
        <w:pStyle w:val="TOC2"/>
        <w:rPr>
          <w:ins w:id="810" w:author="Author"/>
          <w:del w:id="811" w:author="Author"/>
          <w:rFonts w:cstheme="minorBidi"/>
          <w:noProof/>
          <w:color w:val="auto"/>
          <w:kern w:val="2"/>
          <w:sz w:val="24"/>
          <w:szCs w:val="24"/>
          <w:lang w:val="en-GB" w:eastAsia="en-GB"/>
          <w14:ligatures w14:val="standardContextual"/>
        </w:rPr>
      </w:pPr>
      <w:ins w:id="812" w:author="Author">
        <w:del w:id="813" w:author="Author">
          <w:r w:rsidRPr="00B53275" w:rsidDel="00B53275">
            <w:rPr>
              <w:rStyle w:val="Hyperlink"/>
              <w:noProof/>
            </w:rPr>
            <w:delText>3.3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TAPI Streaming</w:delText>
          </w:r>
          <w:r w:rsidDel="00B53275">
            <w:rPr>
              <w:noProof/>
              <w:webHidden/>
            </w:rPr>
            <w:tab/>
            <w:delText>13</w:delText>
          </w:r>
        </w:del>
      </w:ins>
    </w:p>
    <w:p w14:paraId="12142A3E" w14:textId="729E7BC2" w:rsidR="006D1621" w:rsidDel="00B53275" w:rsidRDefault="006D1621">
      <w:pPr>
        <w:pStyle w:val="TOC2"/>
        <w:rPr>
          <w:ins w:id="814" w:author="Author"/>
          <w:del w:id="815" w:author="Author"/>
          <w:rFonts w:cstheme="minorBidi"/>
          <w:noProof/>
          <w:color w:val="auto"/>
          <w:kern w:val="2"/>
          <w:sz w:val="24"/>
          <w:szCs w:val="24"/>
          <w:lang w:val="en-GB" w:eastAsia="en-GB"/>
          <w14:ligatures w14:val="standardContextual"/>
        </w:rPr>
      </w:pPr>
      <w:ins w:id="816" w:author="Author">
        <w:del w:id="817" w:author="Author">
          <w:r w:rsidRPr="00B53275" w:rsidDel="00B53275">
            <w:rPr>
              <w:rStyle w:val="Hyperlink"/>
              <w:noProof/>
            </w:rPr>
            <w:delText>3.4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Stream content</w:delText>
          </w:r>
          <w:r w:rsidDel="00B53275">
            <w:rPr>
              <w:noProof/>
              <w:webHidden/>
            </w:rPr>
            <w:tab/>
            <w:delText>14</w:delText>
          </w:r>
        </w:del>
      </w:ins>
    </w:p>
    <w:p w14:paraId="2AA54685" w14:textId="26D44BF8" w:rsidR="006D1621" w:rsidDel="00B53275" w:rsidRDefault="006D1621">
      <w:pPr>
        <w:pStyle w:val="TOC2"/>
        <w:rPr>
          <w:ins w:id="818" w:author="Author"/>
          <w:del w:id="819" w:author="Author"/>
          <w:rFonts w:cstheme="minorBidi"/>
          <w:noProof/>
          <w:color w:val="auto"/>
          <w:kern w:val="2"/>
          <w:sz w:val="24"/>
          <w:szCs w:val="24"/>
          <w:lang w:val="en-GB" w:eastAsia="en-GB"/>
          <w14:ligatures w14:val="standardContextual"/>
        </w:rPr>
      </w:pPr>
      <w:ins w:id="820" w:author="Author">
        <w:del w:id="821" w:author="Author">
          <w:r w:rsidRPr="00B53275" w:rsidDel="00B53275">
            <w:rPr>
              <w:rStyle w:val="Hyperlink"/>
              <w:noProof/>
            </w:rPr>
            <w:delText>3.5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TAPI Application in detail</w:delText>
          </w:r>
          <w:r w:rsidDel="00B53275">
            <w:rPr>
              <w:noProof/>
              <w:webHidden/>
            </w:rPr>
            <w:tab/>
            <w:delText>14</w:delText>
          </w:r>
        </w:del>
      </w:ins>
    </w:p>
    <w:p w14:paraId="218F266C" w14:textId="5796C9F1" w:rsidR="006D1621" w:rsidDel="00B53275" w:rsidRDefault="006D1621">
      <w:pPr>
        <w:pStyle w:val="TOC2"/>
        <w:rPr>
          <w:ins w:id="822" w:author="Author"/>
          <w:del w:id="823" w:author="Author"/>
          <w:rFonts w:cstheme="minorBidi"/>
          <w:noProof/>
          <w:color w:val="auto"/>
          <w:kern w:val="2"/>
          <w:sz w:val="24"/>
          <w:szCs w:val="24"/>
          <w:lang w:val="en-GB" w:eastAsia="en-GB"/>
          <w14:ligatures w14:val="standardContextual"/>
        </w:rPr>
      </w:pPr>
      <w:ins w:id="824" w:author="Author">
        <w:del w:id="825" w:author="Author">
          <w:r w:rsidRPr="00B53275" w:rsidDel="00B53275">
            <w:rPr>
              <w:rStyle w:val="Hyperlink"/>
              <w:noProof/>
            </w:rPr>
            <w:delText>3.6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Summary of Streaming Characteristics</w:delText>
          </w:r>
          <w:r w:rsidDel="00B53275">
            <w:rPr>
              <w:noProof/>
              <w:webHidden/>
            </w:rPr>
            <w:tab/>
            <w:delText>15</w:delText>
          </w:r>
        </w:del>
      </w:ins>
    </w:p>
    <w:p w14:paraId="0BC1C95D" w14:textId="4FADF894" w:rsidR="006D1621" w:rsidDel="00B53275" w:rsidRDefault="006D1621">
      <w:pPr>
        <w:pStyle w:val="TOC2"/>
        <w:rPr>
          <w:ins w:id="826" w:author="Author"/>
          <w:del w:id="827" w:author="Author"/>
          <w:rFonts w:cstheme="minorBidi"/>
          <w:noProof/>
          <w:color w:val="auto"/>
          <w:kern w:val="2"/>
          <w:sz w:val="24"/>
          <w:szCs w:val="24"/>
          <w:lang w:val="en-GB" w:eastAsia="en-GB"/>
          <w14:ligatures w14:val="standardContextual"/>
        </w:rPr>
      </w:pPr>
      <w:ins w:id="828" w:author="Author">
        <w:del w:id="829" w:author="Author">
          <w:r w:rsidRPr="00B53275" w:rsidDel="00B53275">
            <w:rPr>
              <w:rStyle w:val="Hyperlink"/>
              <w:noProof/>
            </w:rPr>
            <w:delText>3.7</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Supported and available streams</w:delText>
          </w:r>
          <w:r w:rsidDel="00B53275">
            <w:rPr>
              <w:noProof/>
              <w:webHidden/>
            </w:rPr>
            <w:tab/>
            <w:delText>16</w:delText>
          </w:r>
        </w:del>
      </w:ins>
    </w:p>
    <w:p w14:paraId="2456BD3E" w14:textId="73D53AF8" w:rsidR="006D1621" w:rsidDel="00B53275" w:rsidRDefault="006D1621">
      <w:pPr>
        <w:pStyle w:val="TOC3"/>
        <w:rPr>
          <w:ins w:id="830" w:author="Author"/>
          <w:del w:id="831" w:author="Author"/>
          <w:rFonts w:cstheme="minorBidi"/>
          <w:noProof/>
          <w:color w:val="auto"/>
          <w:kern w:val="2"/>
          <w:sz w:val="24"/>
          <w:szCs w:val="24"/>
          <w:lang w:val="en-GB" w:eastAsia="en-GB"/>
          <w14:ligatures w14:val="standardContextual"/>
        </w:rPr>
      </w:pPr>
      <w:ins w:id="832" w:author="Author">
        <w:del w:id="833" w:author="Author">
          <w:r w:rsidRPr="00B53275" w:rsidDel="00B53275">
            <w:rPr>
              <w:rStyle w:val="Hyperlink"/>
              <w:noProof/>
            </w:rPr>
            <w:delText>3.7.1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Supported stream type</w:delText>
          </w:r>
          <w:r w:rsidDel="00B53275">
            <w:rPr>
              <w:noProof/>
              <w:webHidden/>
            </w:rPr>
            <w:tab/>
            <w:delText>16</w:delText>
          </w:r>
        </w:del>
      </w:ins>
    </w:p>
    <w:p w14:paraId="2EA6BFCD" w14:textId="508C313F" w:rsidR="006D1621" w:rsidDel="00B53275" w:rsidRDefault="006D1621">
      <w:pPr>
        <w:pStyle w:val="TOC4"/>
        <w:rPr>
          <w:ins w:id="834" w:author="Author"/>
          <w:del w:id="835" w:author="Author"/>
          <w:kern w:val="2"/>
          <w:sz w:val="24"/>
          <w:szCs w:val="24"/>
          <w:lang w:val="en-GB" w:eastAsia="en-GB"/>
          <w14:ligatures w14:val="standardContextual"/>
        </w:rPr>
      </w:pPr>
      <w:ins w:id="836" w:author="Author">
        <w:del w:id="837" w:author="Author">
          <w:r w:rsidRPr="00B53275" w:rsidDel="00B53275">
            <w:rPr>
              <w:rStyle w:val="Hyperlink"/>
              <w:rFonts w:cs="Times New Roman"/>
            </w:rPr>
            <w:delText>3.7.1.1</w:delText>
          </w:r>
          <w:r w:rsidDel="00B53275">
            <w:rPr>
              <w:kern w:val="2"/>
              <w:sz w:val="24"/>
              <w:szCs w:val="24"/>
              <w:lang w:val="en-GB" w:eastAsia="en-GB"/>
              <w14:ligatures w14:val="standardContextual"/>
            </w:rPr>
            <w:tab/>
          </w:r>
          <w:r w:rsidRPr="00B53275" w:rsidDel="00B53275">
            <w:rPr>
              <w:rStyle w:val="Hyperlink"/>
            </w:rPr>
            <w:delText>Supported stream type combinations</w:delText>
          </w:r>
          <w:r w:rsidDel="00B53275">
            <w:rPr>
              <w:webHidden/>
            </w:rPr>
            <w:tab/>
            <w:delText>25</w:delText>
          </w:r>
        </w:del>
      </w:ins>
    </w:p>
    <w:p w14:paraId="4E18F1DD" w14:textId="3B2025FB" w:rsidR="006D1621" w:rsidDel="00B53275" w:rsidRDefault="006D1621">
      <w:pPr>
        <w:pStyle w:val="TOC3"/>
        <w:rPr>
          <w:ins w:id="838" w:author="Author"/>
          <w:del w:id="839" w:author="Author"/>
          <w:rFonts w:cstheme="minorBidi"/>
          <w:noProof/>
          <w:color w:val="auto"/>
          <w:kern w:val="2"/>
          <w:sz w:val="24"/>
          <w:szCs w:val="24"/>
          <w:lang w:val="en-GB" w:eastAsia="en-GB"/>
          <w14:ligatures w14:val="standardContextual"/>
        </w:rPr>
      </w:pPr>
      <w:ins w:id="840" w:author="Author">
        <w:del w:id="841" w:author="Author">
          <w:r w:rsidRPr="00B53275" w:rsidDel="00B53275">
            <w:rPr>
              <w:rStyle w:val="Hyperlink"/>
              <w:noProof/>
            </w:rPr>
            <w:delText>3.7.2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Available Streams</w:delText>
          </w:r>
          <w:r w:rsidDel="00B53275">
            <w:rPr>
              <w:noProof/>
              <w:webHidden/>
            </w:rPr>
            <w:tab/>
            <w:delText>26</w:delText>
          </w:r>
        </w:del>
      </w:ins>
    </w:p>
    <w:p w14:paraId="2E0395AF" w14:textId="498195A9" w:rsidR="006D1621" w:rsidDel="00B53275" w:rsidRDefault="006D1621">
      <w:pPr>
        <w:pStyle w:val="TOC2"/>
        <w:rPr>
          <w:ins w:id="842" w:author="Author"/>
          <w:del w:id="843" w:author="Author"/>
          <w:rFonts w:cstheme="minorBidi"/>
          <w:noProof/>
          <w:color w:val="auto"/>
          <w:kern w:val="2"/>
          <w:sz w:val="24"/>
          <w:szCs w:val="24"/>
          <w:lang w:val="en-GB" w:eastAsia="en-GB"/>
          <w14:ligatures w14:val="standardContextual"/>
        </w:rPr>
      </w:pPr>
      <w:ins w:id="844" w:author="Author">
        <w:del w:id="845" w:author="Author">
          <w:r w:rsidRPr="00B53275" w:rsidDel="00B53275">
            <w:rPr>
              <w:rStyle w:val="Hyperlink"/>
              <w:noProof/>
            </w:rPr>
            <w:delText>3.8</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Streaming approach and log strategy</w:delText>
          </w:r>
          <w:r w:rsidDel="00B53275">
            <w:rPr>
              <w:noProof/>
              <w:webHidden/>
            </w:rPr>
            <w:tab/>
            <w:delText>27</w:delText>
          </w:r>
        </w:del>
      </w:ins>
    </w:p>
    <w:p w14:paraId="5A9231B7" w14:textId="39963268" w:rsidR="006D1621" w:rsidDel="00B53275" w:rsidRDefault="006D1621">
      <w:pPr>
        <w:pStyle w:val="TOC3"/>
        <w:rPr>
          <w:ins w:id="846" w:author="Author"/>
          <w:del w:id="847" w:author="Author"/>
          <w:rFonts w:cstheme="minorBidi"/>
          <w:noProof/>
          <w:color w:val="auto"/>
          <w:kern w:val="2"/>
          <w:sz w:val="24"/>
          <w:szCs w:val="24"/>
          <w:lang w:val="en-GB" w:eastAsia="en-GB"/>
          <w14:ligatures w14:val="standardContextual"/>
        </w:rPr>
      </w:pPr>
      <w:ins w:id="848" w:author="Author">
        <w:del w:id="849" w:author="Author">
          <w:r w:rsidRPr="00B53275" w:rsidDel="00B53275">
            <w:rPr>
              <w:rStyle w:val="Hyperlink"/>
              <w:noProof/>
            </w:rPr>
            <w:delText>3.8.1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Log storage strategy</w:delText>
          </w:r>
          <w:r w:rsidDel="00B53275">
            <w:rPr>
              <w:noProof/>
              <w:webHidden/>
            </w:rPr>
            <w:tab/>
            <w:delText>27</w:delText>
          </w:r>
        </w:del>
      </w:ins>
    </w:p>
    <w:p w14:paraId="358A1CD6" w14:textId="460A91F5" w:rsidR="006D1621" w:rsidDel="00B53275" w:rsidRDefault="006D1621">
      <w:pPr>
        <w:pStyle w:val="TOC4"/>
        <w:rPr>
          <w:ins w:id="850" w:author="Author"/>
          <w:del w:id="851" w:author="Author"/>
          <w:kern w:val="2"/>
          <w:sz w:val="24"/>
          <w:szCs w:val="24"/>
          <w:lang w:val="en-GB" w:eastAsia="en-GB"/>
          <w14:ligatures w14:val="standardContextual"/>
        </w:rPr>
      </w:pPr>
      <w:ins w:id="852" w:author="Author">
        <w:del w:id="853" w:author="Author">
          <w:r w:rsidRPr="00B53275" w:rsidDel="00B53275">
            <w:rPr>
              <w:rStyle w:val="Hyperlink"/>
              <w:rFonts w:cs="Times New Roman"/>
            </w:rPr>
            <w:delText>3.8.1.1</w:delText>
          </w:r>
          <w:r w:rsidDel="00B53275">
            <w:rPr>
              <w:kern w:val="2"/>
              <w:sz w:val="24"/>
              <w:szCs w:val="24"/>
              <w:lang w:val="en-GB" w:eastAsia="en-GB"/>
              <w14:ligatures w14:val="standardContextual"/>
            </w:rPr>
            <w:tab/>
          </w:r>
          <w:r w:rsidRPr="00B53275" w:rsidDel="00B53275">
            <w:rPr>
              <w:rStyle w:val="Hyperlink"/>
            </w:rPr>
            <w:delText>Compacted log</w:delText>
          </w:r>
          <w:r w:rsidDel="00B53275">
            <w:rPr>
              <w:webHidden/>
            </w:rPr>
            <w:tab/>
            <w:delText>27</w:delText>
          </w:r>
        </w:del>
      </w:ins>
    </w:p>
    <w:p w14:paraId="0E81120A" w14:textId="024DA6E4" w:rsidR="006D1621" w:rsidDel="00B53275" w:rsidRDefault="006D1621">
      <w:pPr>
        <w:pStyle w:val="TOC4"/>
        <w:rPr>
          <w:ins w:id="854" w:author="Author"/>
          <w:del w:id="855" w:author="Author"/>
          <w:kern w:val="2"/>
          <w:sz w:val="24"/>
          <w:szCs w:val="24"/>
          <w:lang w:val="en-GB" w:eastAsia="en-GB"/>
          <w14:ligatures w14:val="standardContextual"/>
        </w:rPr>
      </w:pPr>
      <w:ins w:id="856" w:author="Author">
        <w:del w:id="857" w:author="Author">
          <w:r w:rsidRPr="00B53275" w:rsidDel="00B53275">
            <w:rPr>
              <w:rStyle w:val="Hyperlink"/>
              <w:rFonts w:cs="Times New Roman"/>
            </w:rPr>
            <w:delText>3.8.1.2</w:delText>
          </w:r>
          <w:r w:rsidDel="00B53275">
            <w:rPr>
              <w:kern w:val="2"/>
              <w:sz w:val="24"/>
              <w:szCs w:val="24"/>
              <w:lang w:val="en-GB" w:eastAsia="en-GB"/>
              <w14:ligatures w14:val="standardContextual"/>
            </w:rPr>
            <w:tab/>
          </w:r>
          <w:r w:rsidRPr="00B53275" w:rsidDel="00B53275">
            <w:rPr>
              <w:rStyle w:val="Hyperlink"/>
            </w:rPr>
            <w:delText>Truncated log</w:delText>
          </w:r>
          <w:r w:rsidDel="00B53275">
            <w:rPr>
              <w:webHidden/>
            </w:rPr>
            <w:tab/>
            <w:delText>28</w:delText>
          </w:r>
        </w:del>
      </w:ins>
    </w:p>
    <w:p w14:paraId="089DCA60" w14:textId="10E845FA" w:rsidR="006D1621" w:rsidDel="00B53275" w:rsidRDefault="006D1621">
      <w:pPr>
        <w:pStyle w:val="TOC4"/>
        <w:rPr>
          <w:ins w:id="858" w:author="Author"/>
          <w:del w:id="859" w:author="Author"/>
          <w:kern w:val="2"/>
          <w:sz w:val="24"/>
          <w:szCs w:val="24"/>
          <w:lang w:val="en-GB" w:eastAsia="en-GB"/>
          <w14:ligatures w14:val="standardContextual"/>
        </w:rPr>
      </w:pPr>
      <w:ins w:id="860" w:author="Author">
        <w:del w:id="861" w:author="Author">
          <w:r w:rsidRPr="00B53275" w:rsidDel="00B53275">
            <w:rPr>
              <w:rStyle w:val="Hyperlink"/>
              <w:rFonts w:cs="Times New Roman"/>
            </w:rPr>
            <w:delText>3.8.1.3</w:delText>
          </w:r>
          <w:r w:rsidDel="00B53275">
            <w:rPr>
              <w:kern w:val="2"/>
              <w:sz w:val="24"/>
              <w:szCs w:val="24"/>
              <w:lang w:val="en-GB" w:eastAsia="en-GB"/>
              <w14:ligatures w14:val="standardContextual"/>
            </w:rPr>
            <w:tab/>
          </w:r>
          <w:r w:rsidRPr="00B53275" w:rsidDel="00B53275">
            <w:rPr>
              <w:rStyle w:val="Hyperlink"/>
            </w:rPr>
            <w:delText>Full history log</w:delText>
          </w:r>
          <w:r w:rsidDel="00B53275">
            <w:rPr>
              <w:webHidden/>
            </w:rPr>
            <w:tab/>
            <w:delText>29</w:delText>
          </w:r>
        </w:del>
      </w:ins>
    </w:p>
    <w:p w14:paraId="286975F4" w14:textId="69F63E66" w:rsidR="006D1621" w:rsidDel="00B53275" w:rsidRDefault="006D1621">
      <w:pPr>
        <w:pStyle w:val="TOC4"/>
        <w:rPr>
          <w:ins w:id="862" w:author="Author"/>
          <w:del w:id="863" w:author="Author"/>
          <w:kern w:val="2"/>
          <w:sz w:val="24"/>
          <w:szCs w:val="24"/>
          <w:lang w:val="en-GB" w:eastAsia="en-GB"/>
          <w14:ligatures w14:val="standardContextual"/>
        </w:rPr>
      </w:pPr>
      <w:ins w:id="864" w:author="Author">
        <w:del w:id="865" w:author="Author">
          <w:r w:rsidRPr="00B53275" w:rsidDel="00B53275">
            <w:rPr>
              <w:rStyle w:val="Hyperlink"/>
              <w:rFonts w:cs="Times New Roman"/>
            </w:rPr>
            <w:delText>3.8.1.4</w:delText>
          </w:r>
          <w:r w:rsidDel="00B53275">
            <w:rPr>
              <w:kern w:val="2"/>
              <w:sz w:val="24"/>
              <w:szCs w:val="24"/>
              <w:lang w:val="en-GB" w:eastAsia="en-GB"/>
              <w14:ligatures w14:val="standardContextual"/>
            </w:rPr>
            <w:tab/>
          </w:r>
          <w:r w:rsidRPr="00B53275" w:rsidDel="00B53275">
            <w:rPr>
              <w:rStyle w:val="Hyperlink"/>
            </w:rPr>
            <w:delText>Full history with periodic baseline log</w:delText>
          </w:r>
          <w:r w:rsidDel="00B53275">
            <w:rPr>
              <w:webHidden/>
            </w:rPr>
            <w:tab/>
            <w:delText>29</w:delText>
          </w:r>
        </w:del>
      </w:ins>
    </w:p>
    <w:p w14:paraId="70DEEA81" w14:textId="7A7D35DC" w:rsidR="006D1621" w:rsidDel="00B53275" w:rsidRDefault="006D1621">
      <w:pPr>
        <w:pStyle w:val="TOC3"/>
        <w:rPr>
          <w:ins w:id="866" w:author="Author"/>
          <w:del w:id="867" w:author="Author"/>
          <w:rFonts w:cstheme="minorBidi"/>
          <w:noProof/>
          <w:color w:val="auto"/>
          <w:kern w:val="2"/>
          <w:sz w:val="24"/>
          <w:szCs w:val="24"/>
          <w:lang w:val="en-GB" w:eastAsia="en-GB"/>
          <w14:ligatures w14:val="standardContextual"/>
        </w:rPr>
      </w:pPr>
      <w:ins w:id="868" w:author="Author">
        <w:del w:id="869" w:author="Author">
          <w:r w:rsidRPr="00B53275" w:rsidDel="00B53275">
            <w:rPr>
              <w:rStyle w:val="Hyperlink"/>
              <w:noProof/>
            </w:rPr>
            <w:delText>3.8.2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Log record strategy and record trigger</w:delText>
          </w:r>
          <w:r w:rsidDel="00B53275">
            <w:rPr>
              <w:noProof/>
              <w:webHidden/>
            </w:rPr>
            <w:tab/>
            <w:delText>29</w:delText>
          </w:r>
        </w:del>
      </w:ins>
    </w:p>
    <w:p w14:paraId="32D7410A" w14:textId="4F481412" w:rsidR="006D1621" w:rsidDel="00B53275" w:rsidRDefault="006D1621">
      <w:pPr>
        <w:pStyle w:val="TOC4"/>
        <w:rPr>
          <w:ins w:id="870" w:author="Author"/>
          <w:del w:id="871" w:author="Author"/>
          <w:kern w:val="2"/>
          <w:sz w:val="24"/>
          <w:szCs w:val="24"/>
          <w:lang w:val="en-GB" w:eastAsia="en-GB"/>
          <w14:ligatures w14:val="standardContextual"/>
        </w:rPr>
      </w:pPr>
      <w:ins w:id="872" w:author="Author">
        <w:del w:id="873" w:author="Author">
          <w:r w:rsidRPr="00B53275" w:rsidDel="00B53275">
            <w:rPr>
              <w:rStyle w:val="Hyperlink"/>
              <w:rFonts w:cs="Times New Roman"/>
            </w:rPr>
            <w:delText>3.8.2.1</w:delText>
          </w:r>
          <w:r w:rsidDel="00B53275">
            <w:rPr>
              <w:kern w:val="2"/>
              <w:sz w:val="24"/>
              <w:szCs w:val="24"/>
              <w:lang w:val="en-GB" w:eastAsia="en-GB"/>
              <w14:ligatures w14:val="standardContextual"/>
            </w:rPr>
            <w:tab/>
          </w:r>
          <w:r w:rsidRPr="00B53275" w:rsidDel="00B53275">
            <w:rPr>
              <w:rStyle w:val="Hyperlink"/>
            </w:rPr>
            <w:delText>Whole entity on change</w:delText>
          </w:r>
          <w:r w:rsidDel="00B53275">
            <w:rPr>
              <w:webHidden/>
            </w:rPr>
            <w:tab/>
            <w:delText>29</w:delText>
          </w:r>
        </w:del>
      </w:ins>
    </w:p>
    <w:p w14:paraId="06E6DEF3" w14:textId="17C78649" w:rsidR="006D1621" w:rsidDel="00B53275" w:rsidRDefault="006D1621">
      <w:pPr>
        <w:pStyle w:val="TOC4"/>
        <w:rPr>
          <w:ins w:id="874" w:author="Author"/>
          <w:del w:id="875" w:author="Author"/>
          <w:kern w:val="2"/>
          <w:sz w:val="24"/>
          <w:szCs w:val="24"/>
          <w:lang w:val="en-GB" w:eastAsia="en-GB"/>
          <w14:ligatures w14:val="standardContextual"/>
        </w:rPr>
      </w:pPr>
      <w:ins w:id="876" w:author="Author">
        <w:del w:id="877" w:author="Author">
          <w:r w:rsidRPr="00B53275" w:rsidDel="00B53275">
            <w:rPr>
              <w:rStyle w:val="Hyperlink"/>
              <w:rFonts w:cs="Times New Roman"/>
            </w:rPr>
            <w:delText>3.8.2.2</w:delText>
          </w:r>
          <w:r w:rsidDel="00B53275">
            <w:rPr>
              <w:kern w:val="2"/>
              <w:sz w:val="24"/>
              <w:szCs w:val="24"/>
              <w:lang w:val="en-GB" w:eastAsia="en-GB"/>
              <w14:ligatures w14:val="standardContextual"/>
            </w:rPr>
            <w:tab/>
          </w:r>
          <w:r w:rsidRPr="00B53275" w:rsidDel="00B53275">
            <w:rPr>
              <w:rStyle w:val="Hyperlink"/>
            </w:rPr>
            <w:delText>Change only</w:delText>
          </w:r>
          <w:r w:rsidDel="00B53275">
            <w:rPr>
              <w:webHidden/>
            </w:rPr>
            <w:tab/>
            <w:delText>30</w:delText>
          </w:r>
        </w:del>
      </w:ins>
    </w:p>
    <w:p w14:paraId="6203BA3C" w14:textId="76A63DD6" w:rsidR="006D1621" w:rsidDel="00B53275" w:rsidRDefault="006D1621">
      <w:pPr>
        <w:pStyle w:val="TOC4"/>
        <w:rPr>
          <w:ins w:id="878" w:author="Author"/>
          <w:del w:id="879" w:author="Author"/>
          <w:kern w:val="2"/>
          <w:sz w:val="24"/>
          <w:szCs w:val="24"/>
          <w:lang w:val="en-GB" w:eastAsia="en-GB"/>
          <w14:ligatures w14:val="standardContextual"/>
        </w:rPr>
      </w:pPr>
      <w:ins w:id="880" w:author="Author">
        <w:del w:id="881" w:author="Author">
          <w:r w:rsidRPr="00B53275" w:rsidDel="00B53275">
            <w:rPr>
              <w:rStyle w:val="Hyperlink"/>
              <w:rFonts w:cs="Times New Roman"/>
            </w:rPr>
            <w:delText>3.8.2.3</w:delText>
          </w:r>
          <w:r w:rsidDel="00B53275">
            <w:rPr>
              <w:kern w:val="2"/>
              <w:sz w:val="24"/>
              <w:szCs w:val="24"/>
              <w:lang w:val="en-GB" w:eastAsia="en-GB"/>
              <w14:ligatures w14:val="standardContextual"/>
            </w:rPr>
            <w:tab/>
          </w:r>
          <w:r w:rsidRPr="00B53275" w:rsidDel="00B53275">
            <w:rPr>
              <w:rStyle w:val="Hyperlink"/>
            </w:rPr>
            <w:delText>Whole entity periodic</w:delText>
          </w:r>
          <w:r w:rsidDel="00B53275">
            <w:rPr>
              <w:webHidden/>
            </w:rPr>
            <w:tab/>
            <w:delText>30</w:delText>
          </w:r>
        </w:del>
      </w:ins>
    </w:p>
    <w:p w14:paraId="440C8536" w14:textId="5E55089F" w:rsidR="006D1621" w:rsidDel="00B53275" w:rsidRDefault="006D1621">
      <w:pPr>
        <w:pStyle w:val="TOC4"/>
        <w:rPr>
          <w:ins w:id="882" w:author="Author"/>
          <w:del w:id="883" w:author="Author"/>
          <w:kern w:val="2"/>
          <w:sz w:val="24"/>
          <w:szCs w:val="24"/>
          <w:lang w:val="en-GB" w:eastAsia="en-GB"/>
          <w14:ligatures w14:val="standardContextual"/>
        </w:rPr>
      </w:pPr>
      <w:ins w:id="884" w:author="Author">
        <w:del w:id="885" w:author="Author">
          <w:r w:rsidRPr="00B53275" w:rsidDel="00B53275">
            <w:rPr>
              <w:rStyle w:val="Hyperlink"/>
              <w:rFonts w:cs="Times New Roman"/>
            </w:rPr>
            <w:delText>3.8.2.4</w:delText>
          </w:r>
          <w:r w:rsidDel="00B53275">
            <w:rPr>
              <w:kern w:val="2"/>
              <w:sz w:val="24"/>
              <w:szCs w:val="24"/>
              <w:lang w:val="en-GB" w:eastAsia="en-GB"/>
              <w14:ligatures w14:val="standardContextual"/>
            </w:rPr>
            <w:tab/>
          </w:r>
          <w:r w:rsidRPr="00B53275" w:rsidDel="00B53275">
            <w:rPr>
              <w:rStyle w:val="Hyperlink"/>
            </w:rPr>
            <w:delText>Change-only periodic</w:delText>
          </w:r>
          <w:r w:rsidDel="00B53275">
            <w:rPr>
              <w:webHidden/>
            </w:rPr>
            <w:tab/>
            <w:delText>30</w:delText>
          </w:r>
        </w:del>
      </w:ins>
    </w:p>
    <w:p w14:paraId="2F5F344C" w14:textId="33D0E963" w:rsidR="006D1621" w:rsidDel="00B53275" w:rsidRDefault="006D1621">
      <w:pPr>
        <w:pStyle w:val="TOC2"/>
        <w:rPr>
          <w:ins w:id="886" w:author="Author"/>
          <w:del w:id="887" w:author="Author"/>
          <w:rFonts w:cstheme="minorBidi"/>
          <w:noProof/>
          <w:color w:val="auto"/>
          <w:kern w:val="2"/>
          <w:sz w:val="24"/>
          <w:szCs w:val="24"/>
          <w:lang w:val="en-GB" w:eastAsia="en-GB"/>
          <w14:ligatures w14:val="standardContextual"/>
        </w:rPr>
      </w:pPr>
      <w:ins w:id="888" w:author="Author">
        <w:del w:id="889" w:author="Author">
          <w:r w:rsidRPr="00B53275" w:rsidDel="00B53275">
            <w:rPr>
              <w:rStyle w:val="Hyperlink"/>
              <w:noProof/>
            </w:rPr>
            <w:delText>3.9</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Using the stream</w:delText>
          </w:r>
          <w:r w:rsidDel="00B53275">
            <w:rPr>
              <w:noProof/>
              <w:webHidden/>
            </w:rPr>
            <w:tab/>
            <w:delText>31</w:delText>
          </w:r>
        </w:del>
      </w:ins>
    </w:p>
    <w:p w14:paraId="72660C9E" w14:textId="462A4E6D" w:rsidR="006D1621" w:rsidDel="00B53275" w:rsidRDefault="006D1621">
      <w:pPr>
        <w:pStyle w:val="TOC3"/>
        <w:rPr>
          <w:ins w:id="890" w:author="Author"/>
          <w:del w:id="891" w:author="Author"/>
          <w:rFonts w:cstheme="minorBidi"/>
          <w:noProof/>
          <w:color w:val="auto"/>
          <w:kern w:val="2"/>
          <w:sz w:val="24"/>
          <w:szCs w:val="24"/>
          <w:lang w:val="en-GB" w:eastAsia="en-GB"/>
          <w14:ligatures w14:val="standardContextual"/>
        </w:rPr>
      </w:pPr>
      <w:ins w:id="892" w:author="Author">
        <w:del w:id="893" w:author="Author">
          <w:r w:rsidRPr="00B53275" w:rsidDel="00B53275">
            <w:rPr>
              <w:rStyle w:val="Hyperlink"/>
              <w:noProof/>
            </w:rPr>
            <w:delText>3.9.1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Streaming the context</w:delText>
          </w:r>
          <w:r w:rsidDel="00B53275">
            <w:rPr>
              <w:noProof/>
              <w:webHidden/>
            </w:rPr>
            <w:tab/>
            <w:delText>31</w:delText>
          </w:r>
        </w:del>
      </w:ins>
    </w:p>
    <w:p w14:paraId="4FFEEE67" w14:textId="7DF81E02" w:rsidR="006D1621" w:rsidDel="00B53275" w:rsidRDefault="006D1621">
      <w:pPr>
        <w:pStyle w:val="TOC4"/>
        <w:rPr>
          <w:ins w:id="894" w:author="Author"/>
          <w:del w:id="895" w:author="Author"/>
          <w:kern w:val="2"/>
          <w:sz w:val="24"/>
          <w:szCs w:val="24"/>
          <w:lang w:val="en-GB" w:eastAsia="en-GB"/>
          <w14:ligatures w14:val="standardContextual"/>
        </w:rPr>
      </w:pPr>
      <w:ins w:id="896" w:author="Author">
        <w:del w:id="897" w:author="Author">
          <w:r w:rsidRPr="00B53275" w:rsidDel="00B53275">
            <w:rPr>
              <w:rStyle w:val="Hyperlink"/>
              <w:rFonts w:cs="Times New Roman"/>
            </w:rPr>
            <w:delText>3.9.1.1</w:delText>
          </w:r>
          <w:r w:rsidDel="00B53275">
            <w:rPr>
              <w:kern w:val="2"/>
              <w:sz w:val="24"/>
              <w:szCs w:val="24"/>
              <w:lang w:val="en-GB" w:eastAsia="en-GB"/>
              <w14:ligatures w14:val="standardContextual"/>
            </w:rPr>
            <w:tab/>
          </w:r>
          <w:r w:rsidRPr="00B53275" w:rsidDel="00B53275">
            <w:rPr>
              <w:rStyle w:val="Hyperlink"/>
            </w:rPr>
            <w:delText>Effect of streaming approach and compacted log characteristics on alignment</w:delText>
          </w:r>
          <w:r w:rsidDel="00B53275">
            <w:rPr>
              <w:webHidden/>
            </w:rPr>
            <w:tab/>
            <w:delText>31</w:delText>
          </w:r>
        </w:del>
      </w:ins>
    </w:p>
    <w:p w14:paraId="020CB991" w14:textId="12627CA8" w:rsidR="006D1621" w:rsidDel="00B53275" w:rsidRDefault="006D1621">
      <w:pPr>
        <w:pStyle w:val="TOC4"/>
        <w:rPr>
          <w:ins w:id="898" w:author="Author"/>
          <w:del w:id="899" w:author="Author"/>
          <w:kern w:val="2"/>
          <w:sz w:val="24"/>
          <w:szCs w:val="24"/>
          <w:lang w:val="en-GB" w:eastAsia="en-GB"/>
          <w14:ligatures w14:val="standardContextual"/>
        </w:rPr>
      </w:pPr>
      <w:ins w:id="900" w:author="Author">
        <w:del w:id="901" w:author="Author">
          <w:r w:rsidRPr="00B53275" w:rsidDel="00B53275">
            <w:rPr>
              <w:rStyle w:val="Hyperlink"/>
              <w:rFonts w:cs="Times New Roman"/>
            </w:rPr>
            <w:delText>3.9.1.2</w:delText>
          </w:r>
          <w:r w:rsidDel="00B53275">
            <w:rPr>
              <w:kern w:val="2"/>
              <w:sz w:val="24"/>
              <w:szCs w:val="24"/>
              <w:lang w:val="en-GB" w:eastAsia="en-GB"/>
              <w14:ligatures w14:val="standardContextual"/>
            </w:rPr>
            <w:tab/>
          </w:r>
          <w:r w:rsidRPr="00B53275" w:rsidDel="00B53275">
            <w:rPr>
              <w:rStyle w:val="Hyperlink"/>
            </w:rPr>
            <w:delText>Preparing to connect</w:delText>
          </w:r>
          <w:r w:rsidDel="00B53275">
            <w:rPr>
              <w:webHidden/>
            </w:rPr>
            <w:tab/>
            <w:delText>31</w:delText>
          </w:r>
        </w:del>
      </w:ins>
    </w:p>
    <w:p w14:paraId="3D37A27A" w14:textId="54ABD36C" w:rsidR="006D1621" w:rsidDel="00B53275" w:rsidRDefault="006D1621">
      <w:pPr>
        <w:pStyle w:val="TOC4"/>
        <w:rPr>
          <w:ins w:id="902" w:author="Author"/>
          <w:del w:id="903" w:author="Author"/>
          <w:kern w:val="2"/>
          <w:sz w:val="24"/>
          <w:szCs w:val="24"/>
          <w:lang w:val="en-GB" w:eastAsia="en-GB"/>
          <w14:ligatures w14:val="standardContextual"/>
        </w:rPr>
      </w:pPr>
      <w:ins w:id="904" w:author="Author">
        <w:del w:id="905" w:author="Author">
          <w:r w:rsidRPr="00B53275" w:rsidDel="00B53275">
            <w:rPr>
              <w:rStyle w:val="Hyperlink"/>
              <w:rFonts w:cs="Times New Roman"/>
            </w:rPr>
            <w:delText>3.9.1.3</w:delText>
          </w:r>
          <w:r w:rsidDel="00B53275">
            <w:rPr>
              <w:kern w:val="2"/>
              <w:sz w:val="24"/>
              <w:szCs w:val="24"/>
              <w:lang w:val="en-GB" w:eastAsia="en-GB"/>
              <w14:ligatures w14:val="standardContextual"/>
            </w:rPr>
            <w:tab/>
          </w:r>
          <w:r w:rsidRPr="00B53275" w:rsidDel="00B53275">
            <w:rPr>
              <w:rStyle w:val="Hyperlink"/>
            </w:rPr>
            <w:delText>Initial connection</w:delText>
          </w:r>
          <w:r w:rsidDel="00B53275">
            <w:rPr>
              <w:webHidden/>
            </w:rPr>
            <w:tab/>
            <w:delText>31</w:delText>
          </w:r>
        </w:del>
      </w:ins>
    </w:p>
    <w:p w14:paraId="1A610202" w14:textId="280D6483" w:rsidR="006D1621" w:rsidDel="00B53275" w:rsidRDefault="006D1621">
      <w:pPr>
        <w:pStyle w:val="TOC4"/>
        <w:rPr>
          <w:ins w:id="906" w:author="Author"/>
          <w:del w:id="907" w:author="Author"/>
          <w:kern w:val="2"/>
          <w:sz w:val="24"/>
          <w:szCs w:val="24"/>
          <w:lang w:val="en-GB" w:eastAsia="en-GB"/>
          <w14:ligatures w14:val="standardContextual"/>
        </w:rPr>
      </w:pPr>
      <w:ins w:id="908" w:author="Author">
        <w:del w:id="909" w:author="Author">
          <w:r w:rsidRPr="00B53275" w:rsidDel="00B53275">
            <w:rPr>
              <w:rStyle w:val="Hyperlink"/>
              <w:rFonts w:cs="Times New Roman"/>
            </w:rPr>
            <w:delText>3.9.1.4</w:delText>
          </w:r>
          <w:r w:rsidDel="00B53275">
            <w:rPr>
              <w:kern w:val="2"/>
              <w:sz w:val="24"/>
              <w:szCs w:val="24"/>
              <w:lang w:val="en-GB" w:eastAsia="en-GB"/>
              <w14:ligatures w14:val="standardContextual"/>
            </w:rPr>
            <w:tab/>
          </w:r>
          <w:r w:rsidRPr="00B53275" w:rsidDel="00B53275">
            <w:rPr>
              <w:rStyle w:val="Hyperlink"/>
            </w:rPr>
            <w:delText>TOMBSTONE record (delete) retention passed</w:delText>
          </w:r>
          <w:r w:rsidDel="00B53275">
            <w:rPr>
              <w:webHidden/>
            </w:rPr>
            <w:tab/>
            <w:delText>32</w:delText>
          </w:r>
        </w:del>
      </w:ins>
    </w:p>
    <w:p w14:paraId="1696CF7C" w14:textId="0C9C7B72" w:rsidR="006D1621" w:rsidDel="00B53275" w:rsidRDefault="006D1621">
      <w:pPr>
        <w:pStyle w:val="TOC4"/>
        <w:rPr>
          <w:ins w:id="910" w:author="Author"/>
          <w:del w:id="911" w:author="Author"/>
          <w:kern w:val="2"/>
          <w:sz w:val="24"/>
          <w:szCs w:val="24"/>
          <w:lang w:val="en-GB" w:eastAsia="en-GB"/>
          <w14:ligatures w14:val="standardContextual"/>
        </w:rPr>
      </w:pPr>
      <w:ins w:id="912" w:author="Author">
        <w:del w:id="913" w:author="Author">
          <w:r w:rsidRPr="00B53275" w:rsidDel="00B53275">
            <w:rPr>
              <w:rStyle w:val="Hyperlink"/>
              <w:rFonts w:cs="Times New Roman"/>
            </w:rPr>
            <w:delText>3.9.1.5</w:delText>
          </w:r>
          <w:r w:rsidDel="00B53275">
            <w:rPr>
              <w:kern w:val="2"/>
              <w:sz w:val="24"/>
              <w:szCs w:val="24"/>
              <w:lang w:val="en-GB" w:eastAsia="en-GB"/>
              <w14:ligatures w14:val="standardContextual"/>
            </w:rPr>
            <w:tab/>
          </w:r>
          <w:r w:rsidRPr="00B53275" w:rsidDel="00B53275">
            <w:rPr>
              <w:rStyle w:val="Hyperlink"/>
            </w:rPr>
            <w:delText>Compaction delay passed</w:delText>
          </w:r>
          <w:r w:rsidDel="00B53275">
            <w:rPr>
              <w:webHidden/>
            </w:rPr>
            <w:tab/>
            <w:delText>32</w:delText>
          </w:r>
        </w:del>
      </w:ins>
    </w:p>
    <w:p w14:paraId="32A289D6" w14:textId="2DF5D1FC" w:rsidR="006D1621" w:rsidDel="00B53275" w:rsidRDefault="006D1621">
      <w:pPr>
        <w:pStyle w:val="TOC4"/>
        <w:rPr>
          <w:ins w:id="914" w:author="Author"/>
          <w:del w:id="915" w:author="Author"/>
          <w:kern w:val="2"/>
          <w:sz w:val="24"/>
          <w:szCs w:val="24"/>
          <w:lang w:val="en-GB" w:eastAsia="en-GB"/>
          <w14:ligatures w14:val="standardContextual"/>
        </w:rPr>
      </w:pPr>
      <w:ins w:id="916" w:author="Author">
        <w:del w:id="917" w:author="Author">
          <w:r w:rsidRPr="00B53275" w:rsidDel="00B53275">
            <w:rPr>
              <w:rStyle w:val="Hyperlink"/>
              <w:rFonts w:cs="Times New Roman"/>
            </w:rPr>
            <w:delText>3.9.1.6</w:delText>
          </w:r>
          <w:r w:rsidDel="00B53275">
            <w:rPr>
              <w:kern w:val="2"/>
              <w:sz w:val="24"/>
              <w:szCs w:val="24"/>
              <w:lang w:val="en-GB" w:eastAsia="en-GB"/>
              <w14:ligatures w14:val="standardContextual"/>
            </w:rPr>
            <w:tab/>
          </w:r>
          <w:r w:rsidRPr="00B53275" w:rsidDel="00B53275">
            <w:rPr>
              <w:rStyle w:val="Hyperlink"/>
            </w:rPr>
            <w:delText>(Eventual) Consistency achieved</w:delText>
          </w:r>
          <w:r w:rsidDel="00B53275">
            <w:rPr>
              <w:webHidden/>
            </w:rPr>
            <w:tab/>
            <w:delText>32</w:delText>
          </w:r>
        </w:del>
      </w:ins>
    </w:p>
    <w:p w14:paraId="208E9CA7" w14:textId="040E894C" w:rsidR="006D1621" w:rsidDel="00B53275" w:rsidRDefault="006D1621">
      <w:pPr>
        <w:pStyle w:val="TOC4"/>
        <w:rPr>
          <w:ins w:id="918" w:author="Author"/>
          <w:del w:id="919" w:author="Author"/>
          <w:kern w:val="2"/>
          <w:sz w:val="24"/>
          <w:szCs w:val="24"/>
          <w:lang w:val="en-GB" w:eastAsia="en-GB"/>
          <w14:ligatures w14:val="standardContextual"/>
        </w:rPr>
      </w:pPr>
      <w:ins w:id="920" w:author="Author">
        <w:del w:id="921" w:author="Author">
          <w:r w:rsidRPr="00B53275" w:rsidDel="00B53275">
            <w:rPr>
              <w:rStyle w:val="Hyperlink"/>
              <w:rFonts w:cs="Times New Roman"/>
            </w:rPr>
            <w:delText>3.9.1.7</w:delText>
          </w:r>
          <w:r w:rsidDel="00B53275">
            <w:rPr>
              <w:kern w:val="2"/>
              <w:sz w:val="24"/>
              <w:szCs w:val="24"/>
              <w:lang w:val="en-GB" w:eastAsia="en-GB"/>
              <w14:ligatures w14:val="standardContextual"/>
            </w:rPr>
            <w:tab/>
          </w:r>
          <w:r w:rsidRPr="00B53275" w:rsidDel="00B53275">
            <w:rPr>
              <w:rStyle w:val="Hyperlink"/>
            </w:rPr>
            <w:delText>Degraded performance</w:delText>
          </w:r>
          <w:r w:rsidDel="00B53275">
            <w:rPr>
              <w:webHidden/>
            </w:rPr>
            <w:tab/>
            <w:delText>32</w:delText>
          </w:r>
        </w:del>
      </w:ins>
    </w:p>
    <w:p w14:paraId="1A1C7834" w14:textId="1B485878" w:rsidR="006D1621" w:rsidDel="00B53275" w:rsidRDefault="006D1621">
      <w:pPr>
        <w:pStyle w:val="TOC4"/>
        <w:rPr>
          <w:ins w:id="922" w:author="Author"/>
          <w:del w:id="923" w:author="Author"/>
          <w:kern w:val="2"/>
          <w:sz w:val="24"/>
          <w:szCs w:val="24"/>
          <w:lang w:val="en-GB" w:eastAsia="en-GB"/>
          <w14:ligatures w14:val="standardContextual"/>
        </w:rPr>
      </w:pPr>
      <w:ins w:id="924" w:author="Author">
        <w:del w:id="925" w:author="Author">
          <w:r w:rsidRPr="00B53275" w:rsidDel="00B53275">
            <w:rPr>
              <w:rStyle w:val="Hyperlink"/>
              <w:rFonts w:cs="Times New Roman"/>
            </w:rPr>
            <w:delText>3.9.1.8</w:delText>
          </w:r>
          <w:r w:rsidDel="00B53275">
            <w:rPr>
              <w:kern w:val="2"/>
              <w:sz w:val="24"/>
              <w:szCs w:val="24"/>
              <w:lang w:val="en-GB" w:eastAsia="en-GB"/>
              <w14:ligatures w14:val="standardContextual"/>
            </w:rPr>
            <w:tab/>
          </w:r>
          <w:r w:rsidRPr="00B53275" w:rsidDel="00B53275">
            <w:rPr>
              <w:rStyle w:val="Hyperlink"/>
            </w:rPr>
            <w:delText>Need for realignment</w:delText>
          </w:r>
          <w:r w:rsidDel="00B53275">
            <w:rPr>
              <w:webHidden/>
            </w:rPr>
            <w:tab/>
            <w:delText>32</w:delText>
          </w:r>
        </w:del>
      </w:ins>
    </w:p>
    <w:p w14:paraId="513C2BF2" w14:textId="0974ECC2" w:rsidR="006D1621" w:rsidDel="00B53275" w:rsidRDefault="006D1621">
      <w:pPr>
        <w:pStyle w:val="TOC4"/>
        <w:rPr>
          <w:ins w:id="926" w:author="Author"/>
          <w:del w:id="927" w:author="Author"/>
          <w:kern w:val="2"/>
          <w:sz w:val="24"/>
          <w:szCs w:val="24"/>
          <w:lang w:val="en-GB" w:eastAsia="en-GB"/>
          <w14:ligatures w14:val="standardContextual"/>
        </w:rPr>
      </w:pPr>
      <w:ins w:id="928" w:author="Author">
        <w:del w:id="929" w:author="Author">
          <w:r w:rsidRPr="00B53275" w:rsidDel="00B53275">
            <w:rPr>
              <w:rStyle w:val="Hyperlink"/>
              <w:rFonts w:cs="Times New Roman"/>
            </w:rPr>
            <w:delText>3.9.1.9</w:delText>
          </w:r>
          <w:r w:rsidDel="00B53275">
            <w:rPr>
              <w:kern w:val="2"/>
              <w:sz w:val="24"/>
              <w:szCs w:val="24"/>
              <w:lang w:val="en-GB" w:eastAsia="en-GB"/>
              <w14:ligatures w14:val="standardContextual"/>
            </w:rPr>
            <w:tab/>
          </w:r>
          <w:r w:rsidRPr="00B53275" w:rsidDel="00B53275">
            <w:rPr>
              <w:rStyle w:val="Hyperlink"/>
            </w:rPr>
            <w:delText>Summary</w:delText>
          </w:r>
          <w:r w:rsidDel="00B53275">
            <w:rPr>
              <w:webHidden/>
            </w:rPr>
            <w:tab/>
            <w:delText>32</w:delText>
          </w:r>
        </w:del>
      </w:ins>
    </w:p>
    <w:p w14:paraId="0C6EC094" w14:textId="244781D2" w:rsidR="006D1621" w:rsidDel="00B53275" w:rsidRDefault="006D1621">
      <w:pPr>
        <w:pStyle w:val="TOC3"/>
        <w:rPr>
          <w:ins w:id="930" w:author="Author"/>
          <w:del w:id="931" w:author="Author"/>
          <w:rFonts w:cstheme="minorBidi"/>
          <w:noProof/>
          <w:color w:val="auto"/>
          <w:kern w:val="2"/>
          <w:sz w:val="24"/>
          <w:szCs w:val="24"/>
          <w:lang w:val="en-GB" w:eastAsia="en-GB"/>
          <w14:ligatures w14:val="standardContextual"/>
        </w:rPr>
      </w:pPr>
      <w:ins w:id="932" w:author="Author">
        <w:del w:id="933" w:author="Author">
          <w:r w:rsidRPr="00B53275" w:rsidDel="00B53275">
            <w:rPr>
              <w:rStyle w:val="Hyperlink"/>
              <w:noProof/>
            </w:rPr>
            <w:delText>3.9.2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Future combination considerations (by example)</w:delText>
          </w:r>
          <w:r w:rsidDel="00B53275">
            <w:rPr>
              <w:noProof/>
              <w:webHidden/>
            </w:rPr>
            <w:tab/>
            <w:delText>33</w:delText>
          </w:r>
        </w:del>
      </w:ins>
    </w:p>
    <w:p w14:paraId="0FDEA331" w14:textId="4CF62DC9" w:rsidR="006D1621" w:rsidDel="00B53275" w:rsidRDefault="006D1621">
      <w:pPr>
        <w:pStyle w:val="TOC4"/>
        <w:rPr>
          <w:ins w:id="934" w:author="Author"/>
          <w:del w:id="935" w:author="Author"/>
          <w:kern w:val="2"/>
          <w:sz w:val="24"/>
          <w:szCs w:val="24"/>
          <w:lang w:val="en-GB" w:eastAsia="en-GB"/>
          <w14:ligatures w14:val="standardContextual"/>
        </w:rPr>
      </w:pPr>
      <w:ins w:id="936" w:author="Author">
        <w:del w:id="937" w:author="Author">
          <w:r w:rsidRPr="00B53275" w:rsidDel="00B53275">
            <w:rPr>
              <w:rStyle w:val="Hyperlink"/>
              <w:rFonts w:cs="Times New Roman"/>
            </w:rPr>
            <w:delText>3.9.2.1</w:delText>
          </w:r>
          <w:r w:rsidDel="00B53275">
            <w:rPr>
              <w:kern w:val="2"/>
              <w:sz w:val="24"/>
              <w:szCs w:val="24"/>
              <w:lang w:val="en-GB" w:eastAsia="en-GB"/>
              <w14:ligatures w14:val="standardContextual"/>
            </w:rPr>
            <w:tab/>
          </w:r>
          <w:r w:rsidRPr="00B53275" w:rsidDel="00B53275">
            <w:rPr>
              <w:rStyle w:val="Hyperlink"/>
            </w:rPr>
            <w:delText>Many clients</w:delText>
          </w:r>
          <w:r w:rsidDel="00B53275">
            <w:rPr>
              <w:webHidden/>
            </w:rPr>
            <w:tab/>
            <w:delText>33</w:delText>
          </w:r>
        </w:del>
      </w:ins>
    </w:p>
    <w:p w14:paraId="6B2755D5" w14:textId="0BD9BD1E" w:rsidR="006D1621" w:rsidDel="00B53275" w:rsidRDefault="006D1621">
      <w:pPr>
        <w:pStyle w:val="TOC4"/>
        <w:rPr>
          <w:ins w:id="938" w:author="Author"/>
          <w:del w:id="939" w:author="Author"/>
          <w:kern w:val="2"/>
          <w:sz w:val="24"/>
          <w:szCs w:val="24"/>
          <w:lang w:val="en-GB" w:eastAsia="en-GB"/>
          <w14:ligatures w14:val="standardContextual"/>
        </w:rPr>
      </w:pPr>
      <w:ins w:id="940" w:author="Author">
        <w:del w:id="941" w:author="Author">
          <w:r w:rsidRPr="00B53275" w:rsidDel="00B53275">
            <w:rPr>
              <w:rStyle w:val="Hyperlink"/>
              <w:rFonts w:cs="Times New Roman"/>
            </w:rPr>
            <w:delText>3.9.2.2</w:delText>
          </w:r>
          <w:r w:rsidDel="00B53275">
            <w:rPr>
              <w:kern w:val="2"/>
              <w:sz w:val="24"/>
              <w:szCs w:val="24"/>
              <w:lang w:val="en-GB" w:eastAsia="en-GB"/>
              <w14:ligatures w14:val="standardContextual"/>
            </w:rPr>
            <w:tab/>
          </w:r>
          <w:r w:rsidRPr="00B53275" w:rsidDel="00B53275">
            <w:rPr>
              <w:rStyle w:val="Hyperlink"/>
            </w:rPr>
            <w:delText>Many views and many clients (with a few clients per view)</w:delText>
          </w:r>
          <w:r w:rsidDel="00B53275">
            <w:rPr>
              <w:webHidden/>
            </w:rPr>
            <w:tab/>
            <w:delText>33</w:delText>
          </w:r>
        </w:del>
      </w:ins>
    </w:p>
    <w:p w14:paraId="5F14ADB6" w14:textId="7228669F" w:rsidR="006D1621" w:rsidDel="00B53275" w:rsidRDefault="006D1621">
      <w:pPr>
        <w:pStyle w:val="TOC4"/>
        <w:rPr>
          <w:ins w:id="942" w:author="Author"/>
          <w:del w:id="943" w:author="Author"/>
          <w:kern w:val="2"/>
          <w:sz w:val="24"/>
          <w:szCs w:val="24"/>
          <w:lang w:val="en-GB" w:eastAsia="en-GB"/>
          <w14:ligatures w14:val="standardContextual"/>
        </w:rPr>
      </w:pPr>
      <w:ins w:id="944" w:author="Author">
        <w:del w:id="945" w:author="Author">
          <w:r w:rsidRPr="00B53275" w:rsidDel="00B53275">
            <w:rPr>
              <w:rStyle w:val="Hyperlink"/>
              <w:rFonts w:cs="Times New Roman"/>
            </w:rPr>
            <w:delText>3.9.2.3</w:delText>
          </w:r>
          <w:r w:rsidDel="00B53275">
            <w:rPr>
              <w:kern w:val="2"/>
              <w:sz w:val="24"/>
              <w:szCs w:val="24"/>
              <w:lang w:val="en-GB" w:eastAsia="en-GB"/>
              <w14:ligatures w14:val="standardContextual"/>
            </w:rPr>
            <w:tab/>
          </w:r>
          <w:r w:rsidRPr="00B53275" w:rsidDel="00B53275">
            <w:rPr>
              <w:rStyle w:val="Hyperlink"/>
            </w:rPr>
            <w:delText>Many short-lived clients</w:delText>
          </w:r>
          <w:r w:rsidDel="00B53275">
            <w:rPr>
              <w:webHidden/>
            </w:rPr>
            <w:tab/>
            <w:delText>33</w:delText>
          </w:r>
        </w:del>
      </w:ins>
    </w:p>
    <w:p w14:paraId="3758F729" w14:textId="73AC46DD" w:rsidR="006D1621" w:rsidDel="00B53275" w:rsidRDefault="006D1621">
      <w:pPr>
        <w:pStyle w:val="TOC4"/>
        <w:rPr>
          <w:ins w:id="946" w:author="Author"/>
          <w:del w:id="947" w:author="Author"/>
          <w:kern w:val="2"/>
          <w:sz w:val="24"/>
          <w:szCs w:val="24"/>
          <w:lang w:val="en-GB" w:eastAsia="en-GB"/>
          <w14:ligatures w14:val="standardContextual"/>
        </w:rPr>
      </w:pPr>
      <w:ins w:id="948" w:author="Author">
        <w:del w:id="949" w:author="Author">
          <w:r w:rsidRPr="00B53275" w:rsidDel="00B53275">
            <w:rPr>
              <w:rStyle w:val="Hyperlink"/>
              <w:rFonts w:cs="Times New Roman"/>
            </w:rPr>
            <w:delText>3.9.2.4</w:delText>
          </w:r>
          <w:r w:rsidDel="00B53275">
            <w:rPr>
              <w:kern w:val="2"/>
              <w:sz w:val="24"/>
              <w:szCs w:val="24"/>
              <w:lang w:val="en-GB" w:eastAsia="en-GB"/>
              <w14:ligatures w14:val="standardContextual"/>
            </w:rPr>
            <w:tab/>
          </w:r>
          <w:r w:rsidRPr="00B53275" w:rsidDel="00B53275">
            <w:rPr>
              <w:rStyle w:val="Hyperlink"/>
            </w:rPr>
            <w:delText>Live measurements</w:delText>
          </w:r>
          <w:r w:rsidDel="00B53275">
            <w:rPr>
              <w:webHidden/>
            </w:rPr>
            <w:tab/>
            <w:delText>33</w:delText>
          </w:r>
        </w:del>
      </w:ins>
    </w:p>
    <w:p w14:paraId="6B0EA3C7" w14:textId="495D9CE3" w:rsidR="006D1621" w:rsidDel="00B53275" w:rsidRDefault="006D1621">
      <w:pPr>
        <w:pStyle w:val="TOC4"/>
        <w:rPr>
          <w:ins w:id="950" w:author="Author"/>
          <w:del w:id="951" w:author="Author"/>
          <w:kern w:val="2"/>
          <w:sz w:val="24"/>
          <w:szCs w:val="24"/>
          <w:lang w:val="en-GB" w:eastAsia="en-GB"/>
          <w14:ligatures w14:val="standardContextual"/>
        </w:rPr>
      </w:pPr>
      <w:ins w:id="952" w:author="Author">
        <w:del w:id="953" w:author="Author">
          <w:r w:rsidRPr="00B53275" w:rsidDel="00B53275">
            <w:rPr>
              <w:rStyle w:val="Hyperlink"/>
              <w:rFonts w:cs="Times New Roman"/>
            </w:rPr>
            <w:delText>3.9.2.5</w:delText>
          </w:r>
          <w:r w:rsidDel="00B53275">
            <w:rPr>
              <w:kern w:val="2"/>
              <w:sz w:val="24"/>
              <w:szCs w:val="24"/>
              <w:lang w:val="en-GB" w:eastAsia="en-GB"/>
              <w14:ligatures w14:val="standardContextual"/>
            </w:rPr>
            <w:tab/>
          </w:r>
          <w:r w:rsidRPr="00B53275" w:rsidDel="00B53275">
            <w:rPr>
              <w:rStyle w:val="Hyperlink"/>
            </w:rPr>
            <w:delText>Threshold Crossing</w:delText>
          </w:r>
          <w:r w:rsidDel="00B53275">
            <w:rPr>
              <w:webHidden/>
            </w:rPr>
            <w:tab/>
            <w:delText>34</w:delText>
          </w:r>
        </w:del>
      </w:ins>
    </w:p>
    <w:p w14:paraId="2BADF8DD" w14:textId="70F18E53" w:rsidR="006D1621" w:rsidDel="00B53275" w:rsidRDefault="006D1621">
      <w:pPr>
        <w:pStyle w:val="TOC4"/>
        <w:rPr>
          <w:ins w:id="954" w:author="Author"/>
          <w:del w:id="955" w:author="Author"/>
          <w:kern w:val="2"/>
          <w:sz w:val="24"/>
          <w:szCs w:val="24"/>
          <w:lang w:val="en-GB" w:eastAsia="en-GB"/>
          <w14:ligatures w14:val="standardContextual"/>
        </w:rPr>
      </w:pPr>
      <w:ins w:id="956" w:author="Author">
        <w:del w:id="957" w:author="Author">
          <w:r w:rsidRPr="00B53275" w:rsidDel="00B53275">
            <w:rPr>
              <w:rStyle w:val="Hyperlink"/>
              <w:rFonts w:cs="Times New Roman"/>
            </w:rPr>
            <w:delText>3.9.2.6</w:delText>
          </w:r>
          <w:r w:rsidDel="00B53275">
            <w:rPr>
              <w:kern w:val="2"/>
              <w:sz w:val="24"/>
              <w:szCs w:val="24"/>
              <w:lang w:val="en-GB" w:eastAsia="en-GB"/>
              <w14:ligatures w14:val="standardContextual"/>
            </w:rPr>
            <w:tab/>
          </w:r>
          <w:r w:rsidRPr="00B53275" w:rsidDel="00B53275">
            <w:rPr>
              <w:rStyle w:val="Hyperlink"/>
            </w:rPr>
            <w:delText>Periodic measurement data</w:delText>
          </w:r>
          <w:r w:rsidDel="00B53275">
            <w:rPr>
              <w:webHidden/>
            </w:rPr>
            <w:tab/>
            <w:delText>34</w:delText>
          </w:r>
        </w:del>
      </w:ins>
    </w:p>
    <w:p w14:paraId="4C30FB98" w14:textId="65CC1220" w:rsidR="006D1621" w:rsidDel="00B53275" w:rsidRDefault="006D1621">
      <w:pPr>
        <w:pStyle w:val="TOC4"/>
        <w:rPr>
          <w:ins w:id="958" w:author="Author"/>
          <w:del w:id="959" w:author="Author"/>
          <w:kern w:val="2"/>
          <w:sz w:val="24"/>
          <w:szCs w:val="24"/>
          <w:lang w:val="en-GB" w:eastAsia="en-GB"/>
          <w14:ligatures w14:val="standardContextual"/>
        </w:rPr>
      </w:pPr>
      <w:ins w:id="960" w:author="Author">
        <w:del w:id="961" w:author="Author">
          <w:r w:rsidRPr="00B53275" w:rsidDel="00B53275">
            <w:rPr>
              <w:rStyle w:val="Hyperlink"/>
              <w:rFonts w:cs="Times New Roman"/>
            </w:rPr>
            <w:delText>3.9.2.7</w:delText>
          </w:r>
          <w:r w:rsidDel="00B53275">
            <w:rPr>
              <w:kern w:val="2"/>
              <w:sz w:val="24"/>
              <w:szCs w:val="24"/>
              <w:lang w:val="en-GB" w:eastAsia="en-GB"/>
              <w14:ligatures w14:val="standardContextual"/>
            </w:rPr>
            <w:tab/>
          </w:r>
          <w:r w:rsidRPr="00B53275" w:rsidDel="00B53275">
            <w:rPr>
              <w:rStyle w:val="Hyperlink"/>
            </w:rPr>
            <w:delText>Bulk Performance Monitoring (PM) data</w:delText>
          </w:r>
          <w:r w:rsidDel="00B53275">
            <w:rPr>
              <w:webHidden/>
            </w:rPr>
            <w:tab/>
            <w:delText>34</w:delText>
          </w:r>
        </w:del>
      </w:ins>
    </w:p>
    <w:p w14:paraId="0E30D0BC" w14:textId="7F5C2653" w:rsidR="006D1621" w:rsidDel="00B53275" w:rsidRDefault="006D1621">
      <w:pPr>
        <w:pStyle w:val="TOC2"/>
        <w:rPr>
          <w:ins w:id="962" w:author="Author"/>
          <w:del w:id="963" w:author="Author"/>
          <w:rFonts w:cstheme="minorBidi"/>
          <w:noProof/>
          <w:color w:val="auto"/>
          <w:kern w:val="2"/>
          <w:sz w:val="24"/>
          <w:szCs w:val="24"/>
          <w:lang w:val="en-GB" w:eastAsia="en-GB"/>
          <w14:ligatures w14:val="standardContextual"/>
        </w:rPr>
      </w:pPr>
      <w:ins w:id="964" w:author="Author">
        <w:del w:id="965" w:author="Author">
          <w:r w:rsidRPr="00B53275" w:rsidDel="00B53275">
            <w:rPr>
              <w:rStyle w:val="Hyperlink"/>
              <w:noProof/>
            </w:rPr>
            <w:delText>3.10</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Record content</w:delText>
          </w:r>
          <w:r w:rsidDel="00B53275">
            <w:rPr>
              <w:noProof/>
              <w:webHidden/>
            </w:rPr>
            <w:tab/>
            <w:delText>35</w:delText>
          </w:r>
        </w:del>
      </w:ins>
    </w:p>
    <w:p w14:paraId="01C47FF6" w14:textId="24D106EB" w:rsidR="006D1621" w:rsidDel="00B53275" w:rsidRDefault="006D1621">
      <w:pPr>
        <w:pStyle w:val="TOC3"/>
        <w:rPr>
          <w:ins w:id="966" w:author="Author"/>
          <w:del w:id="967" w:author="Author"/>
          <w:rFonts w:cstheme="minorBidi"/>
          <w:noProof/>
          <w:color w:val="auto"/>
          <w:kern w:val="2"/>
          <w:sz w:val="24"/>
          <w:szCs w:val="24"/>
          <w:lang w:val="en-GB" w:eastAsia="en-GB"/>
          <w14:ligatures w14:val="standardContextual"/>
        </w:rPr>
      </w:pPr>
      <w:ins w:id="968" w:author="Author">
        <w:del w:id="969" w:author="Author">
          <w:r w:rsidRPr="00B53275" w:rsidDel="00B53275">
            <w:rPr>
              <w:rStyle w:val="Hyperlink"/>
              <w:noProof/>
            </w:rPr>
            <w:delText>3.10.1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Log Record Header</w:delText>
          </w:r>
          <w:r w:rsidDel="00B53275">
            <w:rPr>
              <w:noProof/>
              <w:webHidden/>
            </w:rPr>
            <w:tab/>
            <w:delText>35</w:delText>
          </w:r>
        </w:del>
      </w:ins>
    </w:p>
    <w:p w14:paraId="6A6DB4AA" w14:textId="3F71E687" w:rsidR="006D1621" w:rsidDel="00B53275" w:rsidRDefault="006D1621">
      <w:pPr>
        <w:pStyle w:val="TOC3"/>
        <w:rPr>
          <w:ins w:id="970" w:author="Author"/>
          <w:del w:id="971" w:author="Author"/>
          <w:rFonts w:cstheme="minorBidi"/>
          <w:noProof/>
          <w:color w:val="auto"/>
          <w:kern w:val="2"/>
          <w:sz w:val="24"/>
          <w:szCs w:val="24"/>
          <w:lang w:val="en-GB" w:eastAsia="en-GB"/>
          <w14:ligatures w14:val="standardContextual"/>
        </w:rPr>
      </w:pPr>
      <w:ins w:id="972" w:author="Author">
        <w:del w:id="973" w:author="Author">
          <w:r w:rsidRPr="00B53275" w:rsidDel="00B53275">
            <w:rPr>
              <w:rStyle w:val="Hyperlink"/>
              <w:noProof/>
            </w:rPr>
            <w:delText>3.10.2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Log Record Body</w:delText>
          </w:r>
          <w:r w:rsidDel="00B53275">
            <w:rPr>
              <w:noProof/>
              <w:webHidden/>
            </w:rPr>
            <w:tab/>
            <w:delText>38</w:delText>
          </w:r>
        </w:del>
      </w:ins>
    </w:p>
    <w:p w14:paraId="0DB8D5B9" w14:textId="00008779" w:rsidR="006D1621" w:rsidDel="00B53275" w:rsidRDefault="006D1621">
      <w:pPr>
        <w:pStyle w:val="TOC3"/>
        <w:rPr>
          <w:ins w:id="974" w:author="Author"/>
          <w:del w:id="975" w:author="Author"/>
          <w:rFonts w:cstheme="minorBidi"/>
          <w:noProof/>
          <w:color w:val="auto"/>
          <w:kern w:val="2"/>
          <w:sz w:val="24"/>
          <w:szCs w:val="24"/>
          <w:lang w:val="en-GB" w:eastAsia="en-GB"/>
          <w14:ligatures w14:val="standardContextual"/>
        </w:rPr>
      </w:pPr>
      <w:ins w:id="976" w:author="Author">
        <w:del w:id="977" w:author="Author">
          <w:r w:rsidRPr="00B53275" w:rsidDel="00B53275">
            <w:rPr>
              <w:rStyle w:val="Hyperlink"/>
              <w:noProof/>
            </w:rPr>
            <w:delText>3.10.3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Considering parent-address</w:delText>
          </w:r>
          <w:r w:rsidDel="00B53275">
            <w:rPr>
              <w:noProof/>
              <w:webHidden/>
            </w:rPr>
            <w:tab/>
            <w:delText>42</w:delText>
          </w:r>
        </w:del>
      </w:ins>
    </w:p>
    <w:p w14:paraId="06EBDD46" w14:textId="666E326E" w:rsidR="006D1621" w:rsidDel="00B53275" w:rsidRDefault="006D1621">
      <w:pPr>
        <w:pStyle w:val="TOC2"/>
        <w:rPr>
          <w:ins w:id="978" w:author="Author"/>
          <w:del w:id="979" w:author="Author"/>
          <w:rFonts w:cstheme="minorBidi"/>
          <w:noProof/>
          <w:color w:val="auto"/>
          <w:kern w:val="2"/>
          <w:sz w:val="24"/>
          <w:szCs w:val="24"/>
          <w:lang w:val="en-GB" w:eastAsia="en-GB"/>
          <w14:ligatures w14:val="standardContextual"/>
        </w:rPr>
      </w:pPr>
      <w:ins w:id="980" w:author="Author">
        <w:del w:id="981" w:author="Author">
          <w:r w:rsidRPr="00B53275" w:rsidDel="00B53275">
            <w:rPr>
              <w:rStyle w:val="Hyperlink"/>
              <w:noProof/>
            </w:rPr>
            <w:delText>3.11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Considering order/sequence and cause/effect</w:delText>
          </w:r>
          <w:r w:rsidDel="00B53275">
            <w:rPr>
              <w:noProof/>
              <w:webHidden/>
            </w:rPr>
            <w:tab/>
            <w:delText>46</w:delText>
          </w:r>
        </w:del>
      </w:ins>
    </w:p>
    <w:p w14:paraId="21946959" w14:textId="0AFE593A" w:rsidR="006D1621" w:rsidDel="00B53275" w:rsidRDefault="006D1621">
      <w:pPr>
        <w:pStyle w:val="TOC3"/>
        <w:rPr>
          <w:ins w:id="982" w:author="Author"/>
          <w:del w:id="983" w:author="Author"/>
          <w:rFonts w:cstheme="minorBidi"/>
          <w:noProof/>
          <w:color w:val="auto"/>
          <w:kern w:val="2"/>
          <w:sz w:val="24"/>
          <w:szCs w:val="24"/>
          <w:lang w:val="en-GB" w:eastAsia="en-GB"/>
          <w14:ligatures w14:val="standardContextual"/>
        </w:rPr>
      </w:pPr>
      <w:ins w:id="984" w:author="Author">
        <w:del w:id="985" w:author="Author">
          <w:r w:rsidRPr="00B53275" w:rsidDel="00B53275">
            <w:rPr>
              <w:rStyle w:val="Hyperlink"/>
              <w:noProof/>
            </w:rPr>
            <w:delText>3.11.1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Time</w:delText>
          </w:r>
          <w:r w:rsidDel="00B53275">
            <w:rPr>
              <w:noProof/>
              <w:webHidden/>
            </w:rPr>
            <w:tab/>
            <w:delText>46</w:delText>
          </w:r>
        </w:del>
      </w:ins>
    </w:p>
    <w:p w14:paraId="559A4788" w14:textId="7CDBA3D4" w:rsidR="006D1621" w:rsidDel="00B53275" w:rsidRDefault="006D1621">
      <w:pPr>
        <w:pStyle w:val="TOC3"/>
        <w:rPr>
          <w:ins w:id="986" w:author="Author"/>
          <w:del w:id="987" w:author="Author"/>
          <w:rFonts w:cstheme="minorBidi"/>
          <w:noProof/>
          <w:color w:val="auto"/>
          <w:kern w:val="2"/>
          <w:sz w:val="24"/>
          <w:szCs w:val="24"/>
          <w:lang w:val="en-GB" w:eastAsia="en-GB"/>
          <w14:ligatures w14:val="standardContextual"/>
        </w:rPr>
      </w:pPr>
      <w:ins w:id="988" w:author="Author">
        <w:del w:id="989" w:author="Author">
          <w:r w:rsidRPr="00B53275" w:rsidDel="00B53275">
            <w:rPr>
              <w:rStyle w:val="Hyperlink"/>
              <w:noProof/>
            </w:rPr>
            <w:delText>3.11.2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Backend stream details</w:delText>
          </w:r>
          <w:r w:rsidDel="00B53275">
            <w:rPr>
              <w:noProof/>
              <w:webHidden/>
            </w:rPr>
            <w:tab/>
            <w:delText>46</w:delText>
          </w:r>
        </w:del>
      </w:ins>
    </w:p>
    <w:p w14:paraId="1AB72232" w14:textId="495D77A8" w:rsidR="006D1621" w:rsidDel="00B53275" w:rsidRDefault="006D1621">
      <w:pPr>
        <w:pStyle w:val="TOC2"/>
        <w:rPr>
          <w:ins w:id="990" w:author="Author"/>
          <w:del w:id="991" w:author="Author"/>
          <w:rFonts w:cstheme="minorBidi"/>
          <w:noProof/>
          <w:color w:val="auto"/>
          <w:kern w:val="2"/>
          <w:sz w:val="24"/>
          <w:szCs w:val="24"/>
          <w:lang w:val="en-GB" w:eastAsia="en-GB"/>
          <w14:ligatures w14:val="standardContextual"/>
        </w:rPr>
      </w:pPr>
      <w:ins w:id="992" w:author="Author">
        <w:del w:id="993" w:author="Author">
          <w:r w:rsidRPr="00B53275" w:rsidDel="00B53275">
            <w:rPr>
              <w:rStyle w:val="Hyperlink"/>
              <w:noProof/>
            </w:rPr>
            <w:delText>3.12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The Context</w:delText>
          </w:r>
          <w:r w:rsidDel="00B53275">
            <w:rPr>
              <w:noProof/>
              <w:webHidden/>
            </w:rPr>
            <w:tab/>
            <w:delText>47</w:delText>
          </w:r>
        </w:del>
      </w:ins>
    </w:p>
    <w:p w14:paraId="7EA7A051" w14:textId="06DC4419" w:rsidR="006D1621" w:rsidDel="00B53275" w:rsidRDefault="006D1621">
      <w:pPr>
        <w:pStyle w:val="TOC2"/>
        <w:rPr>
          <w:ins w:id="994" w:author="Author"/>
          <w:del w:id="995" w:author="Author"/>
          <w:rFonts w:cstheme="minorBidi"/>
          <w:noProof/>
          <w:color w:val="auto"/>
          <w:kern w:val="2"/>
          <w:sz w:val="24"/>
          <w:szCs w:val="24"/>
          <w:lang w:val="en-GB" w:eastAsia="en-GB"/>
          <w14:ligatures w14:val="standardContextual"/>
        </w:rPr>
      </w:pPr>
      <w:ins w:id="996" w:author="Author">
        <w:del w:id="997" w:author="Author">
          <w:r w:rsidRPr="00B53275" w:rsidDel="00B53275">
            <w:rPr>
              <w:rStyle w:val="Hyperlink"/>
              <w:noProof/>
            </w:rPr>
            <w:delText>3.13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Handling changes in the Context</w:delText>
          </w:r>
          <w:r w:rsidDel="00B53275">
            <w:rPr>
              <w:noProof/>
              <w:webHidden/>
            </w:rPr>
            <w:tab/>
            <w:delText>47</w:delText>
          </w:r>
        </w:del>
      </w:ins>
    </w:p>
    <w:p w14:paraId="7FBE408D" w14:textId="733DCCCC" w:rsidR="006D1621" w:rsidDel="00B53275" w:rsidRDefault="006D1621">
      <w:pPr>
        <w:pStyle w:val="TOC2"/>
        <w:rPr>
          <w:ins w:id="998" w:author="Author"/>
          <w:del w:id="999" w:author="Author"/>
          <w:rFonts w:cstheme="minorBidi"/>
          <w:noProof/>
          <w:color w:val="auto"/>
          <w:kern w:val="2"/>
          <w:sz w:val="24"/>
          <w:szCs w:val="24"/>
          <w:lang w:val="en-GB" w:eastAsia="en-GB"/>
          <w14:ligatures w14:val="standardContextual"/>
        </w:rPr>
      </w:pPr>
      <w:ins w:id="1000" w:author="Author">
        <w:del w:id="1001" w:author="Author">
          <w:r w:rsidRPr="00B53275" w:rsidDel="00B53275">
            <w:rPr>
              <w:rStyle w:val="Hyperlink"/>
              <w:noProof/>
            </w:rPr>
            <w:delText>3.14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Reporting change</w:delText>
          </w:r>
          <w:r w:rsidDel="00B53275">
            <w:rPr>
              <w:noProof/>
              <w:webHidden/>
            </w:rPr>
            <w:tab/>
            <w:delText>47</w:delText>
          </w:r>
        </w:del>
      </w:ins>
    </w:p>
    <w:p w14:paraId="40BF6E9D" w14:textId="1F5CC0C8" w:rsidR="006D1621" w:rsidDel="00B53275" w:rsidRDefault="006D1621">
      <w:pPr>
        <w:pStyle w:val="TOC2"/>
        <w:rPr>
          <w:ins w:id="1002" w:author="Author"/>
          <w:del w:id="1003" w:author="Author"/>
          <w:rFonts w:cstheme="minorBidi"/>
          <w:noProof/>
          <w:color w:val="auto"/>
          <w:kern w:val="2"/>
          <w:sz w:val="24"/>
          <w:szCs w:val="24"/>
          <w:lang w:val="en-GB" w:eastAsia="en-GB"/>
          <w14:ligatures w14:val="standardContextual"/>
        </w:rPr>
      </w:pPr>
      <w:ins w:id="1004" w:author="Author">
        <w:del w:id="1005" w:author="Author">
          <w:r w:rsidRPr="00B53275" w:rsidDel="00B53275">
            <w:rPr>
              <w:rStyle w:val="Hyperlink"/>
              <w:noProof/>
            </w:rPr>
            <w:delText>3.15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Model implications</w:delText>
          </w:r>
          <w:r w:rsidDel="00B53275">
            <w:rPr>
              <w:noProof/>
              <w:webHidden/>
            </w:rPr>
            <w:tab/>
            <w:delText>48</w:delText>
          </w:r>
        </w:del>
      </w:ins>
    </w:p>
    <w:p w14:paraId="0B034D96" w14:textId="60B3F256" w:rsidR="006D1621" w:rsidDel="00B53275" w:rsidRDefault="006D1621">
      <w:pPr>
        <w:pStyle w:val="TOC2"/>
        <w:rPr>
          <w:ins w:id="1006" w:author="Author"/>
          <w:del w:id="1007" w:author="Author"/>
          <w:rFonts w:cstheme="minorBidi"/>
          <w:noProof/>
          <w:color w:val="auto"/>
          <w:kern w:val="2"/>
          <w:sz w:val="24"/>
          <w:szCs w:val="24"/>
          <w:lang w:val="en-GB" w:eastAsia="en-GB"/>
          <w14:ligatures w14:val="standardContextual"/>
        </w:rPr>
      </w:pPr>
      <w:ins w:id="1008" w:author="Author">
        <w:del w:id="1009" w:author="Author">
          <w:r w:rsidRPr="00B53275" w:rsidDel="00B53275">
            <w:rPr>
              <w:rStyle w:val="Hyperlink"/>
              <w:noProof/>
            </w:rPr>
            <w:delText>3.16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System engineering</w:delText>
          </w:r>
          <w:r w:rsidDel="00B53275">
            <w:rPr>
              <w:noProof/>
              <w:webHidden/>
            </w:rPr>
            <w:tab/>
            <w:delText>48</w:delText>
          </w:r>
        </w:del>
      </w:ins>
    </w:p>
    <w:p w14:paraId="18C43116" w14:textId="504DD5E6" w:rsidR="006D1621" w:rsidDel="00B53275" w:rsidRDefault="006D1621">
      <w:pPr>
        <w:pStyle w:val="TOC2"/>
        <w:rPr>
          <w:ins w:id="1010" w:author="Author"/>
          <w:del w:id="1011" w:author="Author"/>
          <w:rFonts w:cstheme="minorBidi"/>
          <w:noProof/>
          <w:color w:val="auto"/>
          <w:kern w:val="2"/>
          <w:sz w:val="24"/>
          <w:szCs w:val="24"/>
          <w:lang w:val="en-GB" w:eastAsia="en-GB"/>
          <w14:ligatures w14:val="standardContextual"/>
        </w:rPr>
      </w:pPr>
      <w:ins w:id="1012" w:author="Author">
        <w:del w:id="1013" w:author="Author">
          <w:r w:rsidRPr="00B53275" w:rsidDel="00B53275">
            <w:rPr>
              <w:rStyle w:val="Hyperlink"/>
              <w:noProof/>
            </w:rPr>
            <w:delText>3.17</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Eventual Consistency and Fidelity</w:delText>
          </w:r>
          <w:r w:rsidDel="00B53275">
            <w:rPr>
              <w:noProof/>
              <w:webHidden/>
            </w:rPr>
            <w:tab/>
            <w:delText>48</w:delText>
          </w:r>
        </w:del>
      </w:ins>
    </w:p>
    <w:p w14:paraId="399BD84F" w14:textId="497F553E" w:rsidR="006D1621" w:rsidDel="00B53275" w:rsidRDefault="006D1621">
      <w:pPr>
        <w:pStyle w:val="TOC3"/>
        <w:rPr>
          <w:ins w:id="1014" w:author="Author"/>
          <w:del w:id="1015" w:author="Author"/>
          <w:rFonts w:cstheme="minorBidi"/>
          <w:noProof/>
          <w:color w:val="auto"/>
          <w:kern w:val="2"/>
          <w:sz w:val="24"/>
          <w:szCs w:val="24"/>
          <w:lang w:val="en-GB" w:eastAsia="en-GB"/>
          <w14:ligatures w14:val="standardContextual"/>
        </w:rPr>
      </w:pPr>
      <w:ins w:id="1016" w:author="Author">
        <w:del w:id="1017" w:author="Author">
          <w:r w:rsidRPr="00B53275" w:rsidDel="00B53275">
            <w:rPr>
              <w:rStyle w:val="Hyperlink"/>
              <w:noProof/>
            </w:rPr>
            <w:delText>3.17.1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Eventual Consistency</w:delText>
          </w:r>
          <w:r w:rsidDel="00B53275">
            <w:rPr>
              <w:noProof/>
              <w:webHidden/>
            </w:rPr>
            <w:tab/>
            <w:delText>48</w:delText>
          </w:r>
        </w:del>
      </w:ins>
    </w:p>
    <w:p w14:paraId="2AC614D5" w14:textId="38B7A8C8" w:rsidR="006D1621" w:rsidDel="00B53275" w:rsidRDefault="006D1621">
      <w:pPr>
        <w:pStyle w:val="TOC3"/>
        <w:rPr>
          <w:ins w:id="1018" w:author="Author"/>
          <w:del w:id="1019" w:author="Author"/>
          <w:rFonts w:cstheme="minorBidi"/>
          <w:noProof/>
          <w:color w:val="auto"/>
          <w:kern w:val="2"/>
          <w:sz w:val="24"/>
          <w:szCs w:val="24"/>
          <w:lang w:val="en-GB" w:eastAsia="en-GB"/>
          <w14:ligatures w14:val="standardContextual"/>
        </w:rPr>
      </w:pPr>
      <w:ins w:id="1020" w:author="Author">
        <w:del w:id="1021" w:author="Author">
          <w:r w:rsidRPr="00B53275" w:rsidDel="00B53275">
            <w:rPr>
              <w:rStyle w:val="Hyperlink"/>
              <w:noProof/>
            </w:rPr>
            <w:delText>3.17.2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Fidelity</w:delText>
          </w:r>
          <w:r w:rsidDel="00B53275">
            <w:rPr>
              <w:noProof/>
              <w:webHidden/>
            </w:rPr>
            <w:tab/>
            <w:delText>48</w:delText>
          </w:r>
        </w:del>
      </w:ins>
    </w:p>
    <w:p w14:paraId="0C1A09D2" w14:textId="379A7EA3" w:rsidR="006D1621" w:rsidDel="00B53275" w:rsidRDefault="006D1621">
      <w:pPr>
        <w:pStyle w:val="TOC3"/>
        <w:rPr>
          <w:ins w:id="1022" w:author="Author"/>
          <w:del w:id="1023" w:author="Author"/>
          <w:rFonts w:cstheme="minorBidi"/>
          <w:noProof/>
          <w:color w:val="auto"/>
          <w:kern w:val="2"/>
          <w:sz w:val="24"/>
          <w:szCs w:val="24"/>
          <w:lang w:val="en-GB" w:eastAsia="en-GB"/>
          <w14:ligatures w14:val="standardContextual"/>
        </w:rPr>
      </w:pPr>
      <w:ins w:id="1024" w:author="Author">
        <w:del w:id="1025" w:author="Author">
          <w:r w:rsidRPr="00B53275" w:rsidDel="00B53275">
            <w:rPr>
              <w:rStyle w:val="Hyperlink"/>
              <w:noProof/>
            </w:rPr>
            <w:delText>3.17.3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Related stream characteristics</w:delText>
          </w:r>
          <w:r w:rsidDel="00B53275">
            <w:rPr>
              <w:noProof/>
              <w:webHidden/>
            </w:rPr>
            <w:tab/>
            <w:delText>49</w:delText>
          </w:r>
        </w:del>
      </w:ins>
    </w:p>
    <w:p w14:paraId="5DF779FB" w14:textId="6E194505" w:rsidR="006D1621" w:rsidDel="00B53275" w:rsidRDefault="006D1621">
      <w:pPr>
        <w:pStyle w:val="TOC2"/>
        <w:rPr>
          <w:ins w:id="1026" w:author="Author"/>
          <w:del w:id="1027" w:author="Author"/>
          <w:rFonts w:cstheme="minorBidi"/>
          <w:noProof/>
          <w:color w:val="auto"/>
          <w:kern w:val="2"/>
          <w:sz w:val="24"/>
          <w:szCs w:val="24"/>
          <w:lang w:val="en-GB" w:eastAsia="en-GB"/>
          <w14:ligatures w14:val="standardContextual"/>
        </w:rPr>
      </w:pPr>
      <w:ins w:id="1028" w:author="Author">
        <w:del w:id="1029" w:author="Author">
          <w:r w:rsidRPr="00B53275" w:rsidDel="00B53275">
            <w:rPr>
              <w:rStyle w:val="Hyperlink"/>
              <w:noProof/>
            </w:rPr>
            <w:delText>3.18</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Stream Monitor</w:delText>
          </w:r>
          <w:r w:rsidDel="00B53275">
            <w:rPr>
              <w:noProof/>
              <w:webHidden/>
            </w:rPr>
            <w:tab/>
            <w:delText>49</w:delText>
          </w:r>
        </w:del>
      </w:ins>
    </w:p>
    <w:p w14:paraId="7A0F70F7" w14:textId="6F596F27" w:rsidR="006D1621" w:rsidDel="00B53275" w:rsidRDefault="006D1621">
      <w:pPr>
        <w:pStyle w:val="TOC2"/>
        <w:rPr>
          <w:ins w:id="1030" w:author="Author"/>
          <w:del w:id="1031" w:author="Author"/>
          <w:rFonts w:cstheme="minorBidi"/>
          <w:noProof/>
          <w:color w:val="auto"/>
          <w:kern w:val="2"/>
          <w:sz w:val="24"/>
          <w:szCs w:val="24"/>
          <w:lang w:val="en-GB" w:eastAsia="en-GB"/>
          <w14:ligatures w14:val="standardContextual"/>
        </w:rPr>
      </w:pPr>
      <w:ins w:id="1032" w:author="Author">
        <w:del w:id="1033" w:author="Author">
          <w:r w:rsidRPr="00B53275" w:rsidDel="00B53275">
            <w:rPr>
              <w:rStyle w:val="Hyperlink"/>
              <w:noProof/>
            </w:rPr>
            <w:delText>3.19</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Solution structure – Architecture Options</w:delText>
          </w:r>
          <w:r w:rsidDel="00B53275">
            <w:rPr>
              <w:noProof/>
              <w:webHidden/>
            </w:rPr>
            <w:tab/>
            <w:delText>49</w:delText>
          </w:r>
        </w:del>
      </w:ins>
    </w:p>
    <w:p w14:paraId="3D6DAB51" w14:textId="3B005639" w:rsidR="006D1621" w:rsidDel="00B53275" w:rsidRDefault="006D1621">
      <w:pPr>
        <w:pStyle w:val="TOC3"/>
        <w:rPr>
          <w:ins w:id="1034" w:author="Author"/>
          <w:del w:id="1035" w:author="Author"/>
          <w:rFonts w:cstheme="minorBidi"/>
          <w:noProof/>
          <w:color w:val="auto"/>
          <w:kern w:val="2"/>
          <w:sz w:val="24"/>
          <w:szCs w:val="24"/>
          <w:lang w:val="en-GB" w:eastAsia="en-GB"/>
          <w14:ligatures w14:val="standardContextual"/>
        </w:rPr>
      </w:pPr>
      <w:ins w:id="1036" w:author="Author">
        <w:del w:id="1037" w:author="Author">
          <w:r w:rsidRPr="00B53275" w:rsidDel="00B53275">
            <w:rPr>
              <w:rStyle w:val="Hyperlink"/>
              <w:noProof/>
            </w:rPr>
            <w:delText>3.19.1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Full compacted log</w:delText>
          </w:r>
          <w:r w:rsidDel="00B53275">
            <w:rPr>
              <w:noProof/>
              <w:webHidden/>
            </w:rPr>
            <w:tab/>
            <w:delText>50</w:delText>
          </w:r>
        </w:del>
      </w:ins>
    </w:p>
    <w:p w14:paraId="3352185F" w14:textId="092FB5C5" w:rsidR="006D1621" w:rsidDel="00B53275" w:rsidRDefault="006D1621">
      <w:pPr>
        <w:pStyle w:val="TOC3"/>
        <w:rPr>
          <w:ins w:id="1038" w:author="Author"/>
          <w:del w:id="1039" w:author="Author"/>
          <w:rFonts w:cstheme="minorBidi"/>
          <w:noProof/>
          <w:color w:val="auto"/>
          <w:kern w:val="2"/>
          <w:sz w:val="24"/>
          <w:szCs w:val="24"/>
          <w:lang w:val="en-GB" w:eastAsia="en-GB"/>
          <w14:ligatures w14:val="standardContextual"/>
        </w:rPr>
      </w:pPr>
      <w:ins w:id="1040" w:author="Author">
        <w:del w:id="1041" w:author="Author">
          <w:r w:rsidRPr="00B53275" w:rsidDel="00B53275">
            <w:rPr>
              <w:rStyle w:val="Hyperlink"/>
              <w:rFonts w:eastAsia="Times New Roman"/>
              <w:noProof/>
            </w:rPr>
            <w:delText>3.19.2</w:delText>
          </w:r>
          <w:r w:rsidDel="00B53275">
            <w:rPr>
              <w:rFonts w:cstheme="minorBidi"/>
              <w:noProof/>
              <w:color w:val="auto"/>
              <w:kern w:val="2"/>
              <w:sz w:val="24"/>
              <w:szCs w:val="24"/>
              <w:lang w:val="en-GB" w:eastAsia="en-GB"/>
              <w14:ligatures w14:val="standardContextual"/>
            </w:rPr>
            <w:tab/>
          </w:r>
          <w:r w:rsidRPr="00B53275" w:rsidDel="00B53275">
            <w:rPr>
              <w:rStyle w:val="Hyperlink"/>
              <w:rFonts w:eastAsia="Times New Roman"/>
              <w:noProof/>
            </w:rPr>
            <w:delText>Emulated compaction</w:delText>
          </w:r>
          <w:r w:rsidDel="00B53275">
            <w:rPr>
              <w:noProof/>
              <w:webHidden/>
            </w:rPr>
            <w:tab/>
            <w:delText>51</w:delText>
          </w:r>
        </w:del>
      </w:ins>
    </w:p>
    <w:p w14:paraId="6F7DB519" w14:textId="05ACD169" w:rsidR="006D1621" w:rsidDel="00B53275" w:rsidRDefault="006D1621">
      <w:pPr>
        <w:pStyle w:val="TOC3"/>
        <w:rPr>
          <w:ins w:id="1042" w:author="Author"/>
          <w:del w:id="1043" w:author="Author"/>
          <w:rFonts w:cstheme="minorBidi"/>
          <w:noProof/>
          <w:color w:val="auto"/>
          <w:kern w:val="2"/>
          <w:sz w:val="24"/>
          <w:szCs w:val="24"/>
          <w:lang w:val="en-GB" w:eastAsia="en-GB"/>
          <w14:ligatures w14:val="standardContextual"/>
        </w:rPr>
      </w:pPr>
      <w:ins w:id="1044" w:author="Author">
        <w:del w:id="1045" w:author="Author">
          <w:r w:rsidRPr="00B53275" w:rsidDel="00B53275">
            <w:rPr>
              <w:rStyle w:val="Hyperlink"/>
              <w:noProof/>
            </w:rPr>
            <w:delText>3.19.3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Comparing the full compacted log and the emulated compacted log</w:delText>
          </w:r>
          <w:r w:rsidDel="00B53275">
            <w:rPr>
              <w:noProof/>
              <w:webHidden/>
            </w:rPr>
            <w:tab/>
            <w:delText>53</w:delText>
          </w:r>
        </w:del>
      </w:ins>
    </w:p>
    <w:p w14:paraId="44996FF3" w14:textId="77F816BA" w:rsidR="006D1621" w:rsidDel="00B53275" w:rsidRDefault="006D1621">
      <w:pPr>
        <w:pStyle w:val="TOC1"/>
        <w:tabs>
          <w:tab w:val="left" w:pos="432"/>
        </w:tabs>
        <w:rPr>
          <w:ins w:id="1046" w:author="Author"/>
          <w:del w:id="1047" w:author="Author"/>
          <w:rFonts w:cstheme="minorBidi"/>
          <w:b w:val="0"/>
          <w:noProof/>
          <w:color w:val="auto"/>
          <w:kern w:val="2"/>
          <w:sz w:val="24"/>
          <w:lang w:val="en-GB" w:eastAsia="en-GB"/>
          <w14:ligatures w14:val="standardContextual"/>
        </w:rPr>
      </w:pPr>
      <w:ins w:id="1048" w:author="Author">
        <w:del w:id="1049" w:author="Author">
          <w:r w:rsidRPr="00B53275" w:rsidDel="00B53275">
            <w:rPr>
              <w:rStyle w:val="Hyperlink"/>
              <w:b w:val="0"/>
              <w:noProof/>
            </w:rPr>
            <w:delText>4</w:delText>
          </w:r>
          <w:r w:rsidDel="00B53275">
            <w:rPr>
              <w:rFonts w:cstheme="minorBidi"/>
              <w:b w:val="0"/>
              <w:noProof/>
              <w:color w:val="auto"/>
              <w:kern w:val="2"/>
              <w:sz w:val="24"/>
              <w:lang w:val="en-GB" w:eastAsia="en-GB"/>
              <w14:ligatures w14:val="standardContextual"/>
            </w:rPr>
            <w:tab/>
          </w:r>
          <w:r w:rsidRPr="00B53275" w:rsidDel="00B53275">
            <w:rPr>
              <w:rStyle w:val="Hyperlink"/>
              <w:b w:val="0"/>
              <w:noProof/>
            </w:rPr>
            <w:delText>Using the compacted log approach for alarm reporting</w:delText>
          </w:r>
          <w:r w:rsidDel="00B53275">
            <w:rPr>
              <w:noProof/>
              <w:webHidden/>
            </w:rPr>
            <w:tab/>
            <w:delText>54</w:delText>
          </w:r>
        </w:del>
      </w:ins>
    </w:p>
    <w:p w14:paraId="4D689E75" w14:textId="6E520F9D" w:rsidR="006D1621" w:rsidDel="00B53275" w:rsidRDefault="006D1621">
      <w:pPr>
        <w:pStyle w:val="TOC2"/>
        <w:rPr>
          <w:ins w:id="1050" w:author="Author"/>
          <w:del w:id="1051" w:author="Author"/>
          <w:rFonts w:cstheme="minorBidi"/>
          <w:noProof/>
          <w:color w:val="auto"/>
          <w:kern w:val="2"/>
          <w:sz w:val="24"/>
          <w:szCs w:val="24"/>
          <w:lang w:val="en-GB" w:eastAsia="en-GB"/>
          <w14:ligatures w14:val="standardContextual"/>
        </w:rPr>
      </w:pPr>
      <w:ins w:id="1052" w:author="Author">
        <w:del w:id="1053" w:author="Author">
          <w:r w:rsidRPr="00B53275" w:rsidDel="00B53275">
            <w:rPr>
              <w:rStyle w:val="Hyperlink"/>
              <w:noProof/>
            </w:rPr>
            <w:delText>4.1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Specific alarm characteristics - raising/clearing an alarm</w:delText>
          </w:r>
          <w:r w:rsidDel="00B53275">
            <w:rPr>
              <w:noProof/>
              <w:webHidden/>
            </w:rPr>
            <w:tab/>
            <w:delText>54</w:delText>
          </w:r>
        </w:del>
      </w:ins>
    </w:p>
    <w:p w14:paraId="4193DEE6" w14:textId="2179A4DD" w:rsidR="006D1621" w:rsidDel="00B53275" w:rsidRDefault="006D1621">
      <w:pPr>
        <w:pStyle w:val="TOC2"/>
        <w:rPr>
          <w:ins w:id="1054" w:author="Author"/>
          <w:del w:id="1055" w:author="Author"/>
          <w:rFonts w:cstheme="minorBidi"/>
          <w:noProof/>
          <w:color w:val="auto"/>
          <w:kern w:val="2"/>
          <w:sz w:val="24"/>
          <w:szCs w:val="24"/>
          <w:lang w:val="en-GB" w:eastAsia="en-GB"/>
          <w14:ligatures w14:val="standardContextual"/>
        </w:rPr>
      </w:pPr>
      <w:ins w:id="1056" w:author="Author">
        <w:del w:id="1057" w:author="Author">
          <w:r w:rsidRPr="00B53275" w:rsidDel="00B53275">
            <w:rPr>
              <w:rStyle w:val="Hyperlink"/>
              <w:noProof/>
            </w:rPr>
            <w:delText>4.2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Key Features of an alarm solution (example usage)</w:delText>
          </w:r>
          <w:r w:rsidDel="00B53275">
            <w:rPr>
              <w:noProof/>
              <w:webHidden/>
            </w:rPr>
            <w:tab/>
            <w:delText>54</w:delText>
          </w:r>
        </w:del>
      </w:ins>
    </w:p>
    <w:p w14:paraId="60DAE2B6" w14:textId="66672613" w:rsidR="006D1621" w:rsidDel="00B53275" w:rsidRDefault="006D1621">
      <w:pPr>
        <w:pStyle w:val="TOC2"/>
        <w:rPr>
          <w:ins w:id="1058" w:author="Author"/>
          <w:del w:id="1059" w:author="Author"/>
          <w:rFonts w:cstheme="minorBidi"/>
          <w:noProof/>
          <w:color w:val="auto"/>
          <w:kern w:val="2"/>
          <w:sz w:val="24"/>
          <w:szCs w:val="24"/>
          <w:lang w:val="en-GB" w:eastAsia="en-GB"/>
          <w14:ligatures w14:val="standardContextual"/>
        </w:rPr>
      </w:pPr>
      <w:ins w:id="1060" w:author="Author">
        <w:del w:id="1061" w:author="Author">
          <w:r w:rsidRPr="00B53275" w:rsidDel="00B53275">
            <w:rPr>
              <w:rStyle w:val="Hyperlink"/>
              <w:noProof/>
            </w:rPr>
            <w:delText>4.3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Log strategy</w:delText>
          </w:r>
          <w:r w:rsidDel="00B53275">
            <w:rPr>
              <w:noProof/>
              <w:webHidden/>
            </w:rPr>
            <w:tab/>
            <w:delText>54</w:delText>
          </w:r>
        </w:del>
      </w:ins>
    </w:p>
    <w:p w14:paraId="4838530F" w14:textId="6BC2142B" w:rsidR="006D1621" w:rsidDel="00B53275" w:rsidRDefault="006D1621">
      <w:pPr>
        <w:pStyle w:val="TOC2"/>
        <w:rPr>
          <w:ins w:id="1062" w:author="Author"/>
          <w:del w:id="1063" w:author="Author"/>
          <w:rFonts w:cstheme="minorBidi"/>
          <w:noProof/>
          <w:color w:val="auto"/>
          <w:kern w:val="2"/>
          <w:sz w:val="24"/>
          <w:szCs w:val="24"/>
          <w:lang w:val="en-GB" w:eastAsia="en-GB"/>
          <w14:ligatures w14:val="standardContextual"/>
        </w:rPr>
      </w:pPr>
      <w:ins w:id="1064" w:author="Author">
        <w:del w:id="1065" w:author="Author">
          <w:r w:rsidRPr="00B53275" w:rsidDel="00B53275">
            <w:rPr>
              <w:rStyle w:val="Hyperlink"/>
              <w:noProof/>
            </w:rPr>
            <w:delText>4.4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Alarm behavior</w:delText>
          </w:r>
          <w:r w:rsidDel="00B53275">
            <w:rPr>
              <w:noProof/>
              <w:webHidden/>
            </w:rPr>
            <w:tab/>
            <w:delText>55</w:delText>
          </w:r>
        </w:del>
      </w:ins>
    </w:p>
    <w:p w14:paraId="33D7325A" w14:textId="31ACF4DB" w:rsidR="006D1621" w:rsidDel="00B53275" w:rsidRDefault="006D1621">
      <w:pPr>
        <w:pStyle w:val="TOC2"/>
        <w:rPr>
          <w:ins w:id="1066" w:author="Author"/>
          <w:del w:id="1067" w:author="Author"/>
          <w:rFonts w:cstheme="minorBidi"/>
          <w:noProof/>
          <w:color w:val="auto"/>
          <w:kern w:val="2"/>
          <w:sz w:val="24"/>
          <w:szCs w:val="24"/>
          <w:lang w:val="en-GB" w:eastAsia="en-GB"/>
          <w14:ligatures w14:val="standardContextual"/>
        </w:rPr>
      </w:pPr>
      <w:ins w:id="1068" w:author="Author">
        <w:del w:id="1069" w:author="Author">
          <w:r w:rsidRPr="00B53275" w:rsidDel="00B53275">
            <w:rPr>
              <w:rStyle w:val="Hyperlink"/>
              <w:noProof/>
            </w:rPr>
            <w:delText>4.5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Condition detector and alarm structure</w:delText>
          </w:r>
          <w:r w:rsidDel="00B53275">
            <w:rPr>
              <w:noProof/>
              <w:webHidden/>
            </w:rPr>
            <w:tab/>
            <w:delText>56</w:delText>
          </w:r>
        </w:del>
      </w:ins>
    </w:p>
    <w:p w14:paraId="61B3809C" w14:textId="1784FDF3" w:rsidR="006D1621" w:rsidDel="00B53275" w:rsidRDefault="006D1621">
      <w:pPr>
        <w:pStyle w:val="TOC3"/>
        <w:rPr>
          <w:ins w:id="1070" w:author="Author"/>
          <w:del w:id="1071" w:author="Author"/>
          <w:rFonts w:cstheme="minorBidi"/>
          <w:noProof/>
          <w:color w:val="auto"/>
          <w:kern w:val="2"/>
          <w:sz w:val="24"/>
          <w:szCs w:val="24"/>
          <w:lang w:val="en-GB" w:eastAsia="en-GB"/>
          <w14:ligatures w14:val="standardContextual"/>
        </w:rPr>
      </w:pPr>
      <w:ins w:id="1072" w:author="Author">
        <w:del w:id="1073" w:author="Author">
          <w:r w:rsidRPr="00B53275" w:rsidDel="00B53275">
            <w:rPr>
              <w:rStyle w:val="Hyperlink"/>
              <w:noProof/>
            </w:rPr>
            <w:delText>4.5.1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condition-detector from tapi-streaming.yang</w:delText>
          </w:r>
          <w:r w:rsidDel="00B53275">
            <w:rPr>
              <w:noProof/>
              <w:webHidden/>
            </w:rPr>
            <w:tab/>
            <w:delText>57</w:delText>
          </w:r>
        </w:del>
      </w:ins>
    </w:p>
    <w:p w14:paraId="3E59B950" w14:textId="1225B70F" w:rsidR="006D1621" w:rsidDel="00B53275" w:rsidRDefault="006D1621">
      <w:pPr>
        <w:pStyle w:val="TOC3"/>
        <w:rPr>
          <w:ins w:id="1074" w:author="Author"/>
          <w:del w:id="1075" w:author="Author"/>
          <w:rFonts w:cstheme="minorBidi"/>
          <w:noProof/>
          <w:color w:val="auto"/>
          <w:kern w:val="2"/>
          <w:sz w:val="24"/>
          <w:szCs w:val="24"/>
          <w:lang w:val="en-GB" w:eastAsia="en-GB"/>
          <w14:ligatures w14:val="standardContextual"/>
        </w:rPr>
      </w:pPr>
      <w:ins w:id="1076" w:author="Author">
        <w:del w:id="1077" w:author="Author">
          <w:r w:rsidRPr="00B53275" w:rsidDel="00B53275">
            <w:rPr>
              <w:rStyle w:val="Hyperlink"/>
              <w:noProof/>
            </w:rPr>
            <w:delText>4.5.2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detected-condition from tapi-fm.yang</w:delText>
          </w:r>
          <w:r w:rsidDel="00B53275">
            <w:rPr>
              <w:noProof/>
              <w:webHidden/>
            </w:rPr>
            <w:tab/>
            <w:delText>60</w:delText>
          </w:r>
        </w:del>
      </w:ins>
    </w:p>
    <w:p w14:paraId="13270755" w14:textId="3A8C267C" w:rsidR="006D1621" w:rsidDel="00B53275" w:rsidRDefault="006D1621">
      <w:pPr>
        <w:pStyle w:val="TOC3"/>
        <w:rPr>
          <w:ins w:id="1078" w:author="Author"/>
          <w:del w:id="1079" w:author="Author"/>
          <w:rFonts w:cstheme="minorBidi"/>
          <w:noProof/>
          <w:color w:val="auto"/>
          <w:kern w:val="2"/>
          <w:sz w:val="24"/>
          <w:szCs w:val="24"/>
          <w:lang w:val="en-GB" w:eastAsia="en-GB"/>
          <w14:ligatures w14:val="standardContextual"/>
        </w:rPr>
      </w:pPr>
      <w:ins w:id="1080" w:author="Author">
        <w:del w:id="1081" w:author="Author">
          <w:r w:rsidRPr="00B53275" w:rsidDel="00B53275">
            <w:rPr>
              <w:rStyle w:val="Hyperlink"/>
              <w:noProof/>
            </w:rPr>
            <w:delText>4.5.3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alarm-condition-detector-detail from tapi-streaming.yang</w:delText>
          </w:r>
          <w:r w:rsidDel="00B53275">
            <w:rPr>
              <w:noProof/>
              <w:webHidden/>
            </w:rPr>
            <w:tab/>
            <w:delText>66</w:delText>
          </w:r>
        </w:del>
      </w:ins>
    </w:p>
    <w:p w14:paraId="5B51167A" w14:textId="490F2F29" w:rsidR="006D1621" w:rsidDel="00B53275" w:rsidRDefault="006D1621">
      <w:pPr>
        <w:pStyle w:val="TOC2"/>
        <w:rPr>
          <w:ins w:id="1082" w:author="Author"/>
          <w:del w:id="1083" w:author="Author"/>
          <w:rFonts w:cstheme="minorBidi"/>
          <w:noProof/>
          <w:color w:val="auto"/>
          <w:kern w:val="2"/>
          <w:sz w:val="24"/>
          <w:szCs w:val="24"/>
          <w:lang w:val="en-GB" w:eastAsia="en-GB"/>
          <w14:ligatures w14:val="standardContextual"/>
        </w:rPr>
      </w:pPr>
      <w:ins w:id="1084" w:author="Author">
        <w:del w:id="1085" w:author="Author">
          <w:r w:rsidRPr="00B53275" w:rsidDel="00B53275">
            <w:rPr>
              <w:rStyle w:val="Hyperlink"/>
              <w:noProof/>
            </w:rPr>
            <w:delText>4.6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Alarm Identifier and location</w:delText>
          </w:r>
          <w:r w:rsidDel="00B53275">
            <w:rPr>
              <w:noProof/>
              <w:webHidden/>
            </w:rPr>
            <w:tab/>
            <w:delText>67</w:delText>
          </w:r>
        </w:del>
      </w:ins>
    </w:p>
    <w:p w14:paraId="50D834EA" w14:textId="41E68B52" w:rsidR="006D1621" w:rsidDel="00B53275" w:rsidRDefault="006D1621">
      <w:pPr>
        <w:pStyle w:val="TOC2"/>
        <w:rPr>
          <w:ins w:id="1086" w:author="Author"/>
          <w:del w:id="1087" w:author="Author"/>
          <w:rFonts w:cstheme="minorBidi"/>
          <w:noProof/>
          <w:color w:val="auto"/>
          <w:kern w:val="2"/>
          <w:sz w:val="24"/>
          <w:szCs w:val="24"/>
          <w:lang w:val="en-GB" w:eastAsia="en-GB"/>
          <w14:ligatures w14:val="standardContextual"/>
        </w:rPr>
      </w:pPr>
      <w:ins w:id="1088" w:author="Author">
        <w:del w:id="1089" w:author="Author">
          <w:r w:rsidRPr="00B53275" w:rsidDel="00B53275">
            <w:rPr>
              <w:rStyle w:val="Hyperlink"/>
              <w:noProof/>
            </w:rPr>
            <w:delText>4.7</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Alarm TOMBSTONE record behavior</w:delText>
          </w:r>
          <w:r w:rsidDel="00B53275">
            <w:rPr>
              <w:noProof/>
              <w:webHidden/>
            </w:rPr>
            <w:tab/>
            <w:delText>67</w:delText>
          </w:r>
        </w:del>
      </w:ins>
    </w:p>
    <w:p w14:paraId="1172D2BF" w14:textId="18C3F284" w:rsidR="006D1621" w:rsidDel="00B53275" w:rsidRDefault="006D1621">
      <w:pPr>
        <w:pStyle w:val="TOC2"/>
        <w:rPr>
          <w:ins w:id="1090" w:author="Author"/>
          <w:del w:id="1091" w:author="Author"/>
          <w:rFonts w:cstheme="minorBidi"/>
          <w:noProof/>
          <w:color w:val="auto"/>
          <w:kern w:val="2"/>
          <w:sz w:val="24"/>
          <w:szCs w:val="24"/>
          <w:lang w:val="en-GB" w:eastAsia="en-GB"/>
          <w14:ligatures w14:val="standardContextual"/>
        </w:rPr>
      </w:pPr>
      <w:ins w:id="1092" w:author="Author">
        <w:del w:id="1093" w:author="Author">
          <w:r w:rsidRPr="00B53275" w:rsidDel="00B53275">
            <w:rPr>
              <w:rStyle w:val="Hyperlink"/>
              <w:noProof/>
            </w:rPr>
            <w:delText>4.8</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Time</w:delText>
          </w:r>
          <w:r w:rsidDel="00B53275">
            <w:rPr>
              <w:noProof/>
              <w:webHidden/>
            </w:rPr>
            <w:tab/>
            <w:delText>68</w:delText>
          </w:r>
        </w:del>
      </w:ins>
    </w:p>
    <w:p w14:paraId="7D0BA5C7" w14:textId="4EDC0831" w:rsidR="006D1621" w:rsidDel="00B53275" w:rsidRDefault="006D1621">
      <w:pPr>
        <w:pStyle w:val="TOC2"/>
        <w:rPr>
          <w:ins w:id="1094" w:author="Author"/>
          <w:del w:id="1095" w:author="Author"/>
          <w:rFonts w:cstheme="minorBidi"/>
          <w:noProof/>
          <w:color w:val="auto"/>
          <w:kern w:val="2"/>
          <w:sz w:val="24"/>
          <w:szCs w:val="24"/>
          <w:lang w:val="en-GB" w:eastAsia="en-GB"/>
          <w14:ligatures w14:val="standardContextual"/>
        </w:rPr>
      </w:pPr>
      <w:ins w:id="1096" w:author="Author">
        <w:del w:id="1097" w:author="Author">
          <w:r w:rsidRPr="00B53275" w:rsidDel="00B53275">
            <w:rPr>
              <w:rStyle w:val="Hyperlink"/>
              <w:noProof/>
            </w:rPr>
            <w:delText>4.9</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Detected Condition normalization</w:delText>
          </w:r>
          <w:r w:rsidDel="00B53275">
            <w:rPr>
              <w:noProof/>
              <w:webHidden/>
            </w:rPr>
            <w:tab/>
            <w:delText>68</w:delText>
          </w:r>
        </w:del>
      </w:ins>
    </w:p>
    <w:p w14:paraId="42E3AC91" w14:textId="60AA5C35" w:rsidR="006D1621" w:rsidDel="00B53275" w:rsidRDefault="006D1621">
      <w:pPr>
        <w:pStyle w:val="TOC2"/>
        <w:rPr>
          <w:ins w:id="1098" w:author="Author"/>
          <w:del w:id="1099" w:author="Author"/>
          <w:rFonts w:cstheme="minorBidi"/>
          <w:noProof/>
          <w:color w:val="auto"/>
          <w:kern w:val="2"/>
          <w:sz w:val="24"/>
          <w:szCs w:val="24"/>
          <w:lang w:val="en-GB" w:eastAsia="en-GB"/>
          <w14:ligatures w14:val="standardContextual"/>
        </w:rPr>
      </w:pPr>
      <w:ins w:id="1100" w:author="Author">
        <w:del w:id="1101" w:author="Author">
          <w:r w:rsidRPr="00B53275" w:rsidDel="00B53275">
            <w:rPr>
              <w:rStyle w:val="Hyperlink"/>
              <w:noProof/>
            </w:rPr>
            <w:delText>4.10</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Meaningful detection (device or any other source)</w:delText>
          </w:r>
          <w:r w:rsidDel="00B53275">
            <w:rPr>
              <w:noProof/>
              <w:webHidden/>
            </w:rPr>
            <w:tab/>
            <w:delText>68</w:delText>
          </w:r>
        </w:del>
      </w:ins>
    </w:p>
    <w:p w14:paraId="33601875" w14:textId="456F8A71" w:rsidR="006D1621" w:rsidDel="00B53275" w:rsidRDefault="006D1621">
      <w:pPr>
        <w:pStyle w:val="TOC1"/>
        <w:tabs>
          <w:tab w:val="left" w:pos="432"/>
        </w:tabs>
        <w:rPr>
          <w:ins w:id="1102" w:author="Author"/>
          <w:del w:id="1103" w:author="Author"/>
          <w:rFonts w:cstheme="minorBidi"/>
          <w:b w:val="0"/>
          <w:noProof/>
          <w:color w:val="auto"/>
          <w:kern w:val="2"/>
          <w:sz w:val="24"/>
          <w:lang w:val="en-GB" w:eastAsia="en-GB"/>
          <w14:ligatures w14:val="standardContextual"/>
        </w:rPr>
      </w:pPr>
      <w:ins w:id="1104" w:author="Author">
        <w:del w:id="1105" w:author="Author">
          <w:r w:rsidRPr="00B53275" w:rsidDel="00B53275">
            <w:rPr>
              <w:rStyle w:val="Hyperlink"/>
              <w:b w:val="0"/>
              <w:noProof/>
            </w:rPr>
            <w:delText>5</w:delText>
          </w:r>
          <w:r w:rsidDel="00B53275">
            <w:rPr>
              <w:rFonts w:cstheme="minorBidi"/>
              <w:b w:val="0"/>
              <w:noProof/>
              <w:color w:val="auto"/>
              <w:kern w:val="2"/>
              <w:sz w:val="24"/>
              <w:lang w:val="en-GB" w:eastAsia="en-GB"/>
              <w14:ligatures w14:val="standardContextual"/>
            </w:rPr>
            <w:tab/>
          </w:r>
          <w:r w:rsidRPr="00B53275" w:rsidDel="00B53275">
            <w:rPr>
              <w:rStyle w:val="Hyperlink"/>
              <w:b w:val="0"/>
              <w:noProof/>
            </w:rPr>
            <w:delText>Reporting Change Only</w:delText>
          </w:r>
          <w:r w:rsidDel="00B53275">
            <w:rPr>
              <w:noProof/>
              <w:webHidden/>
            </w:rPr>
            <w:tab/>
            <w:delText>70</w:delText>
          </w:r>
        </w:del>
      </w:ins>
    </w:p>
    <w:p w14:paraId="08971BEC" w14:textId="3EF69629" w:rsidR="006D1621" w:rsidDel="00B53275" w:rsidRDefault="006D1621">
      <w:pPr>
        <w:pStyle w:val="TOC2"/>
        <w:rPr>
          <w:ins w:id="1106" w:author="Author"/>
          <w:del w:id="1107" w:author="Author"/>
          <w:rFonts w:cstheme="minorBidi"/>
          <w:noProof/>
          <w:color w:val="auto"/>
          <w:kern w:val="2"/>
          <w:sz w:val="24"/>
          <w:szCs w:val="24"/>
          <w:lang w:val="en-GB" w:eastAsia="en-GB"/>
          <w14:ligatures w14:val="standardContextual"/>
        </w:rPr>
      </w:pPr>
      <w:ins w:id="1108" w:author="Author">
        <w:del w:id="1109" w:author="Author">
          <w:r w:rsidRPr="00B53275" w:rsidDel="00B53275">
            <w:rPr>
              <w:rStyle w:val="Hyperlink"/>
              <w:noProof/>
            </w:rPr>
            <w:delText>5.1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Behaviors and Capabilities</w:delText>
          </w:r>
          <w:r w:rsidDel="00B53275">
            <w:rPr>
              <w:noProof/>
              <w:webHidden/>
            </w:rPr>
            <w:tab/>
            <w:delText>70</w:delText>
          </w:r>
        </w:del>
      </w:ins>
    </w:p>
    <w:p w14:paraId="2816D0ED" w14:textId="76EDCAE4" w:rsidR="006D1621" w:rsidDel="00B53275" w:rsidRDefault="006D1621">
      <w:pPr>
        <w:pStyle w:val="TOC2"/>
        <w:rPr>
          <w:ins w:id="1110" w:author="Author"/>
          <w:del w:id="1111" w:author="Author"/>
          <w:rFonts w:cstheme="minorBidi"/>
          <w:noProof/>
          <w:color w:val="auto"/>
          <w:kern w:val="2"/>
          <w:sz w:val="24"/>
          <w:szCs w:val="24"/>
          <w:lang w:val="en-GB" w:eastAsia="en-GB"/>
          <w14:ligatures w14:val="standardContextual"/>
        </w:rPr>
      </w:pPr>
      <w:ins w:id="1112" w:author="Author">
        <w:del w:id="1113" w:author="Author">
          <w:r w:rsidRPr="00B53275" w:rsidDel="00B53275">
            <w:rPr>
              <w:rStyle w:val="Hyperlink"/>
              <w:noProof/>
            </w:rPr>
            <w:delText>5.2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CHANGE_ONLY Streaming</w:delText>
          </w:r>
          <w:r w:rsidDel="00B53275">
            <w:rPr>
              <w:noProof/>
              <w:webHidden/>
            </w:rPr>
            <w:tab/>
            <w:delText>71</w:delText>
          </w:r>
        </w:del>
      </w:ins>
    </w:p>
    <w:p w14:paraId="0E59E3AD" w14:textId="1E366FC4" w:rsidR="006D1621" w:rsidDel="00B53275" w:rsidRDefault="006D1621">
      <w:pPr>
        <w:pStyle w:val="TOC2"/>
        <w:rPr>
          <w:ins w:id="1114" w:author="Author"/>
          <w:del w:id="1115" w:author="Author"/>
          <w:rFonts w:cstheme="minorBidi"/>
          <w:noProof/>
          <w:color w:val="auto"/>
          <w:kern w:val="2"/>
          <w:sz w:val="24"/>
          <w:szCs w:val="24"/>
          <w:lang w:val="en-GB" w:eastAsia="en-GB"/>
          <w14:ligatures w14:val="standardContextual"/>
        </w:rPr>
      </w:pPr>
      <w:ins w:id="1116" w:author="Author">
        <w:del w:id="1117" w:author="Author">
          <w:r w:rsidRPr="00B53275" w:rsidDel="00B53275">
            <w:rPr>
              <w:rStyle w:val="Hyperlink"/>
              <w:noProof/>
            </w:rPr>
            <w:delText>5.3</w:delText>
          </w:r>
          <w:r w:rsidDel="00B53275">
            <w:rPr>
              <w:rFonts w:cstheme="minorBidi"/>
              <w:noProof/>
              <w:color w:val="auto"/>
              <w:kern w:val="2"/>
              <w:sz w:val="24"/>
              <w:szCs w:val="24"/>
              <w:lang w:val="en-GB" w:eastAsia="en-GB"/>
              <w14:ligatures w14:val="standardContextual"/>
            </w:rPr>
            <w:tab/>
          </w:r>
          <w:r w:rsidRPr="00B53275" w:rsidDel="00B53275">
            <w:rPr>
              <w:rStyle w:val="Hyperlink"/>
              <w:noProof/>
              <w:lang w:val="en-GB"/>
            </w:rPr>
            <w:delText>Client view of sequence number</w:delText>
          </w:r>
          <w:r w:rsidDel="00B53275">
            <w:rPr>
              <w:noProof/>
              <w:webHidden/>
            </w:rPr>
            <w:tab/>
            <w:delText>73</w:delText>
          </w:r>
        </w:del>
      </w:ins>
    </w:p>
    <w:p w14:paraId="29801394" w14:textId="64DD1651" w:rsidR="006D1621" w:rsidDel="00B53275" w:rsidRDefault="006D1621">
      <w:pPr>
        <w:pStyle w:val="TOC2"/>
        <w:rPr>
          <w:ins w:id="1118" w:author="Author"/>
          <w:del w:id="1119" w:author="Author"/>
          <w:rFonts w:cstheme="minorBidi"/>
          <w:noProof/>
          <w:color w:val="auto"/>
          <w:kern w:val="2"/>
          <w:sz w:val="24"/>
          <w:szCs w:val="24"/>
          <w:lang w:val="en-GB" w:eastAsia="en-GB"/>
          <w14:ligatures w14:val="standardContextual"/>
        </w:rPr>
      </w:pPr>
      <w:ins w:id="1120" w:author="Author">
        <w:del w:id="1121" w:author="Author">
          <w:r w:rsidRPr="00B53275" w:rsidDel="00B53275">
            <w:rPr>
              <w:rStyle w:val="Hyperlink"/>
              <w:noProof/>
            </w:rPr>
            <w:delText>5.4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Client processing considerations</w:delText>
          </w:r>
          <w:r w:rsidDel="00B53275">
            <w:rPr>
              <w:noProof/>
              <w:webHidden/>
            </w:rPr>
            <w:tab/>
            <w:delText>73</w:delText>
          </w:r>
        </w:del>
      </w:ins>
    </w:p>
    <w:p w14:paraId="317BE34B" w14:textId="582C4646" w:rsidR="006D1621" w:rsidDel="00B53275" w:rsidRDefault="006D1621">
      <w:pPr>
        <w:pStyle w:val="TOC2"/>
        <w:rPr>
          <w:ins w:id="1122" w:author="Author"/>
          <w:del w:id="1123" w:author="Author"/>
          <w:rFonts w:cstheme="minorBidi"/>
          <w:noProof/>
          <w:color w:val="auto"/>
          <w:kern w:val="2"/>
          <w:sz w:val="24"/>
          <w:szCs w:val="24"/>
          <w:lang w:val="en-GB" w:eastAsia="en-GB"/>
          <w14:ligatures w14:val="standardContextual"/>
        </w:rPr>
      </w:pPr>
      <w:ins w:id="1124" w:author="Author">
        <w:del w:id="1125" w:author="Author">
          <w:r w:rsidRPr="00B53275" w:rsidDel="00B53275">
            <w:rPr>
              <w:rStyle w:val="Hyperlink"/>
              <w:noProof/>
              <w:lang w:val="en-GB"/>
            </w:rPr>
            <w:delText>5.5</w:delText>
          </w:r>
          <w:r w:rsidDel="00B53275">
            <w:rPr>
              <w:rFonts w:cstheme="minorBidi"/>
              <w:noProof/>
              <w:color w:val="auto"/>
              <w:kern w:val="2"/>
              <w:sz w:val="24"/>
              <w:szCs w:val="24"/>
              <w:lang w:val="en-GB" w:eastAsia="en-GB"/>
              <w14:ligatures w14:val="standardContextual"/>
            </w:rPr>
            <w:tab/>
          </w:r>
          <w:r w:rsidRPr="00B53275" w:rsidDel="00B53275">
            <w:rPr>
              <w:rStyle w:val="Hyperlink"/>
              <w:noProof/>
              <w:lang w:val="en-GB"/>
            </w:rPr>
            <w:delText>Dealing with changes in lists</w:delText>
          </w:r>
          <w:r w:rsidDel="00B53275">
            <w:rPr>
              <w:noProof/>
              <w:webHidden/>
            </w:rPr>
            <w:tab/>
            <w:delText>74</w:delText>
          </w:r>
        </w:del>
      </w:ins>
    </w:p>
    <w:p w14:paraId="78CB7581" w14:textId="4F4EE466" w:rsidR="006D1621" w:rsidDel="00B53275" w:rsidRDefault="006D1621">
      <w:pPr>
        <w:pStyle w:val="TOC2"/>
        <w:rPr>
          <w:ins w:id="1126" w:author="Author"/>
          <w:del w:id="1127" w:author="Author"/>
          <w:rFonts w:cstheme="minorBidi"/>
          <w:noProof/>
          <w:color w:val="auto"/>
          <w:kern w:val="2"/>
          <w:sz w:val="24"/>
          <w:szCs w:val="24"/>
          <w:lang w:val="en-GB" w:eastAsia="en-GB"/>
          <w14:ligatures w14:val="standardContextual"/>
        </w:rPr>
      </w:pPr>
      <w:ins w:id="1128" w:author="Author">
        <w:del w:id="1129" w:author="Author">
          <w:r w:rsidRPr="00B53275" w:rsidDel="00B53275">
            <w:rPr>
              <w:rStyle w:val="Hyperlink"/>
              <w:noProof/>
            </w:rPr>
            <w:delText>5.6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Future opportunities for stream tuning</w:delText>
          </w:r>
          <w:r w:rsidDel="00B53275">
            <w:rPr>
              <w:noProof/>
              <w:webHidden/>
            </w:rPr>
            <w:tab/>
            <w:delText>74</w:delText>
          </w:r>
        </w:del>
      </w:ins>
    </w:p>
    <w:p w14:paraId="3067DE16" w14:textId="12DD5DE0" w:rsidR="006D1621" w:rsidDel="00B53275" w:rsidRDefault="006D1621">
      <w:pPr>
        <w:pStyle w:val="TOC1"/>
        <w:tabs>
          <w:tab w:val="left" w:pos="432"/>
        </w:tabs>
        <w:rPr>
          <w:ins w:id="1130" w:author="Author"/>
          <w:del w:id="1131" w:author="Author"/>
          <w:rFonts w:cstheme="minorBidi"/>
          <w:b w:val="0"/>
          <w:noProof/>
          <w:color w:val="auto"/>
          <w:kern w:val="2"/>
          <w:sz w:val="24"/>
          <w:lang w:val="en-GB" w:eastAsia="en-GB"/>
          <w14:ligatures w14:val="standardContextual"/>
        </w:rPr>
      </w:pPr>
      <w:ins w:id="1132" w:author="Author">
        <w:del w:id="1133" w:author="Author">
          <w:r w:rsidRPr="00B53275" w:rsidDel="00B53275">
            <w:rPr>
              <w:rStyle w:val="Hyperlink"/>
              <w:b w:val="0"/>
              <w:noProof/>
            </w:rPr>
            <w:delText>6</w:delText>
          </w:r>
          <w:r w:rsidDel="00B53275">
            <w:rPr>
              <w:rFonts w:cstheme="minorBidi"/>
              <w:b w:val="0"/>
              <w:noProof/>
              <w:color w:val="auto"/>
              <w:kern w:val="2"/>
              <w:sz w:val="24"/>
              <w:lang w:val="en-GB" w:eastAsia="en-GB"/>
              <w14:ligatures w14:val="standardContextual"/>
            </w:rPr>
            <w:tab/>
          </w:r>
          <w:r w:rsidRPr="00B53275" w:rsidDel="00B53275">
            <w:rPr>
              <w:rStyle w:val="Hyperlink"/>
              <w:b w:val="0"/>
              <w:noProof/>
            </w:rPr>
            <w:delText>Streaming of measurement data for performance monitoring</w:delText>
          </w:r>
          <w:r w:rsidDel="00B53275">
            <w:rPr>
              <w:noProof/>
              <w:webHidden/>
            </w:rPr>
            <w:tab/>
            <w:delText>75</w:delText>
          </w:r>
        </w:del>
      </w:ins>
    </w:p>
    <w:p w14:paraId="1BBFAE2A" w14:textId="3C9B257B" w:rsidR="006D1621" w:rsidDel="00B53275" w:rsidRDefault="006D1621">
      <w:pPr>
        <w:pStyle w:val="TOC2"/>
        <w:rPr>
          <w:ins w:id="1134" w:author="Author"/>
          <w:del w:id="1135" w:author="Author"/>
          <w:rFonts w:cstheme="minorBidi"/>
          <w:noProof/>
          <w:color w:val="auto"/>
          <w:kern w:val="2"/>
          <w:sz w:val="24"/>
          <w:szCs w:val="24"/>
          <w:lang w:val="en-GB" w:eastAsia="en-GB"/>
          <w14:ligatures w14:val="standardContextual"/>
        </w:rPr>
      </w:pPr>
      <w:ins w:id="1136" w:author="Author">
        <w:del w:id="1137" w:author="Author">
          <w:r w:rsidRPr="00B53275" w:rsidDel="00B53275">
            <w:rPr>
              <w:rStyle w:val="Hyperlink"/>
              <w:noProof/>
            </w:rPr>
            <w:delText>6.1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Reporting measurement data</w:delText>
          </w:r>
          <w:r w:rsidDel="00B53275">
            <w:rPr>
              <w:noProof/>
              <w:webHidden/>
            </w:rPr>
            <w:tab/>
            <w:delText>75</w:delText>
          </w:r>
        </w:del>
      </w:ins>
    </w:p>
    <w:p w14:paraId="23892F44" w14:textId="06E8AFB6" w:rsidR="006D1621" w:rsidDel="00B53275" w:rsidRDefault="006D1621">
      <w:pPr>
        <w:pStyle w:val="TOC3"/>
        <w:rPr>
          <w:ins w:id="1138" w:author="Author"/>
          <w:del w:id="1139" w:author="Author"/>
          <w:rFonts w:cstheme="minorBidi"/>
          <w:noProof/>
          <w:color w:val="auto"/>
          <w:kern w:val="2"/>
          <w:sz w:val="24"/>
          <w:szCs w:val="24"/>
          <w:lang w:val="en-GB" w:eastAsia="en-GB"/>
          <w14:ligatures w14:val="standardContextual"/>
        </w:rPr>
      </w:pPr>
      <w:ins w:id="1140" w:author="Author">
        <w:del w:id="1141" w:author="Author">
          <w:r w:rsidRPr="00B53275" w:rsidDel="00B53275">
            <w:rPr>
              <w:rStyle w:val="Hyperlink"/>
              <w:noProof/>
            </w:rPr>
            <w:delText>6.1.1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Volume of data</w:delText>
          </w:r>
          <w:r w:rsidDel="00B53275">
            <w:rPr>
              <w:noProof/>
              <w:webHidden/>
            </w:rPr>
            <w:tab/>
            <w:delText>75</w:delText>
          </w:r>
        </w:del>
      </w:ins>
    </w:p>
    <w:p w14:paraId="60E70B68" w14:textId="7F1CC722" w:rsidR="006D1621" w:rsidDel="00B53275" w:rsidRDefault="006D1621">
      <w:pPr>
        <w:pStyle w:val="TOC3"/>
        <w:rPr>
          <w:ins w:id="1142" w:author="Author"/>
          <w:del w:id="1143" w:author="Author"/>
          <w:rFonts w:cstheme="minorBidi"/>
          <w:noProof/>
          <w:color w:val="auto"/>
          <w:kern w:val="2"/>
          <w:sz w:val="24"/>
          <w:szCs w:val="24"/>
          <w:lang w:val="en-GB" w:eastAsia="en-GB"/>
          <w14:ligatures w14:val="standardContextual"/>
        </w:rPr>
      </w:pPr>
      <w:ins w:id="1144" w:author="Author">
        <w:del w:id="1145" w:author="Author">
          <w:r w:rsidRPr="00B53275" w:rsidDel="00B53275">
            <w:rPr>
              <w:rStyle w:val="Hyperlink"/>
              <w:noProof/>
            </w:rPr>
            <w:delText>6.1.2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Responsibility for measurement data</w:delText>
          </w:r>
          <w:r w:rsidDel="00B53275">
            <w:rPr>
              <w:noProof/>
              <w:webHidden/>
            </w:rPr>
            <w:tab/>
            <w:delText>76</w:delText>
          </w:r>
        </w:del>
      </w:ins>
    </w:p>
    <w:p w14:paraId="1AAD8E78" w14:textId="71D7FBB4" w:rsidR="006D1621" w:rsidDel="00B53275" w:rsidRDefault="006D1621">
      <w:pPr>
        <w:pStyle w:val="TOC3"/>
        <w:rPr>
          <w:ins w:id="1146" w:author="Author"/>
          <w:del w:id="1147" w:author="Author"/>
          <w:rFonts w:cstheme="minorBidi"/>
          <w:noProof/>
          <w:color w:val="auto"/>
          <w:kern w:val="2"/>
          <w:sz w:val="24"/>
          <w:szCs w:val="24"/>
          <w:lang w:val="en-GB" w:eastAsia="en-GB"/>
          <w14:ligatures w14:val="standardContextual"/>
        </w:rPr>
      </w:pPr>
      <w:ins w:id="1148" w:author="Author">
        <w:del w:id="1149" w:author="Author">
          <w:r w:rsidRPr="00B53275" w:rsidDel="00B53275">
            <w:rPr>
              <w:rStyle w:val="Hyperlink"/>
              <w:noProof/>
            </w:rPr>
            <w:delText>6.1.3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Efficient streaming</w:delText>
          </w:r>
          <w:r w:rsidDel="00B53275">
            <w:rPr>
              <w:noProof/>
              <w:webHidden/>
            </w:rPr>
            <w:tab/>
            <w:delText>76</w:delText>
          </w:r>
        </w:del>
      </w:ins>
    </w:p>
    <w:p w14:paraId="0F3F4479" w14:textId="05F70B01" w:rsidR="006D1621" w:rsidDel="00B53275" w:rsidRDefault="006D1621">
      <w:pPr>
        <w:pStyle w:val="TOC3"/>
        <w:rPr>
          <w:ins w:id="1150" w:author="Author"/>
          <w:del w:id="1151" w:author="Author"/>
          <w:rFonts w:cstheme="minorBidi"/>
          <w:noProof/>
          <w:color w:val="auto"/>
          <w:kern w:val="2"/>
          <w:sz w:val="24"/>
          <w:szCs w:val="24"/>
          <w:lang w:val="en-GB" w:eastAsia="en-GB"/>
          <w14:ligatures w14:val="standardContextual"/>
        </w:rPr>
      </w:pPr>
      <w:ins w:id="1152" w:author="Author">
        <w:del w:id="1153" w:author="Author">
          <w:r w:rsidRPr="00B53275" w:rsidDel="00B53275">
            <w:rPr>
              <w:rStyle w:val="Hyperlink"/>
              <w:noProof/>
            </w:rPr>
            <w:delText>6.1.4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Streaming of measurement data</w:delText>
          </w:r>
          <w:r w:rsidDel="00B53275">
            <w:rPr>
              <w:noProof/>
              <w:webHidden/>
            </w:rPr>
            <w:tab/>
            <w:delText>77</w:delText>
          </w:r>
        </w:del>
      </w:ins>
    </w:p>
    <w:p w14:paraId="09329640" w14:textId="3239F0A1" w:rsidR="006D1621" w:rsidDel="00B53275" w:rsidRDefault="006D1621">
      <w:pPr>
        <w:pStyle w:val="TOC3"/>
        <w:rPr>
          <w:ins w:id="1154" w:author="Author"/>
          <w:del w:id="1155" w:author="Author"/>
          <w:rFonts w:cstheme="minorBidi"/>
          <w:noProof/>
          <w:color w:val="auto"/>
          <w:kern w:val="2"/>
          <w:sz w:val="24"/>
          <w:szCs w:val="24"/>
          <w:lang w:val="en-GB" w:eastAsia="en-GB"/>
          <w14:ligatures w14:val="standardContextual"/>
        </w:rPr>
      </w:pPr>
      <w:ins w:id="1156" w:author="Author">
        <w:del w:id="1157" w:author="Author">
          <w:r w:rsidRPr="00B53275" w:rsidDel="00B53275">
            <w:rPr>
              <w:rStyle w:val="Hyperlink"/>
              <w:noProof/>
            </w:rPr>
            <w:delText>6.1.5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Dealing with Comms failures</w:delText>
          </w:r>
          <w:r w:rsidDel="00B53275">
            <w:rPr>
              <w:noProof/>
              <w:webHidden/>
            </w:rPr>
            <w:tab/>
            <w:delText>77</w:delText>
          </w:r>
        </w:del>
      </w:ins>
    </w:p>
    <w:p w14:paraId="74BAC2E1" w14:textId="0C085761" w:rsidR="006D1621" w:rsidDel="00B53275" w:rsidRDefault="006D1621">
      <w:pPr>
        <w:pStyle w:val="TOC3"/>
        <w:rPr>
          <w:ins w:id="1158" w:author="Author"/>
          <w:del w:id="1159" w:author="Author"/>
          <w:rFonts w:cstheme="minorBidi"/>
          <w:noProof/>
          <w:color w:val="auto"/>
          <w:kern w:val="2"/>
          <w:sz w:val="24"/>
          <w:szCs w:val="24"/>
          <w:lang w:val="en-GB" w:eastAsia="en-GB"/>
          <w14:ligatures w14:val="standardContextual"/>
        </w:rPr>
      </w:pPr>
      <w:ins w:id="1160" w:author="Author">
        <w:del w:id="1161" w:author="Author">
          <w:r w:rsidRPr="00B53275" w:rsidDel="00B53275">
            <w:rPr>
              <w:rStyle w:val="Hyperlink"/>
              <w:noProof/>
            </w:rPr>
            <w:delText>6.1.6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Data Sources</w:delText>
          </w:r>
          <w:r w:rsidDel="00B53275">
            <w:rPr>
              <w:noProof/>
              <w:webHidden/>
            </w:rPr>
            <w:tab/>
            <w:delText>78</w:delText>
          </w:r>
        </w:del>
      </w:ins>
    </w:p>
    <w:p w14:paraId="3BD32355" w14:textId="5CD947F8" w:rsidR="006D1621" w:rsidDel="00B53275" w:rsidRDefault="006D1621">
      <w:pPr>
        <w:pStyle w:val="TOC3"/>
        <w:rPr>
          <w:ins w:id="1162" w:author="Author"/>
          <w:del w:id="1163" w:author="Author"/>
          <w:rFonts w:cstheme="minorBidi"/>
          <w:noProof/>
          <w:color w:val="auto"/>
          <w:kern w:val="2"/>
          <w:sz w:val="24"/>
          <w:szCs w:val="24"/>
          <w:lang w:val="en-GB" w:eastAsia="en-GB"/>
          <w14:ligatures w14:val="standardContextual"/>
        </w:rPr>
      </w:pPr>
      <w:ins w:id="1164" w:author="Author">
        <w:del w:id="1165" w:author="Author">
          <w:r w:rsidRPr="00B53275" w:rsidDel="00B53275">
            <w:rPr>
              <w:rStyle w:val="Hyperlink"/>
              <w:noProof/>
            </w:rPr>
            <w:delText>6.1.7</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Time</w:delText>
          </w:r>
          <w:r w:rsidDel="00B53275">
            <w:rPr>
              <w:noProof/>
              <w:webHidden/>
            </w:rPr>
            <w:tab/>
            <w:delText>78</w:delText>
          </w:r>
        </w:del>
      </w:ins>
    </w:p>
    <w:p w14:paraId="2DFF3571" w14:textId="58EE05A6" w:rsidR="006D1621" w:rsidDel="00B53275" w:rsidRDefault="006D1621">
      <w:pPr>
        <w:pStyle w:val="TOC3"/>
        <w:rPr>
          <w:ins w:id="1166" w:author="Author"/>
          <w:del w:id="1167" w:author="Author"/>
          <w:rFonts w:cstheme="minorBidi"/>
          <w:noProof/>
          <w:color w:val="auto"/>
          <w:kern w:val="2"/>
          <w:sz w:val="24"/>
          <w:szCs w:val="24"/>
          <w:lang w:val="en-GB" w:eastAsia="en-GB"/>
          <w14:ligatures w14:val="standardContextual"/>
        </w:rPr>
      </w:pPr>
      <w:ins w:id="1168" w:author="Author">
        <w:del w:id="1169" w:author="Author">
          <w:r w:rsidRPr="00B53275" w:rsidDel="00B53275">
            <w:rPr>
              <w:rStyle w:val="Hyperlink"/>
              <w:noProof/>
            </w:rPr>
            <w:delText>6.1.8</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Problems with a measurement</w:delText>
          </w:r>
          <w:r w:rsidDel="00B53275">
            <w:rPr>
              <w:noProof/>
              <w:webHidden/>
            </w:rPr>
            <w:tab/>
            <w:delText>78</w:delText>
          </w:r>
        </w:del>
      </w:ins>
    </w:p>
    <w:p w14:paraId="32B2076B" w14:textId="42448BA2" w:rsidR="006D1621" w:rsidDel="00B53275" w:rsidRDefault="006D1621">
      <w:pPr>
        <w:pStyle w:val="TOC3"/>
        <w:rPr>
          <w:ins w:id="1170" w:author="Author"/>
          <w:del w:id="1171" w:author="Author"/>
          <w:rFonts w:cstheme="minorBidi"/>
          <w:noProof/>
          <w:color w:val="auto"/>
          <w:kern w:val="2"/>
          <w:sz w:val="24"/>
          <w:szCs w:val="24"/>
          <w:lang w:val="en-GB" w:eastAsia="en-GB"/>
          <w14:ligatures w14:val="standardContextual"/>
        </w:rPr>
      </w:pPr>
      <w:ins w:id="1172" w:author="Author">
        <w:del w:id="1173" w:author="Author">
          <w:r w:rsidRPr="00B53275" w:rsidDel="00B53275">
            <w:rPr>
              <w:rStyle w:val="Hyperlink"/>
              <w:noProof/>
            </w:rPr>
            <w:delText>6.1.9</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Framing a measure</w:delText>
          </w:r>
          <w:r w:rsidDel="00B53275">
            <w:rPr>
              <w:noProof/>
              <w:webHidden/>
            </w:rPr>
            <w:tab/>
            <w:delText>78</w:delText>
          </w:r>
        </w:del>
      </w:ins>
    </w:p>
    <w:p w14:paraId="72D365C4" w14:textId="708930D4" w:rsidR="006D1621" w:rsidDel="00B53275" w:rsidRDefault="006D1621">
      <w:pPr>
        <w:pStyle w:val="TOC3"/>
        <w:rPr>
          <w:ins w:id="1174" w:author="Author"/>
          <w:del w:id="1175" w:author="Author"/>
          <w:rFonts w:cstheme="minorBidi"/>
          <w:noProof/>
          <w:color w:val="auto"/>
          <w:kern w:val="2"/>
          <w:sz w:val="24"/>
          <w:szCs w:val="24"/>
          <w:lang w:val="en-GB" w:eastAsia="en-GB"/>
          <w14:ligatures w14:val="standardContextual"/>
        </w:rPr>
      </w:pPr>
      <w:ins w:id="1176" w:author="Author">
        <w:del w:id="1177" w:author="Author">
          <w:r w:rsidRPr="00B53275" w:rsidDel="00B53275">
            <w:rPr>
              <w:rStyle w:val="Hyperlink"/>
              <w:noProof/>
            </w:rPr>
            <w:delText>6.1.10</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Relative measurements</w:delText>
          </w:r>
          <w:r w:rsidDel="00B53275">
            <w:rPr>
              <w:noProof/>
              <w:webHidden/>
            </w:rPr>
            <w:tab/>
            <w:delText>79</w:delText>
          </w:r>
        </w:del>
      </w:ins>
    </w:p>
    <w:p w14:paraId="32F3FE80" w14:textId="624B5C19" w:rsidR="006D1621" w:rsidDel="00B53275" w:rsidRDefault="006D1621">
      <w:pPr>
        <w:pStyle w:val="TOC3"/>
        <w:rPr>
          <w:ins w:id="1178" w:author="Author"/>
          <w:del w:id="1179" w:author="Author"/>
          <w:rFonts w:cstheme="minorBidi"/>
          <w:noProof/>
          <w:color w:val="auto"/>
          <w:kern w:val="2"/>
          <w:sz w:val="24"/>
          <w:szCs w:val="24"/>
          <w:lang w:val="en-GB" w:eastAsia="en-GB"/>
          <w14:ligatures w14:val="standardContextual"/>
        </w:rPr>
      </w:pPr>
      <w:ins w:id="1180" w:author="Author">
        <w:del w:id="1181" w:author="Author">
          <w:r w:rsidRPr="00B53275" w:rsidDel="00B53275">
            <w:rPr>
              <w:rStyle w:val="Hyperlink"/>
              <w:noProof/>
            </w:rPr>
            <w:delText>6.1.11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Qualifying the measurement</w:delText>
          </w:r>
          <w:r w:rsidDel="00B53275">
            <w:rPr>
              <w:noProof/>
              <w:webHidden/>
            </w:rPr>
            <w:tab/>
            <w:delText>79</w:delText>
          </w:r>
        </w:del>
      </w:ins>
    </w:p>
    <w:p w14:paraId="5577365C" w14:textId="2625E02F" w:rsidR="006D1621" w:rsidDel="00B53275" w:rsidRDefault="006D1621">
      <w:pPr>
        <w:pStyle w:val="TOC2"/>
        <w:rPr>
          <w:ins w:id="1182" w:author="Author"/>
          <w:del w:id="1183" w:author="Author"/>
          <w:rFonts w:cstheme="minorBidi"/>
          <w:noProof/>
          <w:color w:val="auto"/>
          <w:kern w:val="2"/>
          <w:sz w:val="24"/>
          <w:szCs w:val="24"/>
          <w:lang w:val="en-GB" w:eastAsia="en-GB"/>
          <w14:ligatures w14:val="standardContextual"/>
        </w:rPr>
      </w:pPr>
      <w:ins w:id="1184" w:author="Author">
        <w:del w:id="1185" w:author="Author">
          <w:r w:rsidRPr="00B53275" w:rsidDel="00B53275">
            <w:rPr>
              <w:rStyle w:val="Hyperlink"/>
              <w:noProof/>
            </w:rPr>
            <w:delText>6.2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The solution</w:delText>
          </w:r>
          <w:r w:rsidDel="00B53275">
            <w:rPr>
              <w:noProof/>
              <w:webHidden/>
            </w:rPr>
            <w:tab/>
            <w:delText>79</w:delText>
          </w:r>
        </w:del>
      </w:ins>
    </w:p>
    <w:p w14:paraId="596D5AA9" w14:textId="1A127F2D" w:rsidR="006D1621" w:rsidDel="00B53275" w:rsidRDefault="006D1621">
      <w:pPr>
        <w:pStyle w:val="TOC3"/>
        <w:rPr>
          <w:ins w:id="1186" w:author="Author"/>
          <w:del w:id="1187" w:author="Author"/>
          <w:rFonts w:cstheme="minorBidi"/>
          <w:noProof/>
          <w:color w:val="auto"/>
          <w:kern w:val="2"/>
          <w:sz w:val="24"/>
          <w:szCs w:val="24"/>
          <w:lang w:val="en-GB" w:eastAsia="en-GB"/>
          <w14:ligatures w14:val="standardContextual"/>
        </w:rPr>
      </w:pPr>
      <w:ins w:id="1188" w:author="Author">
        <w:del w:id="1189" w:author="Author">
          <w:r w:rsidRPr="00B53275" w:rsidDel="00B53275">
            <w:rPr>
              <w:rStyle w:val="Hyperlink"/>
              <w:noProof/>
            </w:rPr>
            <w:delText>6.2.1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Solution technology</w:delText>
          </w:r>
          <w:r w:rsidDel="00B53275">
            <w:rPr>
              <w:noProof/>
              <w:webHidden/>
            </w:rPr>
            <w:tab/>
            <w:delText>79</w:delText>
          </w:r>
        </w:del>
      </w:ins>
    </w:p>
    <w:p w14:paraId="533BED2B" w14:textId="01AEC2B3" w:rsidR="006D1621" w:rsidDel="00B53275" w:rsidRDefault="006D1621">
      <w:pPr>
        <w:pStyle w:val="TOC3"/>
        <w:rPr>
          <w:ins w:id="1190" w:author="Author"/>
          <w:del w:id="1191" w:author="Author"/>
          <w:rFonts w:cstheme="minorBidi"/>
          <w:noProof/>
          <w:color w:val="auto"/>
          <w:kern w:val="2"/>
          <w:sz w:val="24"/>
          <w:szCs w:val="24"/>
          <w:lang w:val="en-GB" w:eastAsia="en-GB"/>
          <w14:ligatures w14:val="standardContextual"/>
        </w:rPr>
      </w:pPr>
      <w:ins w:id="1192" w:author="Author">
        <w:del w:id="1193" w:author="Author">
          <w:r w:rsidRPr="00B53275" w:rsidDel="00B53275">
            <w:rPr>
              <w:rStyle w:val="Hyperlink"/>
              <w:noProof/>
            </w:rPr>
            <w:delText>6.2.2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Discover supported and available streams</w:delText>
          </w:r>
          <w:r w:rsidDel="00B53275">
            <w:rPr>
              <w:noProof/>
              <w:webHidden/>
            </w:rPr>
            <w:tab/>
            <w:delText>79</w:delText>
          </w:r>
        </w:del>
      </w:ins>
    </w:p>
    <w:p w14:paraId="3D067A6A" w14:textId="7983B280" w:rsidR="006D1621" w:rsidDel="00B53275" w:rsidRDefault="006D1621">
      <w:pPr>
        <w:pStyle w:val="TOC3"/>
        <w:rPr>
          <w:ins w:id="1194" w:author="Author"/>
          <w:del w:id="1195" w:author="Author"/>
          <w:rFonts w:cstheme="minorBidi"/>
          <w:noProof/>
          <w:color w:val="auto"/>
          <w:kern w:val="2"/>
          <w:sz w:val="24"/>
          <w:szCs w:val="24"/>
          <w:lang w:val="en-GB" w:eastAsia="en-GB"/>
          <w14:ligatures w14:val="standardContextual"/>
        </w:rPr>
      </w:pPr>
      <w:ins w:id="1196" w:author="Author">
        <w:del w:id="1197" w:author="Author">
          <w:r w:rsidRPr="00B53275" w:rsidDel="00B53275">
            <w:rPr>
              <w:rStyle w:val="Hyperlink"/>
              <w:noProof/>
            </w:rPr>
            <w:delText>6.2.3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TAPI Model</w:delText>
          </w:r>
          <w:r w:rsidDel="00B53275">
            <w:rPr>
              <w:noProof/>
              <w:webHidden/>
            </w:rPr>
            <w:tab/>
            <w:delText>80</w:delText>
          </w:r>
        </w:del>
      </w:ins>
    </w:p>
    <w:p w14:paraId="3C930EA6" w14:textId="08726694" w:rsidR="006D1621" w:rsidDel="00B53275" w:rsidRDefault="006D1621">
      <w:pPr>
        <w:pStyle w:val="TOC3"/>
        <w:rPr>
          <w:ins w:id="1198" w:author="Author"/>
          <w:del w:id="1199" w:author="Author"/>
          <w:rFonts w:cstheme="minorBidi"/>
          <w:noProof/>
          <w:color w:val="auto"/>
          <w:kern w:val="2"/>
          <w:sz w:val="24"/>
          <w:szCs w:val="24"/>
          <w:lang w:val="en-GB" w:eastAsia="en-GB"/>
          <w14:ligatures w14:val="standardContextual"/>
        </w:rPr>
      </w:pPr>
      <w:ins w:id="1200" w:author="Author">
        <w:del w:id="1201" w:author="Author">
          <w:r w:rsidRPr="00B53275" w:rsidDel="00B53275">
            <w:rPr>
              <w:rStyle w:val="Hyperlink"/>
              <w:noProof/>
            </w:rPr>
            <w:delText>6.2.4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Transfer technologies</w:delText>
          </w:r>
          <w:r w:rsidDel="00B53275">
            <w:rPr>
              <w:noProof/>
              <w:webHidden/>
            </w:rPr>
            <w:tab/>
            <w:delText>80</w:delText>
          </w:r>
        </w:del>
      </w:ins>
    </w:p>
    <w:p w14:paraId="70A5BD7C" w14:textId="72E271D1" w:rsidR="006D1621" w:rsidDel="00B53275" w:rsidRDefault="006D1621">
      <w:pPr>
        <w:pStyle w:val="TOC2"/>
        <w:rPr>
          <w:ins w:id="1202" w:author="Author"/>
          <w:del w:id="1203" w:author="Author"/>
          <w:rFonts w:cstheme="minorBidi"/>
          <w:noProof/>
          <w:color w:val="auto"/>
          <w:kern w:val="2"/>
          <w:sz w:val="24"/>
          <w:szCs w:val="24"/>
          <w:lang w:val="en-GB" w:eastAsia="en-GB"/>
          <w14:ligatures w14:val="standardContextual"/>
        </w:rPr>
      </w:pPr>
      <w:ins w:id="1204" w:author="Author">
        <w:del w:id="1205" w:author="Author">
          <w:r w:rsidRPr="00B53275" w:rsidDel="00B53275">
            <w:rPr>
              <w:rStyle w:val="Hyperlink"/>
              <w:noProof/>
            </w:rPr>
            <w:delText>6.3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The gNMI Stream</w:delText>
          </w:r>
          <w:r w:rsidDel="00B53275">
            <w:rPr>
              <w:noProof/>
              <w:webHidden/>
            </w:rPr>
            <w:tab/>
            <w:delText>80</w:delText>
          </w:r>
        </w:del>
      </w:ins>
    </w:p>
    <w:p w14:paraId="21632D51" w14:textId="17BE08A1" w:rsidR="006D1621" w:rsidDel="00B53275" w:rsidRDefault="006D1621">
      <w:pPr>
        <w:pStyle w:val="TOC3"/>
        <w:rPr>
          <w:ins w:id="1206" w:author="Author"/>
          <w:del w:id="1207" w:author="Author"/>
          <w:rFonts w:cstheme="minorBidi"/>
          <w:noProof/>
          <w:color w:val="auto"/>
          <w:kern w:val="2"/>
          <w:sz w:val="24"/>
          <w:szCs w:val="24"/>
          <w:lang w:val="en-GB" w:eastAsia="en-GB"/>
          <w14:ligatures w14:val="standardContextual"/>
        </w:rPr>
      </w:pPr>
      <w:ins w:id="1208" w:author="Author">
        <w:del w:id="1209" w:author="Author">
          <w:r w:rsidRPr="00B53275" w:rsidDel="00B53275">
            <w:rPr>
              <w:rStyle w:val="Hyperlink"/>
              <w:noProof/>
            </w:rPr>
            <w:delText>6.3.1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Available streams</w:delText>
          </w:r>
          <w:r w:rsidDel="00B53275">
            <w:rPr>
              <w:noProof/>
              <w:webHidden/>
            </w:rPr>
            <w:tab/>
            <w:delText>81</w:delText>
          </w:r>
        </w:del>
      </w:ins>
    </w:p>
    <w:p w14:paraId="74CE4C39" w14:textId="50E3DECA" w:rsidR="006D1621" w:rsidDel="00B53275" w:rsidRDefault="006D1621">
      <w:pPr>
        <w:pStyle w:val="TOC3"/>
        <w:rPr>
          <w:ins w:id="1210" w:author="Author"/>
          <w:del w:id="1211" w:author="Author"/>
          <w:rFonts w:cstheme="minorBidi"/>
          <w:noProof/>
          <w:color w:val="auto"/>
          <w:kern w:val="2"/>
          <w:sz w:val="24"/>
          <w:szCs w:val="24"/>
          <w:lang w:val="en-GB" w:eastAsia="en-GB"/>
          <w14:ligatures w14:val="standardContextual"/>
        </w:rPr>
      </w:pPr>
      <w:ins w:id="1212" w:author="Author">
        <w:del w:id="1213" w:author="Author">
          <w:r w:rsidRPr="00B53275" w:rsidDel="00B53275">
            <w:rPr>
              <w:rStyle w:val="Hyperlink"/>
              <w:noProof/>
            </w:rPr>
            <w:delText>6.3.2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YANG and Protobuf</w:delText>
          </w:r>
          <w:r w:rsidDel="00B53275">
            <w:rPr>
              <w:noProof/>
              <w:webHidden/>
            </w:rPr>
            <w:tab/>
            <w:delText>81</w:delText>
          </w:r>
        </w:del>
      </w:ins>
    </w:p>
    <w:p w14:paraId="294F11B5" w14:textId="53FFE1BF" w:rsidR="006D1621" w:rsidDel="00B53275" w:rsidRDefault="006D1621">
      <w:pPr>
        <w:pStyle w:val="TOC4"/>
        <w:rPr>
          <w:ins w:id="1214" w:author="Author"/>
          <w:del w:id="1215" w:author="Author"/>
          <w:kern w:val="2"/>
          <w:sz w:val="24"/>
          <w:szCs w:val="24"/>
          <w:lang w:val="en-GB" w:eastAsia="en-GB"/>
          <w14:ligatures w14:val="standardContextual"/>
        </w:rPr>
      </w:pPr>
      <w:ins w:id="1216" w:author="Author">
        <w:del w:id="1217" w:author="Author">
          <w:r w:rsidRPr="00B53275" w:rsidDel="00B53275">
            <w:rPr>
              <w:rStyle w:val="Hyperlink"/>
              <w:rFonts w:cs="Times New Roman"/>
            </w:rPr>
            <w:delText>6.3.2.1</w:delText>
          </w:r>
          <w:r w:rsidDel="00B53275">
            <w:rPr>
              <w:kern w:val="2"/>
              <w:sz w:val="24"/>
              <w:szCs w:val="24"/>
              <w:lang w:val="en-GB" w:eastAsia="en-GB"/>
              <w14:ligatures w14:val="standardContextual"/>
            </w:rPr>
            <w:tab/>
          </w:r>
          <w:r w:rsidRPr="00B53275" w:rsidDel="00B53275">
            <w:rPr>
              <w:rStyle w:val="Hyperlink"/>
            </w:rPr>
            <w:delText>The YANG schema</w:delText>
          </w:r>
          <w:r w:rsidDel="00B53275">
            <w:rPr>
              <w:webHidden/>
            </w:rPr>
            <w:tab/>
            <w:delText>81</w:delText>
          </w:r>
        </w:del>
      </w:ins>
    </w:p>
    <w:p w14:paraId="59670EEA" w14:textId="5569C54E" w:rsidR="006D1621" w:rsidDel="00B53275" w:rsidRDefault="006D1621">
      <w:pPr>
        <w:pStyle w:val="TOC4"/>
        <w:rPr>
          <w:ins w:id="1218" w:author="Author"/>
          <w:del w:id="1219" w:author="Author"/>
          <w:kern w:val="2"/>
          <w:sz w:val="24"/>
          <w:szCs w:val="24"/>
          <w:lang w:val="en-GB" w:eastAsia="en-GB"/>
          <w14:ligatures w14:val="standardContextual"/>
        </w:rPr>
      </w:pPr>
      <w:ins w:id="1220" w:author="Author">
        <w:del w:id="1221" w:author="Author">
          <w:r w:rsidRPr="00B53275" w:rsidDel="00B53275">
            <w:rPr>
              <w:rStyle w:val="Hyperlink"/>
              <w:rFonts w:cs="Times New Roman"/>
            </w:rPr>
            <w:delText>6.3.2.2</w:delText>
          </w:r>
          <w:r w:rsidDel="00B53275">
            <w:rPr>
              <w:kern w:val="2"/>
              <w:sz w:val="24"/>
              <w:szCs w:val="24"/>
              <w:lang w:val="en-GB" w:eastAsia="en-GB"/>
              <w14:ligatures w14:val="standardContextual"/>
            </w:rPr>
            <w:tab/>
          </w:r>
          <w:r w:rsidRPr="00B53275" w:rsidDel="00B53275">
            <w:rPr>
              <w:rStyle w:val="Hyperlink"/>
            </w:rPr>
            <w:delText>The protobuf structure</w:delText>
          </w:r>
          <w:r w:rsidDel="00B53275">
            <w:rPr>
              <w:webHidden/>
            </w:rPr>
            <w:tab/>
            <w:delText>83</w:delText>
          </w:r>
        </w:del>
      </w:ins>
    </w:p>
    <w:p w14:paraId="61B40FC1" w14:textId="7EA7B263" w:rsidR="006D1621" w:rsidDel="00B53275" w:rsidRDefault="006D1621">
      <w:pPr>
        <w:pStyle w:val="TOC3"/>
        <w:rPr>
          <w:ins w:id="1222" w:author="Author"/>
          <w:del w:id="1223" w:author="Author"/>
          <w:rFonts w:cstheme="minorBidi"/>
          <w:noProof/>
          <w:color w:val="auto"/>
          <w:kern w:val="2"/>
          <w:sz w:val="24"/>
          <w:szCs w:val="24"/>
          <w:lang w:val="en-GB" w:eastAsia="en-GB"/>
          <w14:ligatures w14:val="standardContextual"/>
        </w:rPr>
      </w:pPr>
      <w:ins w:id="1224" w:author="Author">
        <w:del w:id="1225" w:author="Author">
          <w:r w:rsidRPr="00B53275" w:rsidDel="00B53275">
            <w:rPr>
              <w:rStyle w:val="Hyperlink"/>
              <w:noProof/>
            </w:rPr>
            <w:delText>6.3.3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Contents of path</w:delText>
          </w:r>
          <w:r w:rsidDel="00B53275">
            <w:rPr>
              <w:noProof/>
              <w:webHidden/>
            </w:rPr>
            <w:tab/>
            <w:delText>83</w:delText>
          </w:r>
        </w:del>
      </w:ins>
    </w:p>
    <w:p w14:paraId="53CD5CC4" w14:textId="0B6A8DE1" w:rsidR="006D1621" w:rsidDel="00B53275" w:rsidRDefault="006D1621">
      <w:pPr>
        <w:pStyle w:val="TOC3"/>
        <w:rPr>
          <w:ins w:id="1226" w:author="Author"/>
          <w:del w:id="1227" w:author="Author"/>
          <w:rFonts w:cstheme="minorBidi"/>
          <w:noProof/>
          <w:color w:val="auto"/>
          <w:kern w:val="2"/>
          <w:sz w:val="24"/>
          <w:szCs w:val="24"/>
          <w:lang w:val="en-GB" w:eastAsia="en-GB"/>
          <w14:ligatures w14:val="standardContextual"/>
        </w:rPr>
      </w:pPr>
      <w:ins w:id="1228" w:author="Author">
        <w:del w:id="1229" w:author="Author">
          <w:r w:rsidRPr="00B53275" w:rsidDel="00B53275">
            <w:rPr>
              <w:rStyle w:val="Hyperlink"/>
              <w:noProof/>
            </w:rPr>
            <w:delText>6.3.4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Subscription</w:delText>
          </w:r>
          <w:r w:rsidDel="00B53275">
            <w:rPr>
              <w:noProof/>
              <w:webHidden/>
            </w:rPr>
            <w:tab/>
            <w:delText>83</w:delText>
          </w:r>
        </w:del>
      </w:ins>
    </w:p>
    <w:p w14:paraId="086CBC80" w14:textId="72C0722A" w:rsidR="006D1621" w:rsidDel="00B53275" w:rsidRDefault="006D1621">
      <w:pPr>
        <w:pStyle w:val="TOC3"/>
        <w:rPr>
          <w:ins w:id="1230" w:author="Author"/>
          <w:del w:id="1231" w:author="Author"/>
          <w:rFonts w:cstheme="minorBidi"/>
          <w:noProof/>
          <w:color w:val="auto"/>
          <w:kern w:val="2"/>
          <w:sz w:val="24"/>
          <w:szCs w:val="24"/>
          <w:lang w:val="en-GB" w:eastAsia="en-GB"/>
          <w14:ligatures w14:val="standardContextual"/>
        </w:rPr>
      </w:pPr>
      <w:ins w:id="1232" w:author="Author">
        <w:del w:id="1233" w:author="Author">
          <w:r w:rsidRPr="00B53275" w:rsidDel="00B53275">
            <w:rPr>
              <w:rStyle w:val="Hyperlink"/>
              <w:noProof/>
            </w:rPr>
            <w:delText>6.3.5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Stream record response</w:delText>
          </w:r>
          <w:r w:rsidDel="00B53275">
            <w:rPr>
              <w:noProof/>
              <w:webHidden/>
            </w:rPr>
            <w:tab/>
            <w:delText>84</w:delText>
          </w:r>
        </w:del>
      </w:ins>
    </w:p>
    <w:p w14:paraId="4E882030" w14:textId="7B179553" w:rsidR="006D1621" w:rsidDel="00B53275" w:rsidRDefault="006D1621">
      <w:pPr>
        <w:pStyle w:val="TOC4"/>
        <w:rPr>
          <w:ins w:id="1234" w:author="Author"/>
          <w:del w:id="1235" w:author="Author"/>
          <w:kern w:val="2"/>
          <w:sz w:val="24"/>
          <w:szCs w:val="24"/>
          <w:lang w:val="en-GB" w:eastAsia="en-GB"/>
          <w14:ligatures w14:val="standardContextual"/>
        </w:rPr>
      </w:pPr>
      <w:ins w:id="1236" w:author="Author">
        <w:del w:id="1237" w:author="Author">
          <w:r w:rsidRPr="00B53275" w:rsidDel="00B53275">
            <w:rPr>
              <w:rStyle w:val="Hyperlink"/>
              <w:rFonts w:cs="Times New Roman"/>
            </w:rPr>
            <w:delText>6.3.5.1</w:delText>
          </w:r>
          <w:r w:rsidDel="00B53275">
            <w:rPr>
              <w:kern w:val="2"/>
              <w:sz w:val="24"/>
              <w:szCs w:val="24"/>
              <w:lang w:val="en-GB" w:eastAsia="en-GB"/>
              <w14:ligatures w14:val="standardContextual"/>
            </w:rPr>
            <w:tab/>
          </w:r>
          <w:r w:rsidRPr="00B53275" w:rsidDel="00B53275">
            <w:rPr>
              <w:rStyle w:val="Hyperlink"/>
            </w:rPr>
            <w:delText>A simple complete measurement</w:delText>
          </w:r>
          <w:r w:rsidDel="00B53275">
            <w:rPr>
              <w:webHidden/>
            </w:rPr>
            <w:tab/>
            <w:delText>84</w:delText>
          </w:r>
        </w:del>
      </w:ins>
    </w:p>
    <w:p w14:paraId="5747B949" w14:textId="5AD50BF4" w:rsidR="006D1621" w:rsidDel="00B53275" w:rsidRDefault="006D1621">
      <w:pPr>
        <w:pStyle w:val="TOC4"/>
        <w:rPr>
          <w:ins w:id="1238" w:author="Author"/>
          <w:del w:id="1239" w:author="Author"/>
          <w:kern w:val="2"/>
          <w:sz w:val="24"/>
          <w:szCs w:val="24"/>
          <w:lang w:val="en-GB" w:eastAsia="en-GB"/>
          <w14:ligatures w14:val="standardContextual"/>
        </w:rPr>
      </w:pPr>
      <w:ins w:id="1240" w:author="Author">
        <w:del w:id="1241" w:author="Author">
          <w:r w:rsidRPr="00B53275" w:rsidDel="00B53275">
            <w:rPr>
              <w:rStyle w:val="Hyperlink"/>
              <w:rFonts w:cs="Times New Roman"/>
            </w:rPr>
            <w:delText>6.3.5.2</w:delText>
          </w:r>
          <w:r w:rsidDel="00B53275">
            <w:rPr>
              <w:kern w:val="2"/>
              <w:sz w:val="24"/>
              <w:szCs w:val="24"/>
              <w:lang w:val="en-GB" w:eastAsia="en-GB"/>
              <w14:ligatures w14:val="standardContextual"/>
            </w:rPr>
            <w:tab/>
          </w:r>
          <w:r w:rsidRPr="00B53275" w:rsidDel="00B53275">
            <w:rPr>
              <w:rStyle w:val="Hyperlink"/>
            </w:rPr>
            <w:delText>A suspect measurement</w:delText>
          </w:r>
          <w:r w:rsidDel="00B53275">
            <w:rPr>
              <w:webHidden/>
            </w:rPr>
            <w:tab/>
            <w:delText>85</w:delText>
          </w:r>
        </w:del>
      </w:ins>
    </w:p>
    <w:p w14:paraId="759C1C47" w14:textId="63F41EA8" w:rsidR="006D1621" w:rsidDel="00B53275" w:rsidRDefault="006D1621">
      <w:pPr>
        <w:pStyle w:val="TOC3"/>
        <w:rPr>
          <w:ins w:id="1242" w:author="Author"/>
          <w:del w:id="1243" w:author="Author"/>
          <w:rFonts w:cstheme="minorBidi"/>
          <w:noProof/>
          <w:color w:val="auto"/>
          <w:kern w:val="2"/>
          <w:sz w:val="24"/>
          <w:szCs w:val="24"/>
          <w:lang w:val="en-GB" w:eastAsia="en-GB"/>
          <w14:ligatures w14:val="standardContextual"/>
        </w:rPr>
      </w:pPr>
      <w:ins w:id="1244" w:author="Author">
        <w:del w:id="1245" w:author="Author">
          <w:r w:rsidRPr="00B53275" w:rsidDel="00B53275">
            <w:rPr>
              <w:rStyle w:val="Hyperlink"/>
              <w:noProof/>
            </w:rPr>
            <w:delText>6.3.6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Using abstract-resource-ref</w:delText>
          </w:r>
          <w:r w:rsidDel="00B53275">
            <w:rPr>
              <w:noProof/>
              <w:webHidden/>
            </w:rPr>
            <w:tab/>
            <w:delText>86</w:delText>
          </w:r>
        </w:del>
      </w:ins>
    </w:p>
    <w:p w14:paraId="00F5CC2E" w14:textId="029930C4" w:rsidR="006D1621" w:rsidDel="00B53275" w:rsidRDefault="006D1621">
      <w:pPr>
        <w:pStyle w:val="TOC3"/>
        <w:rPr>
          <w:ins w:id="1246" w:author="Author"/>
          <w:del w:id="1247" w:author="Author"/>
          <w:rFonts w:cstheme="minorBidi"/>
          <w:noProof/>
          <w:color w:val="auto"/>
          <w:kern w:val="2"/>
          <w:sz w:val="24"/>
          <w:szCs w:val="24"/>
          <w:lang w:val="en-GB" w:eastAsia="en-GB"/>
          <w14:ligatures w14:val="standardContextual"/>
        </w:rPr>
      </w:pPr>
      <w:ins w:id="1248" w:author="Author">
        <w:del w:id="1249" w:author="Author">
          <w:r w:rsidRPr="00B53275" w:rsidDel="00B53275">
            <w:rPr>
              <w:rStyle w:val="Hyperlink"/>
              <w:noProof/>
            </w:rPr>
            <w:delText>6.3.7</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of normalized-measurement-type</w:delText>
          </w:r>
          <w:r w:rsidDel="00B53275">
            <w:rPr>
              <w:noProof/>
              <w:webHidden/>
            </w:rPr>
            <w:tab/>
            <w:delText>86</w:delText>
          </w:r>
        </w:del>
      </w:ins>
    </w:p>
    <w:p w14:paraId="70A6A1E7" w14:textId="08883688" w:rsidR="006D1621" w:rsidDel="00B53275" w:rsidRDefault="006D1621">
      <w:pPr>
        <w:pStyle w:val="TOC1"/>
        <w:tabs>
          <w:tab w:val="left" w:pos="432"/>
        </w:tabs>
        <w:rPr>
          <w:ins w:id="1250" w:author="Author"/>
          <w:del w:id="1251" w:author="Author"/>
          <w:rFonts w:cstheme="minorBidi"/>
          <w:b w:val="0"/>
          <w:noProof/>
          <w:color w:val="auto"/>
          <w:kern w:val="2"/>
          <w:sz w:val="24"/>
          <w:lang w:val="en-GB" w:eastAsia="en-GB"/>
          <w14:ligatures w14:val="standardContextual"/>
        </w:rPr>
      </w:pPr>
      <w:ins w:id="1252" w:author="Author">
        <w:del w:id="1253" w:author="Author">
          <w:r w:rsidRPr="00B53275" w:rsidDel="00B53275">
            <w:rPr>
              <w:rStyle w:val="Hyperlink"/>
              <w:rFonts w:eastAsia="Times New Roman"/>
              <w:b w:val="0"/>
              <w:noProof/>
            </w:rPr>
            <w:delText>7</w:delText>
          </w:r>
          <w:r w:rsidDel="00B53275">
            <w:rPr>
              <w:rFonts w:cstheme="minorBidi"/>
              <w:b w:val="0"/>
              <w:noProof/>
              <w:color w:val="auto"/>
              <w:kern w:val="2"/>
              <w:sz w:val="24"/>
              <w:lang w:val="en-GB" w:eastAsia="en-GB"/>
              <w14:ligatures w14:val="standardContextual"/>
            </w:rPr>
            <w:tab/>
          </w:r>
          <w:r w:rsidRPr="00B53275" w:rsidDel="00B53275">
            <w:rPr>
              <w:rStyle w:val="Hyperlink"/>
              <w:rFonts w:eastAsia="Times New Roman"/>
              <w:b w:val="0"/>
              <w:noProof/>
            </w:rPr>
            <w:delText>Use Cases</w:delText>
          </w:r>
          <w:r w:rsidDel="00B53275">
            <w:rPr>
              <w:noProof/>
              <w:webHidden/>
            </w:rPr>
            <w:tab/>
            <w:delText>88</w:delText>
          </w:r>
        </w:del>
      </w:ins>
    </w:p>
    <w:p w14:paraId="439E06AB" w14:textId="330464DD" w:rsidR="006D1621" w:rsidDel="00B53275" w:rsidRDefault="006D1621">
      <w:pPr>
        <w:pStyle w:val="TOC2"/>
        <w:rPr>
          <w:ins w:id="1254" w:author="Author"/>
          <w:del w:id="1255" w:author="Author"/>
          <w:rFonts w:cstheme="minorBidi"/>
          <w:noProof/>
          <w:color w:val="auto"/>
          <w:kern w:val="2"/>
          <w:sz w:val="24"/>
          <w:szCs w:val="24"/>
          <w:lang w:val="en-GB" w:eastAsia="en-GB"/>
          <w14:ligatures w14:val="standardContextual"/>
        </w:rPr>
      </w:pPr>
      <w:ins w:id="1256" w:author="Author">
        <w:del w:id="1257" w:author="Author">
          <w:r w:rsidRPr="00B53275" w:rsidDel="00B53275">
            <w:rPr>
              <w:rStyle w:val="Hyperlink"/>
              <w:noProof/>
            </w:rPr>
            <w:delText>7.1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General Considerations</w:delText>
          </w:r>
          <w:r w:rsidDel="00B53275">
            <w:rPr>
              <w:noProof/>
              <w:webHidden/>
            </w:rPr>
            <w:tab/>
            <w:delText>88</w:delText>
          </w:r>
        </w:del>
      </w:ins>
    </w:p>
    <w:p w14:paraId="207294C8" w14:textId="4D6F217F" w:rsidR="006D1621" w:rsidDel="00B53275" w:rsidRDefault="006D1621">
      <w:pPr>
        <w:pStyle w:val="TOC3"/>
        <w:rPr>
          <w:ins w:id="1258" w:author="Author"/>
          <w:del w:id="1259" w:author="Author"/>
          <w:rFonts w:cstheme="minorBidi"/>
          <w:noProof/>
          <w:color w:val="auto"/>
          <w:kern w:val="2"/>
          <w:sz w:val="24"/>
          <w:szCs w:val="24"/>
          <w:lang w:val="en-GB" w:eastAsia="en-GB"/>
          <w14:ligatures w14:val="standardContextual"/>
        </w:rPr>
      </w:pPr>
      <w:ins w:id="1260" w:author="Author">
        <w:del w:id="1261" w:author="Author">
          <w:r w:rsidRPr="00B53275" w:rsidDel="00B53275">
            <w:rPr>
              <w:rStyle w:val="Hyperlink"/>
              <w:rFonts w:eastAsia="Times New Roman"/>
              <w:noProof/>
            </w:rPr>
            <w:delText>7.1.1</w:delText>
          </w:r>
          <w:r w:rsidDel="00B53275">
            <w:rPr>
              <w:rFonts w:cstheme="minorBidi"/>
              <w:noProof/>
              <w:color w:val="auto"/>
              <w:kern w:val="2"/>
              <w:sz w:val="24"/>
              <w:szCs w:val="24"/>
              <w:lang w:val="en-GB" w:eastAsia="en-GB"/>
              <w14:ligatures w14:val="standardContextual"/>
            </w:rPr>
            <w:tab/>
          </w:r>
          <w:r w:rsidRPr="00B53275" w:rsidDel="00B53275">
            <w:rPr>
              <w:rStyle w:val="Hyperlink"/>
              <w:rFonts w:eastAsia="Times New Roman"/>
              <w:noProof/>
            </w:rPr>
            <w:delText>TAPI Context</w:delText>
          </w:r>
          <w:r w:rsidDel="00B53275">
            <w:rPr>
              <w:noProof/>
              <w:webHidden/>
            </w:rPr>
            <w:tab/>
            <w:delText>88</w:delText>
          </w:r>
        </w:del>
      </w:ins>
    </w:p>
    <w:p w14:paraId="66C27B25" w14:textId="68128A9D" w:rsidR="006D1621" w:rsidDel="00B53275" w:rsidRDefault="006D1621">
      <w:pPr>
        <w:pStyle w:val="TOC3"/>
        <w:rPr>
          <w:ins w:id="1262" w:author="Author"/>
          <w:del w:id="1263" w:author="Author"/>
          <w:rFonts w:cstheme="minorBidi"/>
          <w:noProof/>
          <w:color w:val="auto"/>
          <w:kern w:val="2"/>
          <w:sz w:val="24"/>
          <w:szCs w:val="24"/>
          <w:lang w:val="en-GB" w:eastAsia="en-GB"/>
          <w14:ligatures w14:val="standardContextual"/>
        </w:rPr>
      </w:pPr>
      <w:ins w:id="1264" w:author="Author">
        <w:del w:id="1265" w:author="Author">
          <w:r w:rsidRPr="00B53275" w:rsidDel="00B53275">
            <w:rPr>
              <w:rStyle w:val="Hyperlink"/>
              <w:rFonts w:eastAsia="Times New Roman"/>
              <w:noProof/>
            </w:rPr>
            <w:delText>7.1.2</w:delText>
          </w:r>
          <w:r w:rsidDel="00B53275">
            <w:rPr>
              <w:rFonts w:cstheme="minorBidi"/>
              <w:noProof/>
              <w:color w:val="auto"/>
              <w:kern w:val="2"/>
              <w:sz w:val="24"/>
              <w:szCs w:val="24"/>
              <w:lang w:val="en-GB" w:eastAsia="en-GB"/>
              <w14:ligatures w14:val="standardContextual"/>
            </w:rPr>
            <w:tab/>
          </w:r>
          <w:r w:rsidRPr="00B53275" w:rsidDel="00B53275">
            <w:rPr>
              <w:rStyle w:val="Hyperlink"/>
              <w:rFonts w:eastAsia="Times New Roman"/>
              <w:noProof/>
            </w:rPr>
            <w:delText>Underlying behavior</w:delText>
          </w:r>
          <w:r w:rsidDel="00B53275">
            <w:rPr>
              <w:noProof/>
              <w:webHidden/>
            </w:rPr>
            <w:tab/>
            <w:delText>88</w:delText>
          </w:r>
        </w:del>
      </w:ins>
    </w:p>
    <w:p w14:paraId="4DFB2703" w14:textId="1D34F506" w:rsidR="006D1621" w:rsidDel="00B53275" w:rsidRDefault="006D1621">
      <w:pPr>
        <w:pStyle w:val="TOC3"/>
        <w:rPr>
          <w:ins w:id="1266" w:author="Author"/>
          <w:del w:id="1267" w:author="Author"/>
          <w:rFonts w:cstheme="minorBidi"/>
          <w:noProof/>
          <w:color w:val="auto"/>
          <w:kern w:val="2"/>
          <w:sz w:val="24"/>
          <w:szCs w:val="24"/>
          <w:lang w:val="en-GB" w:eastAsia="en-GB"/>
          <w14:ligatures w14:val="standardContextual"/>
        </w:rPr>
      </w:pPr>
      <w:ins w:id="1268" w:author="Author">
        <w:del w:id="1269" w:author="Author">
          <w:r w:rsidRPr="00B53275" w:rsidDel="00B53275">
            <w:rPr>
              <w:rStyle w:val="Hyperlink"/>
              <w:noProof/>
            </w:rPr>
            <w:delText>7.1.3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Model conformance</w:delText>
          </w:r>
          <w:r w:rsidDel="00B53275">
            <w:rPr>
              <w:noProof/>
              <w:webHidden/>
            </w:rPr>
            <w:tab/>
            <w:delText>88</w:delText>
          </w:r>
        </w:del>
      </w:ins>
    </w:p>
    <w:p w14:paraId="37147F7F" w14:textId="018BBCD3" w:rsidR="006D1621" w:rsidDel="00B53275" w:rsidRDefault="006D1621">
      <w:pPr>
        <w:pStyle w:val="TOC3"/>
        <w:rPr>
          <w:ins w:id="1270" w:author="Author"/>
          <w:del w:id="1271" w:author="Author"/>
          <w:rFonts w:cstheme="minorBidi"/>
          <w:noProof/>
          <w:color w:val="auto"/>
          <w:kern w:val="2"/>
          <w:sz w:val="24"/>
          <w:szCs w:val="24"/>
          <w:lang w:val="en-GB" w:eastAsia="en-GB"/>
          <w14:ligatures w14:val="standardContextual"/>
        </w:rPr>
      </w:pPr>
      <w:ins w:id="1272" w:author="Author">
        <w:del w:id="1273" w:author="Author">
          <w:r w:rsidRPr="00B53275" w:rsidDel="00B53275">
            <w:rPr>
              <w:rStyle w:val="Hyperlink"/>
              <w:noProof/>
            </w:rPr>
            <w:delText>7.1.4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Overview</w:delText>
          </w:r>
          <w:r w:rsidDel="00B53275">
            <w:rPr>
              <w:noProof/>
              <w:webHidden/>
            </w:rPr>
            <w:tab/>
            <w:delText>90</w:delText>
          </w:r>
        </w:del>
      </w:ins>
    </w:p>
    <w:p w14:paraId="286C0A13" w14:textId="04830723" w:rsidR="006D1621" w:rsidDel="00B53275" w:rsidRDefault="006D1621">
      <w:pPr>
        <w:pStyle w:val="TOC2"/>
        <w:rPr>
          <w:ins w:id="1274" w:author="Author"/>
          <w:del w:id="1275" w:author="Author"/>
          <w:rFonts w:cstheme="minorBidi"/>
          <w:noProof/>
          <w:color w:val="auto"/>
          <w:kern w:val="2"/>
          <w:sz w:val="24"/>
          <w:szCs w:val="24"/>
          <w:lang w:val="en-GB" w:eastAsia="en-GB"/>
          <w14:ligatures w14:val="standardContextual"/>
        </w:rPr>
      </w:pPr>
      <w:ins w:id="1276" w:author="Author">
        <w:del w:id="1277" w:author="Author">
          <w:r w:rsidRPr="00B53275" w:rsidDel="00B53275">
            <w:rPr>
              <w:rStyle w:val="Hyperlink"/>
              <w:noProof/>
            </w:rPr>
            <w:delText>7.2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Streaming infrastructure use cases</w:delText>
          </w:r>
          <w:r w:rsidDel="00B53275">
            <w:rPr>
              <w:noProof/>
              <w:webHidden/>
            </w:rPr>
            <w:tab/>
            <w:delText>90</w:delText>
          </w:r>
        </w:del>
      </w:ins>
    </w:p>
    <w:p w14:paraId="53CB33B2" w14:textId="2A8A6DE3" w:rsidR="006D1621" w:rsidDel="00B53275" w:rsidRDefault="006D1621">
      <w:pPr>
        <w:pStyle w:val="TOC3"/>
        <w:rPr>
          <w:ins w:id="1278" w:author="Author"/>
          <w:del w:id="1279" w:author="Author"/>
          <w:rFonts w:cstheme="minorBidi"/>
          <w:noProof/>
          <w:color w:val="auto"/>
          <w:kern w:val="2"/>
          <w:sz w:val="24"/>
          <w:szCs w:val="24"/>
          <w:lang w:val="en-GB" w:eastAsia="en-GB"/>
          <w14:ligatures w14:val="standardContextual"/>
        </w:rPr>
      </w:pPr>
      <w:ins w:id="1280" w:author="Author">
        <w:del w:id="1281" w:author="Author">
          <w:r w:rsidRPr="00B53275" w:rsidDel="00B53275">
            <w:rPr>
              <w:rStyle w:val="Hyperlink"/>
              <w:noProof/>
            </w:rPr>
            <w:delText>7.2.1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ST-0.1: Get Auth Token</w:delText>
          </w:r>
          <w:r w:rsidDel="00B53275">
            <w:rPr>
              <w:noProof/>
              <w:webHidden/>
            </w:rPr>
            <w:tab/>
            <w:delText>91</w:delText>
          </w:r>
        </w:del>
      </w:ins>
    </w:p>
    <w:p w14:paraId="358B27BB" w14:textId="467614DD" w:rsidR="006D1621" w:rsidDel="00B53275" w:rsidRDefault="006D1621">
      <w:pPr>
        <w:pStyle w:val="TOC3"/>
        <w:rPr>
          <w:ins w:id="1282" w:author="Author"/>
          <w:del w:id="1283" w:author="Author"/>
          <w:rFonts w:cstheme="minorBidi"/>
          <w:noProof/>
          <w:color w:val="auto"/>
          <w:kern w:val="2"/>
          <w:sz w:val="24"/>
          <w:szCs w:val="24"/>
          <w:lang w:val="en-GB" w:eastAsia="en-GB"/>
          <w14:ligatures w14:val="standardContextual"/>
        </w:rPr>
      </w:pPr>
      <w:ins w:id="1284" w:author="Author">
        <w:del w:id="1285" w:author="Author">
          <w:r w:rsidRPr="00B53275" w:rsidDel="00B53275">
            <w:rPr>
              <w:rStyle w:val="Hyperlink"/>
              <w:noProof/>
            </w:rPr>
            <w:delText>7.2.2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ST-0.2: Discover supported and available streams, then select available streams</w:delText>
          </w:r>
          <w:r w:rsidDel="00B53275">
            <w:rPr>
              <w:noProof/>
              <w:webHidden/>
            </w:rPr>
            <w:tab/>
            <w:delText>92</w:delText>
          </w:r>
        </w:del>
      </w:ins>
    </w:p>
    <w:p w14:paraId="367FF246" w14:textId="43EC164A" w:rsidR="006D1621" w:rsidDel="00B53275" w:rsidRDefault="006D1621">
      <w:pPr>
        <w:pStyle w:val="TOC3"/>
        <w:rPr>
          <w:ins w:id="1286" w:author="Author"/>
          <w:del w:id="1287" w:author="Author"/>
          <w:rFonts w:cstheme="minorBidi"/>
          <w:noProof/>
          <w:color w:val="auto"/>
          <w:kern w:val="2"/>
          <w:sz w:val="24"/>
          <w:szCs w:val="24"/>
          <w:lang w:val="en-GB" w:eastAsia="en-GB"/>
          <w14:ligatures w14:val="standardContextual"/>
        </w:rPr>
      </w:pPr>
      <w:ins w:id="1288" w:author="Author">
        <w:del w:id="1289" w:author="Author">
          <w:r w:rsidRPr="00B53275" w:rsidDel="00B53275">
            <w:rPr>
              <w:rStyle w:val="Hyperlink"/>
              <w:noProof/>
            </w:rPr>
            <w:delText>7.2.3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ST-0.3: Connect to Stream and align - new client</w:delText>
          </w:r>
          <w:r w:rsidDel="00B53275">
            <w:rPr>
              <w:noProof/>
              <w:webHidden/>
            </w:rPr>
            <w:tab/>
            <w:delText>93</w:delText>
          </w:r>
        </w:del>
      </w:ins>
    </w:p>
    <w:p w14:paraId="657E29E4" w14:textId="54F1E3AE" w:rsidR="006D1621" w:rsidDel="00B53275" w:rsidRDefault="006D1621">
      <w:pPr>
        <w:pStyle w:val="TOC3"/>
        <w:rPr>
          <w:ins w:id="1290" w:author="Author"/>
          <w:del w:id="1291" w:author="Author"/>
          <w:rFonts w:cstheme="minorBidi"/>
          <w:noProof/>
          <w:color w:val="auto"/>
          <w:kern w:val="2"/>
          <w:sz w:val="24"/>
          <w:szCs w:val="24"/>
          <w:lang w:val="en-GB" w:eastAsia="en-GB"/>
          <w14:ligatures w14:val="standardContextual"/>
        </w:rPr>
      </w:pPr>
      <w:ins w:id="1292" w:author="Author">
        <w:del w:id="1293" w:author="Author">
          <w:r w:rsidRPr="00B53275" w:rsidDel="00B53275">
            <w:rPr>
              <w:rStyle w:val="Hyperlink"/>
              <w:noProof/>
            </w:rPr>
            <w:delText>7.2.4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ST-0.4: Client maintains idle connection</w:delText>
          </w:r>
          <w:r w:rsidDel="00B53275">
            <w:rPr>
              <w:noProof/>
              <w:webHidden/>
            </w:rPr>
            <w:tab/>
            <w:delText>94</w:delText>
          </w:r>
        </w:del>
      </w:ins>
    </w:p>
    <w:p w14:paraId="3419EE17" w14:textId="7CE5ACC2" w:rsidR="006D1621" w:rsidDel="00B53275" w:rsidRDefault="006D1621">
      <w:pPr>
        <w:pStyle w:val="TOC3"/>
        <w:rPr>
          <w:ins w:id="1294" w:author="Author"/>
          <w:del w:id="1295" w:author="Author"/>
          <w:rFonts w:cstheme="minorBidi"/>
          <w:noProof/>
          <w:color w:val="auto"/>
          <w:kern w:val="2"/>
          <w:sz w:val="24"/>
          <w:szCs w:val="24"/>
          <w:lang w:val="en-GB" w:eastAsia="en-GB"/>
          <w14:ligatures w14:val="standardContextual"/>
        </w:rPr>
      </w:pPr>
      <w:ins w:id="1296" w:author="Author">
        <w:del w:id="1297" w:author="Author">
          <w:r w:rsidRPr="00B53275" w:rsidDel="00B53275">
            <w:rPr>
              <w:rStyle w:val="Hyperlink"/>
              <w:noProof/>
            </w:rPr>
            <w:delText>7.2.5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ST-0.5: Provider delivers event storm (or slow client) – bad day</w:delText>
          </w:r>
          <w:r w:rsidDel="00B53275">
            <w:rPr>
              <w:noProof/>
              <w:webHidden/>
            </w:rPr>
            <w:tab/>
            <w:delText>95</w:delText>
          </w:r>
        </w:del>
      </w:ins>
    </w:p>
    <w:p w14:paraId="61CFAF29" w14:textId="77656D00" w:rsidR="006D1621" w:rsidDel="00B53275" w:rsidRDefault="006D1621">
      <w:pPr>
        <w:pStyle w:val="TOC3"/>
        <w:rPr>
          <w:ins w:id="1298" w:author="Author"/>
          <w:del w:id="1299" w:author="Author"/>
          <w:rFonts w:cstheme="minorBidi"/>
          <w:noProof/>
          <w:color w:val="auto"/>
          <w:kern w:val="2"/>
          <w:sz w:val="24"/>
          <w:szCs w:val="24"/>
          <w:lang w:val="en-GB" w:eastAsia="en-GB"/>
          <w14:ligatures w14:val="standardContextual"/>
        </w:rPr>
      </w:pPr>
      <w:ins w:id="1300" w:author="Author">
        <w:del w:id="1301" w:author="Author">
          <w:r w:rsidRPr="00B53275" w:rsidDel="00B53275">
            <w:rPr>
              <w:rStyle w:val="Hyperlink"/>
              <w:noProof/>
            </w:rPr>
            <w:delText>7.2.6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ST-0.6: Provider delivers extreme event storm (or very slow client) – very bad day</w:delText>
          </w:r>
          <w:r w:rsidDel="00B53275">
            <w:rPr>
              <w:noProof/>
              <w:webHidden/>
            </w:rPr>
            <w:tab/>
            <w:delText>96</w:delText>
          </w:r>
        </w:del>
      </w:ins>
    </w:p>
    <w:p w14:paraId="777FAAAE" w14:textId="371C6DF3" w:rsidR="006D1621" w:rsidDel="00B53275" w:rsidRDefault="006D1621">
      <w:pPr>
        <w:pStyle w:val="TOC3"/>
        <w:rPr>
          <w:ins w:id="1302" w:author="Author"/>
          <w:del w:id="1303" w:author="Author"/>
          <w:rFonts w:cstheme="minorBidi"/>
          <w:noProof/>
          <w:color w:val="auto"/>
          <w:kern w:val="2"/>
          <w:sz w:val="24"/>
          <w:szCs w:val="24"/>
          <w:lang w:val="en-GB" w:eastAsia="en-GB"/>
          <w14:ligatures w14:val="standardContextual"/>
        </w:rPr>
      </w:pPr>
      <w:ins w:id="1304" w:author="Author">
        <w:del w:id="1305" w:author="Author">
          <w:r w:rsidRPr="00B53275" w:rsidDel="00B53275">
            <w:rPr>
              <w:rStyle w:val="Hyperlink"/>
              <w:noProof/>
            </w:rPr>
            <w:delText>7.2.7</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ST-0.7: Short loss of communications</w:delText>
          </w:r>
          <w:r w:rsidDel="00B53275">
            <w:rPr>
              <w:noProof/>
              <w:webHidden/>
            </w:rPr>
            <w:tab/>
            <w:delText>97</w:delText>
          </w:r>
        </w:del>
      </w:ins>
    </w:p>
    <w:p w14:paraId="77C3DFE6" w14:textId="43F66F74" w:rsidR="006D1621" w:rsidDel="00B53275" w:rsidRDefault="006D1621">
      <w:pPr>
        <w:pStyle w:val="TOC3"/>
        <w:rPr>
          <w:ins w:id="1306" w:author="Author"/>
          <w:del w:id="1307" w:author="Author"/>
          <w:rFonts w:cstheme="minorBidi"/>
          <w:noProof/>
          <w:color w:val="auto"/>
          <w:kern w:val="2"/>
          <w:sz w:val="24"/>
          <w:szCs w:val="24"/>
          <w:lang w:val="en-GB" w:eastAsia="en-GB"/>
          <w14:ligatures w14:val="standardContextual"/>
        </w:rPr>
      </w:pPr>
      <w:ins w:id="1308" w:author="Author">
        <w:del w:id="1309" w:author="Author">
          <w:r w:rsidRPr="00B53275" w:rsidDel="00B53275">
            <w:rPr>
              <w:rStyle w:val="Hyperlink"/>
              <w:noProof/>
            </w:rPr>
            <w:delText>7.2.8</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ST-0.8: Long loss of communications requiring realignment</w:delText>
          </w:r>
          <w:r w:rsidDel="00B53275">
            <w:rPr>
              <w:noProof/>
              <w:webHidden/>
            </w:rPr>
            <w:tab/>
            <w:delText>98</w:delText>
          </w:r>
        </w:del>
      </w:ins>
    </w:p>
    <w:p w14:paraId="30718326" w14:textId="79451D8D" w:rsidR="006D1621" w:rsidDel="00B53275" w:rsidRDefault="006D1621">
      <w:pPr>
        <w:pStyle w:val="TOC3"/>
        <w:rPr>
          <w:ins w:id="1310" w:author="Author"/>
          <w:del w:id="1311" w:author="Author"/>
          <w:rFonts w:cstheme="minorBidi"/>
          <w:noProof/>
          <w:color w:val="auto"/>
          <w:kern w:val="2"/>
          <w:sz w:val="24"/>
          <w:szCs w:val="24"/>
          <w:lang w:val="en-GB" w:eastAsia="en-GB"/>
          <w14:ligatures w14:val="standardContextual"/>
        </w:rPr>
      </w:pPr>
      <w:ins w:id="1312" w:author="Author">
        <w:del w:id="1313" w:author="Author">
          <w:r w:rsidRPr="00B53275" w:rsidDel="00B53275">
            <w:rPr>
              <w:rStyle w:val="Hyperlink"/>
              <w:noProof/>
            </w:rPr>
            <w:delText>7.2.9</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ST-0.9: Client requires realignment</w:delText>
          </w:r>
          <w:r w:rsidDel="00B53275">
            <w:rPr>
              <w:noProof/>
              <w:webHidden/>
            </w:rPr>
            <w:tab/>
            <w:delText>99</w:delText>
          </w:r>
        </w:del>
      </w:ins>
    </w:p>
    <w:p w14:paraId="0DC127BE" w14:textId="0115363C" w:rsidR="006D1621" w:rsidDel="00B53275" w:rsidRDefault="006D1621">
      <w:pPr>
        <w:pStyle w:val="TOC2"/>
        <w:rPr>
          <w:ins w:id="1314" w:author="Author"/>
          <w:del w:id="1315" w:author="Author"/>
          <w:rFonts w:cstheme="minorBidi"/>
          <w:noProof/>
          <w:color w:val="auto"/>
          <w:kern w:val="2"/>
          <w:sz w:val="24"/>
          <w:szCs w:val="24"/>
          <w:lang w:val="en-GB" w:eastAsia="en-GB"/>
          <w14:ligatures w14:val="standardContextual"/>
        </w:rPr>
      </w:pPr>
      <w:ins w:id="1316" w:author="Author">
        <w:del w:id="1317" w:author="Author">
          <w:r w:rsidRPr="00B53275" w:rsidDel="00B53275">
            <w:rPr>
              <w:rStyle w:val="Hyperlink"/>
              <w:noProof/>
            </w:rPr>
            <w:delText>7.3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Building and operating a stream on a provider</w:delText>
          </w:r>
          <w:r w:rsidDel="00B53275">
            <w:rPr>
              <w:noProof/>
              <w:webHidden/>
            </w:rPr>
            <w:tab/>
            <w:delText>99</w:delText>
          </w:r>
        </w:del>
      </w:ins>
    </w:p>
    <w:p w14:paraId="461E5CD2" w14:textId="1C57CAB4" w:rsidR="006D1621" w:rsidDel="00B53275" w:rsidRDefault="006D1621">
      <w:pPr>
        <w:pStyle w:val="TOC3"/>
        <w:rPr>
          <w:ins w:id="1318" w:author="Author"/>
          <w:del w:id="1319" w:author="Author"/>
          <w:rFonts w:cstheme="minorBidi"/>
          <w:noProof/>
          <w:color w:val="auto"/>
          <w:kern w:val="2"/>
          <w:sz w:val="24"/>
          <w:szCs w:val="24"/>
          <w:lang w:val="en-GB" w:eastAsia="en-GB"/>
          <w14:ligatures w14:val="standardContextual"/>
        </w:rPr>
      </w:pPr>
      <w:ins w:id="1320" w:author="Author">
        <w:del w:id="1321" w:author="Author">
          <w:r w:rsidRPr="00B53275" w:rsidDel="00B53275">
            <w:rPr>
              <w:rStyle w:val="Hyperlink"/>
              <w:noProof/>
            </w:rPr>
            <w:delText>7.3.1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ST-1.1: Provider initializes and operates a stream</w:delText>
          </w:r>
          <w:r w:rsidDel="00B53275">
            <w:rPr>
              <w:noProof/>
              <w:webHidden/>
            </w:rPr>
            <w:tab/>
            <w:delText>99</w:delText>
          </w:r>
        </w:del>
      </w:ins>
    </w:p>
    <w:p w14:paraId="15DBB1FE" w14:textId="0A7F544D" w:rsidR="006D1621" w:rsidDel="00B53275" w:rsidRDefault="006D1621">
      <w:pPr>
        <w:pStyle w:val="TOC3"/>
        <w:rPr>
          <w:ins w:id="1322" w:author="Author"/>
          <w:del w:id="1323" w:author="Author"/>
          <w:rFonts w:cstheme="minorBidi"/>
          <w:noProof/>
          <w:color w:val="auto"/>
          <w:kern w:val="2"/>
          <w:sz w:val="24"/>
          <w:szCs w:val="24"/>
          <w:lang w:val="en-GB" w:eastAsia="en-GB"/>
          <w14:ligatures w14:val="standardContextual"/>
        </w:rPr>
      </w:pPr>
      <w:ins w:id="1324" w:author="Author">
        <w:del w:id="1325" w:author="Author">
          <w:r w:rsidRPr="00B53275" w:rsidDel="00B53275">
            <w:rPr>
              <w:rStyle w:val="Hyperlink"/>
              <w:noProof/>
            </w:rPr>
            <w:delText>7.3.2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ST-1.2: Provider recovers a stream after internal loss</w:delText>
          </w:r>
          <w:r w:rsidDel="00B53275">
            <w:rPr>
              <w:noProof/>
              <w:webHidden/>
            </w:rPr>
            <w:tab/>
            <w:delText>101</w:delText>
          </w:r>
        </w:del>
      </w:ins>
    </w:p>
    <w:p w14:paraId="28481E9D" w14:textId="1981A970" w:rsidR="006D1621" w:rsidDel="00B53275" w:rsidRDefault="006D1621">
      <w:pPr>
        <w:pStyle w:val="TOC3"/>
        <w:rPr>
          <w:ins w:id="1326" w:author="Author"/>
          <w:del w:id="1327" w:author="Author"/>
          <w:rFonts w:cstheme="minorBidi"/>
          <w:noProof/>
          <w:color w:val="auto"/>
          <w:kern w:val="2"/>
          <w:sz w:val="24"/>
          <w:szCs w:val="24"/>
          <w:lang w:val="en-GB" w:eastAsia="en-GB"/>
          <w14:ligatures w14:val="standardContextual"/>
        </w:rPr>
      </w:pPr>
      <w:ins w:id="1328" w:author="Author">
        <w:del w:id="1329" w:author="Author">
          <w:r w:rsidRPr="00B53275" w:rsidDel="00B53275">
            <w:rPr>
              <w:rStyle w:val="Hyperlink"/>
              <w:noProof/>
            </w:rPr>
            <w:delText>7.3.3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ST-1.3: Provider recovers a stream after an upgrade</w:delText>
          </w:r>
          <w:r w:rsidDel="00B53275">
            <w:rPr>
              <w:noProof/>
              <w:webHidden/>
            </w:rPr>
            <w:tab/>
            <w:delText>102</w:delText>
          </w:r>
        </w:del>
      </w:ins>
    </w:p>
    <w:p w14:paraId="71CB2F7E" w14:textId="4DCBA6C7" w:rsidR="006D1621" w:rsidDel="00B53275" w:rsidRDefault="006D1621">
      <w:pPr>
        <w:pStyle w:val="TOC2"/>
        <w:rPr>
          <w:ins w:id="1330" w:author="Author"/>
          <w:del w:id="1331" w:author="Author"/>
          <w:rFonts w:cstheme="minorBidi"/>
          <w:noProof/>
          <w:color w:val="auto"/>
          <w:kern w:val="2"/>
          <w:sz w:val="24"/>
          <w:szCs w:val="24"/>
          <w:lang w:val="en-GB" w:eastAsia="en-GB"/>
          <w14:ligatures w14:val="standardContextual"/>
        </w:rPr>
      </w:pPr>
      <w:ins w:id="1332" w:author="Author">
        <w:del w:id="1333" w:author="Author">
          <w:r w:rsidRPr="00B53275" w:rsidDel="00B53275">
            <w:rPr>
              <w:rStyle w:val="Hyperlink"/>
              <w:noProof/>
            </w:rPr>
            <w:delText>7.4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Client maintains alignment – Example strategies and approaches</w:delText>
          </w:r>
          <w:r w:rsidDel="00B53275">
            <w:rPr>
              <w:noProof/>
              <w:webHidden/>
            </w:rPr>
            <w:tab/>
            <w:delText>103</w:delText>
          </w:r>
        </w:del>
      </w:ins>
    </w:p>
    <w:p w14:paraId="1AE9F966" w14:textId="5A933F41" w:rsidR="006D1621" w:rsidDel="00B53275" w:rsidRDefault="006D1621">
      <w:pPr>
        <w:pStyle w:val="TOC3"/>
        <w:rPr>
          <w:ins w:id="1334" w:author="Author"/>
          <w:del w:id="1335" w:author="Author"/>
          <w:rFonts w:cstheme="minorBidi"/>
          <w:noProof/>
          <w:color w:val="auto"/>
          <w:kern w:val="2"/>
          <w:sz w:val="24"/>
          <w:szCs w:val="24"/>
          <w:lang w:val="en-GB" w:eastAsia="en-GB"/>
          <w14:ligatures w14:val="standardContextual"/>
        </w:rPr>
      </w:pPr>
      <w:ins w:id="1336" w:author="Author">
        <w:del w:id="1337" w:author="Author">
          <w:r w:rsidRPr="00B53275" w:rsidDel="00B53275">
            <w:rPr>
              <w:rStyle w:val="Hyperlink"/>
              <w:noProof/>
            </w:rPr>
            <w:delText>7.4.1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ST-2.1: Client aligns with a stream</w:delText>
          </w:r>
          <w:r w:rsidDel="00B53275">
            <w:rPr>
              <w:noProof/>
              <w:webHidden/>
            </w:rPr>
            <w:tab/>
            <w:delText>103</w:delText>
          </w:r>
        </w:del>
      </w:ins>
    </w:p>
    <w:p w14:paraId="1D118504" w14:textId="77160591" w:rsidR="006D1621" w:rsidDel="00B53275" w:rsidRDefault="006D1621">
      <w:pPr>
        <w:pStyle w:val="TOC3"/>
        <w:rPr>
          <w:ins w:id="1338" w:author="Author"/>
          <w:del w:id="1339" w:author="Author"/>
          <w:rFonts w:cstheme="minorBidi"/>
          <w:noProof/>
          <w:color w:val="auto"/>
          <w:kern w:val="2"/>
          <w:sz w:val="24"/>
          <w:szCs w:val="24"/>
          <w:lang w:val="en-GB" w:eastAsia="en-GB"/>
          <w14:ligatures w14:val="standardContextual"/>
        </w:rPr>
      </w:pPr>
      <w:ins w:id="1340" w:author="Author">
        <w:del w:id="1341" w:author="Author">
          <w:r w:rsidRPr="00B53275" w:rsidDel="00B53275">
            <w:rPr>
              <w:rStyle w:val="Hyperlink"/>
              <w:noProof/>
            </w:rPr>
            <w:delText>7.4.2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ST-2.2: Client realigns</w:delText>
          </w:r>
          <w:r w:rsidDel="00B53275">
            <w:rPr>
              <w:noProof/>
              <w:webHidden/>
            </w:rPr>
            <w:tab/>
            <w:delText>105</w:delText>
          </w:r>
        </w:del>
      </w:ins>
    </w:p>
    <w:p w14:paraId="44289E74" w14:textId="2F429A37" w:rsidR="006D1621" w:rsidDel="00B53275" w:rsidRDefault="006D1621">
      <w:pPr>
        <w:pStyle w:val="TOC3"/>
        <w:rPr>
          <w:ins w:id="1342" w:author="Author"/>
          <w:del w:id="1343" w:author="Author"/>
          <w:rFonts w:cstheme="minorBidi"/>
          <w:noProof/>
          <w:color w:val="auto"/>
          <w:kern w:val="2"/>
          <w:sz w:val="24"/>
          <w:szCs w:val="24"/>
          <w:lang w:val="en-GB" w:eastAsia="en-GB"/>
          <w14:ligatures w14:val="standardContextual"/>
        </w:rPr>
      </w:pPr>
      <w:ins w:id="1344" w:author="Author">
        <w:del w:id="1345" w:author="Author">
          <w:r w:rsidRPr="00B53275" w:rsidDel="00B53275">
            <w:rPr>
              <w:rStyle w:val="Hyperlink"/>
              <w:noProof/>
            </w:rPr>
            <w:delText>7.4.3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ST-2.3: Client performs a stream audit</w:delText>
          </w:r>
          <w:r w:rsidDel="00B53275">
            <w:rPr>
              <w:noProof/>
              <w:webHidden/>
            </w:rPr>
            <w:tab/>
            <w:delText>108</w:delText>
          </w:r>
        </w:del>
      </w:ins>
    </w:p>
    <w:p w14:paraId="6553A43A" w14:textId="44092AFF" w:rsidR="006D1621" w:rsidDel="00B53275" w:rsidRDefault="006D1621">
      <w:pPr>
        <w:pStyle w:val="TOC2"/>
        <w:rPr>
          <w:ins w:id="1346" w:author="Author"/>
          <w:del w:id="1347" w:author="Author"/>
          <w:rFonts w:cstheme="minorBidi"/>
          <w:noProof/>
          <w:color w:val="auto"/>
          <w:kern w:val="2"/>
          <w:sz w:val="24"/>
          <w:szCs w:val="24"/>
          <w:lang w:val="en-GB" w:eastAsia="en-GB"/>
          <w14:ligatures w14:val="standardContextual"/>
        </w:rPr>
      </w:pPr>
      <w:ins w:id="1348" w:author="Author">
        <w:del w:id="1349" w:author="Author">
          <w:r w:rsidRPr="00B53275" w:rsidDel="00B53275">
            <w:rPr>
              <w:rStyle w:val="Hyperlink"/>
              <w:noProof/>
            </w:rPr>
            <w:delText>7.5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Gaining and maintaining Alignment with individual network resources</w:delText>
          </w:r>
          <w:r w:rsidDel="00B53275">
            <w:rPr>
              <w:noProof/>
              <w:webHidden/>
            </w:rPr>
            <w:tab/>
            <w:delText>109</w:delText>
          </w:r>
        </w:del>
      </w:ins>
    </w:p>
    <w:p w14:paraId="54D027FA" w14:textId="53E43FD1" w:rsidR="006D1621" w:rsidDel="00B53275" w:rsidRDefault="006D1621">
      <w:pPr>
        <w:pStyle w:val="TOC3"/>
        <w:rPr>
          <w:ins w:id="1350" w:author="Author"/>
          <w:del w:id="1351" w:author="Author"/>
          <w:rFonts w:cstheme="minorBidi"/>
          <w:noProof/>
          <w:color w:val="auto"/>
          <w:kern w:val="2"/>
          <w:sz w:val="24"/>
          <w:szCs w:val="24"/>
          <w:lang w:val="en-GB" w:eastAsia="en-GB"/>
          <w14:ligatures w14:val="standardContextual"/>
        </w:rPr>
      </w:pPr>
      <w:ins w:id="1352" w:author="Author">
        <w:del w:id="1353" w:author="Author">
          <w:r w:rsidRPr="00B53275" w:rsidDel="00B53275">
            <w:rPr>
              <w:rStyle w:val="Hyperlink"/>
              <w:noProof/>
            </w:rPr>
            <w:delText>7.5.1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ST-3.1: Client maintains alignment with all instances of a class (e.g., Node) in a context</w:delText>
          </w:r>
          <w:r w:rsidDel="00B53275">
            <w:rPr>
              <w:noProof/>
              <w:webHidden/>
            </w:rPr>
            <w:tab/>
            <w:delText>109</w:delText>
          </w:r>
        </w:del>
      </w:ins>
    </w:p>
    <w:p w14:paraId="509A72AB" w14:textId="10BD9222" w:rsidR="006D1621" w:rsidDel="00B53275" w:rsidRDefault="006D1621">
      <w:pPr>
        <w:pStyle w:val="TOC3"/>
        <w:rPr>
          <w:ins w:id="1354" w:author="Author"/>
          <w:del w:id="1355" w:author="Author"/>
          <w:rFonts w:cstheme="minorBidi"/>
          <w:noProof/>
          <w:color w:val="auto"/>
          <w:kern w:val="2"/>
          <w:sz w:val="24"/>
          <w:szCs w:val="24"/>
          <w:lang w:val="en-GB" w:eastAsia="en-GB"/>
          <w14:ligatures w14:val="standardContextual"/>
        </w:rPr>
      </w:pPr>
      <w:ins w:id="1356" w:author="Author">
        <w:del w:id="1357" w:author="Author">
          <w:r w:rsidRPr="00B53275" w:rsidDel="00B53275">
            <w:rPr>
              <w:rStyle w:val="Hyperlink"/>
              <w:noProof/>
            </w:rPr>
            <w:delText>7.5.2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ST-3.2: Client maintains alignment with all alarms in the context</w:delText>
          </w:r>
          <w:r w:rsidDel="00B53275">
            <w:rPr>
              <w:noProof/>
              <w:webHidden/>
            </w:rPr>
            <w:tab/>
            <w:delText>110</w:delText>
          </w:r>
        </w:del>
      </w:ins>
    </w:p>
    <w:p w14:paraId="502DE396" w14:textId="4D8D1FEA" w:rsidR="006D1621" w:rsidDel="00B53275" w:rsidRDefault="006D1621">
      <w:pPr>
        <w:pStyle w:val="TOC2"/>
        <w:rPr>
          <w:ins w:id="1358" w:author="Author"/>
          <w:del w:id="1359" w:author="Author"/>
          <w:rFonts w:cstheme="minorBidi"/>
          <w:noProof/>
          <w:color w:val="auto"/>
          <w:kern w:val="2"/>
          <w:sz w:val="24"/>
          <w:szCs w:val="24"/>
          <w:lang w:val="en-GB" w:eastAsia="en-GB"/>
          <w14:ligatures w14:val="standardContextual"/>
        </w:rPr>
      </w:pPr>
      <w:ins w:id="1360" w:author="Author">
        <w:del w:id="1361" w:author="Author">
          <w:r w:rsidRPr="00B53275" w:rsidDel="00B53275">
            <w:rPr>
              <w:rStyle w:val="Hyperlink"/>
              <w:noProof/>
            </w:rPr>
            <w:delText>7.6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Dealing with the whole context of resources</w:delText>
          </w:r>
          <w:r w:rsidDel="00B53275">
            <w:rPr>
              <w:noProof/>
              <w:webHidden/>
            </w:rPr>
            <w:tab/>
            <w:delText>111</w:delText>
          </w:r>
        </w:del>
      </w:ins>
    </w:p>
    <w:p w14:paraId="0B80C6B0" w14:textId="24F8DE25" w:rsidR="006D1621" w:rsidDel="00B53275" w:rsidRDefault="006D1621">
      <w:pPr>
        <w:pStyle w:val="TOC3"/>
        <w:rPr>
          <w:ins w:id="1362" w:author="Author"/>
          <w:del w:id="1363" w:author="Author"/>
          <w:rFonts w:cstheme="minorBidi"/>
          <w:noProof/>
          <w:color w:val="auto"/>
          <w:kern w:val="2"/>
          <w:sz w:val="24"/>
          <w:szCs w:val="24"/>
          <w:lang w:val="en-GB" w:eastAsia="en-GB"/>
          <w14:ligatures w14:val="standardContextual"/>
        </w:rPr>
      </w:pPr>
      <w:ins w:id="1364" w:author="Author">
        <w:del w:id="1365" w:author="Author">
          <w:r w:rsidRPr="00B53275" w:rsidDel="00B53275">
            <w:rPr>
              <w:rStyle w:val="Hyperlink"/>
              <w:noProof/>
            </w:rPr>
            <w:delText>7.6.1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ST-4.1: Client maintains alignment with all resources in the context</w:delText>
          </w:r>
          <w:r w:rsidDel="00B53275">
            <w:rPr>
              <w:noProof/>
              <w:webHidden/>
            </w:rPr>
            <w:tab/>
            <w:delText>111</w:delText>
          </w:r>
        </w:del>
      </w:ins>
    </w:p>
    <w:p w14:paraId="66531591" w14:textId="0CAE6719" w:rsidR="006D1621" w:rsidDel="00B53275" w:rsidRDefault="006D1621">
      <w:pPr>
        <w:pStyle w:val="TOC3"/>
        <w:rPr>
          <w:ins w:id="1366" w:author="Author"/>
          <w:del w:id="1367" w:author="Author"/>
          <w:rFonts w:cstheme="minorBidi"/>
          <w:noProof/>
          <w:color w:val="auto"/>
          <w:kern w:val="2"/>
          <w:sz w:val="24"/>
          <w:szCs w:val="24"/>
          <w:lang w:val="en-GB" w:eastAsia="en-GB"/>
          <w14:ligatures w14:val="standardContextual"/>
        </w:rPr>
      </w:pPr>
      <w:ins w:id="1368" w:author="Author">
        <w:del w:id="1369" w:author="Author">
          <w:r w:rsidRPr="00B53275" w:rsidDel="00B53275">
            <w:rPr>
              <w:rStyle w:val="Hyperlink"/>
              <w:noProof/>
            </w:rPr>
            <w:delText>7.6.2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ST-4.2: In a resilient solution the Controller the client is connected to becomes unavailable</w:delText>
          </w:r>
          <w:r w:rsidDel="00B53275">
            <w:rPr>
              <w:noProof/>
              <w:webHidden/>
            </w:rPr>
            <w:tab/>
            <w:delText>111</w:delText>
          </w:r>
        </w:del>
      </w:ins>
    </w:p>
    <w:p w14:paraId="1C6F4E65" w14:textId="56EC06DF" w:rsidR="006D1621" w:rsidDel="00B53275" w:rsidRDefault="006D1621">
      <w:pPr>
        <w:pStyle w:val="TOC2"/>
        <w:rPr>
          <w:ins w:id="1370" w:author="Author"/>
          <w:del w:id="1371" w:author="Author"/>
          <w:rFonts w:cstheme="minorBidi"/>
          <w:noProof/>
          <w:color w:val="auto"/>
          <w:kern w:val="2"/>
          <w:sz w:val="24"/>
          <w:szCs w:val="24"/>
          <w:lang w:val="en-GB" w:eastAsia="en-GB"/>
          <w14:ligatures w14:val="standardContextual"/>
        </w:rPr>
      </w:pPr>
      <w:ins w:id="1372" w:author="Author">
        <w:del w:id="1373" w:author="Author">
          <w:r w:rsidRPr="00B53275" w:rsidDel="00B53275">
            <w:rPr>
              <w:rStyle w:val="Hyperlink"/>
              <w:noProof/>
            </w:rPr>
            <w:delText>7.7</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Connectivity Service Lifecycle</w:delText>
          </w:r>
          <w:r w:rsidDel="00B53275">
            <w:rPr>
              <w:noProof/>
              <w:webHidden/>
            </w:rPr>
            <w:tab/>
            <w:delText>112</w:delText>
          </w:r>
        </w:del>
      </w:ins>
    </w:p>
    <w:p w14:paraId="751F2FB0" w14:textId="7E76709E" w:rsidR="006D1621" w:rsidDel="00B53275" w:rsidRDefault="006D1621">
      <w:pPr>
        <w:pStyle w:val="TOC3"/>
        <w:rPr>
          <w:ins w:id="1374" w:author="Author"/>
          <w:del w:id="1375" w:author="Author"/>
          <w:rFonts w:cstheme="minorBidi"/>
          <w:noProof/>
          <w:color w:val="auto"/>
          <w:kern w:val="2"/>
          <w:sz w:val="24"/>
          <w:szCs w:val="24"/>
          <w:lang w:val="en-GB" w:eastAsia="en-GB"/>
          <w14:ligatures w14:val="standardContextual"/>
        </w:rPr>
      </w:pPr>
      <w:ins w:id="1376" w:author="Author">
        <w:del w:id="1377" w:author="Author">
          <w:r w:rsidRPr="00B53275" w:rsidDel="00B53275">
            <w:rPr>
              <w:rStyle w:val="Hyperlink"/>
              <w:noProof/>
            </w:rPr>
            <w:delText>7.7.1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ST-5.1: Provide streams network changes to the client</w:delText>
          </w:r>
          <w:r w:rsidDel="00B53275">
            <w:rPr>
              <w:noProof/>
              <w:webHidden/>
            </w:rPr>
            <w:tab/>
            <w:delText>112</w:delText>
          </w:r>
        </w:del>
      </w:ins>
    </w:p>
    <w:p w14:paraId="48755937" w14:textId="37BE7F42" w:rsidR="006D1621" w:rsidDel="00B53275" w:rsidRDefault="006D1621">
      <w:pPr>
        <w:pStyle w:val="TOC3"/>
        <w:rPr>
          <w:ins w:id="1378" w:author="Author"/>
          <w:del w:id="1379" w:author="Author"/>
          <w:rFonts w:cstheme="minorBidi"/>
          <w:noProof/>
          <w:color w:val="auto"/>
          <w:kern w:val="2"/>
          <w:sz w:val="24"/>
          <w:szCs w:val="24"/>
          <w:lang w:val="en-GB" w:eastAsia="en-GB"/>
          <w14:ligatures w14:val="standardContextual"/>
        </w:rPr>
      </w:pPr>
      <w:ins w:id="1380" w:author="Author">
        <w:del w:id="1381" w:author="Author">
          <w:r w:rsidRPr="00B53275" w:rsidDel="00B53275">
            <w:rPr>
              <w:rStyle w:val="Hyperlink"/>
              <w:noProof/>
            </w:rPr>
            <w:delText>7.7.2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ST-5.2: Client runs a provisioning use case ([LF TR-547] UC1x etc.)</w:delText>
          </w:r>
          <w:r w:rsidDel="00B53275">
            <w:rPr>
              <w:noProof/>
              <w:webHidden/>
            </w:rPr>
            <w:tab/>
            <w:delText>112</w:delText>
          </w:r>
        </w:del>
      </w:ins>
    </w:p>
    <w:p w14:paraId="58EC6A92" w14:textId="441D4771" w:rsidR="006D1621" w:rsidDel="00B53275" w:rsidRDefault="006D1621">
      <w:pPr>
        <w:pStyle w:val="TOC3"/>
        <w:rPr>
          <w:ins w:id="1382" w:author="Author"/>
          <w:del w:id="1383" w:author="Author"/>
          <w:rFonts w:cstheme="minorBidi"/>
          <w:noProof/>
          <w:color w:val="auto"/>
          <w:kern w:val="2"/>
          <w:sz w:val="24"/>
          <w:szCs w:val="24"/>
          <w:lang w:val="en-GB" w:eastAsia="en-GB"/>
          <w14:ligatures w14:val="standardContextual"/>
        </w:rPr>
      </w:pPr>
      <w:ins w:id="1384" w:author="Author">
        <w:del w:id="1385" w:author="Author">
          <w:r w:rsidRPr="00B53275" w:rsidDel="00B53275">
            <w:rPr>
              <w:rStyle w:val="Hyperlink"/>
              <w:noProof/>
            </w:rPr>
            <w:delText>7.7.3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ST-5.3: Client runs the service deletion use case ([LF TR-547] UC10)</w:delText>
          </w:r>
          <w:r w:rsidDel="00B53275">
            <w:rPr>
              <w:noProof/>
              <w:webHidden/>
            </w:rPr>
            <w:tab/>
            <w:delText>112</w:delText>
          </w:r>
        </w:del>
      </w:ins>
    </w:p>
    <w:p w14:paraId="00C149D8" w14:textId="743B7648" w:rsidR="006D1621" w:rsidDel="00B53275" w:rsidRDefault="006D1621">
      <w:pPr>
        <w:pStyle w:val="TOC2"/>
        <w:rPr>
          <w:ins w:id="1386" w:author="Author"/>
          <w:del w:id="1387" w:author="Author"/>
          <w:rFonts w:cstheme="minorBidi"/>
          <w:noProof/>
          <w:color w:val="auto"/>
          <w:kern w:val="2"/>
          <w:sz w:val="24"/>
          <w:szCs w:val="24"/>
          <w:lang w:val="en-GB" w:eastAsia="en-GB"/>
          <w14:ligatures w14:val="standardContextual"/>
        </w:rPr>
      </w:pPr>
      <w:ins w:id="1388" w:author="Author">
        <w:del w:id="1389" w:author="Author">
          <w:r w:rsidRPr="00B53275" w:rsidDel="00B53275">
            <w:rPr>
              <w:rStyle w:val="Hyperlink"/>
              <w:noProof/>
            </w:rPr>
            <w:delText>7.8</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Measurement data streaming</w:delText>
          </w:r>
          <w:r w:rsidDel="00B53275">
            <w:rPr>
              <w:noProof/>
              <w:webHidden/>
            </w:rPr>
            <w:tab/>
            <w:delText>113</w:delText>
          </w:r>
        </w:del>
      </w:ins>
    </w:p>
    <w:p w14:paraId="123A9F0A" w14:textId="6111D029" w:rsidR="006D1621" w:rsidDel="00B53275" w:rsidRDefault="006D1621">
      <w:pPr>
        <w:pStyle w:val="TOC3"/>
        <w:rPr>
          <w:ins w:id="1390" w:author="Author"/>
          <w:del w:id="1391" w:author="Author"/>
          <w:rFonts w:cstheme="minorBidi"/>
          <w:noProof/>
          <w:color w:val="auto"/>
          <w:kern w:val="2"/>
          <w:sz w:val="24"/>
          <w:szCs w:val="24"/>
          <w:lang w:val="en-GB" w:eastAsia="en-GB"/>
          <w14:ligatures w14:val="standardContextual"/>
        </w:rPr>
      </w:pPr>
      <w:ins w:id="1392" w:author="Author">
        <w:del w:id="1393" w:author="Author">
          <w:r w:rsidRPr="00B53275" w:rsidDel="00B53275">
            <w:rPr>
              <w:rStyle w:val="Hyperlink"/>
              <w:noProof/>
            </w:rPr>
            <w:delText>7.8.1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ST-6.1: Provider initializes and operates a measurement data stream</w:delText>
          </w:r>
          <w:r w:rsidDel="00B53275">
            <w:rPr>
              <w:noProof/>
              <w:webHidden/>
            </w:rPr>
            <w:tab/>
            <w:delText>113</w:delText>
          </w:r>
        </w:del>
      </w:ins>
    </w:p>
    <w:p w14:paraId="6DF4059E" w14:textId="5BFE58B7" w:rsidR="006D1621" w:rsidDel="00B53275" w:rsidRDefault="006D1621">
      <w:pPr>
        <w:pStyle w:val="TOC3"/>
        <w:rPr>
          <w:ins w:id="1394" w:author="Author"/>
          <w:del w:id="1395" w:author="Author"/>
          <w:rFonts w:cstheme="minorBidi"/>
          <w:noProof/>
          <w:color w:val="auto"/>
          <w:kern w:val="2"/>
          <w:sz w:val="24"/>
          <w:szCs w:val="24"/>
          <w:lang w:val="en-GB" w:eastAsia="en-GB"/>
          <w14:ligatures w14:val="standardContextual"/>
        </w:rPr>
      </w:pPr>
      <w:ins w:id="1396" w:author="Author">
        <w:del w:id="1397" w:author="Author">
          <w:r w:rsidRPr="00B53275" w:rsidDel="00B53275">
            <w:rPr>
              <w:rStyle w:val="Hyperlink"/>
              <w:noProof/>
            </w:rPr>
            <w:delText>7.8.2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ST-6.2: Client subscribes to a measurement data stream</w:delText>
          </w:r>
          <w:r w:rsidDel="00B53275">
            <w:rPr>
              <w:noProof/>
              <w:webHidden/>
            </w:rPr>
            <w:tab/>
            <w:delText>114</w:delText>
          </w:r>
        </w:del>
      </w:ins>
    </w:p>
    <w:p w14:paraId="45887293" w14:textId="6A2B27D6" w:rsidR="006D1621" w:rsidDel="00B53275" w:rsidRDefault="006D1621">
      <w:pPr>
        <w:pStyle w:val="TOC3"/>
        <w:rPr>
          <w:ins w:id="1398" w:author="Author"/>
          <w:del w:id="1399" w:author="Author"/>
          <w:rFonts w:cstheme="minorBidi"/>
          <w:noProof/>
          <w:color w:val="auto"/>
          <w:kern w:val="2"/>
          <w:sz w:val="24"/>
          <w:szCs w:val="24"/>
          <w:lang w:val="en-GB" w:eastAsia="en-GB"/>
          <w14:ligatures w14:val="standardContextual"/>
        </w:rPr>
      </w:pPr>
      <w:ins w:id="1400" w:author="Author">
        <w:del w:id="1401" w:author="Author">
          <w:r w:rsidRPr="00B53275" w:rsidDel="00B53275">
            <w:rPr>
              <w:rStyle w:val="Hyperlink"/>
              <w:noProof/>
            </w:rPr>
            <w:delText>7.8.3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ST-6.3: Provider maintains the stream</w:delText>
          </w:r>
          <w:r w:rsidDel="00B53275">
            <w:rPr>
              <w:noProof/>
              <w:webHidden/>
            </w:rPr>
            <w:tab/>
            <w:delText>114</w:delText>
          </w:r>
        </w:del>
      </w:ins>
    </w:p>
    <w:p w14:paraId="1EA0507D" w14:textId="1CC482D2" w:rsidR="006D1621" w:rsidDel="00B53275" w:rsidRDefault="006D1621">
      <w:pPr>
        <w:pStyle w:val="TOC3"/>
        <w:rPr>
          <w:ins w:id="1402" w:author="Author"/>
          <w:del w:id="1403" w:author="Author"/>
          <w:rFonts w:cstheme="minorBidi"/>
          <w:noProof/>
          <w:color w:val="auto"/>
          <w:kern w:val="2"/>
          <w:sz w:val="24"/>
          <w:szCs w:val="24"/>
          <w:lang w:val="en-GB" w:eastAsia="en-GB"/>
          <w14:ligatures w14:val="standardContextual"/>
        </w:rPr>
      </w:pPr>
      <w:ins w:id="1404" w:author="Author">
        <w:del w:id="1405" w:author="Author">
          <w:r w:rsidRPr="00B53275" w:rsidDel="00B53275">
            <w:rPr>
              <w:rStyle w:val="Hyperlink"/>
              <w:noProof/>
            </w:rPr>
            <w:delText>7.8.4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ST-6.4: Short loss of communications</w:delText>
          </w:r>
          <w:r w:rsidDel="00B53275">
            <w:rPr>
              <w:noProof/>
              <w:webHidden/>
            </w:rPr>
            <w:tab/>
            <w:delText>117</w:delText>
          </w:r>
        </w:del>
      </w:ins>
    </w:p>
    <w:p w14:paraId="073C9225" w14:textId="6FC82A3B" w:rsidR="006D1621" w:rsidDel="00B53275" w:rsidRDefault="006D1621">
      <w:pPr>
        <w:pStyle w:val="TOC2"/>
        <w:rPr>
          <w:ins w:id="1406" w:author="Author"/>
          <w:del w:id="1407" w:author="Author"/>
          <w:rFonts w:cstheme="minorBidi"/>
          <w:noProof/>
          <w:color w:val="auto"/>
          <w:kern w:val="2"/>
          <w:sz w:val="24"/>
          <w:szCs w:val="24"/>
          <w:lang w:val="en-GB" w:eastAsia="en-GB"/>
          <w14:ligatures w14:val="standardContextual"/>
        </w:rPr>
      </w:pPr>
      <w:ins w:id="1408" w:author="Author">
        <w:del w:id="1409" w:author="Author">
          <w:r w:rsidRPr="00B53275" w:rsidDel="00B53275">
            <w:rPr>
              <w:rStyle w:val="Hyperlink"/>
              <w:noProof/>
            </w:rPr>
            <w:delText>7.9</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Message Sequence example</w:delText>
          </w:r>
          <w:r w:rsidDel="00B53275">
            <w:rPr>
              <w:noProof/>
              <w:webHidden/>
            </w:rPr>
            <w:tab/>
            <w:delText>118</w:delText>
          </w:r>
        </w:del>
      </w:ins>
    </w:p>
    <w:p w14:paraId="39BF5AE7" w14:textId="36622142" w:rsidR="006D1621" w:rsidDel="00B53275" w:rsidRDefault="006D1621">
      <w:pPr>
        <w:pStyle w:val="TOC2"/>
        <w:rPr>
          <w:ins w:id="1410" w:author="Author"/>
          <w:del w:id="1411" w:author="Author"/>
          <w:rFonts w:cstheme="minorBidi"/>
          <w:noProof/>
          <w:color w:val="auto"/>
          <w:kern w:val="2"/>
          <w:sz w:val="24"/>
          <w:szCs w:val="24"/>
          <w:lang w:val="en-GB" w:eastAsia="en-GB"/>
          <w14:ligatures w14:val="standardContextual"/>
        </w:rPr>
      </w:pPr>
      <w:ins w:id="1412" w:author="Author">
        <w:del w:id="1413" w:author="Author">
          <w:r w:rsidRPr="00B53275" w:rsidDel="00B53275">
            <w:rPr>
              <w:rStyle w:val="Hyperlink"/>
              <w:noProof/>
            </w:rPr>
            <w:delText>7.10</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cases beyond current release</w:delText>
          </w:r>
          <w:r w:rsidDel="00B53275">
            <w:rPr>
              <w:noProof/>
              <w:webHidden/>
            </w:rPr>
            <w:tab/>
            <w:delText>122</w:delText>
          </w:r>
        </w:del>
      </w:ins>
    </w:p>
    <w:p w14:paraId="7D0F1200" w14:textId="60D04286" w:rsidR="006D1621" w:rsidDel="00B53275" w:rsidRDefault="006D1621">
      <w:pPr>
        <w:pStyle w:val="TOC2"/>
        <w:rPr>
          <w:ins w:id="1414" w:author="Author"/>
          <w:del w:id="1415" w:author="Author"/>
          <w:rFonts w:cstheme="minorBidi"/>
          <w:noProof/>
          <w:color w:val="auto"/>
          <w:kern w:val="2"/>
          <w:sz w:val="24"/>
          <w:szCs w:val="24"/>
          <w:lang w:val="en-GB" w:eastAsia="en-GB"/>
          <w14:ligatures w14:val="standardContextual"/>
        </w:rPr>
      </w:pPr>
      <w:ins w:id="1416" w:author="Author">
        <w:del w:id="1417" w:author="Author">
          <w:r w:rsidRPr="00B53275" w:rsidDel="00B53275">
            <w:rPr>
              <w:rStyle w:val="Hyperlink"/>
              <w:noProof/>
            </w:rPr>
            <w:delText>7.11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Message approach (WebSocket example)</w:delText>
          </w:r>
          <w:r w:rsidDel="00B53275">
            <w:rPr>
              <w:noProof/>
              <w:webHidden/>
            </w:rPr>
            <w:tab/>
            <w:delText>123</w:delText>
          </w:r>
        </w:del>
      </w:ins>
    </w:p>
    <w:p w14:paraId="46329225" w14:textId="11E53B79" w:rsidR="006D1621" w:rsidDel="00B53275" w:rsidRDefault="006D1621">
      <w:pPr>
        <w:pStyle w:val="TOC3"/>
        <w:rPr>
          <w:ins w:id="1418" w:author="Author"/>
          <w:del w:id="1419" w:author="Author"/>
          <w:rFonts w:cstheme="minorBidi"/>
          <w:noProof/>
          <w:color w:val="auto"/>
          <w:kern w:val="2"/>
          <w:sz w:val="24"/>
          <w:szCs w:val="24"/>
          <w:lang w:val="en-GB" w:eastAsia="en-GB"/>
          <w14:ligatures w14:val="standardContextual"/>
        </w:rPr>
      </w:pPr>
      <w:ins w:id="1420" w:author="Author">
        <w:del w:id="1421" w:author="Author">
          <w:r w:rsidRPr="00B53275" w:rsidDel="00B53275">
            <w:rPr>
              <w:rStyle w:val="Hyperlink"/>
              <w:noProof/>
            </w:rPr>
            <w:delText>7.11.1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Basic interaction</w:delText>
          </w:r>
          <w:r w:rsidDel="00B53275">
            <w:rPr>
              <w:noProof/>
              <w:webHidden/>
            </w:rPr>
            <w:tab/>
            <w:delText>123</w:delText>
          </w:r>
        </w:del>
      </w:ins>
    </w:p>
    <w:p w14:paraId="1D1D70EE" w14:textId="7666450C" w:rsidR="006D1621" w:rsidDel="00B53275" w:rsidRDefault="006D1621">
      <w:pPr>
        <w:pStyle w:val="TOC3"/>
        <w:rPr>
          <w:ins w:id="1422" w:author="Author"/>
          <w:del w:id="1423" w:author="Author"/>
          <w:rFonts w:cstheme="minorBidi"/>
          <w:noProof/>
          <w:color w:val="auto"/>
          <w:kern w:val="2"/>
          <w:sz w:val="24"/>
          <w:szCs w:val="24"/>
          <w:lang w:val="en-GB" w:eastAsia="en-GB"/>
          <w14:ligatures w14:val="standardContextual"/>
        </w:rPr>
      </w:pPr>
      <w:ins w:id="1424" w:author="Author">
        <w:del w:id="1425" w:author="Author">
          <w:r w:rsidRPr="00B53275" w:rsidDel="00B53275">
            <w:rPr>
              <w:rStyle w:val="Hyperlink"/>
              <w:noProof/>
            </w:rPr>
            <w:delText>7.11.2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Authorization example – WebSockets</w:delText>
          </w:r>
          <w:r w:rsidDel="00B53275">
            <w:rPr>
              <w:noProof/>
              <w:webHidden/>
            </w:rPr>
            <w:tab/>
            <w:delText>123</w:delText>
          </w:r>
        </w:del>
      </w:ins>
    </w:p>
    <w:p w14:paraId="0D822BFC" w14:textId="37931203" w:rsidR="006D1621" w:rsidDel="00B53275" w:rsidRDefault="006D1621">
      <w:pPr>
        <w:pStyle w:val="TOC3"/>
        <w:rPr>
          <w:ins w:id="1426" w:author="Author"/>
          <w:del w:id="1427" w:author="Author"/>
          <w:rFonts w:cstheme="minorBidi"/>
          <w:noProof/>
          <w:color w:val="auto"/>
          <w:kern w:val="2"/>
          <w:sz w:val="24"/>
          <w:szCs w:val="24"/>
          <w:lang w:val="en-GB" w:eastAsia="en-GB"/>
          <w14:ligatures w14:val="standardContextual"/>
        </w:rPr>
      </w:pPr>
      <w:ins w:id="1428" w:author="Author">
        <w:del w:id="1429" w:author="Author">
          <w:r w:rsidRPr="00B53275" w:rsidDel="00B53275">
            <w:rPr>
              <w:rStyle w:val="Hyperlink"/>
              <w:noProof/>
              <w:lang w:eastAsia="en-GB"/>
            </w:rPr>
            <w:delText>7.11.3</w:delText>
          </w:r>
          <w:r w:rsidDel="00B53275">
            <w:rPr>
              <w:rFonts w:cstheme="minorBidi"/>
              <w:noProof/>
              <w:color w:val="auto"/>
              <w:kern w:val="2"/>
              <w:sz w:val="24"/>
              <w:szCs w:val="24"/>
              <w:lang w:val="en-GB" w:eastAsia="en-GB"/>
              <w14:ligatures w14:val="standardContextual"/>
            </w:rPr>
            <w:tab/>
          </w:r>
          <w:r w:rsidRPr="00B53275" w:rsidDel="00B53275">
            <w:rPr>
              <w:rStyle w:val="Hyperlink"/>
              <w:noProof/>
              <w:lang w:eastAsia="en-GB"/>
            </w:rPr>
            <w:delText>Connecting to a stream example - WebSockets</w:delText>
          </w:r>
          <w:r w:rsidDel="00B53275">
            <w:rPr>
              <w:noProof/>
              <w:webHidden/>
            </w:rPr>
            <w:tab/>
            <w:delText>124</w:delText>
          </w:r>
        </w:del>
      </w:ins>
    </w:p>
    <w:p w14:paraId="55DE2E00" w14:textId="50668E67" w:rsidR="006D1621" w:rsidDel="00B53275" w:rsidRDefault="006D1621">
      <w:pPr>
        <w:pStyle w:val="TOC1"/>
        <w:tabs>
          <w:tab w:val="left" w:pos="432"/>
        </w:tabs>
        <w:rPr>
          <w:ins w:id="1430" w:author="Author"/>
          <w:del w:id="1431" w:author="Author"/>
          <w:rFonts w:cstheme="minorBidi"/>
          <w:b w:val="0"/>
          <w:noProof/>
          <w:color w:val="auto"/>
          <w:kern w:val="2"/>
          <w:sz w:val="24"/>
          <w:lang w:val="en-GB" w:eastAsia="en-GB"/>
          <w14:ligatures w14:val="standardContextual"/>
        </w:rPr>
      </w:pPr>
      <w:ins w:id="1432" w:author="Author">
        <w:del w:id="1433" w:author="Author">
          <w:r w:rsidRPr="00B53275" w:rsidDel="00B53275">
            <w:rPr>
              <w:rStyle w:val="Hyperlink"/>
              <w:b w:val="0"/>
              <w:noProof/>
            </w:rPr>
            <w:delText>8</w:delText>
          </w:r>
          <w:r w:rsidDel="00B53275">
            <w:rPr>
              <w:rFonts w:cstheme="minorBidi"/>
              <w:b w:val="0"/>
              <w:noProof/>
              <w:color w:val="auto"/>
              <w:kern w:val="2"/>
              <w:sz w:val="24"/>
              <w:lang w:val="en-GB" w:eastAsia="en-GB"/>
              <w14:ligatures w14:val="standardContextual"/>
            </w:rPr>
            <w:tab/>
          </w:r>
          <w:r w:rsidRPr="00B53275" w:rsidDel="00B53275">
            <w:rPr>
              <w:rStyle w:val="Hyperlink"/>
              <w:b w:val="0"/>
              <w:noProof/>
            </w:rPr>
            <w:delText>Appendix</w:delText>
          </w:r>
          <w:r w:rsidDel="00B53275">
            <w:rPr>
              <w:noProof/>
              <w:webHidden/>
            </w:rPr>
            <w:tab/>
            <w:delText>125</w:delText>
          </w:r>
        </w:del>
      </w:ins>
    </w:p>
    <w:p w14:paraId="47978C78" w14:textId="0D23074F" w:rsidR="006D1621" w:rsidDel="00B53275" w:rsidRDefault="006D1621">
      <w:pPr>
        <w:pStyle w:val="TOC2"/>
        <w:rPr>
          <w:ins w:id="1434" w:author="Author"/>
          <w:del w:id="1435" w:author="Author"/>
          <w:rFonts w:cstheme="minorBidi"/>
          <w:noProof/>
          <w:color w:val="auto"/>
          <w:kern w:val="2"/>
          <w:sz w:val="24"/>
          <w:szCs w:val="24"/>
          <w:lang w:val="en-GB" w:eastAsia="en-GB"/>
          <w14:ligatures w14:val="standardContextual"/>
        </w:rPr>
      </w:pPr>
      <w:ins w:id="1436" w:author="Author">
        <w:del w:id="1437" w:author="Author">
          <w:r w:rsidRPr="00B53275" w:rsidDel="00B53275">
            <w:rPr>
              <w:rStyle w:val="Hyperlink"/>
              <w:noProof/>
            </w:rPr>
            <w:delText>8.1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Appendix – Considering compacted logs</w:delText>
          </w:r>
          <w:r w:rsidDel="00B53275">
            <w:rPr>
              <w:noProof/>
              <w:webHidden/>
            </w:rPr>
            <w:tab/>
            <w:delText>125</w:delText>
          </w:r>
        </w:del>
      </w:ins>
    </w:p>
    <w:p w14:paraId="1BF4A299" w14:textId="12FB2032" w:rsidR="006D1621" w:rsidDel="00B53275" w:rsidRDefault="006D1621">
      <w:pPr>
        <w:pStyle w:val="TOC3"/>
        <w:rPr>
          <w:ins w:id="1438" w:author="Author"/>
          <w:del w:id="1439" w:author="Author"/>
          <w:rFonts w:cstheme="minorBidi"/>
          <w:noProof/>
          <w:color w:val="auto"/>
          <w:kern w:val="2"/>
          <w:sz w:val="24"/>
          <w:szCs w:val="24"/>
          <w:lang w:val="en-GB" w:eastAsia="en-GB"/>
          <w14:ligatures w14:val="standardContextual"/>
        </w:rPr>
      </w:pPr>
      <w:ins w:id="1440" w:author="Author">
        <w:del w:id="1441" w:author="Author">
          <w:r w:rsidRPr="00B53275" w:rsidDel="00B53275">
            <w:rPr>
              <w:rStyle w:val="Hyperlink"/>
              <w:noProof/>
            </w:rPr>
            <w:delText>8.1.1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Essential characteristics of a compacted log</w:delText>
          </w:r>
          <w:r w:rsidDel="00B53275">
            <w:rPr>
              <w:noProof/>
              <w:webHidden/>
            </w:rPr>
            <w:tab/>
            <w:delText>125</w:delText>
          </w:r>
        </w:del>
      </w:ins>
    </w:p>
    <w:p w14:paraId="130E9A9B" w14:textId="3D0F4F3B" w:rsidR="006D1621" w:rsidDel="00B53275" w:rsidRDefault="006D1621">
      <w:pPr>
        <w:pStyle w:val="TOC3"/>
        <w:rPr>
          <w:ins w:id="1442" w:author="Author"/>
          <w:del w:id="1443" w:author="Author"/>
          <w:rFonts w:cstheme="minorBidi"/>
          <w:noProof/>
          <w:color w:val="auto"/>
          <w:kern w:val="2"/>
          <w:sz w:val="24"/>
          <w:szCs w:val="24"/>
          <w:lang w:val="en-GB" w:eastAsia="en-GB"/>
          <w14:ligatures w14:val="standardContextual"/>
        </w:rPr>
      </w:pPr>
      <w:ins w:id="1444" w:author="Author">
        <w:del w:id="1445" w:author="Author">
          <w:r w:rsidRPr="00B53275" w:rsidDel="00B53275">
            <w:rPr>
              <w:rStyle w:val="Hyperlink"/>
              <w:noProof/>
            </w:rPr>
            <w:delText>8.1.2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Order of events</w:delText>
          </w:r>
          <w:r w:rsidDel="00B53275">
            <w:rPr>
              <w:noProof/>
              <w:webHidden/>
            </w:rPr>
            <w:tab/>
            <w:delText>125</w:delText>
          </w:r>
        </w:del>
      </w:ins>
    </w:p>
    <w:p w14:paraId="324DE9AD" w14:textId="62B9D449" w:rsidR="006D1621" w:rsidDel="00B53275" w:rsidRDefault="006D1621">
      <w:pPr>
        <w:pStyle w:val="TOC3"/>
        <w:rPr>
          <w:ins w:id="1446" w:author="Author"/>
          <w:del w:id="1447" w:author="Author"/>
          <w:rFonts w:cstheme="minorBidi"/>
          <w:noProof/>
          <w:color w:val="auto"/>
          <w:kern w:val="2"/>
          <w:sz w:val="24"/>
          <w:szCs w:val="24"/>
          <w:lang w:val="en-GB" w:eastAsia="en-GB"/>
          <w14:ligatures w14:val="standardContextual"/>
        </w:rPr>
      </w:pPr>
      <w:ins w:id="1448" w:author="Author">
        <w:del w:id="1449" w:author="Author">
          <w:r w:rsidRPr="00B53275" w:rsidDel="00B53275">
            <w:rPr>
              <w:rStyle w:val="Hyperlink"/>
              <w:noProof/>
            </w:rPr>
            <w:delText>8.1.3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Log segments</w:delText>
          </w:r>
          <w:r w:rsidDel="00B53275">
            <w:rPr>
              <w:noProof/>
              <w:webHidden/>
            </w:rPr>
            <w:tab/>
            <w:delText>126</w:delText>
          </w:r>
        </w:del>
      </w:ins>
    </w:p>
    <w:p w14:paraId="720A629E" w14:textId="681026DA" w:rsidR="006D1621" w:rsidDel="00B53275" w:rsidRDefault="006D1621">
      <w:pPr>
        <w:pStyle w:val="TOC3"/>
        <w:rPr>
          <w:ins w:id="1450" w:author="Author"/>
          <w:del w:id="1451" w:author="Author"/>
          <w:rFonts w:cstheme="minorBidi"/>
          <w:noProof/>
          <w:color w:val="auto"/>
          <w:kern w:val="2"/>
          <w:sz w:val="24"/>
          <w:szCs w:val="24"/>
          <w:lang w:val="en-GB" w:eastAsia="en-GB"/>
          <w14:ligatures w14:val="standardContextual"/>
        </w:rPr>
      </w:pPr>
      <w:ins w:id="1452" w:author="Author">
        <w:del w:id="1453" w:author="Author">
          <w:r w:rsidRPr="00B53275" w:rsidDel="00B53275">
            <w:rPr>
              <w:rStyle w:val="Hyperlink"/>
              <w:noProof/>
            </w:rPr>
            <w:delText>8.1.4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Partitions</w:delText>
          </w:r>
          <w:r w:rsidDel="00B53275">
            <w:rPr>
              <w:noProof/>
              <w:webHidden/>
            </w:rPr>
            <w:tab/>
            <w:delText>126</w:delText>
          </w:r>
        </w:del>
      </w:ins>
    </w:p>
    <w:p w14:paraId="13764043" w14:textId="2477040D" w:rsidR="006D1621" w:rsidDel="00B53275" w:rsidRDefault="006D1621">
      <w:pPr>
        <w:pStyle w:val="TOC3"/>
        <w:rPr>
          <w:ins w:id="1454" w:author="Author"/>
          <w:del w:id="1455" w:author="Author"/>
          <w:rFonts w:cstheme="minorBidi"/>
          <w:noProof/>
          <w:color w:val="auto"/>
          <w:kern w:val="2"/>
          <w:sz w:val="24"/>
          <w:szCs w:val="24"/>
          <w:lang w:val="en-GB" w:eastAsia="en-GB"/>
          <w14:ligatures w14:val="standardContextual"/>
        </w:rPr>
      </w:pPr>
      <w:ins w:id="1456" w:author="Author">
        <w:del w:id="1457" w:author="Author">
          <w:r w:rsidRPr="00B53275" w:rsidDel="00B53275">
            <w:rPr>
              <w:rStyle w:val="Hyperlink"/>
              <w:noProof/>
            </w:rPr>
            <w:delText>8.1.5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Compaction in a real implementation</w:delText>
          </w:r>
          <w:r w:rsidDel="00B53275">
            <w:rPr>
              <w:noProof/>
              <w:webHidden/>
            </w:rPr>
            <w:tab/>
            <w:delText>126</w:delText>
          </w:r>
        </w:del>
      </w:ins>
    </w:p>
    <w:p w14:paraId="3A8BFD5E" w14:textId="1CF87A12" w:rsidR="006D1621" w:rsidDel="00B53275" w:rsidRDefault="006D1621">
      <w:pPr>
        <w:pStyle w:val="TOC3"/>
        <w:rPr>
          <w:ins w:id="1458" w:author="Author"/>
          <w:del w:id="1459" w:author="Author"/>
          <w:rFonts w:cstheme="minorBidi"/>
          <w:noProof/>
          <w:color w:val="auto"/>
          <w:kern w:val="2"/>
          <w:sz w:val="24"/>
          <w:szCs w:val="24"/>
          <w:lang w:val="en-GB" w:eastAsia="en-GB"/>
          <w14:ligatures w14:val="standardContextual"/>
        </w:rPr>
      </w:pPr>
      <w:ins w:id="1460" w:author="Author">
        <w:del w:id="1461" w:author="Author">
          <w:r w:rsidRPr="00B53275" w:rsidDel="00B53275">
            <w:rPr>
              <w:rStyle w:val="Hyperlink"/>
              <w:noProof/>
            </w:rPr>
            <w:delText>8.1.6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The TOMBSTONE record</w:delText>
          </w:r>
          <w:r w:rsidDel="00B53275">
            <w:rPr>
              <w:noProof/>
              <w:webHidden/>
            </w:rPr>
            <w:tab/>
            <w:delText>126</w:delText>
          </w:r>
        </w:del>
      </w:ins>
    </w:p>
    <w:p w14:paraId="2783CD60" w14:textId="13E44B4F" w:rsidR="006D1621" w:rsidDel="00B53275" w:rsidRDefault="006D1621">
      <w:pPr>
        <w:pStyle w:val="TOC2"/>
        <w:rPr>
          <w:ins w:id="1462" w:author="Author"/>
          <w:del w:id="1463" w:author="Author"/>
          <w:rFonts w:cstheme="minorBidi"/>
          <w:noProof/>
          <w:color w:val="auto"/>
          <w:kern w:val="2"/>
          <w:sz w:val="24"/>
          <w:szCs w:val="24"/>
          <w:lang w:val="en-GB" w:eastAsia="en-GB"/>
          <w14:ligatures w14:val="standardContextual"/>
        </w:rPr>
      </w:pPr>
      <w:ins w:id="1464" w:author="Author">
        <w:del w:id="1465" w:author="Author">
          <w:r w:rsidRPr="00B53275" w:rsidDel="00B53275">
            <w:rPr>
              <w:rStyle w:val="Hyperlink"/>
              <w:noProof/>
            </w:rPr>
            <w:delText>8.2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Appendix – UML Model</w:delText>
          </w:r>
          <w:r w:rsidDel="00B53275">
            <w:rPr>
              <w:noProof/>
              <w:webHidden/>
            </w:rPr>
            <w:tab/>
            <w:delText>127</w:delText>
          </w:r>
        </w:del>
      </w:ins>
    </w:p>
    <w:p w14:paraId="066AA7A2" w14:textId="37947AB0" w:rsidR="006D1621" w:rsidDel="00B53275" w:rsidRDefault="006D1621">
      <w:pPr>
        <w:pStyle w:val="TOC3"/>
        <w:rPr>
          <w:ins w:id="1466" w:author="Author"/>
          <w:del w:id="1467" w:author="Author"/>
          <w:rFonts w:cstheme="minorBidi"/>
          <w:noProof/>
          <w:color w:val="auto"/>
          <w:kern w:val="2"/>
          <w:sz w:val="24"/>
          <w:szCs w:val="24"/>
          <w:lang w:val="en-GB" w:eastAsia="en-GB"/>
          <w14:ligatures w14:val="standardContextual"/>
        </w:rPr>
      </w:pPr>
      <w:ins w:id="1468" w:author="Author">
        <w:del w:id="1469" w:author="Author">
          <w:r w:rsidRPr="00B53275" w:rsidDel="00B53275">
            <w:rPr>
              <w:rStyle w:val="Hyperlink"/>
              <w:noProof/>
            </w:rPr>
            <w:delText>8.2.1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UML model for streaming inventory and alarms</w:delText>
          </w:r>
          <w:r w:rsidDel="00B53275">
            <w:rPr>
              <w:noProof/>
              <w:webHidden/>
            </w:rPr>
            <w:tab/>
            <w:delText>127</w:delText>
          </w:r>
        </w:del>
      </w:ins>
    </w:p>
    <w:p w14:paraId="44AD9777" w14:textId="08612B8E" w:rsidR="006D1621" w:rsidDel="00B53275" w:rsidRDefault="006D1621">
      <w:pPr>
        <w:pStyle w:val="TOC3"/>
        <w:rPr>
          <w:ins w:id="1470" w:author="Author"/>
          <w:del w:id="1471" w:author="Author"/>
          <w:rFonts w:cstheme="minorBidi"/>
          <w:noProof/>
          <w:color w:val="auto"/>
          <w:kern w:val="2"/>
          <w:sz w:val="24"/>
          <w:szCs w:val="24"/>
          <w:lang w:val="en-GB" w:eastAsia="en-GB"/>
          <w14:ligatures w14:val="standardContextual"/>
        </w:rPr>
      </w:pPr>
      <w:ins w:id="1472" w:author="Author">
        <w:del w:id="1473" w:author="Author">
          <w:r w:rsidRPr="00B53275" w:rsidDel="00B53275">
            <w:rPr>
              <w:rStyle w:val="Hyperlink"/>
              <w:noProof/>
            </w:rPr>
            <w:delText>8.2.2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The model of gNMI protobuf</w:delText>
          </w:r>
          <w:r w:rsidDel="00B53275">
            <w:rPr>
              <w:noProof/>
              <w:webHidden/>
            </w:rPr>
            <w:tab/>
            <w:delText>131</w:delText>
          </w:r>
        </w:del>
      </w:ins>
    </w:p>
    <w:p w14:paraId="5298911D" w14:textId="0962DB0E" w:rsidR="006D1621" w:rsidDel="00B53275" w:rsidRDefault="006D1621">
      <w:pPr>
        <w:pStyle w:val="TOC2"/>
        <w:rPr>
          <w:ins w:id="1474" w:author="Author"/>
          <w:del w:id="1475" w:author="Author"/>
          <w:rFonts w:cstheme="minorBidi"/>
          <w:noProof/>
          <w:color w:val="auto"/>
          <w:kern w:val="2"/>
          <w:sz w:val="24"/>
          <w:szCs w:val="24"/>
          <w:lang w:val="en-GB" w:eastAsia="en-GB"/>
          <w14:ligatures w14:val="standardContextual"/>
        </w:rPr>
      </w:pPr>
      <w:ins w:id="1476" w:author="Author">
        <w:del w:id="1477" w:author="Author">
          <w:r w:rsidRPr="00B53275" w:rsidDel="00B53275">
            <w:rPr>
              <w:rStyle w:val="Hyperlink"/>
              <w:noProof/>
            </w:rPr>
            <w:delText>8.3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Appendix – Stream record example</w:delText>
          </w:r>
          <w:r w:rsidDel="00B53275">
            <w:rPr>
              <w:noProof/>
              <w:webHidden/>
            </w:rPr>
            <w:tab/>
            <w:delText>135</w:delText>
          </w:r>
        </w:del>
      </w:ins>
    </w:p>
    <w:p w14:paraId="4203DA0E" w14:textId="482444E7" w:rsidR="006D1621" w:rsidDel="00B53275" w:rsidRDefault="006D1621">
      <w:pPr>
        <w:pStyle w:val="TOC2"/>
        <w:rPr>
          <w:ins w:id="1478" w:author="Author"/>
          <w:del w:id="1479" w:author="Author"/>
          <w:rFonts w:cstheme="minorBidi"/>
          <w:noProof/>
          <w:color w:val="auto"/>
          <w:kern w:val="2"/>
          <w:sz w:val="24"/>
          <w:szCs w:val="24"/>
          <w:lang w:val="en-GB" w:eastAsia="en-GB"/>
          <w14:ligatures w14:val="standardContextual"/>
        </w:rPr>
      </w:pPr>
      <w:ins w:id="1480" w:author="Author">
        <w:del w:id="1481" w:author="Author">
          <w:r w:rsidRPr="00B53275" w:rsidDel="00B53275">
            <w:rPr>
              <w:rStyle w:val="Hyperlink"/>
              <w:noProof/>
            </w:rPr>
            <w:delText>8.4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Appendix – Detectors, detected conditions and alarms</w:delText>
          </w:r>
          <w:r w:rsidDel="00B53275">
            <w:rPr>
              <w:noProof/>
              <w:webHidden/>
            </w:rPr>
            <w:tab/>
            <w:delText>137</w:delText>
          </w:r>
        </w:del>
      </w:ins>
    </w:p>
    <w:p w14:paraId="28D120BB" w14:textId="713E4DA7" w:rsidR="006D1621" w:rsidDel="00B53275" w:rsidRDefault="006D1621">
      <w:pPr>
        <w:pStyle w:val="TOC3"/>
        <w:rPr>
          <w:ins w:id="1482" w:author="Author"/>
          <w:del w:id="1483" w:author="Author"/>
          <w:rFonts w:cstheme="minorBidi"/>
          <w:noProof/>
          <w:color w:val="auto"/>
          <w:kern w:val="2"/>
          <w:sz w:val="24"/>
          <w:szCs w:val="24"/>
          <w:lang w:val="en-GB" w:eastAsia="en-GB"/>
          <w14:ligatures w14:val="standardContextual"/>
        </w:rPr>
      </w:pPr>
      <w:ins w:id="1484" w:author="Author">
        <w:del w:id="1485" w:author="Author">
          <w:r w:rsidRPr="00B53275" w:rsidDel="00B53275">
            <w:rPr>
              <w:rStyle w:val="Hyperlink"/>
              <w:noProof/>
            </w:rPr>
            <w:delText>8.4.1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Detect</w:delText>
          </w:r>
          <w:r w:rsidDel="00B53275">
            <w:rPr>
              <w:noProof/>
              <w:webHidden/>
            </w:rPr>
            <w:tab/>
            <w:delText>137</w:delText>
          </w:r>
        </w:del>
      </w:ins>
    </w:p>
    <w:p w14:paraId="79E17102" w14:textId="55464713" w:rsidR="006D1621" w:rsidDel="00B53275" w:rsidRDefault="006D1621">
      <w:pPr>
        <w:pStyle w:val="TOC3"/>
        <w:rPr>
          <w:ins w:id="1486" w:author="Author"/>
          <w:del w:id="1487" w:author="Author"/>
          <w:rFonts w:cstheme="minorBidi"/>
          <w:noProof/>
          <w:color w:val="auto"/>
          <w:kern w:val="2"/>
          <w:sz w:val="24"/>
          <w:szCs w:val="24"/>
          <w:lang w:val="en-GB" w:eastAsia="en-GB"/>
          <w14:ligatures w14:val="standardContextual"/>
        </w:rPr>
      </w:pPr>
      <w:ins w:id="1488" w:author="Author">
        <w:del w:id="1489" w:author="Author">
          <w:r w:rsidRPr="00B53275" w:rsidDel="00B53275">
            <w:rPr>
              <w:rStyle w:val="Hyperlink"/>
              <w:noProof/>
            </w:rPr>
            <w:delText>8.4.2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Detector</w:delText>
          </w:r>
          <w:r w:rsidDel="00B53275">
            <w:rPr>
              <w:noProof/>
              <w:webHidden/>
            </w:rPr>
            <w:tab/>
            <w:delText>137</w:delText>
          </w:r>
        </w:del>
      </w:ins>
    </w:p>
    <w:p w14:paraId="58B95A14" w14:textId="4D527729" w:rsidR="006D1621" w:rsidDel="00B53275" w:rsidRDefault="006D1621">
      <w:pPr>
        <w:pStyle w:val="TOC3"/>
        <w:rPr>
          <w:ins w:id="1490" w:author="Author"/>
          <w:del w:id="1491" w:author="Author"/>
          <w:rFonts w:cstheme="minorBidi"/>
          <w:noProof/>
          <w:color w:val="auto"/>
          <w:kern w:val="2"/>
          <w:sz w:val="24"/>
          <w:szCs w:val="24"/>
          <w:lang w:val="en-GB" w:eastAsia="en-GB"/>
          <w14:ligatures w14:val="standardContextual"/>
        </w:rPr>
      </w:pPr>
      <w:ins w:id="1492" w:author="Author">
        <w:del w:id="1493" w:author="Author">
          <w:r w:rsidRPr="00B53275" w:rsidDel="00B53275">
            <w:rPr>
              <w:rStyle w:val="Hyperlink"/>
              <w:noProof/>
            </w:rPr>
            <w:delText>8.4.3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Condition</w:delText>
          </w:r>
          <w:r w:rsidDel="00B53275">
            <w:rPr>
              <w:noProof/>
              <w:webHidden/>
            </w:rPr>
            <w:tab/>
            <w:delText>137</w:delText>
          </w:r>
        </w:del>
      </w:ins>
    </w:p>
    <w:p w14:paraId="59C190F3" w14:textId="47261DF5" w:rsidR="006D1621" w:rsidDel="00B53275" w:rsidRDefault="006D1621">
      <w:pPr>
        <w:pStyle w:val="TOC3"/>
        <w:rPr>
          <w:ins w:id="1494" w:author="Author"/>
          <w:del w:id="1495" w:author="Author"/>
          <w:rFonts w:cstheme="minorBidi"/>
          <w:noProof/>
          <w:color w:val="auto"/>
          <w:kern w:val="2"/>
          <w:sz w:val="24"/>
          <w:szCs w:val="24"/>
          <w:lang w:val="en-GB" w:eastAsia="en-GB"/>
          <w14:ligatures w14:val="standardContextual"/>
        </w:rPr>
      </w:pPr>
      <w:ins w:id="1496" w:author="Author">
        <w:del w:id="1497" w:author="Author">
          <w:r w:rsidRPr="00B53275" w:rsidDel="00B53275">
            <w:rPr>
              <w:rStyle w:val="Hyperlink"/>
              <w:noProof/>
            </w:rPr>
            <w:delText>8.4.4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Condition detector</w:delText>
          </w:r>
          <w:r w:rsidDel="00B53275">
            <w:rPr>
              <w:noProof/>
              <w:webHidden/>
            </w:rPr>
            <w:tab/>
            <w:delText>137</w:delText>
          </w:r>
        </w:del>
      </w:ins>
    </w:p>
    <w:p w14:paraId="71E29264" w14:textId="06FA150F" w:rsidR="006D1621" w:rsidDel="00B53275" w:rsidRDefault="006D1621">
      <w:pPr>
        <w:pStyle w:val="TOC3"/>
        <w:rPr>
          <w:ins w:id="1498" w:author="Author"/>
          <w:del w:id="1499" w:author="Author"/>
          <w:rFonts w:cstheme="minorBidi"/>
          <w:noProof/>
          <w:color w:val="auto"/>
          <w:kern w:val="2"/>
          <w:sz w:val="24"/>
          <w:szCs w:val="24"/>
          <w:lang w:val="en-GB" w:eastAsia="en-GB"/>
          <w14:ligatures w14:val="standardContextual"/>
        </w:rPr>
      </w:pPr>
      <w:ins w:id="1500" w:author="Author">
        <w:del w:id="1501" w:author="Author">
          <w:r w:rsidRPr="00B53275" w:rsidDel="00B53275">
            <w:rPr>
              <w:rStyle w:val="Hyperlink"/>
              <w:noProof/>
            </w:rPr>
            <w:delText>8.4.5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Detected condition</w:delText>
          </w:r>
          <w:r w:rsidDel="00B53275">
            <w:rPr>
              <w:noProof/>
              <w:webHidden/>
            </w:rPr>
            <w:tab/>
            <w:delText>137</w:delText>
          </w:r>
        </w:del>
      </w:ins>
    </w:p>
    <w:p w14:paraId="1C16F78C" w14:textId="244D320B" w:rsidR="006D1621" w:rsidDel="00B53275" w:rsidRDefault="006D1621">
      <w:pPr>
        <w:pStyle w:val="TOC3"/>
        <w:rPr>
          <w:ins w:id="1502" w:author="Author"/>
          <w:del w:id="1503" w:author="Author"/>
          <w:rFonts w:cstheme="minorBidi"/>
          <w:noProof/>
          <w:color w:val="auto"/>
          <w:kern w:val="2"/>
          <w:sz w:val="24"/>
          <w:szCs w:val="24"/>
          <w:lang w:val="en-GB" w:eastAsia="en-GB"/>
          <w14:ligatures w14:val="standardContextual"/>
        </w:rPr>
      </w:pPr>
      <w:ins w:id="1504" w:author="Author">
        <w:del w:id="1505" w:author="Author">
          <w:r w:rsidRPr="00B53275" w:rsidDel="00B53275">
            <w:rPr>
              <w:rStyle w:val="Hyperlink"/>
              <w:noProof/>
            </w:rPr>
            <w:delText>8.4.6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Alarm</w:delText>
          </w:r>
          <w:r w:rsidDel="00B53275">
            <w:rPr>
              <w:noProof/>
              <w:webHidden/>
            </w:rPr>
            <w:tab/>
            <w:delText>137</w:delText>
          </w:r>
        </w:del>
      </w:ins>
    </w:p>
    <w:p w14:paraId="38237B05" w14:textId="56BCCCA0" w:rsidR="006D1621" w:rsidDel="00B53275" w:rsidRDefault="006D1621">
      <w:pPr>
        <w:pStyle w:val="TOC3"/>
        <w:rPr>
          <w:ins w:id="1506" w:author="Author"/>
          <w:del w:id="1507" w:author="Author"/>
          <w:rFonts w:cstheme="minorBidi"/>
          <w:noProof/>
          <w:color w:val="auto"/>
          <w:kern w:val="2"/>
          <w:sz w:val="24"/>
          <w:szCs w:val="24"/>
          <w:lang w:val="en-GB" w:eastAsia="en-GB"/>
          <w14:ligatures w14:val="standardContextual"/>
        </w:rPr>
      </w:pPr>
      <w:ins w:id="1508" w:author="Author">
        <w:del w:id="1509" w:author="Author">
          <w:r w:rsidRPr="00B53275" w:rsidDel="00B53275">
            <w:rPr>
              <w:rStyle w:val="Hyperlink"/>
              <w:noProof/>
            </w:rPr>
            <w:delText>8.4.7</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Alarm detector</w:delText>
          </w:r>
          <w:r w:rsidDel="00B53275">
            <w:rPr>
              <w:noProof/>
              <w:webHidden/>
            </w:rPr>
            <w:tab/>
            <w:delText>137</w:delText>
          </w:r>
        </w:del>
      </w:ins>
    </w:p>
    <w:p w14:paraId="44333B65" w14:textId="494944A5" w:rsidR="006D1621" w:rsidDel="00B53275" w:rsidRDefault="006D1621">
      <w:pPr>
        <w:pStyle w:val="TOC3"/>
        <w:rPr>
          <w:ins w:id="1510" w:author="Author"/>
          <w:del w:id="1511" w:author="Author"/>
          <w:rFonts w:cstheme="minorBidi"/>
          <w:noProof/>
          <w:color w:val="auto"/>
          <w:kern w:val="2"/>
          <w:sz w:val="24"/>
          <w:szCs w:val="24"/>
          <w:lang w:val="en-GB" w:eastAsia="en-GB"/>
          <w14:ligatures w14:val="standardContextual"/>
        </w:rPr>
      </w:pPr>
      <w:ins w:id="1512" w:author="Author">
        <w:del w:id="1513" w:author="Author">
          <w:r w:rsidRPr="00B53275" w:rsidDel="00B53275">
            <w:rPr>
              <w:rStyle w:val="Hyperlink"/>
              <w:noProof/>
            </w:rPr>
            <w:delText>8.4.8</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Traditional alarm reporting and legacy-properties</w:delText>
          </w:r>
          <w:r w:rsidDel="00B53275">
            <w:rPr>
              <w:noProof/>
              <w:webHidden/>
            </w:rPr>
            <w:tab/>
            <w:delText>137</w:delText>
          </w:r>
        </w:del>
      </w:ins>
    </w:p>
    <w:p w14:paraId="7C7A5D97" w14:textId="002F8F62" w:rsidR="006D1621" w:rsidDel="00B53275" w:rsidRDefault="006D1621">
      <w:pPr>
        <w:pStyle w:val="TOC2"/>
        <w:rPr>
          <w:ins w:id="1514" w:author="Author"/>
          <w:del w:id="1515" w:author="Author"/>
          <w:rFonts w:cstheme="minorBidi"/>
          <w:noProof/>
          <w:color w:val="auto"/>
          <w:kern w:val="2"/>
          <w:sz w:val="24"/>
          <w:szCs w:val="24"/>
          <w:lang w:val="en-GB" w:eastAsia="en-GB"/>
          <w14:ligatures w14:val="standardContextual"/>
        </w:rPr>
      </w:pPr>
      <w:ins w:id="1516" w:author="Author">
        <w:del w:id="1517" w:author="Author">
          <w:r w:rsidRPr="00B53275" w:rsidDel="00B53275">
            <w:rPr>
              <w:rStyle w:val="Hyperlink"/>
              <w:noProof/>
            </w:rPr>
            <w:delText>8.5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Appendix – Measurement data and performance monitoring solution architecture</w:delText>
          </w:r>
          <w:r w:rsidDel="00B53275">
            <w:rPr>
              <w:noProof/>
              <w:webHidden/>
            </w:rPr>
            <w:tab/>
            <w:delText>139</w:delText>
          </w:r>
        </w:del>
      </w:ins>
    </w:p>
    <w:p w14:paraId="7D656A21" w14:textId="3D2EC464" w:rsidR="006D1621" w:rsidDel="00B53275" w:rsidRDefault="006D1621">
      <w:pPr>
        <w:pStyle w:val="TOC2"/>
        <w:rPr>
          <w:ins w:id="1518" w:author="Author"/>
          <w:del w:id="1519" w:author="Author"/>
          <w:rFonts w:cstheme="minorBidi"/>
          <w:noProof/>
          <w:color w:val="auto"/>
          <w:kern w:val="2"/>
          <w:sz w:val="24"/>
          <w:szCs w:val="24"/>
          <w:lang w:val="en-GB" w:eastAsia="en-GB"/>
          <w14:ligatures w14:val="standardContextual"/>
        </w:rPr>
      </w:pPr>
      <w:ins w:id="1520" w:author="Author">
        <w:del w:id="1521" w:author="Author">
          <w:r w:rsidRPr="00B53275" w:rsidDel="00B53275">
            <w:rPr>
              <w:rStyle w:val="Hyperlink"/>
              <w:noProof/>
            </w:rPr>
            <w:delText>8.6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Appendix – Measurement data – Referencing resources</w:delText>
          </w:r>
          <w:r w:rsidDel="00B53275">
            <w:rPr>
              <w:noProof/>
              <w:webHidden/>
            </w:rPr>
            <w:tab/>
            <w:delText>140</w:delText>
          </w:r>
        </w:del>
      </w:ins>
    </w:p>
    <w:p w14:paraId="36A572FE" w14:textId="7F8C6315" w:rsidR="006D1621" w:rsidDel="00B53275" w:rsidRDefault="006D1621">
      <w:pPr>
        <w:pStyle w:val="TOC2"/>
        <w:rPr>
          <w:ins w:id="1522" w:author="Author"/>
          <w:del w:id="1523" w:author="Author"/>
          <w:rFonts w:cstheme="minorBidi"/>
          <w:noProof/>
          <w:color w:val="auto"/>
          <w:kern w:val="2"/>
          <w:sz w:val="24"/>
          <w:szCs w:val="24"/>
          <w:lang w:val="en-GB" w:eastAsia="en-GB"/>
          <w14:ligatures w14:val="standardContextual"/>
        </w:rPr>
      </w:pPr>
      <w:ins w:id="1524" w:author="Author">
        <w:del w:id="1525" w:author="Author">
          <w:r w:rsidRPr="00B53275" w:rsidDel="00B53275">
            <w:rPr>
              <w:rStyle w:val="Hyperlink"/>
              <w:noProof/>
            </w:rPr>
            <w:delText>8.7</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Appendix – Protobuf encoding sketch</w:delText>
          </w:r>
          <w:r w:rsidDel="00B53275">
            <w:rPr>
              <w:noProof/>
              <w:webHidden/>
            </w:rPr>
            <w:tab/>
            <w:delText>141</w:delText>
          </w:r>
        </w:del>
      </w:ins>
    </w:p>
    <w:p w14:paraId="04394F9F" w14:textId="4635C92A" w:rsidR="006D1621" w:rsidDel="00B53275" w:rsidRDefault="006D1621">
      <w:pPr>
        <w:pStyle w:val="TOC3"/>
        <w:rPr>
          <w:ins w:id="1526" w:author="Author"/>
          <w:del w:id="1527" w:author="Author"/>
          <w:rFonts w:cstheme="minorBidi"/>
          <w:noProof/>
          <w:color w:val="auto"/>
          <w:kern w:val="2"/>
          <w:sz w:val="24"/>
          <w:szCs w:val="24"/>
          <w:lang w:val="en-GB" w:eastAsia="en-GB"/>
          <w14:ligatures w14:val="standardContextual"/>
        </w:rPr>
      </w:pPr>
      <w:ins w:id="1528" w:author="Author">
        <w:del w:id="1529" w:author="Author">
          <w:r w:rsidRPr="00B53275" w:rsidDel="00B53275">
            <w:rPr>
              <w:rStyle w:val="Hyperlink"/>
              <w:noProof/>
            </w:rPr>
            <w:delText>8.7.1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Message fragment in JSON</w:delText>
          </w:r>
          <w:r w:rsidDel="00B53275">
            <w:rPr>
              <w:noProof/>
              <w:webHidden/>
            </w:rPr>
            <w:tab/>
            <w:delText>141</w:delText>
          </w:r>
        </w:del>
      </w:ins>
    </w:p>
    <w:p w14:paraId="25B035F8" w14:textId="7F680868" w:rsidR="006D1621" w:rsidDel="00B53275" w:rsidRDefault="006D1621">
      <w:pPr>
        <w:pStyle w:val="TOC3"/>
        <w:rPr>
          <w:ins w:id="1530" w:author="Author"/>
          <w:del w:id="1531" w:author="Author"/>
          <w:rFonts w:cstheme="minorBidi"/>
          <w:noProof/>
          <w:color w:val="auto"/>
          <w:kern w:val="2"/>
          <w:sz w:val="24"/>
          <w:szCs w:val="24"/>
          <w:lang w:val="en-GB" w:eastAsia="en-GB"/>
          <w14:ligatures w14:val="standardContextual"/>
        </w:rPr>
      </w:pPr>
      <w:ins w:id="1532" w:author="Author">
        <w:del w:id="1533" w:author="Author">
          <w:r w:rsidRPr="00B53275" w:rsidDel="00B53275">
            <w:rPr>
              <w:rStyle w:val="Hyperlink"/>
              <w:noProof/>
            </w:rPr>
            <w:delText>8.7.2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Protobuf hex</w:delText>
          </w:r>
          <w:r w:rsidDel="00B53275">
            <w:rPr>
              <w:noProof/>
              <w:webHidden/>
            </w:rPr>
            <w:tab/>
            <w:delText>141</w:delText>
          </w:r>
        </w:del>
      </w:ins>
    </w:p>
    <w:p w14:paraId="74132F33" w14:textId="2ADABDBE" w:rsidR="006D1621" w:rsidDel="00B53275" w:rsidRDefault="006D1621">
      <w:pPr>
        <w:pStyle w:val="TOC3"/>
        <w:rPr>
          <w:ins w:id="1534" w:author="Author"/>
          <w:del w:id="1535" w:author="Author"/>
          <w:rFonts w:cstheme="minorBidi"/>
          <w:noProof/>
          <w:color w:val="auto"/>
          <w:kern w:val="2"/>
          <w:sz w:val="24"/>
          <w:szCs w:val="24"/>
          <w:lang w:val="en-GB" w:eastAsia="en-GB"/>
          <w14:ligatures w14:val="standardContextual"/>
        </w:rPr>
      </w:pPr>
      <w:ins w:id="1536" w:author="Author">
        <w:del w:id="1537" w:author="Author">
          <w:r w:rsidRPr="00B53275" w:rsidDel="00B53275">
            <w:rPr>
              <w:rStyle w:val="Hyperlink"/>
              <w:noProof/>
            </w:rPr>
            <w:delText>8.7.3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Decoded protobuf</w:delText>
          </w:r>
          <w:r w:rsidDel="00B53275">
            <w:rPr>
              <w:noProof/>
              <w:webHidden/>
            </w:rPr>
            <w:tab/>
            <w:delText>141</w:delText>
          </w:r>
        </w:del>
      </w:ins>
    </w:p>
    <w:p w14:paraId="1F06BC01" w14:textId="02C1920D" w:rsidR="006D1621" w:rsidDel="00B53275" w:rsidRDefault="006D1621">
      <w:pPr>
        <w:pStyle w:val="TOC3"/>
        <w:rPr>
          <w:ins w:id="1538" w:author="Author"/>
          <w:del w:id="1539" w:author="Author"/>
          <w:rFonts w:cstheme="minorBidi"/>
          <w:noProof/>
          <w:color w:val="auto"/>
          <w:kern w:val="2"/>
          <w:sz w:val="24"/>
          <w:szCs w:val="24"/>
          <w:lang w:val="en-GB" w:eastAsia="en-GB"/>
          <w14:ligatures w14:val="standardContextual"/>
        </w:rPr>
      </w:pPr>
      <w:ins w:id="1540" w:author="Author">
        <w:del w:id="1541" w:author="Author">
          <w:r w:rsidRPr="00B53275" w:rsidDel="00B53275">
            <w:rPr>
              <w:rStyle w:val="Hyperlink"/>
              <w:noProof/>
            </w:rPr>
            <w:delText>8.7.4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Byte reduction</w:delText>
          </w:r>
          <w:r w:rsidDel="00B53275">
            <w:rPr>
              <w:noProof/>
              <w:webHidden/>
            </w:rPr>
            <w:tab/>
            <w:delText>142</w:delText>
          </w:r>
        </w:del>
      </w:ins>
    </w:p>
    <w:p w14:paraId="60672B3B" w14:textId="31F34AE7" w:rsidR="006D1621" w:rsidDel="00B53275" w:rsidRDefault="006D1621">
      <w:pPr>
        <w:pStyle w:val="TOC3"/>
        <w:rPr>
          <w:ins w:id="1542" w:author="Author"/>
          <w:del w:id="1543" w:author="Author"/>
          <w:rFonts w:cstheme="minorBidi"/>
          <w:noProof/>
          <w:color w:val="auto"/>
          <w:kern w:val="2"/>
          <w:sz w:val="24"/>
          <w:szCs w:val="24"/>
          <w:lang w:val="en-GB" w:eastAsia="en-GB"/>
          <w14:ligatures w14:val="standardContextual"/>
        </w:rPr>
      </w:pPr>
      <w:ins w:id="1544" w:author="Author">
        <w:del w:id="1545" w:author="Author">
          <w:r w:rsidRPr="00B53275" w:rsidDel="00B53275">
            <w:rPr>
              <w:rStyle w:val="Hyperlink"/>
              <w:noProof/>
            </w:rPr>
            <w:delText>8.7.5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Protobuf encoding</w:delText>
          </w:r>
          <w:r w:rsidDel="00B53275">
            <w:rPr>
              <w:noProof/>
              <w:webHidden/>
            </w:rPr>
            <w:tab/>
            <w:delText>142</w:delText>
          </w:r>
        </w:del>
      </w:ins>
    </w:p>
    <w:p w14:paraId="70F27177" w14:textId="211A9834" w:rsidR="006D1621" w:rsidDel="00B53275" w:rsidRDefault="006D1621">
      <w:pPr>
        <w:pStyle w:val="TOC2"/>
        <w:rPr>
          <w:ins w:id="1546" w:author="Author"/>
          <w:del w:id="1547" w:author="Author"/>
          <w:rFonts w:cstheme="minorBidi"/>
          <w:noProof/>
          <w:color w:val="auto"/>
          <w:kern w:val="2"/>
          <w:sz w:val="24"/>
          <w:szCs w:val="24"/>
          <w:lang w:val="en-GB" w:eastAsia="en-GB"/>
          <w14:ligatures w14:val="standardContextual"/>
        </w:rPr>
      </w:pPr>
      <w:ins w:id="1548" w:author="Author">
        <w:del w:id="1549" w:author="Author">
          <w:r w:rsidRPr="00B53275" w:rsidDel="00B53275">
            <w:rPr>
              <w:rStyle w:val="Hyperlink"/>
              <w:noProof/>
            </w:rPr>
            <w:delText>8.8</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Appendix – Measurement YANG</w:delText>
          </w:r>
          <w:r w:rsidDel="00B53275">
            <w:rPr>
              <w:noProof/>
              <w:webHidden/>
            </w:rPr>
            <w:tab/>
            <w:delText>143</w:delText>
          </w:r>
        </w:del>
      </w:ins>
    </w:p>
    <w:p w14:paraId="1FF7C5D0" w14:textId="51B1CB78" w:rsidR="006D1621" w:rsidDel="00B53275" w:rsidRDefault="006D1621">
      <w:pPr>
        <w:pStyle w:val="TOC1"/>
        <w:tabs>
          <w:tab w:val="left" w:pos="432"/>
        </w:tabs>
        <w:rPr>
          <w:ins w:id="1550" w:author="Author"/>
          <w:del w:id="1551" w:author="Author"/>
          <w:rFonts w:cstheme="minorBidi"/>
          <w:b w:val="0"/>
          <w:noProof/>
          <w:color w:val="auto"/>
          <w:kern w:val="2"/>
          <w:sz w:val="24"/>
          <w:lang w:val="en-GB" w:eastAsia="en-GB"/>
          <w14:ligatures w14:val="standardContextual"/>
        </w:rPr>
      </w:pPr>
      <w:ins w:id="1552" w:author="Author">
        <w:del w:id="1553" w:author="Author">
          <w:r w:rsidRPr="00B53275" w:rsidDel="00B53275">
            <w:rPr>
              <w:rStyle w:val="Hyperlink"/>
              <w:b w:val="0"/>
              <w:noProof/>
            </w:rPr>
            <w:delText>9</w:delText>
          </w:r>
          <w:r w:rsidDel="00B53275">
            <w:rPr>
              <w:rFonts w:cstheme="minorBidi"/>
              <w:b w:val="0"/>
              <w:noProof/>
              <w:color w:val="auto"/>
              <w:kern w:val="2"/>
              <w:sz w:val="24"/>
              <w:lang w:val="en-GB" w:eastAsia="en-GB"/>
              <w14:ligatures w14:val="standardContextual"/>
            </w:rPr>
            <w:tab/>
          </w:r>
          <w:r w:rsidRPr="00B53275" w:rsidDel="00B53275">
            <w:rPr>
              <w:rStyle w:val="Hyperlink"/>
              <w:b w:val="0"/>
              <w:noProof/>
            </w:rPr>
            <w:delText>References</w:delText>
          </w:r>
          <w:r w:rsidDel="00B53275">
            <w:rPr>
              <w:noProof/>
              <w:webHidden/>
            </w:rPr>
            <w:tab/>
            <w:delText>144</w:delText>
          </w:r>
        </w:del>
      </w:ins>
    </w:p>
    <w:p w14:paraId="7F6C7F78" w14:textId="3C91C479" w:rsidR="006D1621" w:rsidDel="00B53275" w:rsidRDefault="006D1621">
      <w:pPr>
        <w:pStyle w:val="TOC1"/>
        <w:tabs>
          <w:tab w:val="left" w:pos="864"/>
        </w:tabs>
        <w:rPr>
          <w:ins w:id="1554" w:author="Author"/>
          <w:del w:id="1555" w:author="Author"/>
          <w:rFonts w:cstheme="minorBidi"/>
          <w:b w:val="0"/>
          <w:noProof/>
          <w:color w:val="auto"/>
          <w:kern w:val="2"/>
          <w:sz w:val="24"/>
          <w:lang w:val="en-GB" w:eastAsia="en-GB"/>
          <w14:ligatures w14:val="standardContextual"/>
        </w:rPr>
      </w:pPr>
      <w:ins w:id="1556" w:author="Author">
        <w:del w:id="1557" w:author="Author">
          <w:r w:rsidRPr="00B53275" w:rsidDel="00B53275">
            <w:rPr>
              <w:rStyle w:val="Hyperlink"/>
              <w:b w:val="0"/>
              <w:noProof/>
            </w:rPr>
            <w:delText>10</w:delText>
          </w:r>
          <w:r w:rsidDel="00B53275">
            <w:rPr>
              <w:rFonts w:cstheme="minorBidi"/>
              <w:b w:val="0"/>
              <w:noProof/>
              <w:color w:val="auto"/>
              <w:kern w:val="2"/>
              <w:sz w:val="24"/>
              <w:lang w:val="en-GB" w:eastAsia="en-GB"/>
              <w14:ligatures w14:val="standardContextual"/>
            </w:rPr>
            <w:tab/>
          </w:r>
          <w:r w:rsidRPr="00B53275" w:rsidDel="00B53275">
            <w:rPr>
              <w:rStyle w:val="Hyperlink"/>
              <w:b w:val="0"/>
              <w:noProof/>
            </w:rPr>
            <w:delText>Definitions and Terminology</w:delText>
          </w:r>
          <w:r w:rsidDel="00B53275">
            <w:rPr>
              <w:noProof/>
              <w:webHidden/>
            </w:rPr>
            <w:tab/>
            <w:delText>145</w:delText>
          </w:r>
        </w:del>
      </w:ins>
    </w:p>
    <w:p w14:paraId="006326AB" w14:textId="31CA47D4" w:rsidR="006D1621" w:rsidDel="00B53275" w:rsidRDefault="006D1621">
      <w:pPr>
        <w:pStyle w:val="TOC1"/>
        <w:tabs>
          <w:tab w:val="left" w:pos="864"/>
        </w:tabs>
        <w:rPr>
          <w:ins w:id="1558" w:author="Author"/>
          <w:del w:id="1559" w:author="Author"/>
          <w:rFonts w:cstheme="minorBidi"/>
          <w:b w:val="0"/>
          <w:noProof/>
          <w:color w:val="auto"/>
          <w:kern w:val="2"/>
          <w:sz w:val="24"/>
          <w:lang w:val="en-GB" w:eastAsia="en-GB"/>
          <w14:ligatures w14:val="standardContextual"/>
        </w:rPr>
      </w:pPr>
      <w:ins w:id="1560" w:author="Author">
        <w:del w:id="1561" w:author="Author">
          <w:r w:rsidRPr="00B53275" w:rsidDel="00B53275">
            <w:rPr>
              <w:rStyle w:val="Hyperlink"/>
              <w:b w:val="0"/>
              <w:noProof/>
            </w:rPr>
            <w:delText>11</w:delText>
          </w:r>
          <w:r w:rsidDel="00B53275">
            <w:rPr>
              <w:rFonts w:cstheme="minorBidi"/>
              <w:b w:val="0"/>
              <w:noProof/>
              <w:color w:val="auto"/>
              <w:kern w:val="2"/>
              <w:sz w:val="24"/>
              <w:lang w:val="en-GB" w:eastAsia="en-GB"/>
              <w14:ligatures w14:val="standardContextual"/>
            </w:rPr>
            <w:tab/>
          </w:r>
          <w:r w:rsidRPr="00B53275" w:rsidDel="00B53275">
            <w:rPr>
              <w:rStyle w:val="Hyperlink"/>
              <w:b w:val="0"/>
              <w:noProof/>
            </w:rPr>
            <w:delText>Individuals engaged</w:delText>
          </w:r>
          <w:r w:rsidDel="00B53275">
            <w:rPr>
              <w:noProof/>
              <w:webHidden/>
            </w:rPr>
            <w:tab/>
            <w:delText>147</w:delText>
          </w:r>
        </w:del>
      </w:ins>
    </w:p>
    <w:p w14:paraId="76CF1C33" w14:textId="40A43643" w:rsidR="006D1621" w:rsidDel="00B53275" w:rsidRDefault="006D1621">
      <w:pPr>
        <w:pStyle w:val="TOC2"/>
        <w:rPr>
          <w:ins w:id="1562" w:author="Author"/>
          <w:del w:id="1563" w:author="Author"/>
          <w:rFonts w:cstheme="minorBidi"/>
          <w:noProof/>
          <w:color w:val="auto"/>
          <w:kern w:val="2"/>
          <w:sz w:val="24"/>
          <w:szCs w:val="24"/>
          <w:lang w:val="en-GB" w:eastAsia="en-GB"/>
          <w14:ligatures w14:val="standardContextual"/>
        </w:rPr>
      </w:pPr>
      <w:ins w:id="1564" w:author="Author">
        <w:del w:id="1565" w:author="Author">
          <w:r w:rsidRPr="00B53275" w:rsidDel="00B53275">
            <w:rPr>
              <w:rStyle w:val="Hyperlink"/>
              <w:noProof/>
            </w:rPr>
            <w:delText>11.1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Editors</w:delText>
          </w:r>
          <w:r w:rsidDel="00B53275">
            <w:rPr>
              <w:noProof/>
              <w:webHidden/>
            </w:rPr>
            <w:tab/>
            <w:delText>147</w:delText>
          </w:r>
        </w:del>
      </w:ins>
    </w:p>
    <w:p w14:paraId="0279C592" w14:textId="72C73621" w:rsidR="006D1621" w:rsidDel="00B53275" w:rsidRDefault="006D1621">
      <w:pPr>
        <w:pStyle w:val="TOC2"/>
        <w:rPr>
          <w:ins w:id="1566" w:author="Author"/>
          <w:del w:id="1567" w:author="Author"/>
          <w:rFonts w:cstheme="minorBidi"/>
          <w:noProof/>
          <w:color w:val="auto"/>
          <w:kern w:val="2"/>
          <w:sz w:val="24"/>
          <w:szCs w:val="24"/>
          <w:lang w:val="en-GB" w:eastAsia="en-GB"/>
          <w14:ligatures w14:val="standardContextual"/>
        </w:rPr>
      </w:pPr>
      <w:ins w:id="1568" w:author="Author">
        <w:del w:id="1569" w:author="Author">
          <w:r w:rsidRPr="00B53275" w:rsidDel="00B53275">
            <w:rPr>
              <w:rStyle w:val="Hyperlink"/>
              <w:noProof/>
            </w:rPr>
            <w:delText>11.2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Contributors</w:delText>
          </w:r>
          <w:r w:rsidDel="00B53275">
            <w:rPr>
              <w:noProof/>
              <w:webHidden/>
            </w:rPr>
            <w:tab/>
            <w:delText>147</w:delText>
          </w:r>
        </w:del>
      </w:ins>
    </w:p>
    <w:p w14:paraId="149D2944" w14:textId="4EAECFA1" w:rsidR="006D1621" w:rsidDel="00B53275" w:rsidRDefault="006D1621">
      <w:pPr>
        <w:pStyle w:val="TOC1"/>
        <w:tabs>
          <w:tab w:val="left" w:pos="864"/>
        </w:tabs>
        <w:rPr>
          <w:ins w:id="1570" w:author="Author"/>
          <w:del w:id="1571" w:author="Author"/>
          <w:rFonts w:cstheme="minorBidi"/>
          <w:b w:val="0"/>
          <w:noProof/>
          <w:color w:val="auto"/>
          <w:kern w:val="2"/>
          <w:sz w:val="24"/>
          <w:lang w:val="en-GB" w:eastAsia="en-GB"/>
          <w14:ligatures w14:val="standardContextual"/>
        </w:rPr>
      </w:pPr>
      <w:ins w:id="1572" w:author="Author">
        <w:del w:id="1573" w:author="Author">
          <w:r w:rsidRPr="00B53275" w:rsidDel="00B53275">
            <w:rPr>
              <w:rStyle w:val="Hyperlink"/>
              <w:b w:val="0"/>
              <w:noProof/>
            </w:rPr>
            <w:delText>12</w:delText>
          </w:r>
          <w:r w:rsidDel="00B53275">
            <w:rPr>
              <w:rFonts w:cstheme="minorBidi"/>
              <w:b w:val="0"/>
              <w:noProof/>
              <w:color w:val="auto"/>
              <w:kern w:val="2"/>
              <w:sz w:val="24"/>
              <w:lang w:val="en-GB" w:eastAsia="en-GB"/>
              <w14:ligatures w14:val="standardContextual"/>
            </w:rPr>
            <w:tab/>
          </w:r>
          <w:r w:rsidRPr="00B53275" w:rsidDel="00B53275">
            <w:rPr>
              <w:rStyle w:val="Hyperlink"/>
              <w:b w:val="0"/>
              <w:noProof/>
            </w:rPr>
            <w:delText>Appendix: Changes between versions</w:delText>
          </w:r>
          <w:r w:rsidDel="00B53275">
            <w:rPr>
              <w:noProof/>
              <w:webHidden/>
            </w:rPr>
            <w:tab/>
            <w:delText>148</w:delText>
          </w:r>
        </w:del>
      </w:ins>
    </w:p>
    <w:p w14:paraId="6C44C429" w14:textId="67B16C0C" w:rsidR="006D1621" w:rsidDel="00B53275" w:rsidRDefault="006D1621">
      <w:pPr>
        <w:pStyle w:val="TOC2"/>
        <w:rPr>
          <w:ins w:id="1574" w:author="Author"/>
          <w:del w:id="1575" w:author="Author"/>
          <w:rFonts w:cstheme="minorBidi"/>
          <w:noProof/>
          <w:color w:val="auto"/>
          <w:kern w:val="2"/>
          <w:sz w:val="24"/>
          <w:szCs w:val="24"/>
          <w:lang w:val="en-GB" w:eastAsia="en-GB"/>
          <w14:ligatures w14:val="standardContextual"/>
        </w:rPr>
      </w:pPr>
      <w:ins w:id="1576" w:author="Author">
        <w:del w:id="1577" w:author="Author">
          <w:r w:rsidRPr="00B53275" w:rsidDel="00B53275">
            <w:rPr>
              <w:rStyle w:val="Hyperlink"/>
              <w:noProof/>
            </w:rPr>
            <w:delText>12.1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Changes between v1.1 and v2.0</w:delText>
          </w:r>
          <w:r w:rsidDel="00B53275">
            <w:rPr>
              <w:noProof/>
              <w:webHidden/>
            </w:rPr>
            <w:tab/>
            <w:delText>148</w:delText>
          </w:r>
        </w:del>
      </w:ins>
    </w:p>
    <w:p w14:paraId="25263B0D" w14:textId="66AE8388" w:rsidR="006D1621" w:rsidDel="00B53275" w:rsidRDefault="006D1621">
      <w:pPr>
        <w:pStyle w:val="TOC2"/>
        <w:rPr>
          <w:ins w:id="1578" w:author="Author"/>
          <w:del w:id="1579" w:author="Author"/>
          <w:rFonts w:cstheme="minorBidi"/>
          <w:noProof/>
          <w:color w:val="auto"/>
          <w:kern w:val="2"/>
          <w:sz w:val="24"/>
          <w:szCs w:val="24"/>
          <w:lang w:val="en-GB" w:eastAsia="en-GB"/>
          <w14:ligatures w14:val="standardContextual"/>
        </w:rPr>
      </w:pPr>
      <w:ins w:id="1580" w:author="Author">
        <w:del w:id="1581" w:author="Author">
          <w:r w:rsidRPr="00B53275" w:rsidDel="00B53275">
            <w:rPr>
              <w:rStyle w:val="Hyperlink"/>
              <w:noProof/>
            </w:rPr>
            <w:delText>12.2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Changes between v2.0 and v3.1</w:delText>
          </w:r>
          <w:r w:rsidDel="00B53275">
            <w:rPr>
              <w:noProof/>
              <w:webHidden/>
            </w:rPr>
            <w:tab/>
            <w:delText>148</w:delText>
          </w:r>
        </w:del>
      </w:ins>
    </w:p>
    <w:p w14:paraId="46B439C3" w14:textId="645B0595" w:rsidR="006D1621" w:rsidDel="00B53275" w:rsidRDefault="006D1621">
      <w:pPr>
        <w:pStyle w:val="TOC2"/>
        <w:rPr>
          <w:ins w:id="1582" w:author="Author"/>
          <w:del w:id="1583" w:author="Author"/>
          <w:rFonts w:cstheme="minorBidi"/>
          <w:noProof/>
          <w:color w:val="auto"/>
          <w:kern w:val="2"/>
          <w:sz w:val="24"/>
          <w:szCs w:val="24"/>
          <w:lang w:val="en-GB" w:eastAsia="en-GB"/>
          <w14:ligatures w14:val="standardContextual"/>
        </w:rPr>
      </w:pPr>
      <w:ins w:id="1584" w:author="Author">
        <w:del w:id="1585" w:author="Author">
          <w:r w:rsidRPr="00B53275" w:rsidDel="00B53275">
            <w:rPr>
              <w:rStyle w:val="Hyperlink"/>
              <w:noProof/>
            </w:rPr>
            <w:delText>12.3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Changes between v3.1 and v3.2</w:delText>
          </w:r>
          <w:r w:rsidDel="00B53275">
            <w:rPr>
              <w:noProof/>
              <w:webHidden/>
            </w:rPr>
            <w:tab/>
            <w:delText>148</w:delText>
          </w:r>
        </w:del>
      </w:ins>
    </w:p>
    <w:p w14:paraId="27F6D4F9" w14:textId="0B18D817" w:rsidR="00C1187B" w:rsidDel="00B53275" w:rsidRDefault="00C1187B">
      <w:pPr>
        <w:pStyle w:val="TOC1"/>
        <w:rPr>
          <w:del w:id="1586" w:author="Author"/>
          <w:rFonts w:cstheme="minorBidi"/>
          <w:b w:val="0"/>
          <w:noProof/>
          <w:color w:val="auto"/>
          <w:kern w:val="2"/>
          <w:sz w:val="22"/>
          <w:szCs w:val="22"/>
          <w:lang w:eastAsia="en-US"/>
          <w14:ligatures w14:val="standardContextual"/>
        </w:rPr>
      </w:pPr>
      <w:del w:id="1587" w:author="Author">
        <w:r w:rsidRPr="006D1621" w:rsidDel="00B53275">
          <w:rPr>
            <w:rPrChange w:id="1588" w:author="Author">
              <w:rPr>
                <w:rStyle w:val="Hyperlink"/>
                <w:rFonts w:cs="Times New Roman"/>
                <w:noProof/>
              </w:rPr>
            </w:rPrChange>
          </w:rPr>
          <w:delText>Disclaimer</w:delText>
        </w:r>
        <w:r w:rsidDel="00B53275">
          <w:rPr>
            <w:noProof/>
            <w:webHidden/>
          </w:rPr>
          <w:tab/>
          <w:delText>2</w:delText>
        </w:r>
      </w:del>
    </w:p>
    <w:p w14:paraId="43550EC0" w14:textId="186B361A" w:rsidR="00C1187B" w:rsidDel="00B53275" w:rsidRDefault="00C1187B">
      <w:pPr>
        <w:pStyle w:val="TOC1"/>
        <w:rPr>
          <w:del w:id="1589" w:author="Author"/>
          <w:rFonts w:cstheme="minorBidi"/>
          <w:b w:val="0"/>
          <w:noProof/>
          <w:color w:val="auto"/>
          <w:kern w:val="2"/>
          <w:sz w:val="22"/>
          <w:szCs w:val="22"/>
          <w:lang w:eastAsia="en-US"/>
          <w14:ligatures w14:val="standardContextual"/>
        </w:rPr>
      </w:pPr>
      <w:del w:id="1590" w:author="Author">
        <w:r w:rsidRPr="006D1621" w:rsidDel="00B53275">
          <w:rPr>
            <w:rPrChange w:id="1591" w:author="Author">
              <w:rPr>
                <w:rStyle w:val="Hyperlink"/>
                <w:noProof/>
              </w:rPr>
            </w:rPrChange>
          </w:rPr>
          <w:delText>List of Tables</w:delText>
        </w:r>
        <w:r w:rsidDel="00B53275">
          <w:rPr>
            <w:noProof/>
            <w:webHidden/>
          </w:rPr>
          <w:tab/>
          <w:delText>8</w:delText>
        </w:r>
      </w:del>
    </w:p>
    <w:p w14:paraId="3123C1BB" w14:textId="57E62E02" w:rsidR="00C1187B" w:rsidDel="00B53275" w:rsidRDefault="00C1187B">
      <w:pPr>
        <w:pStyle w:val="TOC1"/>
        <w:rPr>
          <w:del w:id="1592" w:author="Author"/>
          <w:rFonts w:cstheme="minorBidi"/>
          <w:b w:val="0"/>
          <w:noProof/>
          <w:color w:val="auto"/>
          <w:kern w:val="2"/>
          <w:sz w:val="22"/>
          <w:szCs w:val="22"/>
          <w:lang w:eastAsia="en-US"/>
          <w14:ligatures w14:val="standardContextual"/>
        </w:rPr>
      </w:pPr>
      <w:del w:id="1593" w:author="Author">
        <w:r w:rsidRPr="006D1621" w:rsidDel="00B53275">
          <w:rPr>
            <w:rPrChange w:id="1594" w:author="Author">
              <w:rPr>
                <w:rStyle w:val="Hyperlink"/>
                <w:rFonts w:cs="Times New Roman"/>
                <w:noProof/>
              </w:rPr>
            </w:rPrChange>
          </w:rPr>
          <w:delText>Document History</w:delText>
        </w:r>
        <w:r w:rsidDel="00B53275">
          <w:rPr>
            <w:noProof/>
            <w:webHidden/>
          </w:rPr>
          <w:tab/>
          <w:delText>9</w:delText>
        </w:r>
      </w:del>
    </w:p>
    <w:p w14:paraId="43CBDE94" w14:textId="76BBAEF8" w:rsidR="00C1187B" w:rsidDel="00B53275" w:rsidRDefault="00C1187B">
      <w:pPr>
        <w:pStyle w:val="TOC1"/>
        <w:tabs>
          <w:tab w:val="left" w:pos="432"/>
        </w:tabs>
        <w:rPr>
          <w:del w:id="1595" w:author="Author"/>
          <w:rFonts w:cstheme="minorBidi"/>
          <w:b w:val="0"/>
          <w:noProof/>
          <w:color w:val="auto"/>
          <w:kern w:val="2"/>
          <w:sz w:val="22"/>
          <w:szCs w:val="22"/>
          <w:lang w:eastAsia="en-US"/>
          <w14:ligatures w14:val="standardContextual"/>
        </w:rPr>
      </w:pPr>
      <w:del w:id="1596" w:author="Author">
        <w:r w:rsidRPr="006D1621" w:rsidDel="00B53275">
          <w:rPr>
            <w:rPrChange w:id="1597" w:author="Author">
              <w:rPr>
                <w:rStyle w:val="Hyperlink"/>
                <w:noProof/>
              </w:rPr>
            </w:rPrChange>
          </w:rPr>
          <w:delText>1</w:delText>
        </w:r>
        <w:r w:rsidDel="00B53275">
          <w:rPr>
            <w:rFonts w:cstheme="minorBidi"/>
            <w:b w:val="0"/>
            <w:noProof/>
            <w:color w:val="auto"/>
            <w:kern w:val="2"/>
            <w:sz w:val="22"/>
            <w:szCs w:val="22"/>
            <w:lang w:eastAsia="en-US"/>
            <w14:ligatures w14:val="standardContextual"/>
          </w:rPr>
          <w:tab/>
        </w:r>
        <w:r w:rsidRPr="006D1621" w:rsidDel="00B53275">
          <w:rPr>
            <w:rPrChange w:id="1598" w:author="Author">
              <w:rPr>
                <w:rStyle w:val="Hyperlink"/>
                <w:noProof/>
              </w:rPr>
            </w:rPrChange>
          </w:rPr>
          <w:delText>Introduction</w:delText>
        </w:r>
        <w:r w:rsidDel="00B53275">
          <w:rPr>
            <w:noProof/>
            <w:webHidden/>
          </w:rPr>
          <w:tab/>
          <w:delText>10</w:delText>
        </w:r>
      </w:del>
    </w:p>
    <w:p w14:paraId="7F269DB7" w14:textId="24402BFD" w:rsidR="00C1187B" w:rsidDel="00B53275" w:rsidRDefault="00C1187B">
      <w:pPr>
        <w:pStyle w:val="TOC2"/>
        <w:rPr>
          <w:del w:id="1599" w:author="Author"/>
          <w:rFonts w:cstheme="minorBidi"/>
          <w:noProof/>
          <w:color w:val="auto"/>
          <w:kern w:val="2"/>
          <w:sz w:val="22"/>
          <w:lang w:eastAsia="en-US"/>
          <w14:ligatures w14:val="standardContextual"/>
        </w:rPr>
      </w:pPr>
      <w:del w:id="1600" w:author="Author">
        <w:r w:rsidRPr="006D1621" w:rsidDel="00B53275">
          <w:rPr>
            <w:rPrChange w:id="1601" w:author="Author">
              <w:rPr>
                <w:rStyle w:val="Hyperlink"/>
                <w:noProof/>
              </w:rPr>
            </w:rPrChange>
          </w:rPr>
          <w:delText>1.1</w:delText>
        </w:r>
        <w:r w:rsidDel="00B53275">
          <w:rPr>
            <w:rFonts w:cstheme="minorBidi"/>
            <w:noProof/>
            <w:color w:val="auto"/>
            <w:kern w:val="2"/>
            <w:sz w:val="22"/>
            <w:lang w:eastAsia="en-US"/>
            <w14:ligatures w14:val="standardContextual"/>
          </w:rPr>
          <w:tab/>
        </w:r>
        <w:r w:rsidRPr="006D1621" w:rsidDel="00B53275">
          <w:rPr>
            <w:rPrChange w:id="1602" w:author="Author">
              <w:rPr>
                <w:rStyle w:val="Hyperlink"/>
                <w:noProof/>
              </w:rPr>
            </w:rPrChange>
          </w:rPr>
          <w:delText>General introduction</w:delText>
        </w:r>
        <w:r w:rsidDel="00B53275">
          <w:rPr>
            <w:noProof/>
            <w:webHidden/>
          </w:rPr>
          <w:tab/>
          <w:delText>10</w:delText>
        </w:r>
      </w:del>
    </w:p>
    <w:p w14:paraId="077D8067" w14:textId="73D1AC6C" w:rsidR="00C1187B" w:rsidDel="00B53275" w:rsidRDefault="00C1187B">
      <w:pPr>
        <w:pStyle w:val="TOC2"/>
        <w:rPr>
          <w:del w:id="1603" w:author="Author"/>
          <w:rFonts w:cstheme="minorBidi"/>
          <w:noProof/>
          <w:color w:val="auto"/>
          <w:kern w:val="2"/>
          <w:sz w:val="22"/>
          <w:lang w:eastAsia="en-US"/>
          <w14:ligatures w14:val="standardContextual"/>
        </w:rPr>
      </w:pPr>
      <w:del w:id="1604" w:author="Author">
        <w:r w:rsidRPr="006D1621" w:rsidDel="00B53275">
          <w:rPr>
            <w:rPrChange w:id="1605" w:author="Author">
              <w:rPr>
                <w:rStyle w:val="Hyperlink"/>
                <w:noProof/>
              </w:rPr>
            </w:rPrChange>
          </w:rPr>
          <w:delText>1.2</w:delText>
        </w:r>
        <w:r w:rsidDel="00B53275">
          <w:rPr>
            <w:rFonts w:cstheme="minorBidi"/>
            <w:noProof/>
            <w:color w:val="auto"/>
            <w:kern w:val="2"/>
            <w:sz w:val="22"/>
            <w:lang w:eastAsia="en-US"/>
            <w14:ligatures w14:val="standardContextual"/>
          </w:rPr>
          <w:tab/>
        </w:r>
        <w:r w:rsidRPr="006D1621" w:rsidDel="00B53275">
          <w:rPr>
            <w:rPrChange w:id="1606" w:author="Author">
              <w:rPr>
                <w:rStyle w:val="Hyperlink"/>
                <w:noProof/>
              </w:rPr>
            </w:rPrChange>
          </w:rPr>
          <w:delText>Introduction to this document</w:delText>
        </w:r>
        <w:r w:rsidDel="00B53275">
          <w:rPr>
            <w:noProof/>
            <w:webHidden/>
          </w:rPr>
          <w:tab/>
          <w:delText>10</w:delText>
        </w:r>
      </w:del>
    </w:p>
    <w:p w14:paraId="74B399E6" w14:textId="53D05155" w:rsidR="00C1187B" w:rsidDel="00B53275" w:rsidRDefault="00C1187B">
      <w:pPr>
        <w:pStyle w:val="TOC2"/>
        <w:rPr>
          <w:del w:id="1607" w:author="Author"/>
          <w:rFonts w:cstheme="minorBidi"/>
          <w:noProof/>
          <w:color w:val="auto"/>
          <w:kern w:val="2"/>
          <w:sz w:val="22"/>
          <w:lang w:eastAsia="en-US"/>
          <w14:ligatures w14:val="standardContextual"/>
        </w:rPr>
      </w:pPr>
      <w:del w:id="1608" w:author="Author">
        <w:r w:rsidRPr="006D1621" w:rsidDel="00B53275">
          <w:rPr>
            <w:rPrChange w:id="1609" w:author="Author">
              <w:rPr>
                <w:rStyle w:val="Hyperlink"/>
                <w:noProof/>
              </w:rPr>
            </w:rPrChange>
          </w:rPr>
          <w:delText>1.3</w:delText>
        </w:r>
        <w:r w:rsidDel="00B53275">
          <w:rPr>
            <w:rFonts w:cstheme="minorBidi"/>
            <w:noProof/>
            <w:color w:val="auto"/>
            <w:kern w:val="2"/>
            <w:sz w:val="22"/>
            <w:lang w:eastAsia="en-US"/>
            <w14:ligatures w14:val="standardContextual"/>
          </w:rPr>
          <w:tab/>
        </w:r>
        <w:r w:rsidRPr="006D1621" w:rsidDel="00B53275">
          <w:rPr>
            <w:rPrChange w:id="1610" w:author="Author">
              <w:rPr>
                <w:rStyle w:val="Hyperlink"/>
                <w:noProof/>
              </w:rPr>
            </w:rPrChange>
          </w:rPr>
          <w:delText>Specification</w:delText>
        </w:r>
        <w:r w:rsidDel="00B53275">
          <w:rPr>
            <w:noProof/>
            <w:webHidden/>
          </w:rPr>
          <w:tab/>
          <w:delText>10</w:delText>
        </w:r>
      </w:del>
    </w:p>
    <w:p w14:paraId="29240C62" w14:textId="6EF67C08" w:rsidR="00C1187B" w:rsidDel="00B53275" w:rsidRDefault="00C1187B">
      <w:pPr>
        <w:pStyle w:val="TOC1"/>
        <w:tabs>
          <w:tab w:val="left" w:pos="432"/>
        </w:tabs>
        <w:rPr>
          <w:del w:id="1611" w:author="Author"/>
          <w:rFonts w:cstheme="minorBidi"/>
          <w:b w:val="0"/>
          <w:noProof/>
          <w:color w:val="auto"/>
          <w:kern w:val="2"/>
          <w:sz w:val="22"/>
          <w:szCs w:val="22"/>
          <w:lang w:eastAsia="en-US"/>
          <w14:ligatures w14:val="standardContextual"/>
        </w:rPr>
      </w:pPr>
      <w:del w:id="1612" w:author="Author">
        <w:r w:rsidRPr="006D1621" w:rsidDel="00B53275">
          <w:rPr>
            <w:rPrChange w:id="1613" w:author="Author">
              <w:rPr>
                <w:rStyle w:val="Hyperlink"/>
                <w:rFonts w:eastAsia="Times New Roman"/>
                <w:noProof/>
              </w:rPr>
            </w:rPrChange>
          </w:rPr>
          <w:delText>2</w:delText>
        </w:r>
        <w:r w:rsidDel="00B53275">
          <w:rPr>
            <w:rFonts w:cstheme="minorBidi"/>
            <w:b w:val="0"/>
            <w:noProof/>
            <w:color w:val="auto"/>
            <w:kern w:val="2"/>
            <w:sz w:val="22"/>
            <w:szCs w:val="22"/>
            <w:lang w:eastAsia="en-US"/>
            <w14:ligatures w14:val="standardContextual"/>
          </w:rPr>
          <w:tab/>
        </w:r>
        <w:r w:rsidRPr="006D1621" w:rsidDel="00B53275">
          <w:rPr>
            <w:rPrChange w:id="1614" w:author="Author">
              <w:rPr>
                <w:rStyle w:val="Hyperlink"/>
                <w:rFonts w:eastAsia="Times New Roman"/>
                <w:noProof/>
              </w:rPr>
            </w:rPrChange>
          </w:rPr>
          <w:delText>Overview</w:delText>
        </w:r>
        <w:r w:rsidDel="00B53275">
          <w:rPr>
            <w:noProof/>
            <w:webHidden/>
          </w:rPr>
          <w:tab/>
          <w:delText>11</w:delText>
        </w:r>
      </w:del>
    </w:p>
    <w:p w14:paraId="66FBE0F1" w14:textId="61AEB1FE" w:rsidR="00C1187B" w:rsidDel="00B53275" w:rsidRDefault="00C1187B">
      <w:pPr>
        <w:pStyle w:val="TOC2"/>
        <w:rPr>
          <w:del w:id="1615" w:author="Author"/>
          <w:rFonts w:cstheme="minorBidi"/>
          <w:noProof/>
          <w:color w:val="auto"/>
          <w:kern w:val="2"/>
          <w:sz w:val="22"/>
          <w:lang w:eastAsia="en-US"/>
          <w14:ligatures w14:val="standardContextual"/>
        </w:rPr>
      </w:pPr>
      <w:del w:id="1616" w:author="Author">
        <w:r w:rsidRPr="006D1621" w:rsidDel="00B53275">
          <w:rPr>
            <w:rPrChange w:id="1617" w:author="Author">
              <w:rPr>
                <w:rStyle w:val="Hyperlink"/>
                <w:noProof/>
              </w:rPr>
            </w:rPrChange>
          </w:rPr>
          <w:delText>2.1</w:delText>
        </w:r>
        <w:r w:rsidDel="00B53275">
          <w:rPr>
            <w:rFonts w:cstheme="minorBidi"/>
            <w:noProof/>
            <w:color w:val="auto"/>
            <w:kern w:val="2"/>
            <w:sz w:val="22"/>
            <w:lang w:eastAsia="en-US"/>
            <w14:ligatures w14:val="standardContextual"/>
          </w:rPr>
          <w:tab/>
        </w:r>
        <w:r w:rsidRPr="006D1621" w:rsidDel="00B53275">
          <w:rPr>
            <w:rPrChange w:id="1618" w:author="Author">
              <w:rPr>
                <w:rStyle w:val="Hyperlink"/>
                <w:noProof/>
              </w:rPr>
            </w:rPrChange>
          </w:rPr>
          <w:delText>Essential feature and benefits</w:delText>
        </w:r>
        <w:r w:rsidDel="00B53275">
          <w:rPr>
            <w:noProof/>
            <w:webHidden/>
          </w:rPr>
          <w:tab/>
          <w:delText>11</w:delText>
        </w:r>
      </w:del>
    </w:p>
    <w:p w14:paraId="67F1797B" w14:textId="6DCA2459" w:rsidR="00C1187B" w:rsidDel="00B53275" w:rsidRDefault="00C1187B">
      <w:pPr>
        <w:pStyle w:val="TOC2"/>
        <w:rPr>
          <w:del w:id="1619" w:author="Author"/>
          <w:rFonts w:cstheme="minorBidi"/>
          <w:noProof/>
          <w:color w:val="auto"/>
          <w:kern w:val="2"/>
          <w:sz w:val="22"/>
          <w:lang w:eastAsia="en-US"/>
          <w14:ligatures w14:val="standardContextual"/>
        </w:rPr>
      </w:pPr>
      <w:del w:id="1620" w:author="Author">
        <w:r w:rsidRPr="006D1621" w:rsidDel="00B53275">
          <w:rPr>
            <w:rPrChange w:id="1621" w:author="Author">
              <w:rPr>
                <w:rStyle w:val="Hyperlink"/>
                <w:noProof/>
              </w:rPr>
            </w:rPrChange>
          </w:rPr>
          <w:delText>2.2</w:delText>
        </w:r>
        <w:r w:rsidDel="00B53275">
          <w:rPr>
            <w:rFonts w:cstheme="minorBidi"/>
            <w:noProof/>
            <w:color w:val="auto"/>
            <w:kern w:val="2"/>
            <w:sz w:val="22"/>
            <w:lang w:eastAsia="en-US"/>
            <w14:ligatures w14:val="standardContextual"/>
          </w:rPr>
          <w:tab/>
        </w:r>
        <w:r w:rsidRPr="006D1621" w:rsidDel="00B53275">
          <w:rPr>
            <w:rPrChange w:id="1622" w:author="Author">
              <w:rPr>
                <w:rStyle w:val="Hyperlink"/>
                <w:noProof/>
              </w:rPr>
            </w:rPrChange>
          </w:rPr>
          <w:delText>TAPI application</w:delText>
        </w:r>
        <w:r w:rsidDel="00B53275">
          <w:rPr>
            <w:noProof/>
            <w:webHidden/>
          </w:rPr>
          <w:tab/>
          <w:delText>12</w:delText>
        </w:r>
      </w:del>
    </w:p>
    <w:p w14:paraId="35CE4E28" w14:textId="68619D87" w:rsidR="00C1187B" w:rsidDel="00B53275" w:rsidRDefault="00C1187B">
      <w:pPr>
        <w:pStyle w:val="TOC1"/>
        <w:tabs>
          <w:tab w:val="left" w:pos="432"/>
        </w:tabs>
        <w:rPr>
          <w:del w:id="1623" w:author="Author"/>
          <w:rFonts w:cstheme="minorBidi"/>
          <w:b w:val="0"/>
          <w:noProof/>
          <w:color w:val="auto"/>
          <w:kern w:val="2"/>
          <w:sz w:val="22"/>
          <w:szCs w:val="22"/>
          <w:lang w:eastAsia="en-US"/>
          <w14:ligatures w14:val="standardContextual"/>
        </w:rPr>
      </w:pPr>
      <w:del w:id="1624" w:author="Author">
        <w:r w:rsidRPr="006D1621" w:rsidDel="00B53275">
          <w:rPr>
            <w:rPrChange w:id="1625" w:author="Author">
              <w:rPr>
                <w:rStyle w:val="Hyperlink"/>
                <w:noProof/>
              </w:rPr>
            </w:rPrChange>
          </w:rPr>
          <w:delText>3</w:delText>
        </w:r>
        <w:r w:rsidDel="00B53275">
          <w:rPr>
            <w:rFonts w:cstheme="minorBidi"/>
            <w:b w:val="0"/>
            <w:noProof/>
            <w:color w:val="auto"/>
            <w:kern w:val="2"/>
            <w:sz w:val="22"/>
            <w:szCs w:val="22"/>
            <w:lang w:eastAsia="en-US"/>
            <w14:ligatures w14:val="standardContextual"/>
          </w:rPr>
          <w:tab/>
        </w:r>
        <w:r w:rsidRPr="006D1621" w:rsidDel="00B53275">
          <w:rPr>
            <w:rPrChange w:id="1626" w:author="Author">
              <w:rPr>
                <w:rStyle w:val="Hyperlink"/>
                <w:noProof/>
              </w:rPr>
            </w:rPrChange>
          </w:rPr>
          <w:delText>Summary of key considerations</w:delText>
        </w:r>
        <w:r w:rsidDel="00B53275">
          <w:rPr>
            <w:noProof/>
            <w:webHidden/>
          </w:rPr>
          <w:tab/>
          <w:delText>13</w:delText>
        </w:r>
      </w:del>
    </w:p>
    <w:p w14:paraId="469932A4" w14:textId="5C270716" w:rsidR="00C1187B" w:rsidDel="00B53275" w:rsidRDefault="00C1187B">
      <w:pPr>
        <w:pStyle w:val="TOC2"/>
        <w:rPr>
          <w:del w:id="1627" w:author="Author"/>
          <w:rFonts w:cstheme="minorBidi"/>
          <w:noProof/>
          <w:color w:val="auto"/>
          <w:kern w:val="2"/>
          <w:sz w:val="22"/>
          <w:lang w:eastAsia="en-US"/>
          <w14:ligatures w14:val="standardContextual"/>
        </w:rPr>
      </w:pPr>
      <w:del w:id="1628" w:author="Author">
        <w:r w:rsidRPr="006D1621" w:rsidDel="00B53275">
          <w:rPr>
            <w:rPrChange w:id="1629" w:author="Author">
              <w:rPr>
                <w:rStyle w:val="Hyperlink"/>
                <w:noProof/>
              </w:rPr>
            </w:rPrChange>
          </w:rPr>
          <w:delText>3.1</w:delText>
        </w:r>
        <w:r w:rsidDel="00B53275">
          <w:rPr>
            <w:rFonts w:cstheme="minorBidi"/>
            <w:noProof/>
            <w:color w:val="auto"/>
            <w:kern w:val="2"/>
            <w:sz w:val="22"/>
            <w:lang w:eastAsia="en-US"/>
            <w14:ligatures w14:val="standardContextual"/>
          </w:rPr>
          <w:tab/>
        </w:r>
        <w:r w:rsidRPr="006D1621" w:rsidDel="00B53275">
          <w:rPr>
            <w:rPrChange w:id="1630" w:author="Author">
              <w:rPr>
                <w:rStyle w:val="Hyperlink"/>
                <w:noProof/>
              </w:rPr>
            </w:rPrChange>
          </w:rPr>
          <w:delText>Overview</w:delText>
        </w:r>
        <w:r w:rsidDel="00B53275">
          <w:rPr>
            <w:noProof/>
            <w:webHidden/>
          </w:rPr>
          <w:tab/>
          <w:delText>13</w:delText>
        </w:r>
      </w:del>
    </w:p>
    <w:p w14:paraId="7E389CCF" w14:textId="5D098E5D" w:rsidR="00C1187B" w:rsidDel="00B53275" w:rsidRDefault="00C1187B">
      <w:pPr>
        <w:pStyle w:val="TOC2"/>
        <w:rPr>
          <w:del w:id="1631" w:author="Author"/>
          <w:rFonts w:cstheme="minorBidi"/>
          <w:noProof/>
          <w:color w:val="auto"/>
          <w:kern w:val="2"/>
          <w:sz w:val="22"/>
          <w:lang w:eastAsia="en-US"/>
          <w14:ligatures w14:val="standardContextual"/>
        </w:rPr>
      </w:pPr>
      <w:del w:id="1632" w:author="Author">
        <w:r w:rsidRPr="006D1621" w:rsidDel="00B53275">
          <w:rPr>
            <w:rPrChange w:id="1633" w:author="Author">
              <w:rPr>
                <w:rStyle w:val="Hyperlink"/>
                <w:noProof/>
              </w:rPr>
            </w:rPrChange>
          </w:rPr>
          <w:delText>3.2</w:delText>
        </w:r>
        <w:r w:rsidDel="00B53275">
          <w:rPr>
            <w:rFonts w:cstheme="minorBidi"/>
            <w:noProof/>
            <w:color w:val="auto"/>
            <w:kern w:val="2"/>
            <w:sz w:val="22"/>
            <w:lang w:eastAsia="en-US"/>
            <w14:ligatures w14:val="standardContextual"/>
          </w:rPr>
          <w:tab/>
        </w:r>
        <w:r w:rsidRPr="006D1621" w:rsidDel="00B53275">
          <w:rPr>
            <w:rPrChange w:id="1634" w:author="Author">
              <w:rPr>
                <w:rStyle w:val="Hyperlink"/>
                <w:noProof/>
              </w:rPr>
            </w:rPrChange>
          </w:rPr>
          <w:delText>RESTCONF notification mechanism (described in [ONF TR-547])</w:delText>
        </w:r>
        <w:r w:rsidDel="00B53275">
          <w:rPr>
            <w:noProof/>
            <w:webHidden/>
          </w:rPr>
          <w:tab/>
          <w:delText>13</w:delText>
        </w:r>
      </w:del>
    </w:p>
    <w:p w14:paraId="5CE4AC3B" w14:textId="472B16D0" w:rsidR="00C1187B" w:rsidDel="00B53275" w:rsidRDefault="00C1187B">
      <w:pPr>
        <w:pStyle w:val="TOC2"/>
        <w:rPr>
          <w:del w:id="1635" w:author="Author"/>
          <w:rFonts w:cstheme="minorBidi"/>
          <w:noProof/>
          <w:color w:val="auto"/>
          <w:kern w:val="2"/>
          <w:sz w:val="22"/>
          <w:lang w:eastAsia="en-US"/>
          <w14:ligatures w14:val="standardContextual"/>
        </w:rPr>
      </w:pPr>
      <w:del w:id="1636" w:author="Author">
        <w:r w:rsidRPr="006D1621" w:rsidDel="00B53275">
          <w:rPr>
            <w:rPrChange w:id="1637" w:author="Author">
              <w:rPr>
                <w:rStyle w:val="Hyperlink"/>
                <w:noProof/>
              </w:rPr>
            </w:rPrChange>
          </w:rPr>
          <w:delText>3.3</w:delText>
        </w:r>
        <w:r w:rsidDel="00B53275">
          <w:rPr>
            <w:rFonts w:cstheme="minorBidi"/>
            <w:noProof/>
            <w:color w:val="auto"/>
            <w:kern w:val="2"/>
            <w:sz w:val="22"/>
            <w:lang w:eastAsia="en-US"/>
            <w14:ligatures w14:val="standardContextual"/>
          </w:rPr>
          <w:tab/>
        </w:r>
        <w:r w:rsidRPr="006D1621" w:rsidDel="00B53275">
          <w:rPr>
            <w:rPrChange w:id="1638" w:author="Author">
              <w:rPr>
                <w:rStyle w:val="Hyperlink"/>
                <w:noProof/>
              </w:rPr>
            </w:rPrChange>
          </w:rPr>
          <w:delText>TAPI Streaming</w:delText>
        </w:r>
        <w:r w:rsidDel="00B53275">
          <w:rPr>
            <w:noProof/>
            <w:webHidden/>
          </w:rPr>
          <w:tab/>
          <w:delText>13</w:delText>
        </w:r>
      </w:del>
    </w:p>
    <w:p w14:paraId="4BB0372A" w14:textId="73388F17" w:rsidR="00C1187B" w:rsidDel="00B53275" w:rsidRDefault="00C1187B">
      <w:pPr>
        <w:pStyle w:val="TOC2"/>
        <w:rPr>
          <w:del w:id="1639" w:author="Author"/>
          <w:rFonts w:cstheme="minorBidi"/>
          <w:noProof/>
          <w:color w:val="auto"/>
          <w:kern w:val="2"/>
          <w:sz w:val="22"/>
          <w:lang w:eastAsia="en-US"/>
          <w14:ligatures w14:val="standardContextual"/>
        </w:rPr>
      </w:pPr>
      <w:del w:id="1640" w:author="Author">
        <w:r w:rsidRPr="006D1621" w:rsidDel="00B53275">
          <w:rPr>
            <w:rPrChange w:id="1641" w:author="Author">
              <w:rPr>
                <w:rStyle w:val="Hyperlink"/>
                <w:noProof/>
              </w:rPr>
            </w:rPrChange>
          </w:rPr>
          <w:delText>3.4</w:delText>
        </w:r>
        <w:r w:rsidDel="00B53275">
          <w:rPr>
            <w:rFonts w:cstheme="minorBidi"/>
            <w:noProof/>
            <w:color w:val="auto"/>
            <w:kern w:val="2"/>
            <w:sz w:val="22"/>
            <w:lang w:eastAsia="en-US"/>
            <w14:ligatures w14:val="standardContextual"/>
          </w:rPr>
          <w:tab/>
        </w:r>
        <w:r w:rsidRPr="006D1621" w:rsidDel="00B53275">
          <w:rPr>
            <w:rPrChange w:id="1642" w:author="Author">
              <w:rPr>
                <w:rStyle w:val="Hyperlink"/>
                <w:noProof/>
              </w:rPr>
            </w:rPrChange>
          </w:rPr>
          <w:delText>Stream content</w:delText>
        </w:r>
        <w:r w:rsidDel="00B53275">
          <w:rPr>
            <w:noProof/>
            <w:webHidden/>
          </w:rPr>
          <w:tab/>
          <w:delText>14</w:delText>
        </w:r>
      </w:del>
    </w:p>
    <w:p w14:paraId="42411708" w14:textId="17C6E136" w:rsidR="00C1187B" w:rsidDel="00B53275" w:rsidRDefault="00C1187B">
      <w:pPr>
        <w:pStyle w:val="TOC2"/>
        <w:rPr>
          <w:del w:id="1643" w:author="Author"/>
          <w:rFonts w:cstheme="minorBidi"/>
          <w:noProof/>
          <w:color w:val="auto"/>
          <w:kern w:val="2"/>
          <w:sz w:val="22"/>
          <w:lang w:eastAsia="en-US"/>
          <w14:ligatures w14:val="standardContextual"/>
        </w:rPr>
      </w:pPr>
      <w:del w:id="1644" w:author="Author">
        <w:r w:rsidRPr="006D1621" w:rsidDel="00B53275">
          <w:rPr>
            <w:rPrChange w:id="1645" w:author="Author">
              <w:rPr>
                <w:rStyle w:val="Hyperlink"/>
                <w:noProof/>
              </w:rPr>
            </w:rPrChange>
          </w:rPr>
          <w:delText>3.5</w:delText>
        </w:r>
        <w:r w:rsidDel="00B53275">
          <w:rPr>
            <w:rFonts w:cstheme="minorBidi"/>
            <w:noProof/>
            <w:color w:val="auto"/>
            <w:kern w:val="2"/>
            <w:sz w:val="22"/>
            <w:lang w:eastAsia="en-US"/>
            <w14:ligatures w14:val="standardContextual"/>
          </w:rPr>
          <w:tab/>
        </w:r>
        <w:r w:rsidRPr="006D1621" w:rsidDel="00B53275">
          <w:rPr>
            <w:rPrChange w:id="1646" w:author="Author">
              <w:rPr>
                <w:rStyle w:val="Hyperlink"/>
                <w:noProof/>
              </w:rPr>
            </w:rPrChange>
          </w:rPr>
          <w:delText>TAPI Application in detail</w:delText>
        </w:r>
        <w:r w:rsidDel="00B53275">
          <w:rPr>
            <w:noProof/>
            <w:webHidden/>
          </w:rPr>
          <w:tab/>
          <w:delText>14</w:delText>
        </w:r>
      </w:del>
    </w:p>
    <w:p w14:paraId="561D6067" w14:textId="105F55D6" w:rsidR="00C1187B" w:rsidDel="00B53275" w:rsidRDefault="00C1187B">
      <w:pPr>
        <w:pStyle w:val="TOC2"/>
        <w:rPr>
          <w:del w:id="1647" w:author="Author"/>
          <w:rFonts w:cstheme="minorBidi"/>
          <w:noProof/>
          <w:color w:val="auto"/>
          <w:kern w:val="2"/>
          <w:sz w:val="22"/>
          <w:lang w:eastAsia="en-US"/>
          <w14:ligatures w14:val="standardContextual"/>
        </w:rPr>
      </w:pPr>
      <w:del w:id="1648" w:author="Author">
        <w:r w:rsidRPr="006D1621" w:rsidDel="00B53275">
          <w:rPr>
            <w:rPrChange w:id="1649" w:author="Author">
              <w:rPr>
                <w:rStyle w:val="Hyperlink"/>
                <w:noProof/>
              </w:rPr>
            </w:rPrChange>
          </w:rPr>
          <w:delText>3.6</w:delText>
        </w:r>
        <w:r w:rsidDel="00B53275">
          <w:rPr>
            <w:rFonts w:cstheme="minorBidi"/>
            <w:noProof/>
            <w:color w:val="auto"/>
            <w:kern w:val="2"/>
            <w:sz w:val="22"/>
            <w:lang w:eastAsia="en-US"/>
            <w14:ligatures w14:val="standardContextual"/>
          </w:rPr>
          <w:tab/>
        </w:r>
        <w:r w:rsidRPr="006D1621" w:rsidDel="00B53275">
          <w:rPr>
            <w:rPrChange w:id="1650" w:author="Author">
              <w:rPr>
                <w:rStyle w:val="Hyperlink"/>
                <w:noProof/>
              </w:rPr>
            </w:rPrChange>
          </w:rPr>
          <w:delText>Summary of Streaming Characteristics</w:delText>
        </w:r>
        <w:r w:rsidDel="00B53275">
          <w:rPr>
            <w:noProof/>
            <w:webHidden/>
          </w:rPr>
          <w:tab/>
          <w:delText>15</w:delText>
        </w:r>
      </w:del>
    </w:p>
    <w:p w14:paraId="400828BC" w14:textId="4170536C" w:rsidR="00C1187B" w:rsidDel="00B53275" w:rsidRDefault="00C1187B">
      <w:pPr>
        <w:pStyle w:val="TOC2"/>
        <w:rPr>
          <w:del w:id="1651" w:author="Author"/>
          <w:rFonts w:cstheme="minorBidi"/>
          <w:noProof/>
          <w:color w:val="auto"/>
          <w:kern w:val="2"/>
          <w:sz w:val="22"/>
          <w:lang w:eastAsia="en-US"/>
          <w14:ligatures w14:val="standardContextual"/>
        </w:rPr>
      </w:pPr>
      <w:del w:id="1652" w:author="Author">
        <w:r w:rsidRPr="006D1621" w:rsidDel="00B53275">
          <w:rPr>
            <w:rPrChange w:id="1653" w:author="Author">
              <w:rPr>
                <w:rStyle w:val="Hyperlink"/>
                <w:noProof/>
              </w:rPr>
            </w:rPrChange>
          </w:rPr>
          <w:delText>3.7</w:delText>
        </w:r>
        <w:r w:rsidDel="00B53275">
          <w:rPr>
            <w:rFonts w:cstheme="minorBidi"/>
            <w:noProof/>
            <w:color w:val="auto"/>
            <w:kern w:val="2"/>
            <w:sz w:val="22"/>
            <w:lang w:eastAsia="en-US"/>
            <w14:ligatures w14:val="standardContextual"/>
          </w:rPr>
          <w:tab/>
        </w:r>
        <w:r w:rsidRPr="006D1621" w:rsidDel="00B53275">
          <w:rPr>
            <w:rPrChange w:id="1654" w:author="Author">
              <w:rPr>
                <w:rStyle w:val="Hyperlink"/>
                <w:noProof/>
              </w:rPr>
            </w:rPrChange>
          </w:rPr>
          <w:delText>Supported and available streams</w:delText>
        </w:r>
        <w:r w:rsidDel="00B53275">
          <w:rPr>
            <w:noProof/>
            <w:webHidden/>
          </w:rPr>
          <w:tab/>
          <w:delText>16</w:delText>
        </w:r>
      </w:del>
    </w:p>
    <w:p w14:paraId="140F7B8F" w14:textId="2BB8B83B" w:rsidR="00C1187B" w:rsidDel="00B53275" w:rsidRDefault="00C1187B">
      <w:pPr>
        <w:pStyle w:val="TOC3"/>
        <w:rPr>
          <w:del w:id="1655" w:author="Author"/>
          <w:rFonts w:cstheme="minorBidi"/>
          <w:noProof/>
          <w:color w:val="auto"/>
          <w:kern w:val="2"/>
          <w:sz w:val="22"/>
          <w:lang w:eastAsia="en-US"/>
          <w14:ligatures w14:val="standardContextual"/>
        </w:rPr>
      </w:pPr>
      <w:del w:id="1656" w:author="Author">
        <w:r w:rsidRPr="006D1621" w:rsidDel="00B53275">
          <w:rPr>
            <w:rPrChange w:id="1657" w:author="Author">
              <w:rPr>
                <w:rStyle w:val="Hyperlink"/>
                <w:noProof/>
              </w:rPr>
            </w:rPrChange>
          </w:rPr>
          <w:delText>3.7.1</w:delText>
        </w:r>
        <w:r w:rsidDel="00B53275">
          <w:rPr>
            <w:rFonts w:cstheme="minorBidi"/>
            <w:noProof/>
            <w:color w:val="auto"/>
            <w:kern w:val="2"/>
            <w:sz w:val="22"/>
            <w:lang w:eastAsia="en-US"/>
            <w14:ligatures w14:val="standardContextual"/>
          </w:rPr>
          <w:tab/>
        </w:r>
        <w:r w:rsidRPr="006D1621" w:rsidDel="00B53275">
          <w:rPr>
            <w:rPrChange w:id="1658" w:author="Author">
              <w:rPr>
                <w:rStyle w:val="Hyperlink"/>
                <w:noProof/>
              </w:rPr>
            </w:rPrChange>
          </w:rPr>
          <w:delText>Supported stream type</w:delText>
        </w:r>
        <w:r w:rsidDel="00B53275">
          <w:rPr>
            <w:noProof/>
            <w:webHidden/>
          </w:rPr>
          <w:tab/>
          <w:delText>16</w:delText>
        </w:r>
      </w:del>
    </w:p>
    <w:p w14:paraId="3103C676" w14:textId="222D6DF1" w:rsidR="00C1187B" w:rsidDel="00B53275" w:rsidRDefault="00C1187B">
      <w:pPr>
        <w:pStyle w:val="TOC4"/>
        <w:rPr>
          <w:del w:id="1659" w:author="Author"/>
          <w:kern w:val="2"/>
          <w:sz w:val="22"/>
          <w:lang w:val="en-US" w:eastAsia="en-US"/>
          <w14:ligatures w14:val="standardContextual"/>
        </w:rPr>
      </w:pPr>
      <w:del w:id="1660" w:author="Author">
        <w:r w:rsidRPr="006D1621" w:rsidDel="00B53275">
          <w:rPr>
            <w:rPrChange w:id="1661" w:author="Author">
              <w:rPr>
                <w:rStyle w:val="Hyperlink"/>
                <w:rFonts w:cs="Times New Roman"/>
              </w:rPr>
            </w:rPrChange>
          </w:rPr>
          <w:delText>3.7.1.1</w:delText>
        </w:r>
        <w:r w:rsidDel="00B53275">
          <w:rPr>
            <w:kern w:val="2"/>
            <w:sz w:val="22"/>
            <w:lang w:val="en-US" w:eastAsia="en-US"/>
            <w14:ligatures w14:val="standardContextual"/>
          </w:rPr>
          <w:tab/>
        </w:r>
        <w:r w:rsidRPr="006D1621" w:rsidDel="00B53275">
          <w:rPr>
            <w:rPrChange w:id="1662" w:author="Author">
              <w:rPr>
                <w:rStyle w:val="Hyperlink"/>
              </w:rPr>
            </w:rPrChange>
          </w:rPr>
          <w:delText>Supported stream type combinations</w:delText>
        </w:r>
        <w:r w:rsidDel="00B53275">
          <w:rPr>
            <w:webHidden/>
          </w:rPr>
          <w:tab/>
          <w:delText>25</w:delText>
        </w:r>
      </w:del>
    </w:p>
    <w:p w14:paraId="78E16877" w14:textId="1BEA2F6C" w:rsidR="00C1187B" w:rsidDel="00B53275" w:rsidRDefault="00C1187B">
      <w:pPr>
        <w:pStyle w:val="TOC3"/>
        <w:rPr>
          <w:del w:id="1663" w:author="Author"/>
          <w:rFonts w:cstheme="minorBidi"/>
          <w:noProof/>
          <w:color w:val="auto"/>
          <w:kern w:val="2"/>
          <w:sz w:val="22"/>
          <w:lang w:eastAsia="en-US"/>
          <w14:ligatures w14:val="standardContextual"/>
        </w:rPr>
      </w:pPr>
      <w:del w:id="1664" w:author="Author">
        <w:r w:rsidRPr="006D1621" w:rsidDel="00B53275">
          <w:rPr>
            <w:rPrChange w:id="1665" w:author="Author">
              <w:rPr>
                <w:rStyle w:val="Hyperlink"/>
                <w:noProof/>
              </w:rPr>
            </w:rPrChange>
          </w:rPr>
          <w:delText>3.7.2</w:delText>
        </w:r>
        <w:r w:rsidDel="00B53275">
          <w:rPr>
            <w:rFonts w:cstheme="minorBidi"/>
            <w:noProof/>
            <w:color w:val="auto"/>
            <w:kern w:val="2"/>
            <w:sz w:val="22"/>
            <w:lang w:eastAsia="en-US"/>
            <w14:ligatures w14:val="standardContextual"/>
          </w:rPr>
          <w:tab/>
        </w:r>
        <w:r w:rsidRPr="006D1621" w:rsidDel="00B53275">
          <w:rPr>
            <w:rPrChange w:id="1666" w:author="Author">
              <w:rPr>
                <w:rStyle w:val="Hyperlink"/>
                <w:noProof/>
              </w:rPr>
            </w:rPrChange>
          </w:rPr>
          <w:delText>Available Streams</w:delText>
        </w:r>
        <w:r w:rsidDel="00B53275">
          <w:rPr>
            <w:noProof/>
            <w:webHidden/>
          </w:rPr>
          <w:tab/>
          <w:delText>26</w:delText>
        </w:r>
      </w:del>
    </w:p>
    <w:p w14:paraId="7A71A7FF" w14:textId="4BCCE41A" w:rsidR="00C1187B" w:rsidDel="00B53275" w:rsidRDefault="00C1187B">
      <w:pPr>
        <w:pStyle w:val="TOC2"/>
        <w:rPr>
          <w:del w:id="1667" w:author="Author"/>
          <w:rFonts w:cstheme="minorBidi"/>
          <w:noProof/>
          <w:color w:val="auto"/>
          <w:kern w:val="2"/>
          <w:sz w:val="22"/>
          <w:lang w:eastAsia="en-US"/>
          <w14:ligatures w14:val="standardContextual"/>
        </w:rPr>
      </w:pPr>
      <w:del w:id="1668" w:author="Author">
        <w:r w:rsidRPr="006D1621" w:rsidDel="00B53275">
          <w:rPr>
            <w:rPrChange w:id="1669" w:author="Author">
              <w:rPr>
                <w:rStyle w:val="Hyperlink"/>
                <w:noProof/>
              </w:rPr>
            </w:rPrChange>
          </w:rPr>
          <w:delText>3.8</w:delText>
        </w:r>
        <w:r w:rsidDel="00B53275">
          <w:rPr>
            <w:rFonts w:cstheme="minorBidi"/>
            <w:noProof/>
            <w:color w:val="auto"/>
            <w:kern w:val="2"/>
            <w:sz w:val="22"/>
            <w:lang w:eastAsia="en-US"/>
            <w14:ligatures w14:val="standardContextual"/>
          </w:rPr>
          <w:tab/>
        </w:r>
        <w:r w:rsidRPr="006D1621" w:rsidDel="00B53275">
          <w:rPr>
            <w:rPrChange w:id="1670" w:author="Author">
              <w:rPr>
                <w:rStyle w:val="Hyperlink"/>
                <w:noProof/>
              </w:rPr>
            </w:rPrChange>
          </w:rPr>
          <w:delText>Streaming approach and log strategy</w:delText>
        </w:r>
        <w:r w:rsidDel="00B53275">
          <w:rPr>
            <w:noProof/>
            <w:webHidden/>
          </w:rPr>
          <w:tab/>
          <w:delText>27</w:delText>
        </w:r>
      </w:del>
    </w:p>
    <w:p w14:paraId="7546CAC2" w14:textId="3CD9457D" w:rsidR="00C1187B" w:rsidDel="00B53275" w:rsidRDefault="00C1187B">
      <w:pPr>
        <w:pStyle w:val="TOC3"/>
        <w:rPr>
          <w:del w:id="1671" w:author="Author"/>
          <w:rFonts w:cstheme="minorBidi"/>
          <w:noProof/>
          <w:color w:val="auto"/>
          <w:kern w:val="2"/>
          <w:sz w:val="22"/>
          <w:lang w:eastAsia="en-US"/>
          <w14:ligatures w14:val="standardContextual"/>
        </w:rPr>
      </w:pPr>
      <w:del w:id="1672" w:author="Author">
        <w:r w:rsidRPr="006D1621" w:rsidDel="00B53275">
          <w:rPr>
            <w:rPrChange w:id="1673" w:author="Author">
              <w:rPr>
                <w:rStyle w:val="Hyperlink"/>
                <w:noProof/>
              </w:rPr>
            </w:rPrChange>
          </w:rPr>
          <w:delText>3.8.1</w:delText>
        </w:r>
        <w:r w:rsidDel="00B53275">
          <w:rPr>
            <w:rFonts w:cstheme="minorBidi"/>
            <w:noProof/>
            <w:color w:val="auto"/>
            <w:kern w:val="2"/>
            <w:sz w:val="22"/>
            <w:lang w:eastAsia="en-US"/>
            <w14:ligatures w14:val="standardContextual"/>
          </w:rPr>
          <w:tab/>
        </w:r>
        <w:r w:rsidRPr="006D1621" w:rsidDel="00B53275">
          <w:rPr>
            <w:rPrChange w:id="1674" w:author="Author">
              <w:rPr>
                <w:rStyle w:val="Hyperlink"/>
                <w:noProof/>
              </w:rPr>
            </w:rPrChange>
          </w:rPr>
          <w:delText>Log storage strategy</w:delText>
        </w:r>
        <w:r w:rsidDel="00B53275">
          <w:rPr>
            <w:noProof/>
            <w:webHidden/>
          </w:rPr>
          <w:tab/>
          <w:delText>27</w:delText>
        </w:r>
      </w:del>
    </w:p>
    <w:p w14:paraId="37DD6EAF" w14:textId="42BB9807" w:rsidR="00C1187B" w:rsidDel="00B53275" w:rsidRDefault="00C1187B">
      <w:pPr>
        <w:pStyle w:val="TOC4"/>
        <w:rPr>
          <w:del w:id="1675" w:author="Author"/>
          <w:kern w:val="2"/>
          <w:sz w:val="22"/>
          <w:lang w:val="en-US" w:eastAsia="en-US"/>
          <w14:ligatures w14:val="standardContextual"/>
        </w:rPr>
      </w:pPr>
      <w:del w:id="1676" w:author="Author">
        <w:r w:rsidRPr="006D1621" w:rsidDel="00B53275">
          <w:rPr>
            <w:rPrChange w:id="1677" w:author="Author">
              <w:rPr>
                <w:rStyle w:val="Hyperlink"/>
                <w:rFonts w:cs="Times New Roman"/>
              </w:rPr>
            </w:rPrChange>
          </w:rPr>
          <w:delText>3.8.1.1</w:delText>
        </w:r>
        <w:r w:rsidDel="00B53275">
          <w:rPr>
            <w:kern w:val="2"/>
            <w:sz w:val="22"/>
            <w:lang w:val="en-US" w:eastAsia="en-US"/>
            <w14:ligatures w14:val="standardContextual"/>
          </w:rPr>
          <w:tab/>
        </w:r>
        <w:r w:rsidRPr="006D1621" w:rsidDel="00B53275">
          <w:rPr>
            <w:rPrChange w:id="1678" w:author="Author">
              <w:rPr>
                <w:rStyle w:val="Hyperlink"/>
              </w:rPr>
            </w:rPrChange>
          </w:rPr>
          <w:delText>Compacted log</w:delText>
        </w:r>
        <w:r w:rsidDel="00B53275">
          <w:rPr>
            <w:webHidden/>
          </w:rPr>
          <w:tab/>
          <w:delText>27</w:delText>
        </w:r>
      </w:del>
    </w:p>
    <w:p w14:paraId="44EC134E" w14:textId="28F13689" w:rsidR="00C1187B" w:rsidDel="00B53275" w:rsidRDefault="00C1187B">
      <w:pPr>
        <w:pStyle w:val="TOC4"/>
        <w:rPr>
          <w:del w:id="1679" w:author="Author"/>
          <w:kern w:val="2"/>
          <w:sz w:val="22"/>
          <w:lang w:val="en-US" w:eastAsia="en-US"/>
          <w14:ligatures w14:val="standardContextual"/>
        </w:rPr>
      </w:pPr>
      <w:del w:id="1680" w:author="Author">
        <w:r w:rsidRPr="006D1621" w:rsidDel="00B53275">
          <w:rPr>
            <w:rPrChange w:id="1681" w:author="Author">
              <w:rPr>
                <w:rStyle w:val="Hyperlink"/>
                <w:rFonts w:cs="Times New Roman"/>
              </w:rPr>
            </w:rPrChange>
          </w:rPr>
          <w:delText>3.8.1.2</w:delText>
        </w:r>
        <w:r w:rsidDel="00B53275">
          <w:rPr>
            <w:kern w:val="2"/>
            <w:sz w:val="22"/>
            <w:lang w:val="en-US" w:eastAsia="en-US"/>
            <w14:ligatures w14:val="standardContextual"/>
          </w:rPr>
          <w:tab/>
        </w:r>
        <w:r w:rsidRPr="006D1621" w:rsidDel="00B53275">
          <w:rPr>
            <w:rPrChange w:id="1682" w:author="Author">
              <w:rPr>
                <w:rStyle w:val="Hyperlink"/>
              </w:rPr>
            </w:rPrChange>
          </w:rPr>
          <w:delText>Truncated log</w:delText>
        </w:r>
        <w:r w:rsidDel="00B53275">
          <w:rPr>
            <w:webHidden/>
          </w:rPr>
          <w:tab/>
          <w:delText>28</w:delText>
        </w:r>
      </w:del>
    </w:p>
    <w:p w14:paraId="2FAD681C" w14:textId="04B00CE1" w:rsidR="00C1187B" w:rsidDel="00B53275" w:rsidRDefault="00C1187B">
      <w:pPr>
        <w:pStyle w:val="TOC4"/>
        <w:rPr>
          <w:del w:id="1683" w:author="Author"/>
          <w:kern w:val="2"/>
          <w:sz w:val="22"/>
          <w:lang w:val="en-US" w:eastAsia="en-US"/>
          <w14:ligatures w14:val="standardContextual"/>
        </w:rPr>
      </w:pPr>
      <w:del w:id="1684" w:author="Author">
        <w:r w:rsidRPr="006D1621" w:rsidDel="00B53275">
          <w:rPr>
            <w:rPrChange w:id="1685" w:author="Author">
              <w:rPr>
                <w:rStyle w:val="Hyperlink"/>
                <w:rFonts w:cs="Times New Roman"/>
              </w:rPr>
            </w:rPrChange>
          </w:rPr>
          <w:delText>3.8.1.3</w:delText>
        </w:r>
        <w:r w:rsidDel="00B53275">
          <w:rPr>
            <w:kern w:val="2"/>
            <w:sz w:val="22"/>
            <w:lang w:val="en-US" w:eastAsia="en-US"/>
            <w14:ligatures w14:val="standardContextual"/>
          </w:rPr>
          <w:tab/>
        </w:r>
        <w:r w:rsidRPr="006D1621" w:rsidDel="00B53275">
          <w:rPr>
            <w:rPrChange w:id="1686" w:author="Author">
              <w:rPr>
                <w:rStyle w:val="Hyperlink"/>
              </w:rPr>
            </w:rPrChange>
          </w:rPr>
          <w:delText>Full history log</w:delText>
        </w:r>
        <w:r w:rsidDel="00B53275">
          <w:rPr>
            <w:webHidden/>
          </w:rPr>
          <w:tab/>
          <w:delText>29</w:delText>
        </w:r>
      </w:del>
    </w:p>
    <w:p w14:paraId="2A7FCCAB" w14:textId="51563193" w:rsidR="00C1187B" w:rsidDel="00B53275" w:rsidRDefault="00C1187B">
      <w:pPr>
        <w:pStyle w:val="TOC4"/>
        <w:rPr>
          <w:del w:id="1687" w:author="Author"/>
          <w:kern w:val="2"/>
          <w:sz w:val="22"/>
          <w:lang w:val="en-US" w:eastAsia="en-US"/>
          <w14:ligatures w14:val="standardContextual"/>
        </w:rPr>
      </w:pPr>
      <w:del w:id="1688" w:author="Author">
        <w:r w:rsidRPr="006D1621" w:rsidDel="00B53275">
          <w:rPr>
            <w:rPrChange w:id="1689" w:author="Author">
              <w:rPr>
                <w:rStyle w:val="Hyperlink"/>
                <w:rFonts w:cs="Times New Roman"/>
              </w:rPr>
            </w:rPrChange>
          </w:rPr>
          <w:delText>3.8.1.4</w:delText>
        </w:r>
        <w:r w:rsidDel="00B53275">
          <w:rPr>
            <w:kern w:val="2"/>
            <w:sz w:val="22"/>
            <w:lang w:val="en-US" w:eastAsia="en-US"/>
            <w14:ligatures w14:val="standardContextual"/>
          </w:rPr>
          <w:tab/>
        </w:r>
        <w:r w:rsidRPr="006D1621" w:rsidDel="00B53275">
          <w:rPr>
            <w:rPrChange w:id="1690" w:author="Author">
              <w:rPr>
                <w:rStyle w:val="Hyperlink"/>
              </w:rPr>
            </w:rPrChange>
          </w:rPr>
          <w:delText>Full history with periodic baseline log</w:delText>
        </w:r>
        <w:r w:rsidDel="00B53275">
          <w:rPr>
            <w:webHidden/>
          </w:rPr>
          <w:tab/>
          <w:delText>29</w:delText>
        </w:r>
      </w:del>
    </w:p>
    <w:p w14:paraId="03DB9571" w14:textId="0D94D146" w:rsidR="00C1187B" w:rsidDel="00B53275" w:rsidRDefault="00C1187B">
      <w:pPr>
        <w:pStyle w:val="TOC3"/>
        <w:rPr>
          <w:del w:id="1691" w:author="Author"/>
          <w:rFonts w:cstheme="minorBidi"/>
          <w:noProof/>
          <w:color w:val="auto"/>
          <w:kern w:val="2"/>
          <w:sz w:val="22"/>
          <w:lang w:eastAsia="en-US"/>
          <w14:ligatures w14:val="standardContextual"/>
        </w:rPr>
      </w:pPr>
      <w:del w:id="1692" w:author="Author">
        <w:r w:rsidRPr="006D1621" w:rsidDel="00B53275">
          <w:rPr>
            <w:rPrChange w:id="1693" w:author="Author">
              <w:rPr>
                <w:rStyle w:val="Hyperlink"/>
                <w:noProof/>
              </w:rPr>
            </w:rPrChange>
          </w:rPr>
          <w:delText>3.8.2</w:delText>
        </w:r>
        <w:r w:rsidDel="00B53275">
          <w:rPr>
            <w:rFonts w:cstheme="minorBidi"/>
            <w:noProof/>
            <w:color w:val="auto"/>
            <w:kern w:val="2"/>
            <w:sz w:val="22"/>
            <w:lang w:eastAsia="en-US"/>
            <w14:ligatures w14:val="standardContextual"/>
          </w:rPr>
          <w:tab/>
        </w:r>
        <w:r w:rsidRPr="006D1621" w:rsidDel="00B53275">
          <w:rPr>
            <w:rPrChange w:id="1694" w:author="Author">
              <w:rPr>
                <w:rStyle w:val="Hyperlink"/>
                <w:noProof/>
              </w:rPr>
            </w:rPrChange>
          </w:rPr>
          <w:delText>Log record strategy and record trigger</w:delText>
        </w:r>
        <w:r w:rsidDel="00B53275">
          <w:rPr>
            <w:noProof/>
            <w:webHidden/>
          </w:rPr>
          <w:tab/>
          <w:delText>29</w:delText>
        </w:r>
      </w:del>
    </w:p>
    <w:p w14:paraId="1A00B0F2" w14:textId="390D6A7F" w:rsidR="00C1187B" w:rsidDel="00B53275" w:rsidRDefault="00C1187B">
      <w:pPr>
        <w:pStyle w:val="TOC4"/>
        <w:rPr>
          <w:del w:id="1695" w:author="Author"/>
          <w:kern w:val="2"/>
          <w:sz w:val="22"/>
          <w:lang w:val="en-US" w:eastAsia="en-US"/>
          <w14:ligatures w14:val="standardContextual"/>
        </w:rPr>
      </w:pPr>
      <w:del w:id="1696" w:author="Author">
        <w:r w:rsidRPr="006D1621" w:rsidDel="00B53275">
          <w:rPr>
            <w:rPrChange w:id="1697" w:author="Author">
              <w:rPr>
                <w:rStyle w:val="Hyperlink"/>
                <w:rFonts w:cs="Times New Roman"/>
              </w:rPr>
            </w:rPrChange>
          </w:rPr>
          <w:delText>3.8.2.1</w:delText>
        </w:r>
        <w:r w:rsidDel="00B53275">
          <w:rPr>
            <w:kern w:val="2"/>
            <w:sz w:val="22"/>
            <w:lang w:val="en-US" w:eastAsia="en-US"/>
            <w14:ligatures w14:val="standardContextual"/>
          </w:rPr>
          <w:tab/>
        </w:r>
        <w:r w:rsidRPr="006D1621" w:rsidDel="00B53275">
          <w:rPr>
            <w:rPrChange w:id="1698" w:author="Author">
              <w:rPr>
                <w:rStyle w:val="Hyperlink"/>
              </w:rPr>
            </w:rPrChange>
          </w:rPr>
          <w:delText>Whole entity on change</w:delText>
        </w:r>
        <w:r w:rsidDel="00B53275">
          <w:rPr>
            <w:webHidden/>
          </w:rPr>
          <w:tab/>
          <w:delText>29</w:delText>
        </w:r>
      </w:del>
    </w:p>
    <w:p w14:paraId="279103CA" w14:textId="2EB019C2" w:rsidR="00C1187B" w:rsidDel="00B53275" w:rsidRDefault="00C1187B">
      <w:pPr>
        <w:pStyle w:val="TOC4"/>
        <w:rPr>
          <w:del w:id="1699" w:author="Author"/>
          <w:kern w:val="2"/>
          <w:sz w:val="22"/>
          <w:lang w:val="en-US" w:eastAsia="en-US"/>
          <w14:ligatures w14:val="standardContextual"/>
        </w:rPr>
      </w:pPr>
      <w:del w:id="1700" w:author="Author">
        <w:r w:rsidRPr="006D1621" w:rsidDel="00B53275">
          <w:rPr>
            <w:rPrChange w:id="1701" w:author="Author">
              <w:rPr>
                <w:rStyle w:val="Hyperlink"/>
                <w:rFonts w:cs="Times New Roman"/>
              </w:rPr>
            </w:rPrChange>
          </w:rPr>
          <w:delText>3.8.2.2</w:delText>
        </w:r>
        <w:r w:rsidDel="00B53275">
          <w:rPr>
            <w:kern w:val="2"/>
            <w:sz w:val="22"/>
            <w:lang w:val="en-US" w:eastAsia="en-US"/>
            <w14:ligatures w14:val="standardContextual"/>
          </w:rPr>
          <w:tab/>
        </w:r>
        <w:r w:rsidRPr="006D1621" w:rsidDel="00B53275">
          <w:rPr>
            <w:rPrChange w:id="1702" w:author="Author">
              <w:rPr>
                <w:rStyle w:val="Hyperlink"/>
              </w:rPr>
            </w:rPrChange>
          </w:rPr>
          <w:delText>Change only</w:delText>
        </w:r>
        <w:r w:rsidDel="00B53275">
          <w:rPr>
            <w:webHidden/>
          </w:rPr>
          <w:tab/>
          <w:delText>30</w:delText>
        </w:r>
      </w:del>
    </w:p>
    <w:p w14:paraId="014B27FD" w14:textId="6F6B52F3" w:rsidR="00C1187B" w:rsidDel="00B53275" w:rsidRDefault="00C1187B">
      <w:pPr>
        <w:pStyle w:val="TOC4"/>
        <w:rPr>
          <w:del w:id="1703" w:author="Author"/>
          <w:kern w:val="2"/>
          <w:sz w:val="22"/>
          <w:lang w:val="en-US" w:eastAsia="en-US"/>
          <w14:ligatures w14:val="standardContextual"/>
        </w:rPr>
      </w:pPr>
      <w:del w:id="1704" w:author="Author">
        <w:r w:rsidRPr="006D1621" w:rsidDel="00B53275">
          <w:rPr>
            <w:rPrChange w:id="1705" w:author="Author">
              <w:rPr>
                <w:rStyle w:val="Hyperlink"/>
                <w:rFonts w:cs="Times New Roman"/>
              </w:rPr>
            </w:rPrChange>
          </w:rPr>
          <w:delText>3.8.2.3</w:delText>
        </w:r>
        <w:r w:rsidDel="00B53275">
          <w:rPr>
            <w:kern w:val="2"/>
            <w:sz w:val="22"/>
            <w:lang w:val="en-US" w:eastAsia="en-US"/>
            <w14:ligatures w14:val="standardContextual"/>
          </w:rPr>
          <w:tab/>
        </w:r>
        <w:r w:rsidRPr="006D1621" w:rsidDel="00B53275">
          <w:rPr>
            <w:rPrChange w:id="1706" w:author="Author">
              <w:rPr>
                <w:rStyle w:val="Hyperlink"/>
              </w:rPr>
            </w:rPrChange>
          </w:rPr>
          <w:delText>Whole entity periodic</w:delText>
        </w:r>
        <w:r w:rsidDel="00B53275">
          <w:rPr>
            <w:webHidden/>
          </w:rPr>
          <w:tab/>
          <w:delText>30</w:delText>
        </w:r>
      </w:del>
    </w:p>
    <w:p w14:paraId="3B49D2F4" w14:textId="532C442A" w:rsidR="00C1187B" w:rsidDel="00B53275" w:rsidRDefault="00C1187B">
      <w:pPr>
        <w:pStyle w:val="TOC4"/>
        <w:rPr>
          <w:del w:id="1707" w:author="Author"/>
          <w:kern w:val="2"/>
          <w:sz w:val="22"/>
          <w:lang w:val="en-US" w:eastAsia="en-US"/>
          <w14:ligatures w14:val="standardContextual"/>
        </w:rPr>
      </w:pPr>
      <w:del w:id="1708" w:author="Author">
        <w:r w:rsidRPr="006D1621" w:rsidDel="00B53275">
          <w:rPr>
            <w:rPrChange w:id="1709" w:author="Author">
              <w:rPr>
                <w:rStyle w:val="Hyperlink"/>
                <w:rFonts w:cs="Times New Roman"/>
              </w:rPr>
            </w:rPrChange>
          </w:rPr>
          <w:delText>3.8.2.4</w:delText>
        </w:r>
        <w:r w:rsidDel="00B53275">
          <w:rPr>
            <w:kern w:val="2"/>
            <w:sz w:val="22"/>
            <w:lang w:val="en-US" w:eastAsia="en-US"/>
            <w14:ligatures w14:val="standardContextual"/>
          </w:rPr>
          <w:tab/>
        </w:r>
        <w:r w:rsidRPr="006D1621" w:rsidDel="00B53275">
          <w:rPr>
            <w:rPrChange w:id="1710" w:author="Author">
              <w:rPr>
                <w:rStyle w:val="Hyperlink"/>
              </w:rPr>
            </w:rPrChange>
          </w:rPr>
          <w:delText>Change-only periodic</w:delText>
        </w:r>
        <w:r w:rsidDel="00B53275">
          <w:rPr>
            <w:webHidden/>
          </w:rPr>
          <w:tab/>
          <w:delText>30</w:delText>
        </w:r>
      </w:del>
    </w:p>
    <w:p w14:paraId="1A2E9D68" w14:textId="74EDF9A9" w:rsidR="00C1187B" w:rsidDel="00B53275" w:rsidRDefault="00C1187B">
      <w:pPr>
        <w:pStyle w:val="TOC2"/>
        <w:rPr>
          <w:del w:id="1711" w:author="Author"/>
          <w:rFonts w:cstheme="minorBidi"/>
          <w:noProof/>
          <w:color w:val="auto"/>
          <w:kern w:val="2"/>
          <w:sz w:val="22"/>
          <w:lang w:eastAsia="en-US"/>
          <w14:ligatures w14:val="standardContextual"/>
        </w:rPr>
      </w:pPr>
      <w:del w:id="1712" w:author="Author">
        <w:r w:rsidRPr="006D1621" w:rsidDel="00B53275">
          <w:rPr>
            <w:rPrChange w:id="1713" w:author="Author">
              <w:rPr>
                <w:rStyle w:val="Hyperlink"/>
                <w:noProof/>
              </w:rPr>
            </w:rPrChange>
          </w:rPr>
          <w:delText>3.9</w:delText>
        </w:r>
        <w:r w:rsidDel="00B53275">
          <w:rPr>
            <w:rFonts w:cstheme="minorBidi"/>
            <w:noProof/>
            <w:color w:val="auto"/>
            <w:kern w:val="2"/>
            <w:sz w:val="22"/>
            <w:lang w:eastAsia="en-US"/>
            <w14:ligatures w14:val="standardContextual"/>
          </w:rPr>
          <w:tab/>
        </w:r>
        <w:r w:rsidRPr="006D1621" w:rsidDel="00B53275">
          <w:rPr>
            <w:rPrChange w:id="1714" w:author="Author">
              <w:rPr>
                <w:rStyle w:val="Hyperlink"/>
                <w:noProof/>
              </w:rPr>
            </w:rPrChange>
          </w:rPr>
          <w:delText>Using the stream</w:delText>
        </w:r>
        <w:r w:rsidDel="00B53275">
          <w:rPr>
            <w:noProof/>
            <w:webHidden/>
          </w:rPr>
          <w:tab/>
          <w:delText>31</w:delText>
        </w:r>
      </w:del>
    </w:p>
    <w:p w14:paraId="095957A8" w14:textId="26FACC47" w:rsidR="00C1187B" w:rsidDel="00B53275" w:rsidRDefault="00C1187B">
      <w:pPr>
        <w:pStyle w:val="TOC3"/>
        <w:rPr>
          <w:del w:id="1715" w:author="Author"/>
          <w:rFonts w:cstheme="minorBidi"/>
          <w:noProof/>
          <w:color w:val="auto"/>
          <w:kern w:val="2"/>
          <w:sz w:val="22"/>
          <w:lang w:eastAsia="en-US"/>
          <w14:ligatures w14:val="standardContextual"/>
        </w:rPr>
      </w:pPr>
      <w:del w:id="1716" w:author="Author">
        <w:r w:rsidRPr="006D1621" w:rsidDel="00B53275">
          <w:rPr>
            <w:rPrChange w:id="1717" w:author="Author">
              <w:rPr>
                <w:rStyle w:val="Hyperlink"/>
                <w:noProof/>
              </w:rPr>
            </w:rPrChange>
          </w:rPr>
          <w:delText>3.9.1</w:delText>
        </w:r>
        <w:r w:rsidDel="00B53275">
          <w:rPr>
            <w:rFonts w:cstheme="minorBidi"/>
            <w:noProof/>
            <w:color w:val="auto"/>
            <w:kern w:val="2"/>
            <w:sz w:val="22"/>
            <w:lang w:eastAsia="en-US"/>
            <w14:ligatures w14:val="standardContextual"/>
          </w:rPr>
          <w:tab/>
        </w:r>
        <w:r w:rsidRPr="006D1621" w:rsidDel="00B53275">
          <w:rPr>
            <w:rPrChange w:id="1718" w:author="Author">
              <w:rPr>
                <w:rStyle w:val="Hyperlink"/>
                <w:noProof/>
              </w:rPr>
            </w:rPrChange>
          </w:rPr>
          <w:delText>Streaming the context</w:delText>
        </w:r>
        <w:r w:rsidDel="00B53275">
          <w:rPr>
            <w:noProof/>
            <w:webHidden/>
          </w:rPr>
          <w:tab/>
          <w:delText>31</w:delText>
        </w:r>
      </w:del>
    </w:p>
    <w:p w14:paraId="43847656" w14:textId="30867C8D" w:rsidR="00C1187B" w:rsidDel="00B53275" w:rsidRDefault="00C1187B">
      <w:pPr>
        <w:pStyle w:val="TOC4"/>
        <w:rPr>
          <w:del w:id="1719" w:author="Author"/>
          <w:kern w:val="2"/>
          <w:sz w:val="22"/>
          <w:lang w:val="en-US" w:eastAsia="en-US"/>
          <w14:ligatures w14:val="standardContextual"/>
        </w:rPr>
      </w:pPr>
      <w:del w:id="1720" w:author="Author">
        <w:r w:rsidRPr="006D1621" w:rsidDel="00B53275">
          <w:rPr>
            <w:rPrChange w:id="1721" w:author="Author">
              <w:rPr>
                <w:rStyle w:val="Hyperlink"/>
                <w:rFonts w:cs="Times New Roman"/>
              </w:rPr>
            </w:rPrChange>
          </w:rPr>
          <w:delText>3.9.1.1</w:delText>
        </w:r>
        <w:r w:rsidDel="00B53275">
          <w:rPr>
            <w:kern w:val="2"/>
            <w:sz w:val="22"/>
            <w:lang w:val="en-US" w:eastAsia="en-US"/>
            <w14:ligatures w14:val="standardContextual"/>
          </w:rPr>
          <w:tab/>
        </w:r>
        <w:r w:rsidRPr="006D1621" w:rsidDel="00B53275">
          <w:rPr>
            <w:rPrChange w:id="1722" w:author="Author">
              <w:rPr>
                <w:rStyle w:val="Hyperlink"/>
              </w:rPr>
            </w:rPrChange>
          </w:rPr>
          <w:delText>Effect of streaming approach and compacted log characteristics on alignment</w:delText>
        </w:r>
        <w:r w:rsidDel="00B53275">
          <w:rPr>
            <w:webHidden/>
          </w:rPr>
          <w:tab/>
          <w:delText>31</w:delText>
        </w:r>
      </w:del>
    </w:p>
    <w:p w14:paraId="4BBCA4D2" w14:textId="3FF0DF2D" w:rsidR="00C1187B" w:rsidDel="00B53275" w:rsidRDefault="00C1187B">
      <w:pPr>
        <w:pStyle w:val="TOC4"/>
        <w:rPr>
          <w:del w:id="1723" w:author="Author"/>
          <w:kern w:val="2"/>
          <w:sz w:val="22"/>
          <w:lang w:val="en-US" w:eastAsia="en-US"/>
          <w14:ligatures w14:val="standardContextual"/>
        </w:rPr>
      </w:pPr>
      <w:del w:id="1724" w:author="Author">
        <w:r w:rsidRPr="006D1621" w:rsidDel="00B53275">
          <w:rPr>
            <w:rPrChange w:id="1725" w:author="Author">
              <w:rPr>
                <w:rStyle w:val="Hyperlink"/>
                <w:rFonts w:cs="Times New Roman"/>
              </w:rPr>
            </w:rPrChange>
          </w:rPr>
          <w:delText>3.9.1.2</w:delText>
        </w:r>
        <w:r w:rsidDel="00B53275">
          <w:rPr>
            <w:kern w:val="2"/>
            <w:sz w:val="22"/>
            <w:lang w:val="en-US" w:eastAsia="en-US"/>
            <w14:ligatures w14:val="standardContextual"/>
          </w:rPr>
          <w:tab/>
        </w:r>
        <w:r w:rsidRPr="006D1621" w:rsidDel="00B53275">
          <w:rPr>
            <w:rPrChange w:id="1726" w:author="Author">
              <w:rPr>
                <w:rStyle w:val="Hyperlink"/>
              </w:rPr>
            </w:rPrChange>
          </w:rPr>
          <w:delText>Preparing to connect</w:delText>
        </w:r>
        <w:r w:rsidDel="00B53275">
          <w:rPr>
            <w:webHidden/>
          </w:rPr>
          <w:tab/>
          <w:delText>31</w:delText>
        </w:r>
      </w:del>
    </w:p>
    <w:p w14:paraId="1F0BF57E" w14:textId="1ABA4E86" w:rsidR="00C1187B" w:rsidDel="00B53275" w:rsidRDefault="00C1187B">
      <w:pPr>
        <w:pStyle w:val="TOC4"/>
        <w:rPr>
          <w:del w:id="1727" w:author="Author"/>
          <w:kern w:val="2"/>
          <w:sz w:val="22"/>
          <w:lang w:val="en-US" w:eastAsia="en-US"/>
          <w14:ligatures w14:val="standardContextual"/>
        </w:rPr>
      </w:pPr>
      <w:del w:id="1728" w:author="Author">
        <w:r w:rsidRPr="006D1621" w:rsidDel="00B53275">
          <w:rPr>
            <w:rPrChange w:id="1729" w:author="Author">
              <w:rPr>
                <w:rStyle w:val="Hyperlink"/>
                <w:rFonts w:cs="Times New Roman"/>
              </w:rPr>
            </w:rPrChange>
          </w:rPr>
          <w:delText>3.9.1.3</w:delText>
        </w:r>
        <w:r w:rsidDel="00B53275">
          <w:rPr>
            <w:kern w:val="2"/>
            <w:sz w:val="22"/>
            <w:lang w:val="en-US" w:eastAsia="en-US"/>
            <w14:ligatures w14:val="standardContextual"/>
          </w:rPr>
          <w:tab/>
        </w:r>
        <w:r w:rsidRPr="006D1621" w:rsidDel="00B53275">
          <w:rPr>
            <w:rPrChange w:id="1730" w:author="Author">
              <w:rPr>
                <w:rStyle w:val="Hyperlink"/>
              </w:rPr>
            </w:rPrChange>
          </w:rPr>
          <w:delText>Initial connection</w:delText>
        </w:r>
        <w:r w:rsidDel="00B53275">
          <w:rPr>
            <w:webHidden/>
          </w:rPr>
          <w:tab/>
          <w:delText>31</w:delText>
        </w:r>
      </w:del>
    </w:p>
    <w:p w14:paraId="28D59726" w14:textId="100B10A3" w:rsidR="00C1187B" w:rsidDel="00B53275" w:rsidRDefault="00C1187B">
      <w:pPr>
        <w:pStyle w:val="TOC4"/>
        <w:rPr>
          <w:del w:id="1731" w:author="Author"/>
          <w:kern w:val="2"/>
          <w:sz w:val="22"/>
          <w:lang w:val="en-US" w:eastAsia="en-US"/>
          <w14:ligatures w14:val="standardContextual"/>
        </w:rPr>
      </w:pPr>
      <w:del w:id="1732" w:author="Author">
        <w:r w:rsidRPr="006D1621" w:rsidDel="00B53275">
          <w:rPr>
            <w:rPrChange w:id="1733" w:author="Author">
              <w:rPr>
                <w:rStyle w:val="Hyperlink"/>
                <w:rFonts w:cs="Times New Roman"/>
              </w:rPr>
            </w:rPrChange>
          </w:rPr>
          <w:delText>3.9.1.4</w:delText>
        </w:r>
        <w:r w:rsidDel="00B53275">
          <w:rPr>
            <w:kern w:val="2"/>
            <w:sz w:val="22"/>
            <w:lang w:val="en-US" w:eastAsia="en-US"/>
            <w14:ligatures w14:val="standardContextual"/>
          </w:rPr>
          <w:tab/>
        </w:r>
        <w:r w:rsidRPr="006D1621" w:rsidDel="00B53275">
          <w:rPr>
            <w:rPrChange w:id="1734" w:author="Author">
              <w:rPr>
                <w:rStyle w:val="Hyperlink"/>
              </w:rPr>
            </w:rPrChange>
          </w:rPr>
          <w:delText>TOMBSTONE record (delete) retention passed</w:delText>
        </w:r>
        <w:r w:rsidDel="00B53275">
          <w:rPr>
            <w:webHidden/>
          </w:rPr>
          <w:tab/>
          <w:delText>32</w:delText>
        </w:r>
      </w:del>
    </w:p>
    <w:p w14:paraId="2514655F" w14:textId="0E68E621" w:rsidR="00C1187B" w:rsidDel="00B53275" w:rsidRDefault="00C1187B">
      <w:pPr>
        <w:pStyle w:val="TOC4"/>
        <w:rPr>
          <w:del w:id="1735" w:author="Author"/>
          <w:kern w:val="2"/>
          <w:sz w:val="22"/>
          <w:lang w:val="en-US" w:eastAsia="en-US"/>
          <w14:ligatures w14:val="standardContextual"/>
        </w:rPr>
      </w:pPr>
      <w:del w:id="1736" w:author="Author">
        <w:r w:rsidRPr="006D1621" w:rsidDel="00B53275">
          <w:rPr>
            <w:rPrChange w:id="1737" w:author="Author">
              <w:rPr>
                <w:rStyle w:val="Hyperlink"/>
                <w:rFonts w:cs="Times New Roman"/>
              </w:rPr>
            </w:rPrChange>
          </w:rPr>
          <w:delText>3.9.1.5</w:delText>
        </w:r>
        <w:r w:rsidDel="00B53275">
          <w:rPr>
            <w:kern w:val="2"/>
            <w:sz w:val="22"/>
            <w:lang w:val="en-US" w:eastAsia="en-US"/>
            <w14:ligatures w14:val="standardContextual"/>
          </w:rPr>
          <w:tab/>
        </w:r>
        <w:r w:rsidRPr="006D1621" w:rsidDel="00B53275">
          <w:rPr>
            <w:rPrChange w:id="1738" w:author="Author">
              <w:rPr>
                <w:rStyle w:val="Hyperlink"/>
              </w:rPr>
            </w:rPrChange>
          </w:rPr>
          <w:delText>Compaction delay passed</w:delText>
        </w:r>
        <w:r w:rsidDel="00B53275">
          <w:rPr>
            <w:webHidden/>
          </w:rPr>
          <w:tab/>
          <w:delText>32</w:delText>
        </w:r>
      </w:del>
    </w:p>
    <w:p w14:paraId="1A81BBD0" w14:textId="5A9C0A3D" w:rsidR="00C1187B" w:rsidDel="00B53275" w:rsidRDefault="00C1187B">
      <w:pPr>
        <w:pStyle w:val="TOC4"/>
        <w:rPr>
          <w:del w:id="1739" w:author="Author"/>
          <w:kern w:val="2"/>
          <w:sz w:val="22"/>
          <w:lang w:val="en-US" w:eastAsia="en-US"/>
          <w14:ligatures w14:val="standardContextual"/>
        </w:rPr>
      </w:pPr>
      <w:del w:id="1740" w:author="Author">
        <w:r w:rsidRPr="006D1621" w:rsidDel="00B53275">
          <w:rPr>
            <w:rPrChange w:id="1741" w:author="Author">
              <w:rPr>
                <w:rStyle w:val="Hyperlink"/>
                <w:rFonts w:cs="Times New Roman"/>
              </w:rPr>
            </w:rPrChange>
          </w:rPr>
          <w:delText>3.9.1.6</w:delText>
        </w:r>
        <w:r w:rsidDel="00B53275">
          <w:rPr>
            <w:kern w:val="2"/>
            <w:sz w:val="22"/>
            <w:lang w:val="en-US" w:eastAsia="en-US"/>
            <w14:ligatures w14:val="standardContextual"/>
          </w:rPr>
          <w:tab/>
        </w:r>
        <w:r w:rsidRPr="006D1621" w:rsidDel="00B53275">
          <w:rPr>
            <w:rPrChange w:id="1742" w:author="Author">
              <w:rPr>
                <w:rStyle w:val="Hyperlink"/>
              </w:rPr>
            </w:rPrChange>
          </w:rPr>
          <w:delText>(Eventual) Consistency achieved</w:delText>
        </w:r>
        <w:r w:rsidDel="00B53275">
          <w:rPr>
            <w:webHidden/>
          </w:rPr>
          <w:tab/>
          <w:delText>32</w:delText>
        </w:r>
      </w:del>
    </w:p>
    <w:p w14:paraId="7E0EED48" w14:textId="0DFF9579" w:rsidR="00C1187B" w:rsidDel="00B53275" w:rsidRDefault="00C1187B">
      <w:pPr>
        <w:pStyle w:val="TOC4"/>
        <w:rPr>
          <w:del w:id="1743" w:author="Author"/>
          <w:kern w:val="2"/>
          <w:sz w:val="22"/>
          <w:lang w:val="en-US" w:eastAsia="en-US"/>
          <w14:ligatures w14:val="standardContextual"/>
        </w:rPr>
      </w:pPr>
      <w:del w:id="1744" w:author="Author">
        <w:r w:rsidRPr="006D1621" w:rsidDel="00B53275">
          <w:rPr>
            <w:rPrChange w:id="1745" w:author="Author">
              <w:rPr>
                <w:rStyle w:val="Hyperlink"/>
                <w:rFonts w:cs="Times New Roman"/>
              </w:rPr>
            </w:rPrChange>
          </w:rPr>
          <w:delText>3.9.1.7</w:delText>
        </w:r>
        <w:r w:rsidDel="00B53275">
          <w:rPr>
            <w:kern w:val="2"/>
            <w:sz w:val="22"/>
            <w:lang w:val="en-US" w:eastAsia="en-US"/>
            <w14:ligatures w14:val="standardContextual"/>
          </w:rPr>
          <w:tab/>
        </w:r>
        <w:r w:rsidRPr="006D1621" w:rsidDel="00B53275">
          <w:rPr>
            <w:rPrChange w:id="1746" w:author="Author">
              <w:rPr>
                <w:rStyle w:val="Hyperlink"/>
              </w:rPr>
            </w:rPrChange>
          </w:rPr>
          <w:delText>Degraded performance</w:delText>
        </w:r>
        <w:r w:rsidDel="00B53275">
          <w:rPr>
            <w:webHidden/>
          </w:rPr>
          <w:tab/>
          <w:delText>32</w:delText>
        </w:r>
      </w:del>
    </w:p>
    <w:p w14:paraId="1DB1D161" w14:textId="45C1C597" w:rsidR="00C1187B" w:rsidDel="00B53275" w:rsidRDefault="00C1187B">
      <w:pPr>
        <w:pStyle w:val="TOC4"/>
        <w:rPr>
          <w:del w:id="1747" w:author="Author"/>
          <w:kern w:val="2"/>
          <w:sz w:val="22"/>
          <w:lang w:val="en-US" w:eastAsia="en-US"/>
          <w14:ligatures w14:val="standardContextual"/>
        </w:rPr>
      </w:pPr>
      <w:del w:id="1748" w:author="Author">
        <w:r w:rsidRPr="006D1621" w:rsidDel="00B53275">
          <w:rPr>
            <w:rPrChange w:id="1749" w:author="Author">
              <w:rPr>
                <w:rStyle w:val="Hyperlink"/>
                <w:rFonts w:cs="Times New Roman"/>
              </w:rPr>
            </w:rPrChange>
          </w:rPr>
          <w:delText>3.9.1.8</w:delText>
        </w:r>
        <w:r w:rsidDel="00B53275">
          <w:rPr>
            <w:kern w:val="2"/>
            <w:sz w:val="22"/>
            <w:lang w:val="en-US" w:eastAsia="en-US"/>
            <w14:ligatures w14:val="standardContextual"/>
          </w:rPr>
          <w:tab/>
        </w:r>
        <w:r w:rsidRPr="006D1621" w:rsidDel="00B53275">
          <w:rPr>
            <w:rPrChange w:id="1750" w:author="Author">
              <w:rPr>
                <w:rStyle w:val="Hyperlink"/>
              </w:rPr>
            </w:rPrChange>
          </w:rPr>
          <w:delText>Need for realignment</w:delText>
        </w:r>
        <w:r w:rsidDel="00B53275">
          <w:rPr>
            <w:webHidden/>
          </w:rPr>
          <w:tab/>
          <w:delText>32</w:delText>
        </w:r>
      </w:del>
    </w:p>
    <w:p w14:paraId="49BA3135" w14:textId="389A1380" w:rsidR="00C1187B" w:rsidDel="00B53275" w:rsidRDefault="00C1187B">
      <w:pPr>
        <w:pStyle w:val="TOC4"/>
        <w:rPr>
          <w:del w:id="1751" w:author="Author"/>
          <w:kern w:val="2"/>
          <w:sz w:val="22"/>
          <w:lang w:val="en-US" w:eastAsia="en-US"/>
          <w14:ligatures w14:val="standardContextual"/>
        </w:rPr>
      </w:pPr>
      <w:del w:id="1752" w:author="Author">
        <w:r w:rsidRPr="006D1621" w:rsidDel="00B53275">
          <w:rPr>
            <w:rPrChange w:id="1753" w:author="Author">
              <w:rPr>
                <w:rStyle w:val="Hyperlink"/>
                <w:rFonts w:cs="Times New Roman"/>
              </w:rPr>
            </w:rPrChange>
          </w:rPr>
          <w:delText>3.9.1.9</w:delText>
        </w:r>
        <w:r w:rsidDel="00B53275">
          <w:rPr>
            <w:kern w:val="2"/>
            <w:sz w:val="22"/>
            <w:lang w:val="en-US" w:eastAsia="en-US"/>
            <w14:ligatures w14:val="standardContextual"/>
          </w:rPr>
          <w:tab/>
        </w:r>
        <w:r w:rsidRPr="006D1621" w:rsidDel="00B53275">
          <w:rPr>
            <w:rPrChange w:id="1754" w:author="Author">
              <w:rPr>
                <w:rStyle w:val="Hyperlink"/>
              </w:rPr>
            </w:rPrChange>
          </w:rPr>
          <w:delText>Summary</w:delText>
        </w:r>
        <w:r w:rsidDel="00B53275">
          <w:rPr>
            <w:webHidden/>
          </w:rPr>
          <w:tab/>
          <w:delText>32</w:delText>
        </w:r>
      </w:del>
    </w:p>
    <w:p w14:paraId="06FE9639" w14:textId="3907F9B9" w:rsidR="00C1187B" w:rsidDel="00B53275" w:rsidRDefault="00C1187B">
      <w:pPr>
        <w:pStyle w:val="TOC3"/>
        <w:rPr>
          <w:del w:id="1755" w:author="Author"/>
          <w:rFonts w:cstheme="minorBidi"/>
          <w:noProof/>
          <w:color w:val="auto"/>
          <w:kern w:val="2"/>
          <w:sz w:val="22"/>
          <w:lang w:eastAsia="en-US"/>
          <w14:ligatures w14:val="standardContextual"/>
        </w:rPr>
      </w:pPr>
      <w:del w:id="1756" w:author="Author">
        <w:r w:rsidRPr="006D1621" w:rsidDel="00B53275">
          <w:rPr>
            <w:rPrChange w:id="1757" w:author="Author">
              <w:rPr>
                <w:rStyle w:val="Hyperlink"/>
                <w:noProof/>
              </w:rPr>
            </w:rPrChange>
          </w:rPr>
          <w:delText>3.9.2</w:delText>
        </w:r>
        <w:r w:rsidDel="00B53275">
          <w:rPr>
            <w:rFonts w:cstheme="minorBidi"/>
            <w:noProof/>
            <w:color w:val="auto"/>
            <w:kern w:val="2"/>
            <w:sz w:val="22"/>
            <w:lang w:eastAsia="en-US"/>
            <w14:ligatures w14:val="standardContextual"/>
          </w:rPr>
          <w:tab/>
        </w:r>
        <w:r w:rsidRPr="006D1621" w:rsidDel="00B53275">
          <w:rPr>
            <w:rPrChange w:id="1758" w:author="Author">
              <w:rPr>
                <w:rStyle w:val="Hyperlink"/>
                <w:noProof/>
              </w:rPr>
            </w:rPrChange>
          </w:rPr>
          <w:delText>Future combination considerations (by example)</w:delText>
        </w:r>
        <w:r w:rsidDel="00B53275">
          <w:rPr>
            <w:noProof/>
            <w:webHidden/>
          </w:rPr>
          <w:tab/>
          <w:delText>33</w:delText>
        </w:r>
      </w:del>
    </w:p>
    <w:p w14:paraId="6FD5C59F" w14:textId="31AA85C2" w:rsidR="00C1187B" w:rsidDel="00B53275" w:rsidRDefault="00C1187B">
      <w:pPr>
        <w:pStyle w:val="TOC4"/>
        <w:rPr>
          <w:del w:id="1759" w:author="Author"/>
          <w:kern w:val="2"/>
          <w:sz w:val="22"/>
          <w:lang w:val="en-US" w:eastAsia="en-US"/>
          <w14:ligatures w14:val="standardContextual"/>
        </w:rPr>
      </w:pPr>
      <w:del w:id="1760" w:author="Author">
        <w:r w:rsidRPr="006D1621" w:rsidDel="00B53275">
          <w:rPr>
            <w:rPrChange w:id="1761" w:author="Author">
              <w:rPr>
                <w:rStyle w:val="Hyperlink"/>
                <w:rFonts w:cs="Times New Roman"/>
              </w:rPr>
            </w:rPrChange>
          </w:rPr>
          <w:delText>3.9.2.1</w:delText>
        </w:r>
        <w:r w:rsidDel="00B53275">
          <w:rPr>
            <w:kern w:val="2"/>
            <w:sz w:val="22"/>
            <w:lang w:val="en-US" w:eastAsia="en-US"/>
            <w14:ligatures w14:val="standardContextual"/>
          </w:rPr>
          <w:tab/>
        </w:r>
        <w:r w:rsidRPr="006D1621" w:rsidDel="00B53275">
          <w:rPr>
            <w:rPrChange w:id="1762" w:author="Author">
              <w:rPr>
                <w:rStyle w:val="Hyperlink"/>
              </w:rPr>
            </w:rPrChange>
          </w:rPr>
          <w:delText>Many clients</w:delText>
        </w:r>
        <w:r w:rsidDel="00B53275">
          <w:rPr>
            <w:webHidden/>
          </w:rPr>
          <w:tab/>
          <w:delText>33</w:delText>
        </w:r>
      </w:del>
    </w:p>
    <w:p w14:paraId="770B5873" w14:textId="52A81C97" w:rsidR="00C1187B" w:rsidDel="00B53275" w:rsidRDefault="00C1187B">
      <w:pPr>
        <w:pStyle w:val="TOC4"/>
        <w:rPr>
          <w:del w:id="1763" w:author="Author"/>
          <w:kern w:val="2"/>
          <w:sz w:val="22"/>
          <w:lang w:val="en-US" w:eastAsia="en-US"/>
          <w14:ligatures w14:val="standardContextual"/>
        </w:rPr>
      </w:pPr>
      <w:del w:id="1764" w:author="Author">
        <w:r w:rsidRPr="006D1621" w:rsidDel="00B53275">
          <w:rPr>
            <w:rPrChange w:id="1765" w:author="Author">
              <w:rPr>
                <w:rStyle w:val="Hyperlink"/>
                <w:rFonts w:cs="Times New Roman"/>
              </w:rPr>
            </w:rPrChange>
          </w:rPr>
          <w:delText>3.9.2.2</w:delText>
        </w:r>
        <w:r w:rsidDel="00B53275">
          <w:rPr>
            <w:kern w:val="2"/>
            <w:sz w:val="22"/>
            <w:lang w:val="en-US" w:eastAsia="en-US"/>
            <w14:ligatures w14:val="standardContextual"/>
          </w:rPr>
          <w:tab/>
        </w:r>
        <w:r w:rsidRPr="006D1621" w:rsidDel="00B53275">
          <w:rPr>
            <w:rPrChange w:id="1766" w:author="Author">
              <w:rPr>
                <w:rStyle w:val="Hyperlink"/>
              </w:rPr>
            </w:rPrChange>
          </w:rPr>
          <w:delText>Many views and many clients (with a few clients per view)</w:delText>
        </w:r>
        <w:r w:rsidDel="00B53275">
          <w:rPr>
            <w:webHidden/>
          </w:rPr>
          <w:tab/>
          <w:delText>33</w:delText>
        </w:r>
      </w:del>
    </w:p>
    <w:p w14:paraId="094D1F01" w14:textId="1EFF00BE" w:rsidR="00C1187B" w:rsidDel="00B53275" w:rsidRDefault="00C1187B">
      <w:pPr>
        <w:pStyle w:val="TOC4"/>
        <w:rPr>
          <w:del w:id="1767" w:author="Author"/>
          <w:kern w:val="2"/>
          <w:sz w:val="22"/>
          <w:lang w:val="en-US" w:eastAsia="en-US"/>
          <w14:ligatures w14:val="standardContextual"/>
        </w:rPr>
      </w:pPr>
      <w:del w:id="1768" w:author="Author">
        <w:r w:rsidRPr="006D1621" w:rsidDel="00B53275">
          <w:rPr>
            <w:rPrChange w:id="1769" w:author="Author">
              <w:rPr>
                <w:rStyle w:val="Hyperlink"/>
                <w:rFonts w:cs="Times New Roman"/>
              </w:rPr>
            </w:rPrChange>
          </w:rPr>
          <w:delText>3.9.2.3</w:delText>
        </w:r>
        <w:r w:rsidDel="00B53275">
          <w:rPr>
            <w:kern w:val="2"/>
            <w:sz w:val="22"/>
            <w:lang w:val="en-US" w:eastAsia="en-US"/>
            <w14:ligatures w14:val="standardContextual"/>
          </w:rPr>
          <w:tab/>
        </w:r>
        <w:r w:rsidRPr="006D1621" w:rsidDel="00B53275">
          <w:rPr>
            <w:rPrChange w:id="1770" w:author="Author">
              <w:rPr>
                <w:rStyle w:val="Hyperlink"/>
              </w:rPr>
            </w:rPrChange>
          </w:rPr>
          <w:delText>Many short-lived clients</w:delText>
        </w:r>
        <w:r w:rsidDel="00B53275">
          <w:rPr>
            <w:webHidden/>
          </w:rPr>
          <w:tab/>
          <w:delText>33</w:delText>
        </w:r>
      </w:del>
    </w:p>
    <w:p w14:paraId="6EAB1A24" w14:textId="52FB0DBC" w:rsidR="00C1187B" w:rsidDel="00B53275" w:rsidRDefault="00C1187B">
      <w:pPr>
        <w:pStyle w:val="TOC4"/>
        <w:rPr>
          <w:del w:id="1771" w:author="Author"/>
          <w:kern w:val="2"/>
          <w:sz w:val="22"/>
          <w:lang w:val="en-US" w:eastAsia="en-US"/>
          <w14:ligatures w14:val="standardContextual"/>
        </w:rPr>
      </w:pPr>
      <w:del w:id="1772" w:author="Author">
        <w:r w:rsidRPr="006D1621" w:rsidDel="00B53275">
          <w:rPr>
            <w:rPrChange w:id="1773" w:author="Author">
              <w:rPr>
                <w:rStyle w:val="Hyperlink"/>
                <w:rFonts w:cs="Times New Roman"/>
              </w:rPr>
            </w:rPrChange>
          </w:rPr>
          <w:delText>3.9.2.4</w:delText>
        </w:r>
        <w:r w:rsidDel="00B53275">
          <w:rPr>
            <w:kern w:val="2"/>
            <w:sz w:val="22"/>
            <w:lang w:val="en-US" w:eastAsia="en-US"/>
            <w14:ligatures w14:val="standardContextual"/>
          </w:rPr>
          <w:tab/>
        </w:r>
        <w:r w:rsidRPr="006D1621" w:rsidDel="00B53275">
          <w:rPr>
            <w:rPrChange w:id="1774" w:author="Author">
              <w:rPr>
                <w:rStyle w:val="Hyperlink"/>
              </w:rPr>
            </w:rPrChange>
          </w:rPr>
          <w:delText>Live measurements</w:delText>
        </w:r>
        <w:r w:rsidDel="00B53275">
          <w:rPr>
            <w:webHidden/>
          </w:rPr>
          <w:tab/>
          <w:delText>33</w:delText>
        </w:r>
      </w:del>
    </w:p>
    <w:p w14:paraId="3516BA6F" w14:textId="6EFEBD4A" w:rsidR="00C1187B" w:rsidDel="00B53275" w:rsidRDefault="00C1187B">
      <w:pPr>
        <w:pStyle w:val="TOC4"/>
        <w:rPr>
          <w:del w:id="1775" w:author="Author"/>
          <w:kern w:val="2"/>
          <w:sz w:val="22"/>
          <w:lang w:val="en-US" w:eastAsia="en-US"/>
          <w14:ligatures w14:val="standardContextual"/>
        </w:rPr>
      </w:pPr>
      <w:del w:id="1776" w:author="Author">
        <w:r w:rsidRPr="006D1621" w:rsidDel="00B53275">
          <w:rPr>
            <w:rPrChange w:id="1777" w:author="Author">
              <w:rPr>
                <w:rStyle w:val="Hyperlink"/>
                <w:rFonts w:cs="Times New Roman"/>
              </w:rPr>
            </w:rPrChange>
          </w:rPr>
          <w:delText>3.9.2.5</w:delText>
        </w:r>
        <w:r w:rsidDel="00B53275">
          <w:rPr>
            <w:kern w:val="2"/>
            <w:sz w:val="22"/>
            <w:lang w:val="en-US" w:eastAsia="en-US"/>
            <w14:ligatures w14:val="standardContextual"/>
          </w:rPr>
          <w:tab/>
        </w:r>
        <w:r w:rsidRPr="006D1621" w:rsidDel="00B53275">
          <w:rPr>
            <w:rPrChange w:id="1778" w:author="Author">
              <w:rPr>
                <w:rStyle w:val="Hyperlink"/>
              </w:rPr>
            </w:rPrChange>
          </w:rPr>
          <w:delText>Threshold Crossing</w:delText>
        </w:r>
        <w:r w:rsidDel="00B53275">
          <w:rPr>
            <w:webHidden/>
          </w:rPr>
          <w:tab/>
          <w:delText>34</w:delText>
        </w:r>
      </w:del>
    </w:p>
    <w:p w14:paraId="43FB08C5" w14:textId="0C8DA42A" w:rsidR="00C1187B" w:rsidDel="00B53275" w:rsidRDefault="00C1187B">
      <w:pPr>
        <w:pStyle w:val="TOC4"/>
        <w:rPr>
          <w:del w:id="1779" w:author="Author"/>
          <w:kern w:val="2"/>
          <w:sz w:val="22"/>
          <w:lang w:val="en-US" w:eastAsia="en-US"/>
          <w14:ligatures w14:val="standardContextual"/>
        </w:rPr>
      </w:pPr>
      <w:del w:id="1780" w:author="Author">
        <w:r w:rsidRPr="006D1621" w:rsidDel="00B53275">
          <w:rPr>
            <w:rPrChange w:id="1781" w:author="Author">
              <w:rPr>
                <w:rStyle w:val="Hyperlink"/>
                <w:rFonts w:cs="Times New Roman"/>
              </w:rPr>
            </w:rPrChange>
          </w:rPr>
          <w:delText>3.9.2.6</w:delText>
        </w:r>
        <w:r w:rsidDel="00B53275">
          <w:rPr>
            <w:kern w:val="2"/>
            <w:sz w:val="22"/>
            <w:lang w:val="en-US" w:eastAsia="en-US"/>
            <w14:ligatures w14:val="standardContextual"/>
          </w:rPr>
          <w:tab/>
        </w:r>
        <w:r w:rsidRPr="006D1621" w:rsidDel="00B53275">
          <w:rPr>
            <w:rPrChange w:id="1782" w:author="Author">
              <w:rPr>
                <w:rStyle w:val="Hyperlink"/>
              </w:rPr>
            </w:rPrChange>
          </w:rPr>
          <w:delText>Periodic measurement data</w:delText>
        </w:r>
        <w:r w:rsidDel="00B53275">
          <w:rPr>
            <w:webHidden/>
          </w:rPr>
          <w:tab/>
          <w:delText>34</w:delText>
        </w:r>
      </w:del>
    </w:p>
    <w:p w14:paraId="108C3C3F" w14:textId="11B190F4" w:rsidR="00C1187B" w:rsidDel="00B53275" w:rsidRDefault="00C1187B">
      <w:pPr>
        <w:pStyle w:val="TOC4"/>
        <w:rPr>
          <w:del w:id="1783" w:author="Author"/>
          <w:kern w:val="2"/>
          <w:sz w:val="22"/>
          <w:lang w:val="en-US" w:eastAsia="en-US"/>
          <w14:ligatures w14:val="standardContextual"/>
        </w:rPr>
      </w:pPr>
      <w:del w:id="1784" w:author="Author">
        <w:r w:rsidRPr="006D1621" w:rsidDel="00B53275">
          <w:rPr>
            <w:rPrChange w:id="1785" w:author="Author">
              <w:rPr>
                <w:rStyle w:val="Hyperlink"/>
                <w:rFonts w:cs="Times New Roman"/>
              </w:rPr>
            </w:rPrChange>
          </w:rPr>
          <w:delText>3.9.2.7</w:delText>
        </w:r>
        <w:r w:rsidDel="00B53275">
          <w:rPr>
            <w:kern w:val="2"/>
            <w:sz w:val="22"/>
            <w:lang w:val="en-US" w:eastAsia="en-US"/>
            <w14:ligatures w14:val="standardContextual"/>
          </w:rPr>
          <w:tab/>
        </w:r>
        <w:r w:rsidRPr="006D1621" w:rsidDel="00B53275">
          <w:rPr>
            <w:rPrChange w:id="1786" w:author="Author">
              <w:rPr>
                <w:rStyle w:val="Hyperlink"/>
              </w:rPr>
            </w:rPrChange>
          </w:rPr>
          <w:delText>Bulk Performance Monitoring (PM) data</w:delText>
        </w:r>
        <w:r w:rsidDel="00B53275">
          <w:rPr>
            <w:webHidden/>
          </w:rPr>
          <w:tab/>
          <w:delText>34</w:delText>
        </w:r>
      </w:del>
    </w:p>
    <w:p w14:paraId="6EEFE5B8" w14:textId="4A506482" w:rsidR="00C1187B" w:rsidDel="00B53275" w:rsidRDefault="00C1187B">
      <w:pPr>
        <w:pStyle w:val="TOC2"/>
        <w:rPr>
          <w:del w:id="1787" w:author="Author"/>
          <w:rFonts w:cstheme="minorBidi"/>
          <w:noProof/>
          <w:color w:val="auto"/>
          <w:kern w:val="2"/>
          <w:sz w:val="22"/>
          <w:lang w:eastAsia="en-US"/>
          <w14:ligatures w14:val="standardContextual"/>
        </w:rPr>
      </w:pPr>
      <w:del w:id="1788" w:author="Author">
        <w:r w:rsidRPr="006D1621" w:rsidDel="00B53275">
          <w:rPr>
            <w:rPrChange w:id="1789" w:author="Author">
              <w:rPr>
                <w:rStyle w:val="Hyperlink"/>
                <w:noProof/>
              </w:rPr>
            </w:rPrChange>
          </w:rPr>
          <w:delText>3.10</w:delText>
        </w:r>
        <w:r w:rsidDel="00B53275">
          <w:rPr>
            <w:rFonts w:cstheme="minorBidi"/>
            <w:noProof/>
            <w:color w:val="auto"/>
            <w:kern w:val="2"/>
            <w:sz w:val="22"/>
            <w:lang w:eastAsia="en-US"/>
            <w14:ligatures w14:val="standardContextual"/>
          </w:rPr>
          <w:tab/>
        </w:r>
        <w:r w:rsidRPr="006D1621" w:rsidDel="00B53275">
          <w:rPr>
            <w:rPrChange w:id="1790" w:author="Author">
              <w:rPr>
                <w:rStyle w:val="Hyperlink"/>
                <w:noProof/>
              </w:rPr>
            </w:rPrChange>
          </w:rPr>
          <w:delText>Record content</w:delText>
        </w:r>
        <w:r w:rsidDel="00B53275">
          <w:rPr>
            <w:noProof/>
            <w:webHidden/>
          </w:rPr>
          <w:tab/>
          <w:delText>35</w:delText>
        </w:r>
      </w:del>
    </w:p>
    <w:p w14:paraId="044CC3D3" w14:textId="01B6BCB3" w:rsidR="00C1187B" w:rsidDel="00B53275" w:rsidRDefault="00C1187B">
      <w:pPr>
        <w:pStyle w:val="TOC3"/>
        <w:rPr>
          <w:del w:id="1791" w:author="Author"/>
          <w:rFonts w:cstheme="minorBidi"/>
          <w:noProof/>
          <w:color w:val="auto"/>
          <w:kern w:val="2"/>
          <w:sz w:val="22"/>
          <w:lang w:eastAsia="en-US"/>
          <w14:ligatures w14:val="standardContextual"/>
        </w:rPr>
      </w:pPr>
      <w:del w:id="1792" w:author="Author">
        <w:r w:rsidRPr="006D1621" w:rsidDel="00B53275">
          <w:rPr>
            <w:rPrChange w:id="1793" w:author="Author">
              <w:rPr>
                <w:rStyle w:val="Hyperlink"/>
                <w:noProof/>
              </w:rPr>
            </w:rPrChange>
          </w:rPr>
          <w:delText>3.10.1</w:delText>
        </w:r>
        <w:r w:rsidDel="00B53275">
          <w:rPr>
            <w:rFonts w:cstheme="minorBidi"/>
            <w:noProof/>
            <w:color w:val="auto"/>
            <w:kern w:val="2"/>
            <w:sz w:val="22"/>
            <w:lang w:eastAsia="en-US"/>
            <w14:ligatures w14:val="standardContextual"/>
          </w:rPr>
          <w:tab/>
        </w:r>
        <w:r w:rsidRPr="006D1621" w:rsidDel="00B53275">
          <w:rPr>
            <w:rPrChange w:id="1794" w:author="Author">
              <w:rPr>
                <w:rStyle w:val="Hyperlink"/>
                <w:noProof/>
              </w:rPr>
            </w:rPrChange>
          </w:rPr>
          <w:delText>Log Record Header</w:delText>
        </w:r>
        <w:r w:rsidDel="00B53275">
          <w:rPr>
            <w:noProof/>
            <w:webHidden/>
          </w:rPr>
          <w:tab/>
          <w:delText>35</w:delText>
        </w:r>
      </w:del>
    </w:p>
    <w:p w14:paraId="1001326C" w14:textId="619A3996" w:rsidR="00C1187B" w:rsidDel="00B53275" w:rsidRDefault="00C1187B">
      <w:pPr>
        <w:pStyle w:val="TOC3"/>
        <w:rPr>
          <w:del w:id="1795" w:author="Author"/>
          <w:rFonts w:cstheme="minorBidi"/>
          <w:noProof/>
          <w:color w:val="auto"/>
          <w:kern w:val="2"/>
          <w:sz w:val="22"/>
          <w:lang w:eastAsia="en-US"/>
          <w14:ligatures w14:val="standardContextual"/>
        </w:rPr>
      </w:pPr>
      <w:del w:id="1796" w:author="Author">
        <w:r w:rsidRPr="006D1621" w:rsidDel="00B53275">
          <w:rPr>
            <w:rPrChange w:id="1797" w:author="Author">
              <w:rPr>
                <w:rStyle w:val="Hyperlink"/>
                <w:noProof/>
              </w:rPr>
            </w:rPrChange>
          </w:rPr>
          <w:delText>3.10.2</w:delText>
        </w:r>
        <w:r w:rsidDel="00B53275">
          <w:rPr>
            <w:rFonts w:cstheme="minorBidi"/>
            <w:noProof/>
            <w:color w:val="auto"/>
            <w:kern w:val="2"/>
            <w:sz w:val="22"/>
            <w:lang w:eastAsia="en-US"/>
            <w14:ligatures w14:val="standardContextual"/>
          </w:rPr>
          <w:tab/>
        </w:r>
        <w:r w:rsidRPr="006D1621" w:rsidDel="00B53275">
          <w:rPr>
            <w:rPrChange w:id="1798" w:author="Author">
              <w:rPr>
                <w:rStyle w:val="Hyperlink"/>
                <w:noProof/>
              </w:rPr>
            </w:rPrChange>
          </w:rPr>
          <w:delText>Log Record Body</w:delText>
        </w:r>
        <w:r w:rsidDel="00B53275">
          <w:rPr>
            <w:noProof/>
            <w:webHidden/>
          </w:rPr>
          <w:tab/>
          <w:delText>38</w:delText>
        </w:r>
      </w:del>
    </w:p>
    <w:p w14:paraId="18F818A0" w14:textId="2FFCD48F" w:rsidR="00C1187B" w:rsidDel="00B53275" w:rsidRDefault="00C1187B">
      <w:pPr>
        <w:pStyle w:val="TOC3"/>
        <w:rPr>
          <w:del w:id="1799" w:author="Author"/>
          <w:rFonts w:cstheme="minorBidi"/>
          <w:noProof/>
          <w:color w:val="auto"/>
          <w:kern w:val="2"/>
          <w:sz w:val="22"/>
          <w:lang w:eastAsia="en-US"/>
          <w14:ligatures w14:val="standardContextual"/>
        </w:rPr>
      </w:pPr>
      <w:del w:id="1800" w:author="Author">
        <w:r w:rsidRPr="006D1621" w:rsidDel="00B53275">
          <w:rPr>
            <w:rPrChange w:id="1801" w:author="Author">
              <w:rPr>
                <w:rStyle w:val="Hyperlink"/>
                <w:noProof/>
              </w:rPr>
            </w:rPrChange>
          </w:rPr>
          <w:delText>3.10.3</w:delText>
        </w:r>
        <w:r w:rsidDel="00B53275">
          <w:rPr>
            <w:rFonts w:cstheme="minorBidi"/>
            <w:noProof/>
            <w:color w:val="auto"/>
            <w:kern w:val="2"/>
            <w:sz w:val="22"/>
            <w:lang w:eastAsia="en-US"/>
            <w14:ligatures w14:val="standardContextual"/>
          </w:rPr>
          <w:tab/>
        </w:r>
        <w:r w:rsidRPr="006D1621" w:rsidDel="00B53275">
          <w:rPr>
            <w:rPrChange w:id="1802" w:author="Author">
              <w:rPr>
                <w:rStyle w:val="Hyperlink"/>
                <w:noProof/>
              </w:rPr>
            </w:rPrChange>
          </w:rPr>
          <w:delText>Considering parent-address</w:delText>
        </w:r>
        <w:r w:rsidDel="00B53275">
          <w:rPr>
            <w:noProof/>
            <w:webHidden/>
          </w:rPr>
          <w:tab/>
          <w:delText>42</w:delText>
        </w:r>
      </w:del>
    </w:p>
    <w:p w14:paraId="00D57F3B" w14:textId="4D167C2E" w:rsidR="00C1187B" w:rsidDel="00B53275" w:rsidRDefault="00C1187B">
      <w:pPr>
        <w:pStyle w:val="TOC2"/>
        <w:rPr>
          <w:del w:id="1803" w:author="Author"/>
          <w:rFonts w:cstheme="minorBidi"/>
          <w:noProof/>
          <w:color w:val="auto"/>
          <w:kern w:val="2"/>
          <w:sz w:val="22"/>
          <w:lang w:eastAsia="en-US"/>
          <w14:ligatures w14:val="standardContextual"/>
        </w:rPr>
      </w:pPr>
      <w:del w:id="1804" w:author="Author">
        <w:r w:rsidRPr="006D1621" w:rsidDel="00B53275">
          <w:rPr>
            <w:rPrChange w:id="1805" w:author="Author">
              <w:rPr>
                <w:rStyle w:val="Hyperlink"/>
                <w:noProof/>
              </w:rPr>
            </w:rPrChange>
          </w:rPr>
          <w:delText>3.11</w:delText>
        </w:r>
        <w:r w:rsidDel="00B53275">
          <w:rPr>
            <w:rFonts w:cstheme="minorBidi"/>
            <w:noProof/>
            <w:color w:val="auto"/>
            <w:kern w:val="2"/>
            <w:sz w:val="22"/>
            <w:lang w:eastAsia="en-US"/>
            <w14:ligatures w14:val="standardContextual"/>
          </w:rPr>
          <w:tab/>
        </w:r>
        <w:r w:rsidRPr="006D1621" w:rsidDel="00B53275">
          <w:rPr>
            <w:rPrChange w:id="1806" w:author="Author">
              <w:rPr>
                <w:rStyle w:val="Hyperlink"/>
                <w:noProof/>
              </w:rPr>
            </w:rPrChange>
          </w:rPr>
          <w:delText>Considering order/sequence and cause/effect</w:delText>
        </w:r>
        <w:r w:rsidDel="00B53275">
          <w:rPr>
            <w:noProof/>
            <w:webHidden/>
          </w:rPr>
          <w:tab/>
          <w:delText>46</w:delText>
        </w:r>
      </w:del>
    </w:p>
    <w:p w14:paraId="197EAA64" w14:textId="533E109D" w:rsidR="00C1187B" w:rsidDel="00B53275" w:rsidRDefault="00C1187B">
      <w:pPr>
        <w:pStyle w:val="TOC3"/>
        <w:rPr>
          <w:del w:id="1807" w:author="Author"/>
          <w:rFonts w:cstheme="minorBidi"/>
          <w:noProof/>
          <w:color w:val="auto"/>
          <w:kern w:val="2"/>
          <w:sz w:val="22"/>
          <w:lang w:eastAsia="en-US"/>
          <w14:ligatures w14:val="standardContextual"/>
        </w:rPr>
      </w:pPr>
      <w:del w:id="1808" w:author="Author">
        <w:r w:rsidRPr="006D1621" w:rsidDel="00B53275">
          <w:rPr>
            <w:rPrChange w:id="1809" w:author="Author">
              <w:rPr>
                <w:rStyle w:val="Hyperlink"/>
                <w:noProof/>
              </w:rPr>
            </w:rPrChange>
          </w:rPr>
          <w:delText>3.11.1</w:delText>
        </w:r>
        <w:r w:rsidDel="00B53275">
          <w:rPr>
            <w:rFonts w:cstheme="minorBidi"/>
            <w:noProof/>
            <w:color w:val="auto"/>
            <w:kern w:val="2"/>
            <w:sz w:val="22"/>
            <w:lang w:eastAsia="en-US"/>
            <w14:ligatures w14:val="standardContextual"/>
          </w:rPr>
          <w:tab/>
        </w:r>
        <w:r w:rsidRPr="006D1621" w:rsidDel="00B53275">
          <w:rPr>
            <w:rPrChange w:id="1810" w:author="Author">
              <w:rPr>
                <w:rStyle w:val="Hyperlink"/>
                <w:noProof/>
              </w:rPr>
            </w:rPrChange>
          </w:rPr>
          <w:delText>Time</w:delText>
        </w:r>
        <w:r w:rsidDel="00B53275">
          <w:rPr>
            <w:noProof/>
            <w:webHidden/>
          </w:rPr>
          <w:tab/>
          <w:delText>46</w:delText>
        </w:r>
      </w:del>
    </w:p>
    <w:p w14:paraId="2B5B7B66" w14:textId="44833816" w:rsidR="00C1187B" w:rsidDel="00B53275" w:rsidRDefault="00C1187B">
      <w:pPr>
        <w:pStyle w:val="TOC3"/>
        <w:rPr>
          <w:del w:id="1811" w:author="Author"/>
          <w:rFonts w:cstheme="minorBidi"/>
          <w:noProof/>
          <w:color w:val="auto"/>
          <w:kern w:val="2"/>
          <w:sz w:val="22"/>
          <w:lang w:eastAsia="en-US"/>
          <w14:ligatures w14:val="standardContextual"/>
        </w:rPr>
      </w:pPr>
      <w:del w:id="1812" w:author="Author">
        <w:r w:rsidRPr="006D1621" w:rsidDel="00B53275">
          <w:rPr>
            <w:rPrChange w:id="1813" w:author="Author">
              <w:rPr>
                <w:rStyle w:val="Hyperlink"/>
                <w:noProof/>
              </w:rPr>
            </w:rPrChange>
          </w:rPr>
          <w:delText>3.11.2</w:delText>
        </w:r>
        <w:r w:rsidDel="00B53275">
          <w:rPr>
            <w:rFonts w:cstheme="minorBidi"/>
            <w:noProof/>
            <w:color w:val="auto"/>
            <w:kern w:val="2"/>
            <w:sz w:val="22"/>
            <w:lang w:eastAsia="en-US"/>
            <w14:ligatures w14:val="standardContextual"/>
          </w:rPr>
          <w:tab/>
        </w:r>
        <w:r w:rsidRPr="006D1621" w:rsidDel="00B53275">
          <w:rPr>
            <w:rPrChange w:id="1814" w:author="Author">
              <w:rPr>
                <w:rStyle w:val="Hyperlink"/>
                <w:noProof/>
              </w:rPr>
            </w:rPrChange>
          </w:rPr>
          <w:delText>Backend stream details</w:delText>
        </w:r>
        <w:r w:rsidDel="00B53275">
          <w:rPr>
            <w:noProof/>
            <w:webHidden/>
          </w:rPr>
          <w:tab/>
          <w:delText>46</w:delText>
        </w:r>
      </w:del>
    </w:p>
    <w:p w14:paraId="6F99B874" w14:textId="61756963" w:rsidR="00C1187B" w:rsidDel="00B53275" w:rsidRDefault="00C1187B">
      <w:pPr>
        <w:pStyle w:val="TOC2"/>
        <w:rPr>
          <w:del w:id="1815" w:author="Author"/>
          <w:rFonts w:cstheme="minorBidi"/>
          <w:noProof/>
          <w:color w:val="auto"/>
          <w:kern w:val="2"/>
          <w:sz w:val="22"/>
          <w:lang w:eastAsia="en-US"/>
          <w14:ligatures w14:val="standardContextual"/>
        </w:rPr>
      </w:pPr>
      <w:del w:id="1816" w:author="Author">
        <w:r w:rsidRPr="006D1621" w:rsidDel="00B53275">
          <w:rPr>
            <w:rPrChange w:id="1817" w:author="Author">
              <w:rPr>
                <w:rStyle w:val="Hyperlink"/>
                <w:noProof/>
              </w:rPr>
            </w:rPrChange>
          </w:rPr>
          <w:delText>3.12</w:delText>
        </w:r>
        <w:r w:rsidDel="00B53275">
          <w:rPr>
            <w:rFonts w:cstheme="minorBidi"/>
            <w:noProof/>
            <w:color w:val="auto"/>
            <w:kern w:val="2"/>
            <w:sz w:val="22"/>
            <w:lang w:eastAsia="en-US"/>
            <w14:ligatures w14:val="standardContextual"/>
          </w:rPr>
          <w:tab/>
        </w:r>
        <w:r w:rsidRPr="006D1621" w:rsidDel="00B53275">
          <w:rPr>
            <w:rPrChange w:id="1818" w:author="Author">
              <w:rPr>
                <w:rStyle w:val="Hyperlink"/>
                <w:noProof/>
              </w:rPr>
            </w:rPrChange>
          </w:rPr>
          <w:delText>The Context</w:delText>
        </w:r>
        <w:r w:rsidDel="00B53275">
          <w:rPr>
            <w:noProof/>
            <w:webHidden/>
          </w:rPr>
          <w:tab/>
          <w:delText>47</w:delText>
        </w:r>
      </w:del>
    </w:p>
    <w:p w14:paraId="77462BC4" w14:textId="2CC0A303" w:rsidR="00C1187B" w:rsidDel="00B53275" w:rsidRDefault="00C1187B">
      <w:pPr>
        <w:pStyle w:val="TOC2"/>
        <w:rPr>
          <w:del w:id="1819" w:author="Author"/>
          <w:rFonts w:cstheme="minorBidi"/>
          <w:noProof/>
          <w:color w:val="auto"/>
          <w:kern w:val="2"/>
          <w:sz w:val="22"/>
          <w:lang w:eastAsia="en-US"/>
          <w14:ligatures w14:val="standardContextual"/>
        </w:rPr>
      </w:pPr>
      <w:del w:id="1820" w:author="Author">
        <w:r w:rsidRPr="006D1621" w:rsidDel="00B53275">
          <w:rPr>
            <w:rPrChange w:id="1821" w:author="Author">
              <w:rPr>
                <w:rStyle w:val="Hyperlink"/>
                <w:noProof/>
              </w:rPr>
            </w:rPrChange>
          </w:rPr>
          <w:delText>3.13</w:delText>
        </w:r>
        <w:r w:rsidDel="00B53275">
          <w:rPr>
            <w:rFonts w:cstheme="minorBidi"/>
            <w:noProof/>
            <w:color w:val="auto"/>
            <w:kern w:val="2"/>
            <w:sz w:val="22"/>
            <w:lang w:eastAsia="en-US"/>
            <w14:ligatures w14:val="standardContextual"/>
          </w:rPr>
          <w:tab/>
        </w:r>
        <w:r w:rsidRPr="006D1621" w:rsidDel="00B53275">
          <w:rPr>
            <w:rPrChange w:id="1822" w:author="Author">
              <w:rPr>
                <w:rStyle w:val="Hyperlink"/>
                <w:noProof/>
              </w:rPr>
            </w:rPrChange>
          </w:rPr>
          <w:delText>Handling changes in the Context</w:delText>
        </w:r>
        <w:r w:rsidDel="00B53275">
          <w:rPr>
            <w:noProof/>
            <w:webHidden/>
          </w:rPr>
          <w:tab/>
          <w:delText>47</w:delText>
        </w:r>
      </w:del>
    </w:p>
    <w:p w14:paraId="5A09FCE8" w14:textId="5D895E27" w:rsidR="00C1187B" w:rsidDel="00B53275" w:rsidRDefault="00C1187B">
      <w:pPr>
        <w:pStyle w:val="TOC2"/>
        <w:rPr>
          <w:del w:id="1823" w:author="Author"/>
          <w:rFonts w:cstheme="minorBidi"/>
          <w:noProof/>
          <w:color w:val="auto"/>
          <w:kern w:val="2"/>
          <w:sz w:val="22"/>
          <w:lang w:eastAsia="en-US"/>
          <w14:ligatures w14:val="standardContextual"/>
        </w:rPr>
      </w:pPr>
      <w:del w:id="1824" w:author="Author">
        <w:r w:rsidRPr="006D1621" w:rsidDel="00B53275">
          <w:rPr>
            <w:rPrChange w:id="1825" w:author="Author">
              <w:rPr>
                <w:rStyle w:val="Hyperlink"/>
                <w:noProof/>
              </w:rPr>
            </w:rPrChange>
          </w:rPr>
          <w:delText>3.14</w:delText>
        </w:r>
        <w:r w:rsidDel="00B53275">
          <w:rPr>
            <w:rFonts w:cstheme="minorBidi"/>
            <w:noProof/>
            <w:color w:val="auto"/>
            <w:kern w:val="2"/>
            <w:sz w:val="22"/>
            <w:lang w:eastAsia="en-US"/>
            <w14:ligatures w14:val="standardContextual"/>
          </w:rPr>
          <w:tab/>
        </w:r>
        <w:r w:rsidRPr="006D1621" w:rsidDel="00B53275">
          <w:rPr>
            <w:rPrChange w:id="1826" w:author="Author">
              <w:rPr>
                <w:rStyle w:val="Hyperlink"/>
                <w:noProof/>
              </w:rPr>
            </w:rPrChange>
          </w:rPr>
          <w:delText>Reporting change</w:delText>
        </w:r>
        <w:r w:rsidDel="00B53275">
          <w:rPr>
            <w:noProof/>
            <w:webHidden/>
          </w:rPr>
          <w:tab/>
          <w:delText>47</w:delText>
        </w:r>
      </w:del>
    </w:p>
    <w:p w14:paraId="4C38301D" w14:textId="392FCE00" w:rsidR="00C1187B" w:rsidDel="00B53275" w:rsidRDefault="00C1187B">
      <w:pPr>
        <w:pStyle w:val="TOC2"/>
        <w:rPr>
          <w:del w:id="1827" w:author="Author"/>
          <w:rFonts w:cstheme="minorBidi"/>
          <w:noProof/>
          <w:color w:val="auto"/>
          <w:kern w:val="2"/>
          <w:sz w:val="22"/>
          <w:lang w:eastAsia="en-US"/>
          <w14:ligatures w14:val="standardContextual"/>
        </w:rPr>
      </w:pPr>
      <w:del w:id="1828" w:author="Author">
        <w:r w:rsidRPr="006D1621" w:rsidDel="00B53275">
          <w:rPr>
            <w:rPrChange w:id="1829" w:author="Author">
              <w:rPr>
                <w:rStyle w:val="Hyperlink"/>
                <w:noProof/>
              </w:rPr>
            </w:rPrChange>
          </w:rPr>
          <w:delText>3.15</w:delText>
        </w:r>
        <w:r w:rsidDel="00B53275">
          <w:rPr>
            <w:rFonts w:cstheme="minorBidi"/>
            <w:noProof/>
            <w:color w:val="auto"/>
            <w:kern w:val="2"/>
            <w:sz w:val="22"/>
            <w:lang w:eastAsia="en-US"/>
            <w14:ligatures w14:val="standardContextual"/>
          </w:rPr>
          <w:tab/>
        </w:r>
        <w:r w:rsidRPr="006D1621" w:rsidDel="00B53275">
          <w:rPr>
            <w:rPrChange w:id="1830" w:author="Author">
              <w:rPr>
                <w:rStyle w:val="Hyperlink"/>
                <w:noProof/>
              </w:rPr>
            </w:rPrChange>
          </w:rPr>
          <w:delText>Model implications</w:delText>
        </w:r>
        <w:r w:rsidDel="00B53275">
          <w:rPr>
            <w:noProof/>
            <w:webHidden/>
          </w:rPr>
          <w:tab/>
          <w:delText>48</w:delText>
        </w:r>
      </w:del>
    </w:p>
    <w:p w14:paraId="229AAE97" w14:textId="230C4001" w:rsidR="00C1187B" w:rsidDel="00B53275" w:rsidRDefault="00C1187B">
      <w:pPr>
        <w:pStyle w:val="TOC2"/>
        <w:rPr>
          <w:del w:id="1831" w:author="Author"/>
          <w:rFonts w:cstheme="minorBidi"/>
          <w:noProof/>
          <w:color w:val="auto"/>
          <w:kern w:val="2"/>
          <w:sz w:val="22"/>
          <w:lang w:eastAsia="en-US"/>
          <w14:ligatures w14:val="standardContextual"/>
        </w:rPr>
      </w:pPr>
      <w:del w:id="1832" w:author="Author">
        <w:r w:rsidRPr="006D1621" w:rsidDel="00B53275">
          <w:rPr>
            <w:rPrChange w:id="1833" w:author="Author">
              <w:rPr>
                <w:rStyle w:val="Hyperlink"/>
                <w:noProof/>
              </w:rPr>
            </w:rPrChange>
          </w:rPr>
          <w:delText>3.16</w:delText>
        </w:r>
        <w:r w:rsidDel="00B53275">
          <w:rPr>
            <w:rFonts w:cstheme="minorBidi"/>
            <w:noProof/>
            <w:color w:val="auto"/>
            <w:kern w:val="2"/>
            <w:sz w:val="22"/>
            <w:lang w:eastAsia="en-US"/>
            <w14:ligatures w14:val="standardContextual"/>
          </w:rPr>
          <w:tab/>
        </w:r>
        <w:r w:rsidRPr="006D1621" w:rsidDel="00B53275">
          <w:rPr>
            <w:rPrChange w:id="1834" w:author="Author">
              <w:rPr>
                <w:rStyle w:val="Hyperlink"/>
                <w:noProof/>
              </w:rPr>
            </w:rPrChange>
          </w:rPr>
          <w:delText>System engineering</w:delText>
        </w:r>
        <w:r w:rsidDel="00B53275">
          <w:rPr>
            <w:noProof/>
            <w:webHidden/>
          </w:rPr>
          <w:tab/>
          <w:delText>48</w:delText>
        </w:r>
      </w:del>
    </w:p>
    <w:p w14:paraId="23289978" w14:textId="438A1652" w:rsidR="00C1187B" w:rsidDel="00B53275" w:rsidRDefault="00C1187B">
      <w:pPr>
        <w:pStyle w:val="TOC2"/>
        <w:rPr>
          <w:del w:id="1835" w:author="Author"/>
          <w:rFonts w:cstheme="minorBidi"/>
          <w:noProof/>
          <w:color w:val="auto"/>
          <w:kern w:val="2"/>
          <w:sz w:val="22"/>
          <w:lang w:eastAsia="en-US"/>
          <w14:ligatures w14:val="standardContextual"/>
        </w:rPr>
      </w:pPr>
      <w:del w:id="1836" w:author="Author">
        <w:r w:rsidRPr="006D1621" w:rsidDel="00B53275">
          <w:rPr>
            <w:rPrChange w:id="1837" w:author="Author">
              <w:rPr>
                <w:rStyle w:val="Hyperlink"/>
                <w:noProof/>
              </w:rPr>
            </w:rPrChange>
          </w:rPr>
          <w:delText>3.17</w:delText>
        </w:r>
        <w:r w:rsidDel="00B53275">
          <w:rPr>
            <w:rFonts w:cstheme="minorBidi"/>
            <w:noProof/>
            <w:color w:val="auto"/>
            <w:kern w:val="2"/>
            <w:sz w:val="22"/>
            <w:lang w:eastAsia="en-US"/>
            <w14:ligatures w14:val="standardContextual"/>
          </w:rPr>
          <w:tab/>
        </w:r>
        <w:r w:rsidRPr="006D1621" w:rsidDel="00B53275">
          <w:rPr>
            <w:rPrChange w:id="1838" w:author="Author">
              <w:rPr>
                <w:rStyle w:val="Hyperlink"/>
                <w:noProof/>
              </w:rPr>
            </w:rPrChange>
          </w:rPr>
          <w:delText>Eventual Consistency and Fidelity</w:delText>
        </w:r>
        <w:r w:rsidDel="00B53275">
          <w:rPr>
            <w:noProof/>
            <w:webHidden/>
          </w:rPr>
          <w:tab/>
          <w:delText>48</w:delText>
        </w:r>
      </w:del>
    </w:p>
    <w:p w14:paraId="6794566D" w14:textId="06B9DA1A" w:rsidR="00C1187B" w:rsidDel="00B53275" w:rsidRDefault="00C1187B">
      <w:pPr>
        <w:pStyle w:val="TOC3"/>
        <w:rPr>
          <w:del w:id="1839" w:author="Author"/>
          <w:rFonts w:cstheme="minorBidi"/>
          <w:noProof/>
          <w:color w:val="auto"/>
          <w:kern w:val="2"/>
          <w:sz w:val="22"/>
          <w:lang w:eastAsia="en-US"/>
          <w14:ligatures w14:val="standardContextual"/>
        </w:rPr>
      </w:pPr>
      <w:del w:id="1840" w:author="Author">
        <w:r w:rsidRPr="006D1621" w:rsidDel="00B53275">
          <w:rPr>
            <w:rPrChange w:id="1841" w:author="Author">
              <w:rPr>
                <w:rStyle w:val="Hyperlink"/>
                <w:noProof/>
              </w:rPr>
            </w:rPrChange>
          </w:rPr>
          <w:delText>3.17.1</w:delText>
        </w:r>
        <w:r w:rsidDel="00B53275">
          <w:rPr>
            <w:rFonts w:cstheme="minorBidi"/>
            <w:noProof/>
            <w:color w:val="auto"/>
            <w:kern w:val="2"/>
            <w:sz w:val="22"/>
            <w:lang w:eastAsia="en-US"/>
            <w14:ligatures w14:val="standardContextual"/>
          </w:rPr>
          <w:tab/>
        </w:r>
        <w:r w:rsidRPr="006D1621" w:rsidDel="00B53275">
          <w:rPr>
            <w:rPrChange w:id="1842" w:author="Author">
              <w:rPr>
                <w:rStyle w:val="Hyperlink"/>
                <w:noProof/>
              </w:rPr>
            </w:rPrChange>
          </w:rPr>
          <w:delText>Eventual Consistency</w:delText>
        </w:r>
        <w:r w:rsidDel="00B53275">
          <w:rPr>
            <w:noProof/>
            <w:webHidden/>
          </w:rPr>
          <w:tab/>
          <w:delText>48</w:delText>
        </w:r>
      </w:del>
    </w:p>
    <w:p w14:paraId="40C47887" w14:textId="189CD19E" w:rsidR="00C1187B" w:rsidDel="00B53275" w:rsidRDefault="00C1187B">
      <w:pPr>
        <w:pStyle w:val="TOC3"/>
        <w:rPr>
          <w:del w:id="1843" w:author="Author"/>
          <w:rFonts w:cstheme="minorBidi"/>
          <w:noProof/>
          <w:color w:val="auto"/>
          <w:kern w:val="2"/>
          <w:sz w:val="22"/>
          <w:lang w:eastAsia="en-US"/>
          <w14:ligatures w14:val="standardContextual"/>
        </w:rPr>
      </w:pPr>
      <w:del w:id="1844" w:author="Author">
        <w:r w:rsidRPr="006D1621" w:rsidDel="00B53275">
          <w:rPr>
            <w:rPrChange w:id="1845" w:author="Author">
              <w:rPr>
                <w:rStyle w:val="Hyperlink"/>
                <w:noProof/>
              </w:rPr>
            </w:rPrChange>
          </w:rPr>
          <w:delText>3.17.2</w:delText>
        </w:r>
        <w:r w:rsidDel="00B53275">
          <w:rPr>
            <w:rFonts w:cstheme="minorBidi"/>
            <w:noProof/>
            <w:color w:val="auto"/>
            <w:kern w:val="2"/>
            <w:sz w:val="22"/>
            <w:lang w:eastAsia="en-US"/>
            <w14:ligatures w14:val="standardContextual"/>
          </w:rPr>
          <w:tab/>
        </w:r>
        <w:r w:rsidRPr="006D1621" w:rsidDel="00B53275">
          <w:rPr>
            <w:rPrChange w:id="1846" w:author="Author">
              <w:rPr>
                <w:rStyle w:val="Hyperlink"/>
                <w:noProof/>
              </w:rPr>
            </w:rPrChange>
          </w:rPr>
          <w:delText>Fidelity</w:delText>
        </w:r>
        <w:r w:rsidDel="00B53275">
          <w:rPr>
            <w:noProof/>
            <w:webHidden/>
          </w:rPr>
          <w:tab/>
          <w:delText>48</w:delText>
        </w:r>
      </w:del>
    </w:p>
    <w:p w14:paraId="4C50A038" w14:textId="657F9642" w:rsidR="00C1187B" w:rsidDel="00B53275" w:rsidRDefault="00C1187B">
      <w:pPr>
        <w:pStyle w:val="TOC3"/>
        <w:rPr>
          <w:del w:id="1847" w:author="Author"/>
          <w:rFonts w:cstheme="minorBidi"/>
          <w:noProof/>
          <w:color w:val="auto"/>
          <w:kern w:val="2"/>
          <w:sz w:val="22"/>
          <w:lang w:eastAsia="en-US"/>
          <w14:ligatures w14:val="standardContextual"/>
        </w:rPr>
      </w:pPr>
      <w:del w:id="1848" w:author="Author">
        <w:r w:rsidRPr="006D1621" w:rsidDel="00B53275">
          <w:rPr>
            <w:rPrChange w:id="1849" w:author="Author">
              <w:rPr>
                <w:rStyle w:val="Hyperlink"/>
                <w:noProof/>
              </w:rPr>
            </w:rPrChange>
          </w:rPr>
          <w:delText>3.17.3</w:delText>
        </w:r>
        <w:r w:rsidDel="00B53275">
          <w:rPr>
            <w:rFonts w:cstheme="minorBidi"/>
            <w:noProof/>
            <w:color w:val="auto"/>
            <w:kern w:val="2"/>
            <w:sz w:val="22"/>
            <w:lang w:eastAsia="en-US"/>
            <w14:ligatures w14:val="standardContextual"/>
          </w:rPr>
          <w:tab/>
        </w:r>
        <w:r w:rsidRPr="006D1621" w:rsidDel="00B53275">
          <w:rPr>
            <w:rPrChange w:id="1850" w:author="Author">
              <w:rPr>
                <w:rStyle w:val="Hyperlink"/>
                <w:noProof/>
              </w:rPr>
            </w:rPrChange>
          </w:rPr>
          <w:delText>Related stream characteristics</w:delText>
        </w:r>
        <w:r w:rsidDel="00B53275">
          <w:rPr>
            <w:noProof/>
            <w:webHidden/>
          </w:rPr>
          <w:tab/>
          <w:delText>49</w:delText>
        </w:r>
      </w:del>
    </w:p>
    <w:p w14:paraId="4C1F61A1" w14:textId="263FFFE2" w:rsidR="00C1187B" w:rsidDel="00B53275" w:rsidRDefault="00C1187B">
      <w:pPr>
        <w:pStyle w:val="TOC2"/>
        <w:rPr>
          <w:del w:id="1851" w:author="Author"/>
          <w:rFonts w:cstheme="minorBidi"/>
          <w:noProof/>
          <w:color w:val="auto"/>
          <w:kern w:val="2"/>
          <w:sz w:val="22"/>
          <w:lang w:eastAsia="en-US"/>
          <w14:ligatures w14:val="standardContextual"/>
        </w:rPr>
      </w:pPr>
      <w:del w:id="1852" w:author="Author">
        <w:r w:rsidRPr="006D1621" w:rsidDel="00B53275">
          <w:rPr>
            <w:rPrChange w:id="1853" w:author="Author">
              <w:rPr>
                <w:rStyle w:val="Hyperlink"/>
                <w:noProof/>
              </w:rPr>
            </w:rPrChange>
          </w:rPr>
          <w:delText>3.18</w:delText>
        </w:r>
        <w:r w:rsidDel="00B53275">
          <w:rPr>
            <w:rFonts w:cstheme="minorBidi"/>
            <w:noProof/>
            <w:color w:val="auto"/>
            <w:kern w:val="2"/>
            <w:sz w:val="22"/>
            <w:lang w:eastAsia="en-US"/>
            <w14:ligatures w14:val="standardContextual"/>
          </w:rPr>
          <w:tab/>
        </w:r>
        <w:r w:rsidRPr="006D1621" w:rsidDel="00B53275">
          <w:rPr>
            <w:rPrChange w:id="1854" w:author="Author">
              <w:rPr>
                <w:rStyle w:val="Hyperlink"/>
                <w:noProof/>
              </w:rPr>
            </w:rPrChange>
          </w:rPr>
          <w:delText>Stream Monitor</w:delText>
        </w:r>
        <w:r w:rsidDel="00B53275">
          <w:rPr>
            <w:noProof/>
            <w:webHidden/>
          </w:rPr>
          <w:tab/>
          <w:delText>49</w:delText>
        </w:r>
      </w:del>
    </w:p>
    <w:p w14:paraId="6AF13CCB" w14:textId="5BF15BD1" w:rsidR="00C1187B" w:rsidDel="00B53275" w:rsidRDefault="00C1187B">
      <w:pPr>
        <w:pStyle w:val="TOC2"/>
        <w:rPr>
          <w:del w:id="1855" w:author="Author"/>
          <w:rFonts w:cstheme="minorBidi"/>
          <w:noProof/>
          <w:color w:val="auto"/>
          <w:kern w:val="2"/>
          <w:sz w:val="22"/>
          <w:lang w:eastAsia="en-US"/>
          <w14:ligatures w14:val="standardContextual"/>
        </w:rPr>
      </w:pPr>
      <w:del w:id="1856" w:author="Author">
        <w:r w:rsidRPr="006D1621" w:rsidDel="00B53275">
          <w:rPr>
            <w:rPrChange w:id="1857" w:author="Author">
              <w:rPr>
                <w:rStyle w:val="Hyperlink"/>
                <w:noProof/>
              </w:rPr>
            </w:rPrChange>
          </w:rPr>
          <w:delText>3.19</w:delText>
        </w:r>
        <w:r w:rsidDel="00B53275">
          <w:rPr>
            <w:rFonts w:cstheme="minorBidi"/>
            <w:noProof/>
            <w:color w:val="auto"/>
            <w:kern w:val="2"/>
            <w:sz w:val="22"/>
            <w:lang w:eastAsia="en-US"/>
            <w14:ligatures w14:val="standardContextual"/>
          </w:rPr>
          <w:tab/>
        </w:r>
        <w:r w:rsidRPr="006D1621" w:rsidDel="00B53275">
          <w:rPr>
            <w:rPrChange w:id="1858" w:author="Author">
              <w:rPr>
                <w:rStyle w:val="Hyperlink"/>
                <w:noProof/>
              </w:rPr>
            </w:rPrChange>
          </w:rPr>
          <w:delText>Solution structure – Architecture Options</w:delText>
        </w:r>
        <w:r w:rsidDel="00B53275">
          <w:rPr>
            <w:noProof/>
            <w:webHidden/>
          </w:rPr>
          <w:tab/>
          <w:delText>49</w:delText>
        </w:r>
      </w:del>
    </w:p>
    <w:p w14:paraId="43B639BF" w14:textId="5309B26B" w:rsidR="00C1187B" w:rsidDel="00B53275" w:rsidRDefault="00C1187B">
      <w:pPr>
        <w:pStyle w:val="TOC3"/>
        <w:rPr>
          <w:del w:id="1859" w:author="Author"/>
          <w:rFonts w:cstheme="minorBidi"/>
          <w:noProof/>
          <w:color w:val="auto"/>
          <w:kern w:val="2"/>
          <w:sz w:val="22"/>
          <w:lang w:eastAsia="en-US"/>
          <w14:ligatures w14:val="standardContextual"/>
        </w:rPr>
      </w:pPr>
      <w:del w:id="1860" w:author="Author">
        <w:r w:rsidRPr="006D1621" w:rsidDel="00B53275">
          <w:rPr>
            <w:rPrChange w:id="1861" w:author="Author">
              <w:rPr>
                <w:rStyle w:val="Hyperlink"/>
                <w:noProof/>
              </w:rPr>
            </w:rPrChange>
          </w:rPr>
          <w:delText>3.19.1</w:delText>
        </w:r>
        <w:r w:rsidDel="00B53275">
          <w:rPr>
            <w:rFonts w:cstheme="minorBidi"/>
            <w:noProof/>
            <w:color w:val="auto"/>
            <w:kern w:val="2"/>
            <w:sz w:val="22"/>
            <w:lang w:eastAsia="en-US"/>
            <w14:ligatures w14:val="standardContextual"/>
          </w:rPr>
          <w:tab/>
        </w:r>
        <w:r w:rsidRPr="006D1621" w:rsidDel="00B53275">
          <w:rPr>
            <w:rPrChange w:id="1862" w:author="Author">
              <w:rPr>
                <w:rStyle w:val="Hyperlink"/>
                <w:noProof/>
              </w:rPr>
            </w:rPrChange>
          </w:rPr>
          <w:delText>Full compacted log</w:delText>
        </w:r>
        <w:r w:rsidDel="00B53275">
          <w:rPr>
            <w:noProof/>
            <w:webHidden/>
          </w:rPr>
          <w:tab/>
          <w:delText>50</w:delText>
        </w:r>
      </w:del>
    </w:p>
    <w:p w14:paraId="40D233EC" w14:textId="3172C38F" w:rsidR="00C1187B" w:rsidDel="00B53275" w:rsidRDefault="00C1187B">
      <w:pPr>
        <w:pStyle w:val="TOC3"/>
        <w:rPr>
          <w:del w:id="1863" w:author="Author"/>
          <w:rFonts w:cstheme="minorBidi"/>
          <w:noProof/>
          <w:color w:val="auto"/>
          <w:kern w:val="2"/>
          <w:sz w:val="22"/>
          <w:lang w:eastAsia="en-US"/>
          <w14:ligatures w14:val="standardContextual"/>
        </w:rPr>
      </w:pPr>
      <w:del w:id="1864" w:author="Author">
        <w:r w:rsidRPr="006D1621" w:rsidDel="00B53275">
          <w:rPr>
            <w:rPrChange w:id="1865" w:author="Author">
              <w:rPr>
                <w:rStyle w:val="Hyperlink"/>
                <w:rFonts w:eastAsia="Times New Roman"/>
                <w:noProof/>
              </w:rPr>
            </w:rPrChange>
          </w:rPr>
          <w:delText>3.19.2</w:delText>
        </w:r>
        <w:r w:rsidDel="00B53275">
          <w:rPr>
            <w:rFonts w:cstheme="minorBidi"/>
            <w:noProof/>
            <w:color w:val="auto"/>
            <w:kern w:val="2"/>
            <w:sz w:val="22"/>
            <w:lang w:eastAsia="en-US"/>
            <w14:ligatures w14:val="standardContextual"/>
          </w:rPr>
          <w:tab/>
        </w:r>
        <w:r w:rsidRPr="006D1621" w:rsidDel="00B53275">
          <w:rPr>
            <w:rPrChange w:id="1866" w:author="Author">
              <w:rPr>
                <w:rStyle w:val="Hyperlink"/>
                <w:rFonts w:eastAsia="Times New Roman"/>
                <w:noProof/>
              </w:rPr>
            </w:rPrChange>
          </w:rPr>
          <w:delText>Emulated compaction</w:delText>
        </w:r>
        <w:r w:rsidDel="00B53275">
          <w:rPr>
            <w:noProof/>
            <w:webHidden/>
          </w:rPr>
          <w:tab/>
          <w:delText>51</w:delText>
        </w:r>
      </w:del>
    </w:p>
    <w:p w14:paraId="5B1EAEE9" w14:textId="4F03C59D" w:rsidR="00C1187B" w:rsidDel="00B53275" w:rsidRDefault="00C1187B">
      <w:pPr>
        <w:pStyle w:val="TOC3"/>
        <w:rPr>
          <w:del w:id="1867" w:author="Author"/>
          <w:rFonts w:cstheme="minorBidi"/>
          <w:noProof/>
          <w:color w:val="auto"/>
          <w:kern w:val="2"/>
          <w:sz w:val="22"/>
          <w:lang w:eastAsia="en-US"/>
          <w14:ligatures w14:val="standardContextual"/>
        </w:rPr>
      </w:pPr>
      <w:del w:id="1868" w:author="Author">
        <w:r w:rsidRPr="006D1621" w:rsidDel="00B53275">
          <w:rPr>
            <w:rPrChange w:id="1869" w:author="Author">
              <w:rPr>
                <w:rStyle w:val="Hyperlink"/>
                <w:noProof/>
              </w:rPr>
            </w:rPrChange>
          </w:rPr>
          <w:delText>3.19.3</w:delText>
        </w:r>
        <w:r w:rsidDel="00B53275">
          <w:rPr>
            <w:rFonts w:cstheme="minorBidi"/>
            <w:noProof/>
            <w:color w:val="auto"/>
            <w:kern w:val="2"/>
            <w:sz w:val="22"/>
            <w:lang w:eastAsia="en-US"/>
            <w14:ligatures w14:val="standardContextual"/>
          </w:rPr>
          <w:tab/>
        </w:r>
        <w:r w:rsidRPr="006D1621" w:rsidDel="00B53275">
          <w:rPr>
            <w:rPrChange w:id="1870" w:author="Author">
              <w:rPr>
                <w:rStyle w:val="Hyperlink"/>
                <w:noProof/>
              </w:rPr>
            </w:rPrChange>
          </w:rPr>
          <w:delText>Comparing the full compacted log and the emulated compacted log</w:delText>
        </w:r>
        <w:r w:rsidDel="00B53275">
          <w:rPr>
            <w:noProof/>
            <w:webHidden/>
          </w:rPr>
          <w:tab/>
          <w:delText>53</w:delText>
        </w:r>
      </w:del>
    </w:p>
    <w:p w14:paraId="43291A1A" w14:textId="6DFA1225" w:rsidR="00C1187B" w:rsidDel="00B53275" w:rsidRDefault="00C1187B">
      <w:pPr>
        <w:pStyle w:val="TOC1"/>
        <w:tabs>
          <w:tab w:val="left" w:pos="432"/>
        </w:tabs>
        <w:rPr>
          <w:del w:id="1871" w:author="Author"/>
          <w:rFonts w:cstheme="minorBidi"/>
          <w:b w:val="0"/>
          <w:noProof/>
          <w:color w:val="auto"/>
          <w:kern w:val="2"/>
          <w:sz w:val="22"/>
          <w:szCs w:val="22"/>
          <w:lang w:eastAsia="en-US"/>
          <w14:ligatures w14:val="standardContextual"/>
        </w:rPr>
      </w:pPr>
      <w:del w:id="1872" w:author="Author">
        <w:r w:rsidRPr="006D1621" w:rsidDel="00B53275">
          <w:rPr>
            <w:rPrChange w:id="1873" w:author="Author">
              <w:rPr>
                <w:rStyle w:val="Hyperlink"/>
                <w:noProof/>
              </w:rPr>
            </w:rPrChange>
          </w:rPr>
          <w:delText>4</w:delText>
        </w:r>
        <w:r w:rsidDel="00B53275">
          <w:rPr>
            <w:rFonts w:cstheme="minorBidi"/>
            <w:b w:val="0"/>
            <w:noProof/>
            <w:color w:val="auto"/>
            <w:kern w:val="2"/>
            <w:sz w:val="22"/>
            <w:szCs w:val="22"/>
            <w:lang w:eastAsia="en-US"/>
            <w14:ligatures w14:val="standardContextual"/>
          </w:rPr>
          <w:tab/>
        </w:r>
        <w:r w:rsidRPr="006D1621" w:rsidDel="00B53275">
          <w:rPr>
            <w:rPrChange w:id="1874" w:author="Author">
              <w:rPr>
                <w:rStyle w:val="Hyperlink"/>
                <w:noProof/>
              </w:rPr>
            </w:rPrChange>
          </w:rPr>
          <w:delText>Using the compacted log approach for alarm reporting</w:delText>
        </w:r>
        <w:r w:rsidDel="00B53275">
          <w:rPr>
            <w:noProof/>
            <w:webHidden/>
          </w:rPr>
          <w:tab/>
          <w:delText>54</w:delText>
        </w:r>
      </w:del>
    </w:p>
    <w:p w14:paraId="1ADB4225" w14:textId="37258C68" w:rsidR="00C1187B" w:rsidDel="00B53275" w:rsidRDefault="00C1187B">
      <w:pPr>
        <w:pStyle w:val="TOC2"/>
        <w:rPr>
          <w:del w:id="1875" w:author="Author"/>
          <w:rFonts w:cstheme="minorBidi"/>
          <w:noProof/>
          <w:color w:val="auto"/>
          <w:kern w:val="2"/>
          <w:sz w:val="22"/>
          <w:lang w:eastAsia="en-US"/>
          <w14:ligatures w14:val="standardContextual"/>
        </w:rPr>
      </w:pPr>
      <w:del w:id="1876" w:author="Author">
        <w:r w:rsidRPr="006D1621" w:rsidDel="00B53275">
          <w:rPr>
            <w:rPrChange w:id="1877" w:author="Author">
              <w:rPr>
                <w:rStyle w:val="Hyperlink"/>
                <w:noProof/>
              </w:rPr>
            </w:rPrChange>
          </w:rPr>
          <w:delText>4.1</w:delText>
        </w:r>
        <w:r w:rsidDel="00B53275">
          <w:rPr>
            <w:rFonts w:cstheme="minorBidi"/>
            <w:noProof/>
            <w:color w:val="auto"/>
            <w:kern w:val="2"/>
            <w:sz w:val="22"/>
            <w:lang w:eastAsia="en-US"/>
            <w14:ligatures w14:val="standardContextual"/>
          </w:rPr>
          <w:tab/>
        </w:r>
        <w:r w:rsidRPr="006D1621" w:rsidDel="00B53275">
          <w:rPr>
            <w:rPrChange w:id="1878" w:author="Author">
              <w:rPr>
                <w:rStyle w:val="Hyperlink"/>
                <w:noProof/>
              </w:rPr>
            </w:rPrChange>
          </w:rPr>
          <w:delText>Specific alarm characteristics - raising/clearing an alarm</w:delText>
        </w:r>
        <w:r w:rsidDel="00B53275">
          <w:rPr>
            <w:noProof/>
            <w:webHidden/>
          </w:rPr>
          <w:tab/>
          <w:delText>54</w:delText>
        </w:r>
      </w:del>
    </w:p>
    <w:p w14:paraId="68855217" w14:textId="40F2E8F1" w:rsidR="00C1187B" w:rsidDel="00B53275" w:rsidRDefault="00C1187B">
      <w:pPr>
        <w:pStyle w:val="TOC2"/>
        <w:rPr>
          <w:del w:id="1879" w:author="Author"/>
          <w:rFonts w:cstheme="minorBidi"/>
          <w:noProof/>
          <w:color w:val="auto"/>
          <w:kern w:val="2"/>
          <w:sz w:val="22"/>
          <w:lang w:eastAsia="en-US"/>
          <w14:ligatures w14:val="standardContextual"/>
        </w:rPr>
      </w:pPr>
      <w:del w:id="1880" w:author="Author">
        <w:r w:rsidRPr="006D1621" w:rsidDel="00B53275">
          <w:rPr>
            <w:rPrChange w:id="1881" w:author="Author">
              <w:rPr>
                <w:rStyle w:val="Hyperlink"/>
                <w:noProof/>
              </w:rPr>
            </w:rPrChange>
          </w:rPr>
          <w:delText>4.2</w:delText>
        </w:r>
        <w:r w:rsidDel="00B53275">
          <w:rPr>
            <w:rFonts w:cstheme="minorBidi"/>
            <w:noProof/>
            <w:color w:val="auto"/>
            <w:kern w:val="2"/>
            <w:sz w:val="22"/>
            <w:lang w:eastAsia="en-US"/>
            <w14:ligatures w14:val="standardContextual"/>
          </w:rPr>
          <w:tab/>
        </w:r>
        <w:r w:rsidRPr="006D1621" w:rsidDel="00B53275">
          <w:rPr>
            <w:rPrChange w:id="1882" w:author="Author">
              <w:rPr>
                <w:rStyle w:val="Hyperlink"/>
                <w:noProof/>
              </w:rPr>
            </w:rPrChange>
          </w:rPr>
          <w:delText>Key Features of an alarm solution (example usage)</w:delText>
        </w:r>
        <w:r w:rsidDel="00B53275">
          <w:rPr>
            <w:noProof/>
            <w:webHidden/>
          </w:rPr>
          <w:tab/>
          <w:delText>54</w:delText>
        </w:r>
      </w:del>
    </w:p>
    <w:p w14:paraId="5DAB3597" w14:textId="746E3472" w:rsidR="00C1187B" w:rsidDel="00B53275" w:rsidRDefault="00C1187B">
      <w:pPr>
        <w:pStyle w:val="TOC2"/>
        <w:rPr>
          <w:del w:id="1883" w:author="Author"/>
          <w:rFonts w:cstheme="minorBidi"/>
          <w:noProof/>
          <w:color w:val="auto"/>
          <w:kern w:val="2"/>
          <w:sz w:val="22"/>
          <w:lang w:eastAsia="en-US"/>
          <w14:ligatures w14:val="standardContextual"/>
        </w:rPr>
      </w:pPr>
      <w:del w:id="1884" w:author="Author">
        <w:r w:rsidRPr="006D1621" w:rsidDel="00B53275">
          <w:rPr>
            <w:rPrChange w:id="1885" w:author="Author">
              <w:rPr>
                <w:rStyle w:val="Hyperlink"/>
                <w:noProof/>
              </w:rPr>
            </w:rPrChange>
          </w:rPr>
          <w:delText>4.3</w:delText>
        </w:r>
        <w:r w:rsidDel="00B53275">
          <w:rPr>
            <w:rFonts w:cstheme="minorBidi"/>
            <w:noProof/>
            <w:color w:val="auto"/>
            <w:kern w:val="2"/>
            <w:sz w:val="22"/>
            <w:lang w:eastAsia="en-US"/>
            <w14:ligatures w14:val="standardContextual"/>
          </w:rPr>
          <w:tab/>
        </w:r>
        <w:r w:rsidRPr="006D1621" w:rsidDel="00B53275">
          <w:rPr>
            <w:rPrChange w:id="1886" w:author="Author">
              <w:rPr>
                <w:rStyle w:val="Hyperlink"/>
                <w:noProof/>
              </w:rPr>
            </w:rPrChange>
          </w:rPr>
          <w:delText>Log strategy</w:delText>
        </w:r>
        <w:r w:rsidDel="00B53275">
          <w:rPr>
            <w:noProof/>
            <w:webHidden/>
          </w:rPr>
          <w:tab/>
          <w:delText>54</w:delText>
        </w:r>
      </w:del>
    </w:p>
    <w:p w14:paraId="0C33B7A7" w14:textId="7C716A6A" w:rsidR="00C1187B" w:rsidDel="00B53275" w:rsidRDefault="00C1187B">
      <w:pPr>
        <w:pStyle w:val="TOC2"/>
        <w:rPr>
          <w:del w:id="1887" w:author="Author"/>
          <w:rFonts w:cstheme="minorBidi"/>
          <w:noProof/>
          <w:color w:val="auto"/>
          <w:kern w:val="2"/>
          <w:sz w:val="22"/>
          <w:lang w:eastAsia="en-US"/>
          <w14:ligatures w14:val="standardContextual"/>
        </w:rPr>
      </w:pPr>
      <w:del w:id="1888" w:author="Author">
        <w:r w:rsidRPr="006D1621" w:rsidDel="00B53275">
          <w:rPr>
            <w:rPrChange w:id="1889" w:author="Author">
              <w:rPr>
                <w:rStyle w:val="Hyperlink"/>
                <w:noProof/>
              </w:rPr>
            </w:rPrChange>
          </w:rPr>
          <w:delText>4.4</w:delText>
        </w:r>
        <w:r w:rsidDel="00B53275">
          <w:rPr>
            <w:rFonts w:cstheme="minorBidi"/>
            <w:noProof/>
            <w:color w:val="auto"/>
            <w:kern w:val="2"/>
            <w:sz w:val="22"/>
            <w:lang w:eastAsia="en-US"/>
            <w14:ligatures w14:val="standardContextual"/>
          </w:rPr>
          <w:tab/>
        </w:r>
        <w:r w:rsidRPr="006D1621" w:rsidDel="00B53275">
          <w:rPr>
            <w:rPrChange w:id="1890" w:author="Author">
              <w:rPr>
                <w:rStyle w:val="Hyperlink"/>
                <w:noProof/>
              </w:rPr>
            </w:rPrChange>
          </w:rPr>
          <w:delText>Alarm behavior</w:delText>
        </w:r>
        <w:r w:rsidDel="00B53275">
          <w:rPr>
            <w:noProof/>
            <w:webHidden/>
          </w:rPr>
          <w:tab/>
          <w:delText>55</w:delText>
        </w:r>
      </w:del>
    </w:p>
    <w:p w14:paraId="37193452" w14:textId="02FC7748" w:rsidR="00C1187B" w:rsidDel="00B53275" w:rsidRDefault="00C1187B">
      <w:pPr>
        <w:pStyle w:val="TOC2"/>
        <w:rPr>
          <w:del w:id="1891" w:author="Author"/>
          <w:rFonts w:cstheme="minorBidi"/>
          <w:noProof/>
          <w:color w:val="auto"/>
          <w:kern w:val="2"/>
          <w:sz w:val="22"/>
          <w:lang w:eastAsia="en-US"/>
          <w14:ligatures w14:val="standardContextual"/>
        </w:rPr>
      </w:pPr>
      <w:del w:id="1892" w:author="Author">
        <w:r w:rsidRPr="006D1621" w:rsidDel="00B53275">
          <w:rPr>
            <w:rPrChange w:id="1893" w:author="Author">
              <w:rPr>
                <w:rStyle w:val="Hyperlink"/>
                <w:noProof/>
              </w:rPr>
            </w:rPrChange>
          </w:rPr>
          <w:delText>4.5</w:delText>
        </w:r>
        <w:r w:rsidDel="00B53275">
          <w:rPr>
            <w:rFonts w:cstheme="minorBidi"/>
            <w:noProof/>
            <w:color w:val="auto"/>
            <w:kern w:val="2"/>
            <w:sz w:val="22"/>
            <w:lang w:eastAsia="en-US"/>
            <w14:ligatures w14:val="standardContextual"/>
          </w:rPr>
          <w:tab/>
        </w:r>
        <w:r w:rsidRPr="006D1621" w:rsidDel="00B53275">
          <w:rPr>
            <w:rPrChange w:id="1894" w:author="Author">
              <w:rPr>
                <w:rStyle w:val="Hyperlink"/>
                <w:noProof/>
              </w:rPr>
            </w:rPrChange>
          </w:rPr>
          <w:delText>Condition detector and alarm structure</w:delText>
        </w:r>
        <w:r w:rsidDel="00B53275">
          <w:rPr>
            <w:noProof/>
            <w:webHidden/>
          </w:rPr>
          <w:tab/>
          <w:delText>56</w:delText>
        </w:r>
      </w:del>
    </w:p>
    <w:p w14:paraId="5CF8FF89" w14:textId="49BCA80B" w:rsidR="00C1187B" w:rsidDel="00B53275" w:rsidRDefault="00C1187B">
      <w:pPr>
        <w:pStyle w:val="TOC3"/>
        <w:rPr>
          <w:del w:id="1895" w:author="Author"/>
          <w:rFonts w:cstheme="minorBidi"/>
          <w:noProof/>
          <w:color w:val="auto"/>
          <w:kern w:val="2"/>
          <w:sz w:val="22"/>
          <w:lang w:eastAsia="en-US"/>
          <w14:ligatures w14:val="standardContextual"/>
        </w:rPr>
      </w:pPr>
      <w:del w:id="1896" w:author="Author">
        <w:r w:rsidRPr="006D1621" w:rsidDel="00B53275">
          <w:rPr>
            <w:rPrChange w:id="1897" w:author="Author">
              <w:rPr>
                <w:rStyle w:val="Hyperlink"/>
                <w:noProof/>
              </w:rPr>
            </w:rPrChange>
          </w:rPr>
          <w:delText>4.5.1</w:delText>
        </w:r>
        <w:r w:rsidDel="00B53275">
          <w:rPr>
            <w:rFonts w:cstheme="minorBidi"/>
            <w:noProof/>
            <w:color w:val="auto"/>
            <w:kern w:val="2"/>
            <w:sz w:val="22"/>
            <w:lang w:eastAsia="en-US"/>
            <w14:ligatures w14:val="standardContextual"/>
          </w:rPr>
          <w:tab/>
        </w:r>
        <w:r w:rsidRPr="006D1621" w:rsidDel="00B53275">
          <w:rPr>
            <w:rPrChange w:id="1898" w:author="Author">
              <w:rPr>
                <w:rStyle w:val="Hyperlink"/>
                <w:noProof/>
              </w:rPr>
            </w:rPrChange>
          </w:rPr>
          <w:delText>condition-detector from tapi-streaming.yang</w:delText>
        </w:r>
        <w:r w:rsidDel="00B53275">
          <w:rPr>
            <w:noProof/>
            <w:webHidden/>
          </w:rPr>
          <w:tab/>
          <w:delText>57</w:delText>
        </w:r>
      </w:del>
    </w:p>
    <w:p w14:paraId="57700B20" w14:textId="2F7DCBE8" w:rsidR="00C1187B" w:rsidDel="00B53275" w:rsidRDefault="00C1187B">
      <w:pPr>
        <w:pStyle w:val="TOC3"/>
        <w:rPr>
          <w:del w:id="1899" w:author="Author"/>
          <w:rFonts w:cstheme="minorBidi"/>
          <w:noProof/>
          <w:color w:val="auto"/>
          <w:kern w:val="2"/>
          <w:sz w:val="22"/>
          <w:lang w:eastAsia="en-US"/>
          <w14:ligatures w14:val="standardContextual"/>
        </w:rPr>
      </w:pPr>
      <w:del w:id="1900" w:author="Author">
        <w:r w:rsidRPr="006D1621" w:rsidDel="00B53275">
          <w:rPr>
            <w:rPrChange w:id="1901" w:author="Author">
              <w:rPr>
                <w:rStyle w:val="Hyperlink"/>
                <w:noProof/>
              </w:rPr>
            </w:rPrChange>
          </w:rPr>
          <w:delText>4.5.2</w:delText>
        </w:r>
        <w:r w:rsidDel="00B53275">
          <w:rPr>
            <w:rFonts w:cstheme="minorBidi"/>
            <w:noProof/>
            <w:color w:val="auto"/>
            <w:kern w:val="2"/>
            <w:sz w:val="22"/>
            <w:lang w:eastAsia="en-US"/>
            <w14:ligatures w14:val="standardContextual"/>
          </w:rPr>
          <w:tab/>
        </w:r>
        <w:r w:rsidRPr="006D1621" w:rsidDel="00B53275">
          <w:rPr>
            <w:rPrChange w:id="1902" w:author="Author">
              <w:rPr>
                <w:rStyle w:val="Hyperlink"/>
                <w:noProof/>
              </w:rPr>
            </w:rPrChange>
          </w:rPr>
          <w:delText>detected-condition from tapi-fm.yang</w:delText>
        </w:r>
        <w:r w:rsidDel="00B53275">
          <w:rPr>
            <w:noProof/>
            <w:webHidden/>
          </w:rPr>
          <w:tab/>
          <w:delText>60</w:delText>
        </w:r>
      </w:del>
    </w:p>
    <w:p w14:paraId="0067BB19" w14:textId="5B4B6B47" w:rsidR="00C1187B" w:rsidDel="00B53275" w:rsidRDefault="00C1187B">
      <w:pPr>
        <w:pStyle w:val="TOC3"/>
        <w:rPr>
          <w:del w:id="1903" w:author="Author"/>
          <w:rFonts w:cstheme="minorBidi"/>
          <w:noProof/>
          <w:color w:val="auto"/>
          <w:kern w:val="2"/>
          <w:sz w:val="22"/>
          <w:lang w:eastAsia="en-US"/>
          <w14:ligatures w14:val="standardContextual"/>
        </w:rPr>
      </w:pPr>
      <w:del w:id="1904" w:author="Author">
        <w:r w:rsidRPr="006D1621" w:rsidDel="00B53275">
          <w:rPr>
            <w:rPrChange w:id="1905" w:author="Author">
              <w:rPr>
                <w:rStyle w:val="Hyperlink"/>
                <w:noProof/>
              </w:rPr>
            </w:rPrChange>
          </w:rPr>
          <w:delText>4.5.3</w:delText>
        </w:r>
        <w:r w:rsidDel="00B53275">
          <w:rPr>
            <w:rFonts w:cstheme="minorBidi"/>
            <w:noProof/>
            <w:color w:val="auto"/>
            <w:kern w:val="2"/>
            <w:sz w:val="22"/>
            <w:lang w:eastAsia="en-US"/>
            <w14:ligatures w14:val="standardContextual"/>
          </w:rPr>
          <w:tab/>
        </w:r>
        <w:r w:rsidRPr="006D1621" w:rsidDel="00B53275">
          <w:rPr>
            <w:rPrChange w:id="1906" w:author="Author">
              <w:rPr>
                <w:rStyle w:val="Hyperlink"/>
                <w:noProof/>
              </w:rPr>
            </w:rPrChange>
          </w:rPr>
          <w:delText>alarm-condition-detector-detail from tapi-streaming.yang</w:delText>
        </w:r>
        <w:r w:rsidDel="00B53275">
          <w:rPr>
            <w:noProof/>
            <w:webHidden/>
          </w:rPr>
          <w:tab/>
          <w:delText>66</w:delText>
        </w:r>
      </w:del>
    </w:p>
    <w:p w14:paraId="268153D9" w14:textId="47CC87BF" w:rsidR="00C1187B" w:rsidDel="00B53275" w:rsidRDefault="00C1187B">
      <w:pPr>
        <w:pStyle w:val="TOC2"/>
        <w:rPr>
          <w:del w:id="1907" w:author="Author"/>
          <w:rFonts w:cstheme="minorBidi"/>
          <w:noProof/>
          <w:color w:val="auto"/>
          <w:kern w:val="2"/>
          <w:sz w:val="22"/>
          <w:lang w:eastAsia="en-US"/>
          <w14:ligatures w14:val="standardContextual"/>
        </w:rPr>
      </w:pPr>
      <w:del w:id="1908" w:author="Author">
        <w:r w:rsidRPr="006D1621" w:rsidDel="00B53275">
          <w:rPr>
            <w:rPrChange w:id="1909" w:author="Author">
              <w:rPr>
                <w:rStyle w:val="Hyperlink"/>
                <w:noProof/>
              </w:rPr>
            </w:rPrChange>
          </w:rPr>
          <w:delText>4.6</w:delText>
        </w:r>
        <w:r w:rsidDel="00B53275">
          <w:rPr>
            <w:rFonts w:cstheme="minorBidi"/>
            <w:noProof/>
            <w:color w:val="auto"/>
            <w:kern w:val="2"/>
            <w:sz w:val="22"/>
            <w:lang w:eastAsia="en-US"/>
            <w14:ligatures w14:val="standardContextual"/>
          </w:rPr>
          <w:tab/>
        </w:r>
        <w:r w:rsidRPr="006D1621" w:rsidDel="00B53275">
          <w:rPr>
            <w:rPrChange w:id="1910" w:author="Author">
              <w:rPr>
                <w:rStyle w:val="Hyperlink"/>
                <w:noProof/>
              </w:rPr>
            </w:rPrChange>
          </w:rPr>
          <w:delText>Alarm Identifier and location</w:delText>
        </w:r>
        <w:r w:rsidDel="00B53275">
          <w:rPr>
            <w:noProof/>
            <w:webHidden/>
          </w:rPr>
          <w:tab/>
          <w:delText>67</w:delText>
        </w:r>
      </w:del>
    </w:p>
    <w:p w14:paraId="4A7A744A" w14:textId="02C91B97" w:rsidR="00C1187B" w:rsidDel="00B53275" w:rsidRDefault="00C1187B">
      <w:pPr>
        <w:pStyle w:val="TOC2"/>
        <w:rPr>
          <w:del w:id="1911" w:author="Author"/>
          <w:rFonts w:cstheme="minorBidi"/>
          <w:noProof/>
          <w:color w:val="auto"/>
          <w:kern w:val="2"/>
          <w:sz w:val="22"/>
          <w:lang w:eastAsia="en-US"/>
          <w14:ligatures w14:val="standardContextual"/>
        </w:rPr>
      </w:pPr>
      <w:del w:id="1912" w:author="Author">
        <w:r w:rsidRPr="006D1621" w:rsidDel="00B53275">
          <w:rPr>
            <w:rPrChange w:id="1913" w:author="Author">
              <w:rPr>
                <w:rStyle w:val="Hyperlink"/>
                <w:noProof/>
              </w:rPr>
            </w:rPrChange>
          </w:rPr>
          <w:delText>4.7</w:delText>
        </w:r>
        <w:r w:rsidDel="00B53275">
          <w:rPr>
            <w:rFonts w:cstheme="minorBidi"/>
            <w:noProof/>
            <w:color w:val="auto"/>
            <w:kern w:val="2"/>
            <w:sz w:val="22"/>
            <w:lang w:eastAsia="en-US"/>
            <w14:ligatures w14:val="standardContextual"/>
          </w:rPr>
          <w:tab/>
        </w:r>
        <w:r w:rsidRPr="006D1621" w:rsidDel="00B53275">
          <w:rPr>
            <w:rPrChange w:id="1914" w:author="Author">
              <w:rPr>
                <w:rStyle w:val="Hyperlink"/>
                <w:noProof/>
              </w:rPr>
            </w:rPrChange>
          </w:rPr>
          <w:delText>Alarm TOMBSTONE record behavior</w:delText>
        </w:r>
        <w:r w:rsidDel="00B53275">
          <w:rPr>
            <w:noProof/>
            <w:webHidden/>
          </w:rPr>
          <w:tab/>
          <w:delText>67</w:delText>
        </w:r>
      </w:del>
    </w:p>
    <w:p w14:paraId="56CC158C" w14:textId="46A19E90" w:rsidR="00C1187B" w:rsidDel="00B53275" w:rsidRDefault="00C1187B">
      <w:pPr>
        <w:pStyle w:val="TOC2"/>
        <w:rPr>
          <w:del w:id="1915" w:author="Author"/>
          <w:rFonts w:cstheme="minorBidi"/>
          <w:noProof/>
          <w:color w:val="auto"/>
          <w:kern w:val="2"/>
          <w:sz w:val="22"/>
          <w:lang w:eastAsia="en-US"/>
          <w14:ligatures w14:val="standardContextual"/>
        </w:rPr>
      </w:pPr>
      <w:del w:id="1916" w:author="Author">
        <w:r w:rsidRPr="006D1621" w:rsidDel="00B53275">
          <w:rPr>
            <w:rPrChange w:id="1917" w:author="Author">
              <w:rPr>
                <w:rStyle w:val="Hyperlink"/>
                <w:noProof/>
              </w:rPr>
            </w:rPrChange>
          </w:rPr>
          <w:delText>4.8</w:delText>
        </w:r>
        <w:r w:rsidDel="00B53275">
          <w:rPr>
            <w:rFonts w:cstheme="minorBidi"/>
            <w:noProof/>
            <w:color w:val="auto"/>
            <w:kern w:val="2"/>
            <w:sz w:val="22"/>
            <w:lang w:eastAsia="en-US"/>
            <w14:ligatures w14:val="standardContextual"/>
          </w:rPr>
          <w:tab/>
        </w:r>
        <w:r w:rsidRPr="006D1621" w:rsidDel="00B53275">
          <w:rPr>
            <w:rPrChange w:id="1918" w:author="Author">
              <w:rPr>
                <w:rStyle w:val="Hyperlink"/>
                <w:noProof/>
              </w:rPr>
            </w:rPrChange>
          </w:rPr>
          <w:delText>Time</w:delText>
        </w:r>
        <w:r w:rsidDel="00B53275">
          <w:rPr>
            <w:noProof/>
            <w:webHidden/>
          </w:rPr>
          <w:tab/>
          <w:delText>68</w:delText>
        </w:r>
      </w:del>
    </w:p>
    <w:p w14:paraId="6E636D74" w14:textId="4CE600A5" w:rsidR="00C1187B" w:rsidDel="00B53275" w:rsidRDefault="00C1187B">
      <w:pPr>
        <w:pStyle w:val="TOC2"/>
        <w:rPr>
          <w:del w:id="1919" w:author="Author"/>
          <w:rFonts w:cstheme="minorBidi"/>
          <w:noProof/>
          <w:color w:val="auto"/>
          <w:kern w:val="2"/>
          <w:sz w:val="22"/>
          <w:lang w:eastAsia="en-US"/>
          <w14:ligatures w14:val="standardContextual"/>
        </w:rPr>
      </w:pPr>
      <w:del w:id="1920" w:author="Author">
        <w:r w:rsidRPr="006D1621" w:rsidDel="00B53275">
          <w:rPr>
            <w:rPrChange w:id="1921" w:author="Author">
              <w:rPr>
                <w:rStyle w:val="Hyperlink"/>
                <w:noProof/>
              </w:rPr>
            </w:rPrChange>
          </w:rPr>
          <w:delText>4.9</w:delText>
        </w:r>
        <w:r w:rsidDel="00B53275">
          <w:rPr>
            <w:rFonts w:cstheme="minorBidi"/>
            <w:noProof/>
            <w:color w:val="auto"/>
            <w:kern w:val="2"/>
            <w:sz w:val="22"/>
            <w:lang w:eastAsia="en-US"/>
            <w14:ligatures w14:val="standardContextual"/>
          </w:rPr>
          <w:tab/>
        </w:r>
        <w:r w:rsidRPr="006D1621" w:rsidDel="00B53275">
          <w:rPr>
            <w:rPrChange w:id="1922" w:author="Author">
              <w:rPr>
                <w:rStyle w:val="Hyperlink"/>
                <w:noProof/>
              </w:rPr>
            </w:rPrChange>
          </w:rPr>
          <w:delText>Detected Condition normalization</w:delText>
        </w:r>
        <w:r w:rsidDel="00B53275">
          <w:rPr>
            <w:noProof/>
            <w:webHidden/>
          </w:rPr>
          <w:tab/>
          <w:delText>68</w:delText>
        </w:r>
      </w:del>
    </w:p>
    <w:p w14:paraId="776AF3EC" w14:textId="04DC5D3E" w:rsidR="00C1187B" w:rsidDel="00B53275" w:rsidRDefault="00C1187B">
      <w:pPr>
        <w:pStyle w:val="TOC2"/>
        <w:rPr>
          <w:del w:id="1923" w:author="Author"/>
          <w:rFonts w:cstheme="minorBidi"/>
          <w:noProof/>
          <w:color w:val="auto"/>
          <w:kern w:val="2"/>
          <w:sz w:val="22"/>
          <w:lang w:eastAsia="en-US"/>
          <w14:ligatures w14:val="standardContextual"/>
        </w:rPr>
      </w:pPr>
      <w:del w:id="1924" w:author="Author">
        <w:r w:rsidRPr="006D1621" w:rsidDel="00B53275">
          <w:rPr>
            <w:rPrChange w:id="1925" w:author="Author">
              <w:rPr>
                <w:rStyle w:val="Hyperlink"/>
                <w:noProof/>
              </w:rPr>
            </w:rPrChange>
          </w:rPr>
          <w:delText>4.10</w:delText>
        </w:r>
        <w:r w:rsidDel="00B53275">
          <w:rPr>
            <w:rFonts w:cstheme="minorBidi"/>
            <w:noProof/>
            <w:color w:val="auto"/>
            <w:kern w:val="2"/>
            <w:sz w:val="22"/>
            <w:lang w:eastAsia="en-US"/>
            <w14:ligatures w14:val="standardContextual"/>
          </w:rPr>
          <w:tab/>
        </w:r>
        <w:r w:rsidRPr="006D1621" w:rsidDel="00B53275">
          <w:rPr>
            <w:rPrChange w:id="1926" w:author="Author">
              <w:rPr>
                <w:rStyle w:val="Hyperlink"/>
                <w:noProof/>
              </w:rPr>
            </w:rPrChange>
          </w:rPr>
          <w:delText>Meaningful detection (device or any other source)</w:delText>
        </w:r>
        <w:r w:rsidDel="00B53275">
          <w:rPr>
            <w:noProof/>
            <w:webHidden/>
          </w:rPr>
          <w:tab/>
          <w:delText>68</w:delText>
        </w:r>
      </w:del>
    </w:p>
    <w:p w14:paraId="5D1C9D71" w14:textId="23DF17FB" w:rsidR="00C1187B" w:rsidDel="00B53275" w:rsidRDefault="00C1187B">
      <w:pPr>
        <w:pStyle w:val="TOC1"/>
        <w:tabs>
          <w:tab w:val="left" w:pos="432"/>
        </w:tabs>
        <w:rPr>
          <w:del w:id="1927" w:author="Author"/>
          <w:rFonts w:cstheme="minorBidi"/>
          <w:b w:val="0"/>
          <w:noProof/>
          <w:color w:val="auto"/>
          <w:kern w:val="2"/>
          <w:sz w:val="22"/>
          <w:szCs w:val="22"/>
          <w:lang w:eastAsia="en-US"/>
          <w14:ligatures w14:val="standardContextual"/>
        </w:rPr>
      </w:pPr>
      <w:del w:id="1928" w:author="Author">
        <w:r w:rsidRPr="006D1621" w:rsidDel="00B53275">
          <w:rPr>
            <w:rPrChange w:id="1929" w:author="Author">
              <w:rPr>
                <w:rStyle w:val="Hyperlink"/>
                <w:noProof/>
              </w:rPr>
            </w:rPrChange>
          </w:rPr>
          <w:delText>5</w:delText>
        </w:r>
        <w:r w:rsidDel="00B53275">
          <w:rPr>
            <w:rFonts w:cstheme="minorBidi"/>
            <w:b w:val="0"/>
            <w:noProof/>
            <w:color w:val="auto"/>
            <w:kern w:val="2"/>
            <w:sz w:val="22"/>
            <w:szCs w:val="22"/>
            <w:lang w:eastAsia="en-US"/>
            <w14:ligatures w14:val="standardContextual"/>
          </w:rPr>
          <w:tab/>
        </w:r>
        <w:r w:rsidRPr="006D1621" w:rsidDel="00B53275">
          <w:rPr>
            <w:rPrChange w:id="1930" w:author="Author">
              <w:rPr>
                <w:rStyle w:val="Hyperlink"/>
                <w:noProof/>
              </w:rPr>
            </w:rPrChange>
          </w:rPr>
          <w:delText>Reporting Change Only</w:delText>
        </w:r>
        <w:r w:rsidDel="00B53275">
          <w:rPr>
            <w:noProof/>
            <w:webHidden/>
          </w:rPr>
          <w:tab/>
          <w:delText>70</w:delText>
        </w:r>
      </w:del>
    </w:p>
    <w:p w14:paraId="2DD0E9DE" w14:textId="068FB297" w:rsidR="00C1187B" w:rsidDel="00B53275" w:rsidRDefault="00C1187B">
      <w:pPr>
        <w:pStyle w:val="TOC2"/>
        <w:rPr>
          <w:del w:id="1931" w:author="Author"/>
          <w:rFonts w:cstheme="minorBidi"/>
          <w:noProof/>
          <w:color w:val="auto"/>
          <w:kern w:val="2"/>
          <w:sz w:val="22"/>
          <w:lang w:eastAsia="en-US"/>
          <w14:ligatures w14:val="standardContextual"/>
        </w:rPr>
      </w:pPr>
      <w:del w:id="1932" w:author="Author">
        <w:r w:rsidRPr="006D1621" w:rsidDel="00B53275">
          <w:rPr>
            <w:rPrChange w:id="1933" w:author="Author">
              <w:rPr>
                <w:rStyle w:val="Hyperlink"/>
                <w:noProof/>
              </w:rPr>
            </w:rPrChange>
          </w:rPr>
          <w:delText>5.1</w:delText>
        </w:r>
        <w:r w:rsidDel="00B53275">
          <w:rPr>
            <w:rFonts w:cstheme="minorBidi"/>
            <w:noProof/>
            <w:color w:val="auto"/>
            <w:kern w:val="2"/>
            <w:sz w:val="22"/>
            <w:lang w:eastAsia="en-US"/>
            <w14:ligatures w14:val="standardContextual"/>
          </w:rPr>
          <w:tab/>
        </w:r>
        <w:r w:rsidRPr="006D1621" w:rsidDel="00B53275">
          <w:rPr>
            <w:rPrChange w:id="1934" w:author="Author">
              <w:rPr>
                <w:rStyle w:val="Hyperlink"/>
                <w:noProof/>
              </w:rPr>
            </w:rPrChange>
          </w:rPr>
          <w:delText>Behaviors and Capabilities</w:delText>
        </w:r>
        <w:r w:rsidDel="00B53275">
          <w:rPr>
            <w:noProof/>
            <w:webHidden/>
          </w:rPr>
          <w:tab/>
          <w:delText>70</w:delText>
        </w:r>
      </w:del>
    </w:p>
    <w:p w14:paraId="42A8C01E" w14:textId="68DB951A" w:rsidR="00C1187B" w:rsidDel="00B53275" w:rsidRDefault="00C1187B">
      <w:pPr>
        <w:pStyle w:val="TOC2"/>
        <w:rPr>
          <w:del w:id="1935" w:author="Author"/>
          <w:rFonts w:cstheme="minorBidi"/>
          <w:noProof/>
          <w:color w:val="auto"/>
          <w:kern w:val="2"/>
          <w:sz w:val="22"/>
          <w:lang w:eastAsia="en-US"/>
          <w14:ligatures w14:val="standardContextual"/>
        </w:rPr>
      </w:pPr>
      <w:del w:id="1936" w:author="Author">
        <w:r w:rsidRPr="006D1621" w:rsidDel="00B53275">
          <w:rPr>
            <w:rPrChange w:id="1937" w:author="Author">
              <w:rPr>
                <w:rStyle w:val="Hyperlink"/>
                <w:noProof/>
              </w:rPr>
            </w:rPrChange>
          </w:rPr>
          <w:delText>5.2</w:delText>
        </w:r>
        <w:r w:rsidDel="00B53275">
          <w:rPr>
            <w:rFonts w:cstheme="minorBidi"/>
            <w:noProof/>
            <w:color w:val="auto"/>
            <w:kern w:val="2"/>
            <w:sz w:val="22"/>
            <w:lang w:eastAsia="en-US"/>
            <w14:ligatures w14:val="standardContextual"/>
          </w:rPr>
          <w:tab/>
        </w:r>
        <w:r w:rsidRPr="006D1621" w:rsidDel="00B53275">
          <w:rPr>
            <w:rPrChange w:id="1938" w:author="Author">
              <w:rPr>
                <w:rStyle w:val="Hyperlink"/>
                <w:noProof/>
              </w:rPr>
            </w:rPrChange>
          </w:rPr>
          <w:delText>CHANGE_ONLY Streaming</w:delText>
        </w:r>
        <w:r w:rsidDel="00B53275">
          <w:rPr>
            <w:noProof/>
            <w:webHidden/>
          </w:rPr>
          <w:tab/>
          <w:delText>71</w:delText>
        </w:r>
      </w:del>
    </w:p>
    <w:p w14:paraId="5EDF09E6" w14:textId="56B05E02" w:rsidR="00C1187B" w:rsidDel="00B53275" w:rsidRDefault="00C1187B">
      <w:pPr>
        <w:pStyle w:val="TOC2"/>
        <w:rPr>
          <w:del w:id="1939" w:author="Author"/>
          <w:rFonts w:cstheme="minorBidi"/>
          <w:noProof/>
          <w:color w:val="auto"/>
          <w:kern w:val="2"/>
          <w:sz w:val="22"/>
          <w:lang w:eastAsia="en-US"/>
          <w14:ligatures w14:val="standardContextual"/>
        </w:rPr>
      </w:pPr>
      <w:del w:id="1940" w:author="Author">
        <w:r w:rsidRPr="006D1621" w:rsidDel="00B53275">
          <w:rPr>
            <w:rPrChange w:id="1941" w:author="Author">
              <w:rPr>
                <w:rStyle w:val="Hyperlink"/>
                <w:noProof/>
              </w:rPr>
            </w:rPrChange>
          </w:rPr>
          <w:delText>5.3</w:delText>
        </w:r>
        <w:r w:rsidDel="00B53275">
          <w:rPr>
            <w:rFonts w:cstheme="minorBidi"/>
            <w:noProof/>
            <w:color w:val="auto"/>
            <w:kern w:val="2"/>
            <w:sz w:val="22"/>
            <w:lang w:eastAsia="en-US"/>
            <w14:ligatures w14:val="standardContextual"/>
          </w:rPr>
          <w:tab/>
        </w:r>
        <w:r w:rsidRPr="006D1621" w:rsidDel="00B53275">
          <w:rPr>
            <w:rPrChange w:id="1942" w:author="Author">
              <w:rPr>
                <w:rStyle w:val="Hyperlink"/>
                <w:noProof/>
                <w:lang w:val="en-GB"/>
              </w:rPr>
            </w:rPrChange>
          </w:rPr>
          <w:delText>Client view of sequence number</w:delText>
        </w:r>
        <w:r w:rsidDel="00B53275">
          <w:rPr>
            <w:noProof/>
            <w:webHidden/>
          </w:rPr>
          <w:tab/>
          <w:delText>73</w:delText>
        </w:r>
      </w:del>
    </w:p>
    <w:p w14:paraId="2D8BB5F1" w14:textId="68183B92" w:rsidR="00C1187B" w:rsidDel="00B53275" w:rsidRDefault="00C1187B">
      <w:pPr>
        <w:pStyle w:val="TOC2"/>
        <w:rPr>
          <w:del w:id="1943" w:author="Author"/>
          <w:rFonts w:cstheme="minorBidi"/>
          <w:noProof/>
          <w:color w:val="auto"/>
          <w:kern w:val="2"/>
          <w:sz w:val="22"/>
          <w:lang w:eastAsia="en-US"/>
          <w14:ligatures w14:val="standardContextual"/>
        </w:rPr>
      </w:pPr>
      <w:del w:id="1944" w:author="Author">
        <w:r w:rsidRPr="006D1621" w:rsidDel="00B53275">
          <w:rPr>
            <w:rPrChange w:id="1945" w:author="Author">
              <w:rPr>
                <w:rStyle w:val="Hyperlink"/>
                <w:noProof/>
              </w:rPr>
            </w:rPrChange>
          </w:rPr>
          <w:delText>5.4</w:delText>
        </w:r>
        <w:r w:rsidDel="00B53275">
          <w:rPr>
            <w:rFonts w:cstheme="minorBidi"/>
            <w:noProof/>
            <w:color w:val="auto"/>
            <w:kern w:val="2"/>
            <w:sz w:val="22"/>
            <w:lang w:eastAsia="en-US"/>
            <w14:ligatures w14:val="standardContextual"/>
          </w:rPr>
          <w:tab/>
        </w:r>
        <w:r w:rsidRPr="006D1621" w:rsidDel="00B53275">
          <w:rPr>
            <w:rPrChange w:id="1946" w:author="Author">
              <w:rPr>
                <w:rStyle w:val="Hyperlink"/>
                <w:noProof/>
              </w:rPr>
            </w:rPrChange>
          </w:rPr>
          <w:delText>Client processing considerations</w:delText>
        </w:r>
        <w:r w:rsidDel="00B53275">
          <w:rPr>
            <w:noProof/>
            <w:webHidden/>
          </w:rPr>
          <w:tab/>
          <w:delText>73</w:delText>
        </w:r>
      </w:del>
    </w:p>
    <w:p w14:paraId="63CF9BEA" w14:textId="5D6FAEDD" w:rsidR="00C1187B" w:rsidDel="00B53275" w:rsidRDefault="00C1187B">
      <w:pPr>
        <w:pStyle w:val="TOC2"/>
        <w:rPr>
          <w:del w:id="1947" w:author="Author"/>
          <w:rFonts w:cstheme="minorBidi"/>
          <w:noProof/>
          <w:color w:val="auto"/>
          <w:kern w:val="2"/>
          <w:sz w:val="22"/>
          <w:lang w:eastAsia="en-US"/>
          <w14:ligatures w14:val="standardContextual"/>
        </w:rPr>
      </w:pPr>
      <w:del w:id="1948" w:author="Author">
        <w:r w:rsidRPr="006D1621" w:rsidDel="00B53275">
          <w:rPr>
            <w:rPrChange w:id="1949" w:author="Author">
              <w:rPr>
                <w:rStyle w:val="Hyperlink"/>
                <w:noProof/>
                <w:lang w:val="en-GB"/>
              </w:rPr>
            </w:rPrChange>
          </w:rPr>
          <w:delText>5.5</w:delText>
        </w:r>
        <w:r w:rsidDel="00B53275">
          <w:rPr>
            <w:rFonts w:cstheme="minorBidi"/>
            <w:noProof/>
            <w:color w:val="auto"/>
            <w:kern w:val="2"/>
            <w:sz w:val="22"/>
            <w:lang w:eastAsia="en-US"/>
            <w14:ligatures w14:val="standardContextual"/>
          </w:rPr>
          <w:tab/>
        </w:r>
        <w:r w:rsidRPr="006D1621" w:rsidDel="00B53275">
          <w:rPr>
            <w:rPrChange w:id="1950" w:author="Author">
              <w:rPr>
                <w:rStyle w:val="Hyperlink"/>
                <w:noProof/>
                <w:lang w:val="en-GB"/>
              </w:rPr>
            </w:rPrChange>
          </w:rPr>
          <w:delText>Dealing with changes in lists</w:delText>
        </w:r>
        <w:r w:rsidDel="00B53275">
          <w:rPr>
            <w:noProof/>
            <w:webHidden/>
          </w:rPr>
          <w:tab/>
          <w:delText>74</w:delText>
        </w:r>
      </w:del>
    </w:p>
    <w:p w14:paraId="2E9D5725" w14:textId="103D3BA0" w:rsidR="00C1187B" w:rsidDel="00B53275" w:rsidRDefault="00C1187B">
      <w:pPr>
        <w:pStyle w:val="TOC2"/>
        <w:rPr>
          <w:del w:id="1951" w:author="Author"/>
          <w:rFonts w:cstheme="minorBidi"/>
          <w:noProof/>
          <w:color w:val="auto"/>
          <w:kern w:val="2"/>
          <w:sz w:val="22"/>
          <w:lang w:eastAsia="en-US"/>
          <w14:ligatures w14:val="standardContextual"/>
        </w:rPr>
      </w:pPr>
      <w:del w:id="1952" w:author="Author">
        <w:r w:rsidRPr="006D1621" w:rsidDel="00B53275">
          <w:rPr>
            <w:rPrChange w:id="1953" w:author="Author">
              <w:rPr>
                <w:rStyle w:val="Hyperlink"/>
                <w:noProof/>
              </w:rPr>
            </w:rPrChange>
          </w:rPr>
          <w:delText>5.6</w:delText>
        </w:r>
        <w:r w:rsidDel="00B53275">
          <w:rPr>
            <w:rFonts w:cstheme="minorBidi"/>
            <w:noProof/>
            <w:color w:val="auto"/>
            <w:kern w:val="2"/>
            <w:sz w:val="22"/>
            <w:lang w:eastAsia="en-US"/>
            <w14:ligatures w14:val="standardContextual"/>
          </w:rPr>
          <w:tab/>
        </w:r>
        <w:r w:rsidRPr="006D1621" w:rsidDel="00B53275">
          <w:rPr>
            <w:rPrChange w:id="1954" w:author="Author">
              <w:rPr>
                <w:rStyle w:val="Hyperlink"/>
                <w:noProof/>
              </w:rPr>
            </w:rPrChange>
          </w:rPr>
          <w:delText>Future opportunities for stream tuning</w:delText>
        </w:r>
        <w:r w:rsidDel="00B53275">
          <w:rPr>
            <w:noProof/>
            <w:webHidden/>
          </w:rPr>
          <w:tab/>
          <w:delText>74</w:delText>
        </w:r>
      </w:del>
    </w:p>
    <w:p w14:paraId="6524F8EF" w14:textId="7D8E69E7" w:rsidR="00C1187B" w:rsidDel="00B53275" w:rsidRDefault="00C1187B">
      <w:pPr>
        <w:pStyle w:val="TOC1"/>
        <w:tabs>
          <w:tab w:val="left" w:pos="432"/>
        </w:tabs>
        <w:rPr>
          <w:del w:id="1955" w:author="Author"/>
          <w:rFonts w:cstheme="minorBidi"/>
          <w:b w:val="0"/>
          <w:noProof/>
          <w:color w:val="auto"/>
          <w:kern w:val="2"/>
          <w:sz w:val="22"/>
          <w:szCs w:val="22"/>
          <w:lang w:eastAsia="en-US"/>
          <w14:ligatures w14:val="standardContextual"/>
        </w:rPr>
      </w:pPr>
      <w:del w:id="1956" w:author="Author">
        <w:r w:rsidRPr="006D1621" w:rsidDel="00B53275">
          <w:rPr>
            <w:rPrChange w:id="1957" w:author="Author">
              <w:rPr>
                <w:rStyle w:val="Hyperlink"/>
                <w:noProof/>
              </w:rPr>
            </w:rPrChange>
          </w:rPr>
          <w:delText>6</w:delText>
        </w:r>
        <w:r w:rsidDel="00B53275">
          <w:rPr>
            <w:rFonts w:cstheme="minorBidi"/>
            <w:b w:val="0"/>
            <w:noProof/>
            <w:color w:val="auto"/>
            <w:kern w:val="2"/>
            <w:sz w:val="22"/>
            <w:szCs w:val="22"/>
            <w:lang w:eastAsia="en-US"/>
            <w14:ligatures w14:val="standardContextual"/>
          </w:rPr>
          <w:tab/>
        </w:r>
        <w:r w:rsidRPr="006D1621" w:rsidDel="00B53275">
          <w:rPr>
            <w:rPrChange w:id="1958" w:author="Author">
              <w:rPr>
                <w:rStyle w:val="Hyperlink"/>
                <w:noProof/>
              </w:rPr>
            </w:rPrChange>
          </w:rPr>
          <w:delText>Streaming of measurement data for performance monitoring</w:delText>
        </w:r>
        <w:r w:rsidDel="00B53275">
          <w:rPr>
            <w:noProof/>
            <w:webHidden/>
          </w:rPr>
          <w:tab/>
          <w:delText>75</w:delText>
        </w:r>
      </w:del>
    </w:p>
    <w:p w14:paraId="566EE880" w14:textId="35F3FA0C" w:rsidR="00C1187B" w:rsidDel="00B53275" w:rsidRDefault="00C1187B">
      <w:pPr>
        <w:pStyle w:val="TOC2"/>
        <w:rPr>
          <w:del w:id="1959" w:author="Author"/>
          <w:rFonts w:cstheme="minorBidi"/>
          <w:noProof/>
          <w:color w:val="auto"/>
          <w:kern w:val="2"/>
          <w:sz w:val="22"/>
          <w:lang w:eastAsia="en-US"/>
          <w14:ligatures w14:val="standardContextual"/>
        </w:rPr>
      </w:pPr>
      <w:del w:id="1960" w:author="Author">
        <w:r w:rsidRPr="006D1621" w:rsidDel="00B53275">
          <w:rPr>
            <w:rPrChange w:id="1961" w:author="Author">
              <w:rPr>
                <w:rStyle w:val="Hyperlink"/>
                <w:noProof/>
              </w:rPr>
            </w:rPrChange>
          </w:rPr>
          <w:delText>6.1</w:delText>
        </w:r>
        <w:r w:rsidDel="00B53275">
          <w:rPr>
            <w:rFonts w:cstheme="minorBidi"/>
            <w:noProof/>
            <w:color w:val="auto"/>
            <w:kern w:val="2"/>
            <w:sz w:val="22"/>
            <w:lang w:eastAsia="en-US"/>
            <w14:ligatures w14:val="standardContextual"/>
          </w:rPr>
          <w:tab/>
        </w:r>
        <w:r w:rsidRPr="006D1621" w:rsidDel="00B53275">
          <w:rPr>
            <w:rPrChange w:id="1962" w:author="Author">
              <w:rPr>
                <w:rStyle w:val="Hyperlink"/>
                <w:noProof/>
              </w:rPr>
            </w:rPrChange>
          </w:rPr>
          <w:delText>Reporting measurement data</w:delText>
        </w:r>
        <w:r w:rsidDel="00B53275">
          <w:rPr>
            <w:noProof/>
            <w:webHidden/>
          </w:rPr>
          <w:tab/>
          <w:delText>75</w:delText>
        </w:r>
      </w:del>
    </w:p>
    <w:p w14:paraId="77DA641E" w14:textId="56A993F8" w:rsidR="00C1187B" w:rsidDel="00B53275" w:rsidRDefault="00C1187B">
      <w:pPr>
        <w:pStyle w:val="TOC3"/>
        <w:rPr>
          <w:del w:id="1963" w:author="Author"/>
          <w:rFonts w:cstheme="minorBidi"/>
          <w:noProof/>
          <w:color w:val="auto"/>
          <w:kern w:val="2"/>
          <w:sz w:val="22"/>
          <w:lang w:eastAsia="en-US"/>
          <w14:ligatures w14:val="standardContextual"/>
        </w:rPr>
      </w:pPr>
      <w:del w:id="1964" w:author="Author">
        <w:r w:rsidRPr="006D1621" w:rsidDel="00B53275">
          <w:rPr>
            <w:rPrChange w:id="1965" w:author="Author">
              <w:rPr>
                <w:rStyle w:val="Hyperlink"/>
                <w:noProof/>
              </w:rPr>
            </w:rPrChange>
          </w:rPr>
          <w:delText>6.1.1</w:delText>
        </w:r>
        <w:r w:rsidDel="00B53275">
          <w:rPr>
            <w:rFonts w:cstheme="minorBidi"/>
            <w:noProof/>
            <w:color w:val="auto"/>
            <w:kern w:val="2"/>
            <w:sz w:val="22"/>
            <w:lang w:eastAsia="en-US"/>
            <w14:ligatures w14:val="standardContextual"/>
          </w:rPr>
          <w:tab/>
        </w:r>
        <w:r w:rsidRPr="006D1621" w:rsidDel="00B53275">
          <w:rPr>
            <w:rPrChange w:id="1966" w:author="Author">
              <w:rPr>
                <w:rStyle w:val="Hyperlink"/>
                <w:noProof/>
              </w:rPr>
            </w:rPrChange>
          </w:rPr>
          <w:delText>Volume of data</w:delText>
        </w:r>
        <w:r w:rsidDel="00B53275">
          <w:rPr>
            <w:noProof/>
            <w:webHidden/>
          </w:rPr>
          <w:tab/>
          <w:delText>75</w:delText>
        </w:r>
      </w:del>
    </w:p>
    <w:p w14:paraId="103FC923" w14:textId="6B3A90FE" w:rsidR="00C1187B" w:rsidDel="00B53275" w:rsidRDefault="00C1187B">
      <w:pPr>
        <w:pStyle w:val="TOC3"/>
        <w:rPr>
          <w:del w:id="1967" w:author="Author"/>
          <w:rFonts w:cstheme="minorBidi"/>
          <w:noProof/>
          <w:color w:val="auto"/>
          <w:kern w:val="2"/>
          <w:sz w:val="22"/>
          <w:lang w:eastAsia="en-US"/>
          <w14:ligatures w14:val="standardContextual"/>
        </w:rPr>
      </w:pPr>
      <w:del w:id="1968" w:author="Author">
        <w:r w:rsidRPr="006D1621" w:rsidDel="00B53275">
          <w:rPr>
            <w:rPrChange w:id="1969" w:author="Author">
              <w:rPr>
                <w:rStyle w:val="Hyperlink"/>
                <w:noProof/>
              </w:rPr>
            </w:rPrChange>
          </w:rPr>
          <w:delText>6.1.2</w:delText>
        </w:r>
        <w:r w:rsidDel="00B53275">
          <w:rPr>
            <w:rFonts w:cstheme="minorBidi"/>
            <w:noProof/>
            <w:color w:val="auto"/>
            <w:kern w:val="2"/>
            <w:sz w:val="22"/>
            <w:lang w:eastAsia="en-US"/>
            <w14:ligatures w14:val="standardContextual"/>
          </w:rPr>
          <w:tab/>
        </w:r>
        <w:r w:rsidRPr="006D1621" w:rsidDel="00B53275">
          <w:rPr>
            <w:rPrChange w:id="1970" w:author="Author">
              <w:rPr>
                <w:rStyle w:val="Hyperlink"/>
                <w:noProof/>
              </w:rPr>
            </w:rPrChange>
          </w:rPr>
          <w:delText>Responsibility for measurement data</w:delText>
        </w:r>
        <w:r w:rsidDel="00B53275">
          <w:rPr>
            <w:noProof/>
            <w:webHidden/>
          </w:rPr>
          <w:tab/>
          <w:delText>76</w:delText>
        </w:r>
      </w:del>
    </w:p>
    <w:p w14:paraId="7A140F77" w14:textId="32C44E36" w:rsidR="00C1187B" w:rsidDel="00B53275" w:rsidRDefault="00C1187B">
      <w:pPr>
        <w:pStyle w:val="TOC3"/>
        <w:rPr>
          <w:del w:id="1971" w:author="Author"/>
          <w:rFonts w:cstheme="minorBidi"/>
          <w:noProof/>
          <w:color w:val="auto"/>
          <w:kern w:val="2"/>
          <w:sz w:val="22"/>
          <w:lang w:eastAsia="en-US"/>
          <w14:ligatures w14:val="standardContextual"/>
        </w:rPr>
      </w:pPr>
      <w:del w:id="1972" w:author="Author">
        <w:r w:rsidRPr="006D1621" w:rsidDel="00B53275">
          <w:rPr>
            <w:rPrChange w:id="1973" w:author="Author">
              <w:rPr>
                <w:rStyle w:val="Hyperlink"/>
                <w:noProof/>
              </w:rPr>
            </w:rPrChange>
          </w:rPr>
          <w:delText>6.1.3</w:delText>
        </w:r>
        <w:r w:rsidDel="00B53275">
          <w:rPr>
            <w:rFonts w:cstheme="minorBidi"/>
            <w:noProof/>
            <w:color w:val="auto"/>
            <w:kern w:val="2"/>
            <w:sz w:val="22"/>
            <w:lang w:eastAsia="en-US"/>
            <w14:ligatures w14:val="standardContextual"/>
          </w:rPr>
          <w:tab/>
        </w:r>
        <w:r w:rsidRPr="006D1621" w:rsidDel="00B53275">
          <w:rPr>
            <w:rPrChange w:id="1974" w:author="Author">
              <w:rPr>
                <w:rStyle w:val="Hyperlink"/>
                <w:noProof/>
              </w:rPr>
            </w:rPrChange>
          </w:rPr>
          <w:delText>Efficient streaming</w:delText>
        </w:r>
        <w:r w:rsidDel="00B53275">
          <w:rPr>
            <w:noProof/>
            <w:webHidden/>
          </w:rPr>
          <w:tab/>
          <w:delText>76</w:delText>
        </w:r>
      </w:del>
    </w:p>
    <w:p w14:paraId="6EA23A92" w14:textId="55C35041" w:rsidR="00C1187B" w:rsidDel="00B53275" w:rsidRDefault="00C1187B">
      <w:pPr>
        <w:pStyle w:val="TOC3"/>
        <w:rPr>
          <w:del w:id="1975" w:author="Author"/>
          <w:rFonts w:cstheme="minorBidi"/>
          <w:noProof/>
          <w:color w:val="auto"/>
          <w:kern w:val="2"/>
          <w:sz w:val="22"/>
          <w:lang w:eastAsia="en-US"/>
          <w14:ligatures w14:val="standardContextual"/>
        </w:rPr>
      </w:pPr>
      <w:del w:id="1976" w:author="Author">
        <w:r w:rsidRPr="006D1621" w:rsidDel="00B53275">
          <w:rPr>
            <w:rPrChange w:id="1977" w:author="Author">
              <w:rPr>
                <w:rStyle w:val="Hyperlink"/>
                <w:noProof/>
              </w:rPr>
            </w:rPrChange>
          </w:rPr>
          <w:delText>6.1.4</w:delText>
        </w:r>
        <w:r w:rsidDel="00B53275">
          <w:rPr>
            <w:rFonts w:cstheme="minorBidi"/>
            <w:noProof/>
            <w:color w:val="auto"/>
            <w:kern w:val="2"/>
            <w:sz w:val="22"/>
            <w:lang w:eastAsia="en-US"/>
            <w14:ligatures w14:val="standardContextual"/>
          </w:rPr>
          <w:tab/>
        </w:r>
        <w:r w:rsidRPr="006D1621" w:rsidDel="00B53275">
          <w:rPr>
            <w:rPrChange w:id="1978" w:author="Author">
              <w:rPr>
                <w:rStyle w:val="Hyperlink"/>
                <w:noProof/>
              </w:rPr>
            </w:rPrChange>
          </w:rPr>
          <w:delText>Streaming of measurement data</w:delText>
        </w:r>
        <w:r w:rsidDel="00B53275">
          <w:rPr>
            <w:noProof/>
            <w:webHidden/>
          </w:rPr>
          <w:tab/>
          <w:delText>77</w:delText>
        </w:r>
      </w:del>
    </w:p>
    <w:p w14:paraId="60ADD412" w14:textId="5716546D" w:rsidR="00C1187B" w:rsidDel="00B53275" w:rsidRDefault="00C1187B">
      <w:pPr>
        <w:pStyle w:val="TOC3"/>
        <w:rPr>
          <w:del w:id="1979" w:author="Author"/>
          <w:rFonts w:cstheme="minorBidi"/>
          <w:noProof/>
          <w:color w:val="auto"/>
          <w:kern w:val="2"/>
          <w:sz w:val="22"/>
          <w:lang w:eastAsia="en-US"/>
          <w14:ligatures w14:val="standardContextual"/>
        </w:rPr>
      </w:pPr>
      <w:del w:id="1980" w:author="Author">
        <w:r w:rsidRPr="006D1621" w:rsidDel="00B53275">
          <w:rPr>
            <w:rPrChange w:id="1981" w:author="Author">
              <w:rPr>
                <w:rStyle w:val="Hyperlink"/>
                <w:noProof/>
              </w:rPr>
            </w:rPrChange>
          </w:rPr>
          <w:delText>6.1.5</w:delText>
        </w:r>
        <w:r w:rsidDel="00B53275">
          <w:rPr>
            <w:rFonts w:cstheme="minorBidi"/>
            <w:noProof/>
            <w:color w:val="auto"/>
            <w:kern w:val="2"/>
            <w:sz w:val="22"/>
            <w:lang w:eastAsia="en-US"/>
            <w14:ligatures w14:val="standardContextual"/>
          </w:rPr>
          <w:tab/>
        </w:r>
        <w:r w:rsidRPr="006D1621" w:rsidDel="00B53275">
          <w:rPr>
            <w:rPrChange w:id="1982" w:author="Author">
              <w:rPr>
                <w:rStyle w:val="Hyperlink"/>
                <w:noProof/>
              </w:rPr>
            </w:rPrChange>
          </w:rPr>
          <w:delText>Dealing with Comms failures</w:delText>
        </w:r>
        <w:r w:rsidDel="00B53275">
          <w:rPr>
            <w:noProof/>
            <w:webHidden/>
          </w:rPr>
          <w:tab/>
          <w:delText>77</w:delText>
        </w:r>
      </w:del>
    </w:p>
    <w:p w14:paraId="07AD9913" w14:textId="432F44A9" w:rsidR="00C1187B" w:rsidDel="00B53275" w:rsidRDefault="00C1187B">
      <w:pPr>
        <w:pStyle w:val="TOC3"/>
        <w:rPr>
          <w:del w:id="1983" w:author="Author"/>
          <w:rFonts w:cstheme="minorBidi"/>
          <w:noProof/>
          <w:color w:val="auto"/>
          <w:kern w:val="2"/>
          <w:sz w:val="22"/>
          <w:lang w:eastAsia="en-US"/>
          <w14:ligatures w14:val="standardContextual"/>
        </w:rPr>
      </w:pPr>
      <w:del w:id="1984" w:author="Author">
        <w:r w:rsidRPr="006D1621" w:rsidDel="00B53275">
          <w:rPr>
            <w:rPrChange w:id="1985" w:author="Author">
              <w:rPr>
                <w:rStyle w:val="Hyperlink"/>
                <w:noProof/>
              </w:rPr>
            </w:rPrChange>
          </w:rPr>
          <w:delText>6.1.6</w:delText>
        </w:r>
        <w:r w:rsidDel="00B53275">
          <w:rPr>
            <w:rFonts w:cstheme="minorBidi"/>
            <w:noProof/>
            <w:color w:val="auto"/>
            <w:kern w:val="2"/>
            <w:sz w:val="22"/>
            <w:lang w:eastAsia="en-US"/>
            <w14:ligatures w14:val="standardContextual"/>
          </w:rPr>
          <w:tab/>
        </w:r>
        <w:r w:rsidRPr="006D1621" w:rsidDel="00B53275">
          <w:rPr>
            <w:rPrChange w:id="1986" w:author="Author">
              <w:rPr>
                <w:rStyle w:val="Hyperlink"/>
                <w:noProof/>
              </w:rPr>
            </w:rPrChange>
          </w:rPr>
          <w:delText>Data Sources</w:delText>
        </w:r>
        <w:r w:rsidDel="00B53275">
          <w:rPr>
            <w:noProof/>
            <w:webHidden/>
          </w:rPr>
          <w:tab/>
          <w:delText>78</w:delText>
        </w:r>
      </w:del>
    </w:p>
    <w:p w14:paraId="29D61BE9" w14:textId="32AA3583" w:rsidR="00C1187B" w:rsidDel="00B53275" w:rsidRDefault="00C1187B">
      <w:pPr>
        <w:pStyle w:val="TOC3"/>
        <w:rPr>
          <w:del w:id="1987" w:author="Author"/>
          <w:rFonts w:cstheme="minorBidi"/>
          <w:noProof/>
          <w:color w:val="auto"/>
          <w:kern w:val="2"/>
          <w:sz w:val="22"/>
          <w:lang w:eastAsia="en-US"/>
          <w14:ligatures w14:val="standardContextual"/>
        </w:rPr>
      </w:pPr>
      <w:del w:id="1988" w:author="Author">
        <w:r w:rsidRPr="006D1621" w:rsidDel="00B53275">
          <w:rPr>
            <w:rPrChange w:id="1989" w:author="Author">
              <w:rPr>
                <w:rStyle w:val="Hyperlink"/>
                <w:noProof/>
              </w:rPr>
            </w:rPrChange>
          </w:rPr>
          <w:delText>6.1.7</w:delText>
        </w:r>
        <w:r w:rsidDel="00B53275">
          <w:rPr>
            <w:rFonts w:cstheme="minorBidi"/>
            <w:noProof/>
            <w:color w:val="auto"/>
            <w:kern w:val="2"/>
            <w:sz w:val="22"/>
            <w:lang w:eastAsia="en-US"/>
            <w14:ligatures w14:val="standardContextual"/>
          </w:rPr>
          <w:tab/>
        </w:r>
        <w:r w:rsidRPr="006D1621" w:rsidDel="00B53275">
          <w:rPr>
            <w:rPrChange w:id="1990" w:author="Author">
              <w:rPr>
                <w:rStyle w:val="Hyperlink"/>
                <w:noProof/>
              </w:rPr>
            </w:rPrChange>
          </w:rPr>
          <w:delText>Time</w:delText>
        </w:r>
        <w:r w:rsidDel="00B53275">
          <w:rPr>
            <w:noProof/>
            <w:webHidden/>
          </w:rPr>
          <w:tab/>
          <w:delText>78</w:delText>
        </w:r>
      </w:del>
    </w:p>
    <w:p w14:paraId="15F9815B" w14:textId="09920429" w:rsidR="00C1187B" w:rsidDel="00B53275" w:rsidRDefault="00C1187B">
      <w:pPr>
        <w:pStyle w:val="TOC3"/>
        <w:rPr>
          <w:del w:id="1991" w:author="Author"/>
          <w:rFonts w:cstheme="minorBidi"/>
          <w:noProof/>
          <w:color w:val="auto"/>
          <w:kern w:val="2"/>
          <w:sz w:val="22"/>
          <w:lang w:eastAsia="en-US"/>
          <w14:ligatures w14:val="standardContextual"/>
        </w:rPr>
      </w:pPr>
      <w:del w:id="1992" w:author="Author">
        <w:r w:rsidRPr="006D1621" w:rsidDel="00B53275">
          <w:rPr>
            <w:rPrChange w:id="1993" w:author="Author">
              <w:rPr>
                <w:rStyle w:val="Hyperlink"/>
                <w:noProof/>
              </w:rPr>
            </w:rPrChange>
          </w:rPr>
          <w:delText>6.1.8</w:delText>
        </w:r>
        <w:r w:rsidDel="00B53275">
          <w:rPr>
            <w:rFonts w:cstheme="minorBidi"/>
            <w:noProof/>
            <w:color w:val="auto"/>
            <w:kern w:val="2"/>
            <w:sz w:val="22"/>
            <w:lang w:eastAsia="en-US"/>
            <w14:ligatures w14:val="standardContextual"/>
          </w:rPr>
          <w:tab/>
        </w:r>
        <w:r w:rsidRPr="006D1621" w:rsidDel="00B53275">
          <w:rPr>
            <w:rPrChange w:id="1994" w:author="Author">
              <w:rPr>
                <w:rStyle w:val="Hyperlink"/>
                <w:noProof/>
              </w:rPr>
            </w:rPrChange>
          </w:rPr>
          <w:delText>Problems with a measurement</w:delText>
        </w:r>
        <w:r w:rsidDel="00B53275">
          <w:rPr>
            <w:noProof/>
            <w:webHidden/>
          </w:rPr>
          <w:tab/>
          <w:delText>78</w:delText>
        </w:r>
      </w:del>
    </w:p>
    <w:p w14:paraId="1FE42D05" w14:textId="23809467" w:rsidR="00C1187B" w:rsidDel="00B53275" w:rsidRDefault="00C1187B">
      <w:pPr>
        <w:pStyle w:val="TOC3"/>
        <w:rPr>
          <w:del w:id="1995" w:author="Author"/>
          <w:rFonts w:cstheme="minorBidi"/>
          <w:noProof/>
          <w:color w:val="auto"/>
          <w:kern w:val="2"/>
          <w:sz w:val="22"/>
          <w:lang w:eastAsia="en-US"/>
          <w14:ligatures w14:val="standardContextual"/>
        </w:rPr>
      </w:pPr>
      <w:del w:id="1996" w:author="Author">
        <w:r w:rsidRPr="006D1621" w:rsidDel="00B53275">
          <w:rPr>
            <w:rPrChange w:id="1997" w:author="Author">
              <w:rPr>
                <w:rStyle w:val="Hyperlink"/>
                <w:noProof/>
              </w:rPr>
            </w:rPrChange>
          </w:rPr>
          <w:delText>6.1.9</w:delText>
        </w:r>
        <w:r w:rsidDel="00B53275">
          <w:rPr>
            <w:rFonts w:cstheme="minorBidi"/>
            <w:noProof/>
            <w:color w:val="auto"/>
            <w:kern w:val="2"/>
            <w:sz w:val="22"/>
            <w:lang w:eastAsia="en-US"/>
            <w14:ligatures w14:val="standardContextual"/>
          </w:rPr>
          <w:tab/>
        </w:r>
        <w:r w:rsidRPr="006D1621" w:rsidDel="00B53275">
          <w:rPr>
            <w:rPrChange w:id="1998" w:author="Author">
              <w:rPr>
                <w:rStyle w:val="Hyperlink"/>
                <w:noProof/>
              </w:rPr>
            </w:rPrChange>
          </w:rPr>
          <w:delText>Framing a measure</w:delText>
        </w:r>
        <w:r w:rsidDel="00B53275">
          <w:rPr>
            <w:noProof/>
            <w:webHidden/>
          </w:rPr>
          <w:tab/>
          <w:delText>78</w:delText>
        </w:r>
      </w:del>
    </w:p>
    <w:p w14:paraId="0F9FCBB2" w14:textId="3368AEAE" w:rsidR="00C1187B" w:rsidDel="00B53275" w:rsidRDefault="00C1187B">
      <w:pPr>
        <w:pStyle w:val="TOC3"/>
        <w:rPr>
          <w:del w:id="1999" w:author="Author"/>
          <w:rFonts w:cstheme="minorBidi"/>
          <w:noProof/>
          <w:color w:val="auto"/>
          <w:kern w:val="2"/>
          <w:sz w:val="22"/>
          <w:lang w:eastAsia="en-US"/>
          <w14:ligatures w14:val="standardContextual"/>
        </w:rPr>
      </w:pPr>
      <w:del w:id="2000" w:author="Author">
        <w:r w:rsidRPr="006D1621" w:rsidDel="00B53275">
          <w:rPr>
            <w:rPrChange w:id="2001" w:author="Author">
              <w:rPr>
                <w:rStyle w:val="Hyperlink"/>
                <w:noProof/>
              </w:rPr>
            </w:rPrChange>
          </w:rPr>
          <w:delText>6.1.10</w:delText>
        </w:r>
        <w:r w:rsidDel="00B53275">
          <w:rPr>
            <w:rFonts w:cstheme="minorBidi"/>
            <w:noProof/>
            <w:color w:val="auto"/>
            <w:kern w:val="2"/>
            <w:sz w:val="22"/>
            <w:lang w:eastAsia="en-US"/>
            <w14:ligatures w14:val="standardContextual"/>
          </w:rPr>
          <w:tab/>
        </w:r>
        <w:r w:rsidRPr="006D1621" w:rsidDel="00B53275">
          <w:rPr>
            <w:rPrChange w:id="2002" w:author="Author">
              <w:rPr>
                <w:rStyle w:val="Hyperlink"/>
                <w:noProof/>
              </w:rPr>
            </w:rPrChange>
          </w:rPr>
          <w:delText>Relative measurements</w:delText>
        </w:r>
        <w:r w:rsidDel="00B53275">
          <w:rPr>
            <w:noProof/>
            <w:webHidden/>
          </w:rPr>
          <w:tab/>
          <w:delText>79</w:delText>
        </w:r>
      </w:del>
    </w:p>
    <w:p w14:paraId="00562BF5" w14:textId="12777E0A" w:rsidR="00C1187B" w:rsidDel="00B53275" w:rsidRDefault="00C1187B">
      <w:pPr>
        <w:pStyle w:val="TOC3"/>
        <w:rPr>
          <w:del w:id="2003" w:author="Author"/>
          <w:rFonts w:cstheme="minorBidi"/>
          <w:noProof/>
          <w:color w:val="auto"/>
          <w:kern w:val="2"/>
          <w:sz w:val="22"/>
          <w:lang w:eastAsia="en-US"/>
          <w14:ligatures w14:val="standardContextual"/>
        </w:rPr>
      </w:pPr>
      <w:del w:id="2004" w:author="Author">
        <w:r w:rsidRPr="006D1621" w:rsidDel="00B53275">
          <w:rPr>
            <w:rPrChange w:id="2005" w:author="Author">
              <w:rPr>
                <w:rStyle w:val="Hyperlink"/>
                <w:noProof/>
              </w:rPr>
            </w:rPrChange>
          </w:rPr>
          <w:delText>6.1.11</w:delText>
        </w:r>
        <w:r w:rsidDel="00B53275">
          <w:rPr>
            <w:rFonts w:cstheme="minorBidi"/>
            <w:noProof/>
            <w:color w:val="auto"/>
            <w:kern w:val="2"/>
            <w:sz w:val="22"/>
            <w:lang w:eastAsia="en-US"/>
            <w14:ligatures w14:val="standardContextual"/>
          </w:rPr>
          <w:tab/>
        </w:r>
        <w:r w:rsidRPr="006D1621" w:rsidDel="00B53275">
          <w:rPr>
            <w:rPrChange w:id="2006" w:author="Author">
              <w:rPr>
                <w:rStyle w:val="Hyperlink"/>
                <w:noProof/>
              </w:rPr>
            </w:rPrChange>
          </w:rPr>
          <w:delText>Qualifying the measurement</w:delText>
        </w:r>
        <w:r w:rsidDel="00B53275">
          <w:rPr>
            <w:noProof/>
            <w:webHidden/>
          </w:rPr>
          <w:tab/>
          <w:delText>79</w:delText>
        </w:r>
      </w:del>
    </w:p>
    <w:p w14:paraId="04E103A4" w14:textId="024A66D5" w:rsidR="00C1187B" w:rsidDel="00B53275" w:rsidRDefault="00C1187B">
      <w:pPr>
        <w:pStyle w:val="TOC2"/>
        <w:rPr>
          <w:del w:id="2007" w:author="Author"/>
          <w:rFonts w:cstheme="minorBidi"/>
          <w:noProof/>
          <w:color w:val="auto"/>
          <w:kern w:val="2"/>
          <w:sz w:val="22"/>
          <w:lang w:eastAsia="en-US"/>
          <w14:ligatures w14:val="standardContextual"/>
        </w:rPr>
      </w:pPr>
      <w:del w:id="2008" w:author="Author">
        <w:r w:rsidRPr="006D1621" w:rsidDel="00B53275">
          <w:rPr>
            <w:rPrChange w:id="2009" w:author="Author">
              <w:rPr>
                <w:rStyle w:val="Hyperlink"/>
                <w:noProof/>
              </w:rPr>
            </w:rPrChange>
          </w:rPr>
          <w:delText>6.2</w:delText>
        </w:r>
        <w:r w:rsidDel="00B53275">
          <w:rPr>
            <w:rFonts w:cstheme="minorBidi"/>
            <w:noProof/>
            <w:color w:val="auto"/>
            <w:kern w:val="2"/>
            <w:sz w:val="22"/>
            <w:lang w:eastAsia="en-US"/>
            <w14:ligatures w14:val="standardContextual"/>
          </w:rPr>
          <w:tab/>
        </w:r>
        <w:r w:rsidRPr="006D1621" w:rsidDel="00B53275">
          <w:rPr>
            <w:rPrChange w:id="2010" w:author="Author">
              <w:rPr>
                <w:rStyle w:val="Hyperlink"/>
                <w:noProof/>
              </w:rPr>
            </w:rPrChange>
          </w:rPr>
          <w:delText>The solution</w:delText>
        </w:r>
        <w:r w:rsidDel="00B53275">
          <w:rPr>
            <w:noProof/>
            <w:webHidden/>
          </w:rPr>
          <w:tab/>
          <w:delText>79</w:delText>
        </w:r>
      </w:del>
    </w:p>
    <w:p w14:paraId="47554F72" w14:textId="49324B06" w:rsidR="00C1187B" w:rsidDel="00B53275" w:rsidRDefault="00C1187B">
      <w:pPr>
        <w:pStyle w:val="TOC3"/>
        <w:rPr>
          <w:del w:id="2011" w:author="Author"/>
          <w:rFonts w:cstheme="minorBidi"/>
          <w:noProof/>
          <w:color w:val="auto"/>
          <w:kern w:val="2"/>
          <w:sz w:val="22"/>
          <w:lang w:eastAsia="en-US"/>
          <w14:ligatures w14:val="standardContextual"/>
        </w:rPr>
      </w:pPr>
      <w:del w:id="2012" w:author="Author">
        <w:r w:rsidRPr="006D1621" w:rsidDel="00B53275">
          <w:rPr>
            <w:rPrChange w:id="2013" w:author="Author">
              <w:rPr>
                <w:rStyle w:val="Hyperlink"/>
                <w:noProof/>
              </w:rPr>
            </w:rPrChange>
          </w:rPr>
          <w:delText>6.2.1</w:delText>
        </w:r>
        <w:r w:rsidDel="00B53275">
          <w:rPr>
            <w:rFonts w:cstheme="minorBidi"/>
            <w:noProof/>
            <w:color w:val="auto"/>
            <w:kern w:val="2"/>
            <w:sz w:val="22"/>
            <w:lang w:eastAsia="en-US"/>
            <w14:ligatures w14:val="standardContextual"/>
          </w:rPr>
          <w:tab/>
        </w:r>
        <w:r w:rsidRPr="006D1621" w:rsidDel="00B53275">
          <w:rPr>
            <w:rPrChange w:id="2014" w:author="Author">
              <w:rPr>
                <w:rStyle w:val="Hyperlink"/>
                <w:noProof/>
              </w:rPr>
            </w:rPrChange>
          </w:rPr>
          <w:delText>Solution technology</w:delText>
        </w:r>
        <w:r w:rsidDel="00B53275">
          <w:rPr>
            <w:noProof/>
            <w:webHidden/>
          </w:rPr>
          <w:tab/>
          <w:delText>79</w:delText>
        </w:r>
      </w:del>
    </w:p>
    <w:p w14:paraId="2ED5985A" w14:textId="2FE68718" w:rsidR="00C1187B" w:rsidDel="00B53275" w:rsidRDefault="00C1187B">
      <w:pPr>
        <w:pStyle w:val="TOC3"/>
        <w:rPr>
          <w:del w:id="2015" w:author="Author"/>
          <w:rFonts w:cstheme="minorBidi"/>
          <w:noProof/>
          <w:color w:val="auto"/>
          <w:kern w:val="2"/>
          <w:sz w:val="22"/>
          <w:lang w:eastAsia="en-US"/>
          <w14:ligatures w14:val="standardContextual"/>
        </w:rPr>
      </w:pPr>
      <w:del w:id="2016" w:author="Author">
        <w:r w:rsidRPr="006D1621" w:rsidDel="00B53275">
          <w:rPr>
            <w:rPrChange w:id="2017" w:author="Author">
              <w:rPr>
                <w:rStyle w:val="Hyperlink"/>
                <w:noProof/>
              </w:rPr>
            </w:rPrChange>
          </w:rPr>
          <w:delText>6.2.2</w:delText>
        </w:r>
        <w:r w:rsidDel="00B53275">
          <w:rPr>
            <w:rFonts w:cstheme="minorBidi"/>
            <w:noProof/>
            <w:color w:val="auto"/>
            <w:kern w:val="2"/>
            <w:sz w:val="22"/>
            <w:lang w:eastAsia="en-US"/>
            <w14:ligatures w14:val="standardContextual"/>
          </w:rPr>
          <w:tab/>
        </w:r>
        <w:r w:rsidRPr="006D1621" w:rsidDel="00B53275">
          <w:rPr>
            <w:rPrChange w:id="2018" w:author="Author">
              <w:rPr>
                <w:rStyle w:val="Hyperlink"/>
                <w:noProof/>
              </w:rPr>
            </w:rPrChange>
          </w:rPr>
          <w:delText>Discover supported and available streams</w:delText>
        </w:r>
        <w:r w:rsidDel="00B53275">
          <w:rPr>
            <w:noProof/>
            <w:webHidden/>
          </w:rPr>
          <w:tab/>
          <w:delText>79</w:delText>
        </w:r>
      </w:del>
    </w:p>
    <w:p w14:paraId="5342706A" w14:textId="5B428DFE" w:rsidR="00C1187B" w:rsidDel="00B53275" w:rsidRDefault="00C1187B">
      <w:pPr>
        <w:pStyle w:val="TOC3"/>
        <w:rPr>
          <w:del w:id="2019" w:author="Author"/>
          <w:rFonts w:cstheme="minorBidi"/>
          <w:noProof/>
          <w:color w:val="auto"/>
          <w:kern w:val="2"/>
          <w:sz w:val="22"/>
          <w:lang w:eastAsia="en-US"/>
          <w14:ligatures w14:val="standardContextual"/>
        </w:rPr>
      </w:pPr>
      <w:del w:id="2020" w:author="Author">
        <w:r w:rsidRPr="006D1621" w:rsidDel="00B53275">
          <w:rPr>
            <w:rPrChange w:id="2021" w:author="Author">
              <w:rPr>
                <w:rStyle w:val="Hyperlink"/>
                <w:noProof/>
              </w:rPr>
            </w:rPrChange>
          </w:rPr>
          <w:delText>6.2.3</w:delText>
        </w:r>
        <w:r w:rsidDel="00B53275">
          <w:rPr>
            <w:rFonts w:cstheme="minorBidi"/>
            <w:noProof/>
            <w:color w:val="auto"/>
            <w:kern w:val="2"/>
            <w:sz w:val="22"/>
            <w:lang w:eastAsia="en-US"/>
            <w14:ligatures w14:val="standardContextual"/>
          </w:rPr>
          <w:tab/>
        </w:r>
        <w:r w:rsidRPr="006D1621" w:rsidDel="00B53275">
          <w:rPr>
            <w:rPrChange w:id="2022" w:author="Author">
              <w:rPr>
                <w:rStyle w:val="Hyperlink"/>
                <w:noProof/>
              </w:rPr>
            </w:rPrChange>
          </w:rPr>
          <w:delText>TAPI Model</w:delText>
        </w:r>
        <w:r w:rsidDel="00B53275">
          <w:rPr>
            <w:noProof/>
            <w:webHidden/>
          </w:rPr>
          <w:tab/>
          <w:delText>80</w:delText>
        </w:r>
      </w:del>
    </w:p>
    <w:p w14:paraId="36DF636E" w14:textId="199B15EF" w:rsidR="00C1187B" w:rsidDel="00B53275" w:rsidRDefault="00C1187B">
      <w:pPr>
        <w:pStyle w:val="TOC3"/>
        <w:rPr>
          <w:del w:id="2023" w:author="Author"/>
          <w:rFonts w:cstheme="minorBidi"/>
          <w:noProof/>
          <w:color w:val="auto"/>
          <w:kern w:val="2"/>
          <w:sz w:val="22"/>
          <w:lang w:eastAsia="en-US"/>
          <w14:ligatures w14:val="standardContextual"/>
        </w:rPr>
      </w:pPr>
      <w:del w:id="2024" w:author="Author">
        <w:r w:rsidRPr="006D1621" w:rsidDel="00B53275">
          <w:rPr>
            <w:rPrChange w:id="2025" w:author="Author">
              <w:rPr>
                <w:rStyle w:val="Hyperlink"/>
                <w:noProof/>
              </w:rPr>
            </w:rPrChange>
          </w:rPr>
          <w:delText>6.2.4</w:delText>
        </w:r>
        <w:r w:rsidDel="00B53275">
          <w:rPr>
            <w:rFonts w:cstheme="minorBidi"/>
            <w:noProof/>
            <w:color w:val="auto"/>
            <w:kern w:val="2"/>
            <w:sz w:val="22"/>
            <w:lang w:eastAsia="en-US"/>
            <w14:ligatures w14:val="standardContextual"/>
          </w:rPr>
          <w:tab/>
        </w:r>
        <w:r w:rsidRPr="006D1621" w:rsidDel="00B53275">
          <w:rPr>
            <w:rPrChange w:id="2026" w:author="Author">
              <w:rPr>
                <w:rStyle w:val="Hyperlink"/>
                <w:noProof/>
              </w:rPr>
            </w:rPrChange>
          </w:rPr>
          <w:delText>Transfer technologies</w:delText>
        </w:r>
        <w:r w:rsidDel="00B53275">
          <w:rPr>
            <w:noProof/>
            <w:webHidden/>
          </w:rPr>
          <w:tab/>
          <w:delText>80</w:delText>
        </w:r>
      </w:del>
    </w:p>
    <w:p w14:paraId="32F65365" w14:textId="003F43F8" w:rsidR="00C1187B" w:rsidDel="00B53275" w:rsidRDefault="00C1187B">
      <w:pPr>
        <w:pStyle w:val="TOC2"/>
        <w:rPr>
          <w:del w:id="2027" w:author="Author"/>
          <w:rFonts w:cstheme="minorBidi"/>
          <w:noProof/>
          <w:color w:val="auto"/>
          <w:kern w:val="2"/>
          <w:sz w:val="22"/>
          <w:lang w:eastAsia="en-US"/>
          <w14:ligatures w14:val="standardContextual"/>
        </w:rPr>
      </w:pPr>
      <w:del w:id="2028" w:author="Author">
        <w:r w:rsidRPr="006D1621" w:rsidDel="00B53275">
          <w:rPr>
            <w:rPrChange w:id="2029" w:author="Author">
              <w:rPr>
                <w:rStyle w:val="Hyperlink"/>
                <w:noProof/>
              </w:rPr>
            </w:rPrChange>
          </w:rPr>
          <w:delText>6.3</w:delText>
        </w:r>
        <w:r w:rsidDel="00B53275">
          <w:rPr>
            <w:rFonts w:cstheme="minorBidi"/>
            <w:noProof/>
            <w:color w:val="auto"/>
            <w:kern w:val="2"/>
            <w:sz w:val="22"/>
            <w:lang w:eastAsia="en-US"/>
            <w14:ligatures w14:val="standardContextual"/>
          </w:rPr>
          <w:tab/>
        </w:r>
        <w:r w:rsidRPr="006D1621" w:rsidDel="00B53275">
          <w:rPr>
            <w:rPrChange w:id="2030" w:author="Author">
              <w:rPr>
                <w:rStyle w:val="Hyperlink"/>
                <w:noProof/>
              </w:rPr>
            </w:rPrChange>
          </w:rPr>
          <w:delText>The gNMI Stream</w:delText>
        </w:r>
        <w:r w:rsidDel="00B53275">
          <w:rPr>
            <w:noProof/>
            <w:webHidden/>
          </w:rPr>
          <w:tab/>
          <w:delText>80</w:delText>
        </w:r>
      </w:del>
    </w:p>
    <w:p w14:paraId="2EEA1AC4" w14:textId="26C7CBAF" w:rsidR="00C1187B" w:rsidDel="00B53275" w:rsidRDefault="00C1187B">
      <w:pPr>
        <w:pStyle w:val="TOC3"/>
        <w:rPr>
          <w:del w:id="2031" w:author="Author"/>
          <w:rFonts w:cstheme="minorBidi"/>
          <w:noProof/>
          <w:color w:val="auto"/>
          <w:kern w:val="2"/>
          <w:sz w:val="22"/>
          <w:lang w:eastAsia="en-US"/>
          <w14:ligatures w14:val="standardContextual"/>
        </w:rPr>
      </w:pPr>
      <w:del w:id="2032" w:author="Author">
        <w:r w:rsidRPr="006D1621" w:rsidDel="00B53275">
          <w:rPr>
            <w:rPrChange w:id="2033" w:author="Author">
              <w:rPr>
                <w:rStyle w:val="Hyperlink"/>
                <w:noProof/>
              </w:rPr>
            </w:rPrChange>
          </w:rPr>
          <w:delText>6.3.1</w:delText>
        </w:r>
        <w:r w:rsidDel="00B53275">
          <w:rPr>
            <w:rFonts w:cstheme="minorBidi"/>
            <w:noProof/>
            <w:color w:val="auto"/>
            <w:kern w:val="2"/>
            <w:sz w:val="22"/>
            <w:lang w:eastAsia="en-US"/>
            <w14:ligatures w14:val="standardContextual"/>
          </w:rPr>
          <w:tab/>
        </w:r>
        <w:r w:rsidRPr="006D1621" w:rsidDel="00B53275">
          <w:rPr>
            <w:rPrChange w:id="2034" w:author="Author">
              <w:rPr>
                <w:rStyle w:val="Hyperlink"/>
                <w:noProof/>
              </w:rPr>
            </w:rPrChange>
          </w:rPr>
          <w:delText>YANG and Protobuf</w:delText>
        </w:r>
        <w:r w:rsidDel="00B53275">
          <w:rPr>
            <w:noProof/>
            <w:webHidden/>
          </w:rPr>
          <w:tab/>
          <w:delText>80</w:delText>
        </w:r>
      </w:del>
    </w:p>
    <w:p w14:paraId="66119935" w14:textId="0E773423" w:rsidR="00C1187B" w:rsidDel="00B53275" w:rsidRDefault="00C1187B">
      <w:pPr>
        <w:pStyle w:val="TOC4"/>
        <w:rPr>
          <w:del w:id="2035" w:author="Author"/>
          <w:kern w:val="2"/>
          <w:sz w:val="22"/>
          <w:lang w:val="en-US" w:eastAsia="en-US"/>
          <w14:ligatures w14:val="standardContextual"/>
        </w:rPr>
      </w:pPr>
      <w:del w:id="2036" w:author="Author">
        <w:r w:rsidRPr="006D1621" w:rsidDel="00B53275">
          <w:rPr>
            <w:rPrChange w:id="2037" w:author="Author">
              <w:rPr>
                <w:rStyle w:val="Hyperlink"/>
                <w:rFonts w:cs="Times New Roman"/>
              </w:rPr>
            </w:rPrChange>
          </w:rPr>
          <w:delText>6.3.1.1</w:delText>
        </w:r>
        <w:r w:rsidDel="00B53275">
          <w:rPr>
            <w:kern w:val="2"/>
            <w:sz w:val="22"/>
            <w:lang w:val="en-US" w:eastAsia="en-US"/>
            <w14:ligatures w14:val="standardContextual"/>
          </w:rPr>
          <w:tab/>
        </w:r>
        <w:r w:rsidRPr="006D1621" w:rsidDel="00B53275">
          <w:rPr>
            <w:rPrChange w:id="2038" w:author="Author">
              <w:rPr>
                <w:rStyle w:val="Hyperlink"/>
              </w:rPr>
            </w:rPrChange>
          </w:rPr>
          <w:delText>The YANG schema</w:delText>
        </w:r>
        <w:r w:rsidDel="00B53275">
          <w:rPr>
            <w:webHidden/>
          </w:rPr>
          <w:tab/>
          <w:delText>81</w:delText>
        </w:r>
      </w:del>
    </w:p>
    <w:p w14:paraId="4C2F7572" w14:textId="73B3A4D9" w:rsidR="00C1187B" w:rsidDel="00B53275" w:rsidRDefault="00C1187B">
      <w:pPr>
        <w:pStyle w:val="TOC4"/>
        <w:rPr>
          <w:del w:id="2039" w:author="Author"/>
          <w:kern w:val="2"/>
          <w:sz w:val="22"/>
          <w:lang w:val="en-US" w:eastAsia="en-US"/>
          <w14:ligatures w14:val="standardContextual"/>
        </w:rPr>
      </w:pPr>
      <w:del w:id="2040" w:author="Author">
        <w:r w:rsidRPr="006D1621" w:rsidDel="00B53275">
          <w:rPr>
            <w:rPrChange w:id="2041" w:author="Author">
              <w:rPr>
                <w:rStyle w:val="Hyperlink"/>
                <w:rFonts w:cs="Times New Roman"/>
              </w:rPr>
            </w:rPrChange>
          </w:rPr>
          <w:delText>6.3.1.2</w:delText>
        </w:r>
        <w:r w:rsidDel="00B53275">
          <w:rPr>
            <w:kern w:val="2"/>
            <w:sz w:val="22"/>
            <w:lang w:val="en-US" w:eastAsia="en-US"/>
            <w14:ligatures w14:val="standardContextual"/>
          </w:rPr>
          <w:tab/>
        </w:r>
        <w:r w:rsidRPr="006D1621" w:rsidDel="00B53275">
          <w:rPr>
            <w:rPrChange w:id="2042" w:author="Author">
              <w:rPr>
                <w:rStyle w:val="Hyperlink"/>
              </w:rPr>
            </w:rPrChange>
          </w:rPr>
          <w:delText>The protobuf structure</w:delText>
        </w:r>
        <w:r w:rsidDel="00B53275">
          <w:rPr>
            <w:webHidden/>
          </w:rPr>
          <w:tab/>
          <w:delText>82</w:delText>
        </w:r>
      </w:del>
    </w:p>
    <w:p w14:paraId="53B98588" w14:textId="5F3D6012" w:rsidR="00C1187B" w:rsidDel="00B53275" w:rsidRDefault="00C1187B">
      <w:pPr>
        <w:pStyle w:val="TOC3"/>
        <w:rPr>
          <w:del w:id="2043" w:author="Author"/>
          <w:rFonts w:cstheme="minorBidi"/>
          <w:noProof/>
          <w:color w:val="auto"/>
          <w:kern w:val="2"/>
          <w:sz w:val="22"/>
          <w:lang w:eastAsia="en-US"/>
          <w14:ligatures w14:val="standardContextual"/>
        </w:rPr>
      </w:pPr>
      <w:del w:id="2044" w:author="Author">
        <w:r w:rsidRPr="006D1621" w:rsidDel="00B53275">
          <w:rPr>
            <w:rPrChange w:id="2045" w:author="Author">
              <w:rPr>
                <w:rStyle w:val="Hyperlink"/>
                <w:noProof/>
              </w:rPr>
            </w:rPrChange>
          </w:rPr>
          <w:delText>6.3.2</w:delText>
        </w:r>
        <w:r w:rsidDel="00B53275">
          <w:rPr>
            <w:rFonts w:cstheme="minorBidi"/>
            <w:noProof/>
            <w:color w:val="auto"/>
            <w:kern w:val="2"/>
            <w:sz w:val="22"/>
            <w:lang w:eastAsia="en-US"/>
            <w14:ligatures w14:val="standardContextual"/>
          </w:rPr>
          <w:tab/>
        </w:r>
        <w:r w:rsidRPr="006D1621" w:rsidDel="00B53275">
          <w:rPr>
            <w:rPrChange w:id="2046" w:author="Author">
              <w:rPr>
                <w:rStyle w:val="Hyperlink"/>
                <w:noProof/>
              </w:rPr>
            </w:rPrChange>
          </w:rPr>
          <w:delText>Contents of path</w:delText>
        </w:r>
        <w:r w:rsidDel="00B53275">
          <w:rPr>
            <w:noProof/>
            <w:webHidden/>
          </w:rPr>
          <w:tab/>
          <w:delText>83</w:delText>
        </w:r>
      </w:del>
    </w:p>
    <w:p w14:paraId="0F449A8F" w14:textId="74C3C304" w:rsidR="00C1187B" w:rsidDel="00B53275" w:rsidRDefault="00C1187B">
      <w:pPr>
        <w:pStyle w:val="TOC3"/>
        <w:rPr>
          <w:del w:id="2047" w:author="Author"/>
          <w:rFonts w:cstheme="minorBidi"/>
          <w:noProof/>
          <w:color w:val="auto"/>
          <w:kern w:val="2"/>
          <w:sz w:val="22"/>
          <w:lang w:eastAsia="en-US"/>
          <w14:ligatures w14:val="standardContextual"/>
        </w:rPr>
      </w:pPr>
      <w:del w:id="2048" w:author="Author">
        <w:r w:rsidRPr="006D1621" w:rsidDel="00B53275">
          <w:rPr>
            <w:rPrChange w:id="2049" w:author="Author">
              <w:rPr>
                <w:rStyle w:val="Hyperlink"/>
                <w:noProof/>
              </w:rPr>
            </w:rPrChange>
          </w:rPr>
          <w:delText>6.3.3</w:delText>
        </w:r>
        <w:r w:rsidDel="00B53275">
          <w:rPr>
            <w:rFonts w:cstheme="minorBidi"/>
            <w:noProof/>
            <w:color w:val="auto"/>
            <w:kern w:val="2"/>
            <w:sz w:val="22"/>
            <w:lang w:eastAsia="en-US"/>
            <w14:ligatures w14:val="standardContextual"/>
          </w:rPr>
          <w:tab/>
        </w:r>
        <w:r w:rsidRPr="006D1621" w:rsidDel="00B53275">
          <w:rPr>
            <w:rPrChange w:id="2050" w:author="Author">
              <w:rPr>
                <w:rStyle w:val="Hyperlink"/>
                <w:noProof/>
              </w:rPr>
            </w:rPrChange>
          </w:rPr>
          <w:delText>Subscription</w:delText>
        </w:r>
        <w:r w:rsidDel="00B53275">
          <w:rPr>
            <w:noProof/>
            <w:webHidden/>
          </w:rPr>
          <w:tab/>
          <w:delText>83</w:delText>
        </w:r>
      </w:del>
    </w:p>
    <w:p w14:paraId="55EA25DB" w14:textId="4709243D" w:rsidR="00C1187B" w:rsidDel="00B53275" w:rsidRDefault="00C1187B">
      <w:pPr>
        <w:pStyle w:val="TOC3"/>
        <w:rPr>
          <w:del w:id="2051" w:author="Author"/>
          <w:rFonts w:cstheme="minorBidi"/>
          <w:noProof/>
          <w:color w:val="auto"/>
          <w:kern w:val="2"/>
          <w:sz w:val="22"/>
          <w:lang w:eastAsia="en-US"/>
          <w14:ligatures w14:val="standardContextual"/>
        </w:rPr>
      </w:pPr>
      <w:del w:id="2052" w:author="Author">
        <w:r w:rsidRPr="006D1621" w:rsidDel="00B53275">
          <w:rPr>
            <w:rPrChange w:id="2053" w:author="Author">
              <w:rPr>
                <w:rStyle w:val="Hyperlink"/>
                <w:noProof/>
              </w:rPr>
            </w:rPrChange>
          </w:rPr>
          <w:delText>6.3.4</w:delText>
        </w:r>
        <w:r w:rsidDel="00B53275">
          <w:rPr>
            <w:rFonts w:cstheme="minorBidi"/>
            <w:noProof/>
            <w:color w:val="auto"/>
            <w:kern w:val="2"/>
            <w:sz w:val="22"/>
            <w:lang w:eastAsia="en-US"/>
            <w14:ligatures w14:val="standardContextual"/>
          </w:rPr>
          <w:tab/>
        </w:r>
        <w:r w:rsidRPr="006D1621" w:rsidDel="00B53275">
          <w:rPr>
            <w:rPrChange w:id="2054" w:author="Author">
              <w:rPr>
                <w:rStyle w:val="Hyperlink"/>
                <w:noProof/>
              </w:rPr>
            </w:rPrChange>
          </w:rPr>
          <w:delText>Stream record response</w:delText>
        </w:r>
        <w:r w:rsidDel="00B53275">
          <w:rPr>
            <w:noProof/>
            <w:webHidden/>
          </w:rPr>
          <w:tab/>
          <w:delText>85</w:delText>
        </w:r>
      </w:del>
    </w:p>
    <w:p w14:paraId="12BB2E75" w14:textId="74703D2D" w:rsidR="00C1187B" w:rsidDel="00B53275" w:rsidRDefault="00C1187B">
      <w:pPr>
        <w:pStyle w:val="TOC4"/>
        <w:rPr>
          <w:del w:id="2055" w:author="Author"/>
          <w:kern w:val="2"/>
          <w:sz w:val="22"/>
          <w:lang w:val="en-US" w:eastAsia="en-US"/>
          <w14:ligatures w14:val="standardContextual"/>
        </w:rPr>
      </w:pPr>
      <w:del w:id="2056" w:author="Author">
        <w:r w:rsidRPr="006D1621" w:rsidDel="00B53275">
          <w:rPr>
            <w:rPrChange w:id="2057" w:author="Author">
              <w:rPr>
                <w:rStyle w:val="Hyperlink"/>
                <w:rFonts w:cs="Times New Roman"/>
              </w:rPr>
            </w:rPrChange>
          </w:rPr>
          <w:delText>6.3.4.1</w:delText>
        </w:r>
        <w:r w:rsidDel="00B53275">
          <w:rPr>
            <w:kern w:val="2"/>
            <w:sz w:val="22"/>
            <w:lang w:val="en-US" w:eastAsia="en-US"/>
            <w14:ligatures w14:val="standardContextual"/>
          </w:rPr>
          <w:tab/>
        </w:r>
        <w:r w:rsidRPr="006D1621" w:rsidDel="00B53275">
          <w:rPr>
            <w:rPrChange w:id="2058" w:author="Author">
              <w:rPr>
                <w:rStyle w:val="Hyperlink"/>
              </w:rPr>
            </w:rPrChange>
          </w:rPr>
          <w:delText>A simple complete measurement</w:delText>
        </w:r>
        <w:r w:rsidDel="00B53275">
          <w:rPr>
            <w:webHidden/>
          </w:rPr>
          <w:tab/>
          <w:delText>86</w:delText>
        </w:r>
      </w:del>
    </w:p>
    <w:p w14:paraId="31F2078F" w14:textId="41F6C8A5" w:rsidR="00C1187B" w:rsidDel="00B53275" w:rsidRDefault="00C1187B">
      <w:pPr>
        <w:pStyle w:val="TOC4"/>
        <w:rPr>
          <w:del w:id="2059" w:author="Author"/>
          <w:kern w:val="2"/>
          <w:sz w:val="22"/>
          <w:lang w:val="en-US" w:eastAsia="en-US"/>
          <w14:ligatures w14:val="standardContextual"/>
        </w:rPr>
      </w:pPr>
      <w:del w:id="2060" w:author="Author">
        <w:r w:rsidRPr="006D1621" w:rsidDel="00B53275">
          <w:rPr>
            <w:rPrChange w:id="2061" w:author="Author">
              <w:rPr>
                <w:rStyle w:val="Hyperlink"/>
                <w:rFonts w:cs="Times New Roman"/>
              </w:rPr>
            </w:rPrChange>
          </w:rPr>
          <w:delText>6.3.4.2</w:delText>
        </w:r>
        <w:r w:rsidDel="00B53275">
          <w:rPr>
            <w:kern w:val="2"/>
            <w:sz w:val="22"/>
            <w:lang w:val="en-US" w:eastAsia="en-US"/>
            <w14:ligatures w14:val="standardContextual"/>
          </w:rPr>
          <w:tab/>
        </w:r>
        <w:r w:rsidRPr="006D1621" w:rsidDel="00B53275">
          <w:rPr>
            <w:rPrChange w:id="2062" w:author="Author">
              <w:rPr>
                <w:rStyle w:val="Hyperlink"/>
              </w:rPr>
            </w:rPrChange>
          </w:rPr>
          <w:delText>A suspect measurement</w:delText>
        </w:r>
        <w:r w:rsidDel="00B53275">
          <w:rPr>
            <w:webHidden/>
          </w:rPr>
          <w:tab/>
          <w:delText>86</w:delText>
        </w:r>
      </w:del>
    </w:p>
    <w:p w14:paraId="2D18D69C" w14:textId="224B4FDD" w:rsidR="00C1187B" w:rsidDel="00B53275" w:rsidRDefault="00C1187B">
      <w:pPr>
        <w:pStyle w:val="TOC3"/>
        <w:rPr>
          <w:del w:id="2063" w:author="Author"/>
          <w:rFonts w:cstheme="minorBidi"/>
          <w:noProof/>
          <w:color w:val="auto"/>
          <w:kern w:val="2"/>
          <w:sz w:val="22"/>
          <w:lang w:eastAsia="en-US"/>
          <w14:ligatures w14:val="standardContextual"/>
        </w:rPr>
      </w:pPr>
      <w:del w:id="2064" w:author="Author">
        <w:r w:rsidRPr="006D1621" w:rsidDel="00B53275">
          <w:rPr>
            <w:rPrChange w:id="2065" w:author="Author">
              <w:rPr>
                <w:rStyle w:val="Hyperlink"/>
                <w:noProof/>
              </w:rPr>
            </w:rPrChange>
          </w:rPr>
          <w:delText>6.3.5</w:delText>
        </w:r>
        <w:r w:rsidDel="00B53275">
          <w:rPr>
            <w:rFonts w:cstheme="minorBidi"/>
            <w:noProof/>
            <w:color w:val="auto"/>
            <w:kern w:val="2"/>
            <w:sz w:val="22"/>
            <w:lang w:eastAsia="en-US"/>
            <w14:ligatures w14:val="standardContextual"/>
          </w:rPr>
          <w:tab/>
        </w:r>
        <w:r w:rsidRPr="006D1621" w:rsidDel="00B53275">
          <w:rPr>
            <w:rPrChange w:id="2066" w:author="Author">
              <w:rPr>
                <w:rStyle w:val="Hyperlink"/>
                <w:noProof/>
              </w:rPr>
            </w:rPrChange>
          </w:rPr>
          <w:delText>Using abstract-resource-ref</w:delText>
        </w:r>
        <w:r w:rsidDel="00B53275">
          <w:rPr>
            <w:noProof/>
            <w:webHidden/>
          </w:rPr>
          <w:tab/>
          <w:delText>87</w:delText>
        </w:r>
      </w:del>
    </w:p>
    <w:p w14:paraId="2CEDFA76" w14:textId="1C96D994" w:rsidR="00C1187B" w:rsidDel="00B53275" w:rsidRDefault="00C1187B">
      <w:pPr>
        <w:pStyle w:val="TOC3"/>
        <w:rPr>
          <w:del w:id="2067" w:author="Author"/>
          <w:rFonts w:cstheme="minorBidi"/>
          <w:noProof/>
          <w:color w:val="auto"/>
          <w:kern w:val="2"/>
          <w:sz w:val="22"/>
          <w:lang w:eastAsia="en-US"/>
          <w14:ligatures w14:val="standardContextual"/>
        </w:rPr>
      </w:pPr>
      <w:del w:id="2068" w:author="Author">
        <w:r w:rsidRPr="006D1621" w:rsidDel="00B53275">
          <w:rPr>
            <w:rPrChange w:id="2069" w:author="Author">
              <w:rPr>
                <w:rStyle w:val="Hyperlink"/>
                <w:noProof/>
              </w:rPr>
            </w:rPrChange>
          </w:rPr>
          <w:delText>6.3.6</w:delText>
        </w:r>
        <w:r w:rsidDel="00B53275">
          <w:rPr>
            <w:rFonts w:cstheme="minorBidi"/>
            <w:noProof/>
            <w:color w:val="auto"/>
            <w:kern w:val="2"/>
            <w:sz w:val="22"/>
            <w:lang w:eastAsia="en-US"/>
            <w14:ligatures w14:val="standardContextual"/>
          </w:rPr>
          <w:tab/>
        </w:r>
        <w:r w:rsidRPr="006D1621" w:rsidDel="00B53275">
          <w:rPr>
            <w:rPrChange w:id="2070" w:author="Author">
              <w:rPr>
                <w:rStyle w:val="Hyperlink"/>
                <w:noProof/>
              </w:rPr>
            </w:rPrChange>
          </w:rPr>
          <w:delText>Use of normalized-measurement-type</w:delText>
        </w:r>
        <w:r w:rsidDel="00B53275">
          <w:rPr>
            <w:noProof/>
            <w:webHidden/>
          </w:rPr>
          <w:tab/>
          <w:delText>87</w:delText>
        </w:r>
      </w:del>
    </w:p>
    <w:p w14:paraId="40AE47E6" w14:textId="5D0FCE25" w:rsidR="00C1187B" w:rsidDel="00B53275" w:rsidRDefault="00C1187B">
      <w:pPr>
        <w:pStyle w:val="TOC1"/>
        <w:tabs>
          <w:tab w:val="left" w:pos="432"/>
        </w:tabs>
        <w:rPr>
          <w:del w:id="2071" w:author="Author"/>
          <w:rFonts w:cstheme="minorBidi"/>
          <w:b w:val="0"/>
          <w:noProof/>
          <w:color w:val="auto"/>
          <w:kern w:val="2"/>
          <w:sz w:val="22"/>
          <w:szCs w:val="22"/>
          <w:lang w:eastAsia="en-US"/>
          <w14:ligatures w14:val="standardContextual"/>
        </w:rPr>
      </w:pPr>
      <w:del w:id="2072" w:author="Author">
        <w:r w:rsidRPr="006D1621" w:rsidDel="00B53275">
          <w:rPr>
            <w:rPrChange w:id="2073" w:author="Author">
              <w:rPr>
                <w:rStyle w:val="Hyperlink"/>
                <w:rFonts w:eastAsia="Times New Roman"/>
                <w:noProof/>
              </w:rPr>
            </w:rPrChange>
          </w:rPr>
          <w:delText>7</w:delText>
        </w:r>
        <w:r w:rsidDel="00B53275">
          <w:rPr>
            <w:rFonts w:cstheme="minorBidi"/>
            <w:b w:val="0"/>
            <w:noProof/>
            <w:color w:val="auto"/>
            <w:kern w:val="2"/>
            <w:sz w:val="22"/>
            <w:szCs w:val="22"/>
            <w:lang w:eastAsia="en-US"/>
            <w14:ligatures w14:val="standardContextual"/>
          </w:rPr>
          <w:tab/>
        </w:r>
        <w:r w:rsidRPr="006D1621" w:rsidDel="00B53275">
          <w:rPr>
            <w:rPrChange w:id="2074" w:author="Author">
              <w:rPr>
                <w:rStyle w:val="Hyperlink"/>
                <w:rFonts w:eastAsia="Times New Roman"/>
                <w:noProof/>
              </w:rPr>
            </w:rPrChange>
          </w:rPr>
          <w:delText>Use Cases</w:delText>
        </w:r>
        <w:r w:rsidDel="00B53275">
          <w:rPr>
            <w:noProof/>
            <w:webHidden/>
          </w:rPr>
          <w:tab/>
          <w:delText>89</w:delText>
        </w:r>
      </w:del>
    </w:p>
    <w:p w14:paraId="790923E2" w14:textId="283FE594" w:rsidR="00C1187B" w:rsidDel="00B53275" w:rsidRDefault="00C1187B">
      <w:pPr>
        <w:pStyle w:val="TOC2"/>
        <w:rPr>
          <w:del w:id="2075" w:author="Author"/>
          <w:rFonts w:cstheme="minorBidi"/>
          <w:noProof/>
          <w:color w:val="auto"/>
          <w:kern w:val="2"/>
          <w:sz w:val="22"/>
          <w:lang w:eastAsia="en-US"/>
          <w14:ligatures w14:val="standardContextual"/>
        </w:rPr>
      </w:pPr>
      <w:del w:id="2076" w:author="Author">
        <w:r w:rsidRPr="006D1621" w:rsidDel="00B53275">
          <w:rPr>
            <w:rPrChange w:id="2077" w:author="Author">
              <w:rPr>
                <w:rStyle w:val="Hyperlink"/>
                <w:noProof/>
              </w:rPr>
            </w:rPrChange>
          </w:rPr>
          <w:delText>7.1</w:delText>
        </w:r>
        <w:r w:rsidDel="00B53275">
          <w:rPr>
            <w:rFonts w:cstheme="minorBidi"/>
            <w:noProof/>
            <w:color w:val="auto"/>
            <w:kern w:val="2"/>
            <w:sz w:val="22"/>
            <w:lang w:eastAsia="en-US"/>
            <w14:ligatures w14:val="standardContextual"/>
          </w:rPr>
          <w:tab/>
        </w:r>
        <w:r w:rsidRPr="006D1621" w:rsidDel="00B53275">
          <w:rPr>
            <w:rPrChange w:id="2078" w:author="Author">
              <w:rPr>
                <w:rStyle w:val="Hyperlink"/>
                <w:noProof/>
              </w:rPr>
            </w:rPrChange>
          </w:rPr>
          <w:delText>Use Case General Considerations</w:delText>
        </w:r>
        <w:r w:rsidDel="00B53275">
          <w:rPr>
            <w:noProof/>
            <w:webHidden/>
          </w:rPr>
          <w:tab/>
          <w:delText>89</w:delText>
        </w:r>
      </w:del>
    </w:p>
    <w:p w14:paraId="6EB2936E" w14:textId="55B4B579" w:rsidR="00C1187B" w:rsidDel="00B53275" w:rsidRDefault="00C1187B">
      <w:pPr>
        <w:pStyle w:val="TOC3"/>
        <w:rPr>
          <w:del w:id="2079" w:author="Author"/>
          <w:rFonts w:cstheme="minorBidi"/>
          <w:noProof/>
          <w:color w:val="auto"/>
          <w:kern w:val="2"/>
          <w:sz w:val="22"/>
          <w:lang w:eastAsia="en-US"/>
          <w14:ligatures w14:val="standardContextual"/>
        </w:rPr>
      </w:pPr>
      <w:del w:id="2080" w:author="Author">
        <w:r w:rsidRPr="006D1621" w:rsidDel="00B53275">
          <w:rPr>
            <w:rPrChange w:id="2081" w:author="Author">
              <w:rPr>
                <w:rStyle w:val="Hyperlink"/>
                <w:rFonts w:eastAsia="Times New Roman"/>
                <w:noProof/>
              </w:rPr>
            </w:rPrChange>
          </w:rPr>
          <w:delText>7.1.1</w:delText>
        </w:r>
        <w:r w:rsidDel="00B53275">
          <w:rPr>
            <w:rFonts w:cstheme="minorBidi"/>
            <w:noProof/>
            <w:color w:val="auto"/>
            <w:kern w:val="2"/>
            <w:sz w:val="22"/>
            <w:lang w:eastAsia="en-US"/>
            <w14:ligatures w14:val="standardContextual"/>
          </w:rPr>
          <w:tab/>
        </w:r>
        <w:r w:rsidRPr="006D1621" w:rsidDel="00B53275">
          <w:rPr>
            <w:rPrChange w:id="2082" w:author="Author">
              <w:rPr>
                <w:rStyle w:val="Hyperlink"/>
                <w:rFonts w:eastAsia="Times New Roman"/>
                <w:noProof/>
              </w:rPr>
            </w:rPrChange>
          </w:rPr>
          <w:delText>TAPI Context</w:delText>
        </w:r>
        <w:r w:rsidDel="00B53275">
          <w:rPr>
            <w:noProof/>
            <w:webHidden/>
          </w:rPr>
          <w:tab/>
          <w:delText>89</w:delText>
        </w:r>
      </w:del>
    </w:p>
    <w:p w14:paraId="53CEC664" w14:textId="3A5551A0" w:rsidR="00C1187B" w:rsidDel="00B53275" w:rsidRDefault="00C1187B">
      <w:pPr>
        <w:pStyle w:val="TOC3"/>
        <w:rPr>
          <w:del w:id="2083" w:author="Author"/>
          <w:rFonts w:cstheme="minorBidi"/>
          <w:noProof/>
          <w:color w:val="auto"/>
          <w:kern w:val="2"/>
          <w:sz w:val="22"/>
          <w:lang w:eastAsia="en-US"/>
          <w14:ligatures w14:val="standardContextual"/>
        </w:rPr>
      </w:pPr>
      <w:del w:id="2084" w:author="Author">
        <w:r w:rsidRPr="006D1621" w:rsidDel="00B53275">
          <w:rPr>
            <w:rPrChange w:id="2085" w:author="Author">
              <w:rPr>
                <w:rStyle w:val="Hyperlink"/>
                <w:rFonts w:eastAsia="Times New Roman"/>
                <w:noProof/>
              </w:rPr>
            </w:rPrChange>
          </w:rPr>
          <w:delText>7.1.2</w:delText>
        </w:r>
        <w:r w:rsidDel="00B53275">
          <w:rPr>
            <w:rFonts w:cstheme="minorBidi"/>
            <w:noProof/>
            <w:color w:val="auto"/>
            <w:kern w:val="2"/>
            <w:sz w:val="22"/>
            <w:lang w:eastAsia="en-US"/>
            <w14:ligatures w14:val="standardContextual"/>
          </w:rPr>
          <w:tab/>
        </w:r>
        <w:r w:rsidRPr="006D1621" w:rsidDel="00B53275">
          <w:rPr>
            <w:rPrChange w:id="2086" w:author="Author">
              <w:rPr>
                <w:rStyle w:val="Hyperlink"/>
                <w:rFonts w:eastAsia="Times New Roman"/>
                <w:noProof/>
              </w:rPr>
            </w:rPrChange>
          </w:rPr>
          <w:delText>Underlying behavior</w:delText>
        </w:r>
        <w:r w:rsidDel="00B53275">
          <w:rPr>
            <w:noProof/>
            <w:webHidden/>
          </w:rPr>
          <w:tab/>
          <w:delText>89</w:delText>
        </w:r>
      </w:del>
    </w:p>
    <w:p w14:paraId="3E9DC5AB" w14:textId="71104923" w:rsidR="00C1187B" w:rsidDel="00B53275" w:rsidRDefault="00C1187B">
      <w:pPr>
        <w:pStyle w:val="TOC3"/>
        <w:rPr>
          <w:del w:id="2087" w:author="Author"/>
          <w:rFonts w:cstheme="minorBidi"/>
          <w:noProof/>
          <w:color w:val="auto"/>
          <w:kern w:val="2"/>
          <w:sz w:val="22"/>
          <w:lang w:eastAsia="en-US"/>
          <w14:ligatures w14:val="standardContextual"/>
        </w:rPr>
      </w:pPr>
      <w:del w:id="2088" w:author="Author">
        <w:r w:rsidRPr="006D1621" w:rsidDel="00B53275">
          <w:rPr>
            <w:rPrChange w:id="2089" w:author="Author">
              <w:rPr>
                <w:rStyle w:val="Hyperlink"/>
                <w:noProof/>
              </w:rPr>
            </w:rPrChange>
          </w:rPr>
          <w:delText>7.1.3</w:delText>
        </w:r>
        <w:r w:rsidDel="00B53275">
          <w:rPr>
            <w:rFonts w:cstheme="minorBidi"/>
            <w:noProof/>
            <w:color w:val="auto"/>
            <w:kern w:val="2"/>
            <w:sz w:val="22"/>
            <w:lang w:eastAsia="en-US"/>
            <w14:ligatures w14:val="standardContextual"/>
          </w:rPr>
          <w:tab/>
        </w:r>
        <w:r w:rsidRPr="006D1621" w:rsidDel="00B53275">
          <w:rPr>
            <w:rPrChange w:id="2090" w:author="Author">
              <w:rPr>
                <w:rStyle w:val="Hyperlink"/>
                <w:noProof/>
              </w:rPr>
            </w:rPrChange>
          </w:rPr>
          <w:delText>Model conformance</w:delText>
        </w:r>
        <w:r w:rsidDel="00B53275">
          <w:rPr>
            <w:noProof/>
            <w:webHidden/>
          </w:rPr>
          <w:tab/>
          <w:delText>89</w:delText>
        </w:r>
      </w:del>
    </w:p>
    <w:p w14:paraId="45B4F4B5" w14:textId="3CAA1425" w:rsidR="00C1187B" w:rsidDel="00B53275" w:rsidRDefault="00C1187B">
      <w:pPr>
        <w:pStyle w:val="TOC3"/>
        <w:rPr>
          <w:del w:id="2091" w:author="Author"/>
          <w:rFonts w:cstheme="minorBidi"/>
          <w:noProof/>
          <w:color w:val="auto"/>
          <w:kern w:val="2"/>
          <w:sz w:val="22"/>
          <w:lang w:eastAsia="en-US"/>
          <w14:ligatures w14:val="standardContextual"/>
        </w:rPr>
      </w:pPr>
      <w:del w:id="2092" w:author="Author">
        <w:r w:rsidRPr="006D1621" w:rsidDel="00B53275">
          <w:rPr>
            <w:rPrChange w:id="2093" w:author="Author">
              <w:rPr>
                <w:rStyle w:val="Hyperlink"/>
                <w:noProof/>
              </w:rPr>
            </w:rPrChange>
          </w:rPr>
          <w:delText>7.1.4</w:delText>
        </w:r>
        <w:r w:rsidDel="00B53275">
          <w:rPr>
            <w:rFonts w:cstheme="minorBidi"/>
            <w:noProof/>
            <w:color w:val="auto"/>
            <w:kern w:val="2"/>
            <w:sz w:val="22"/>
            <w:lang w:eastAsia="en-US"/>
            <w14:ligatures w14:val="standardContextual"/>
          </w:rPr>
          <w:tab/>
        </w:r>
        <w:r w:rsidRPr="006D1621" w:rsidDel="00B53275">
          <w:rPr>
            <w:rPrChange w:id="2094" w:author="Author">
              <w:rPr>
                <w:rStyle w:val="Hyperlink"/>
                <w:noProof/>
              </w:rPr>
            </w:rPrChange>
          </w:rPr>
          <w:delText>Use Case Overview</w:delText>
        </w:r>
        <w:r w:rsidDel="00B53275">
          <w:rPr>
            <w:noProof/>
            <w:webHidden/>
          </w:rPr>
          <w:tab/>
          <w:delText>91</w:delText>
        </w:r>
      </w:del>
    </w:p>
    <w:p w14:paraId="4A1C9773" w14:textId="182F5F0F" w:rsidR="00C1187B" w:rsidDel="00B53275" w:rsidRDefault="00C1187B">
      <w:pPr>
        <w:pStyle w:val="TOC2"/>
        <w:rPr>
          <w:del w:id="2095" w:author="Author"/>
          <w:rFonts w:cstheme="minorBidi"/>
          <w:noProof/>
          <w:color w:val="auto"/>
          <w:kern w:val="2"/>
          <w:sz w:val="22"/>
          <w:lang w:eastAsia="en-US"/>
          <w14:ligatures w14:val="standardContextual"/>
        </w:rPr>
      </w:pPr>
      <w:del w:id="2096" w:author="Author">
        <w:r w:rsidRPr="006D1621" w:rsidDel="00B53275">
          <w:rPr>
            <w:rPrChange w:id="2097" w:author="Author">
              <w:rPr>
                <w:rStyle w:val="Hyperlink"/>
                <w:noProof/>
              </w:rPr>
            </w:rPrChange>
          </w:rPr>
          <w:delText>7.2</w:delText>
        </w:r>
        <w:r w:rsidDel="00B53275">
          <w:rPr>
            <w:rFonts w:cstheme="minorBidi"/>
            <w:noProof/>
            <w:color w:val="auto"/>
            <w:kern w:val="2"/>
            <w:sz w:val="22"/>
            <w:lang w:eastAsia="en-US"/>
            <w14:ligatures w14:val="standardContextual"/>
          </w:rPr>
          <w:tab/>
        </w:r>
        <w:r w:rsidRPr="006D1621" w:rsidDel="00B53275">
          <w:rPr>
            <w:rPrChange w:id="2098" w:author="Author">
              <w:rPr>
                <w:rStyle w:val="Hyperlink"/>
                <w:noProof/>
              </w:rPr>
            </w:rPrChange>
          </w:rPr>
          <w:delText>Streaming infrastructure use cases</w:delText>
        </w:r>
        <w:r w:rsidDel="00B53275">
          <w:rPr>
            <w:noProof/>
            <w:webHidden/>
          </w:rPr>
          <w:tab/>
          <w:delText>91</w:delText>
        </w:r>
      </w:del>
    </w:p>
    <w:p w14:paraId="45EAEC7F" w14:textId="44AF7807" w:rsidR="00C1187B" w:rsidDel="00B53275" w:rsidRDefault="00C1187B">
      <w:pPr>
        <w:pStyle w:val="TOC3"/>
        <w:rPr>
          <w:del w:id="2099" w:author="Author"/>
          <w:rFonts w:cstheme="minorBidi"/>
          <w:noProof/>
          <w:color w:val="auto"/>
          <w:kern w:val="2"/>
          <w:sz w:val="22"/>
          <w:lang w:eastAsia="en-US"/>
          <w14:ligatures w14:val="standardContextual"/>
        </w:rPr>
      </w:pPr>
      <w:del w:id="2100" w:author="Author">
        <w:r w:rsidRPr="006D1621" w:rsidDel="00B53275">
          <w:rPr>
            <w:rPrChange w:id="2101" w:author="Author">
              <w:rPr>
                <w:rStyle w:val="Hyperlink"/>
                <w:noProof/>
              </w:rPr>
            </w:rPrChange>
          </w:rPr>
          <w:delText>7.2.1</w:delText>
        </w:r>
        <w:r w:rsidDel="00B53275">
          <w:rPr>
            <w:rFonts w:cstheme="minorBidi"/>
            <w:noProof/>
            <w:color w:val="auto"/>
            <w:kern w:val="2"/>
            <w:sz w:val="22"/>
            <w:lang w:eastAsia="en-US"/>
            <w14:ligatures w14:val="standardContextual"/>
          </w:rPr>
          <w:tab/>
        </w:r>
        <w:r w:rsidRPr="006D1621" w:rsidDel="00B53275">
          <w:rPr>
            <w:rPrChange w:id="2102" w:author="Author">
              <w:rPr>
                <w:rStyle w:val="Hyperlink"/>
                <w:noProof/>
              </w:rPr>
            </w:rPrChange>
          </w:rPr>
          <w:delText>Use Case ST-0.1: Get Auth Token</w:delText>
        </w:r>
        <w:r w:rsidDel="00B53275">
          <w:rPr>
            <w:noProof/>
            <w:webHidden/>
          </w:rPr>
          <w:tab/>
          <w:delText>92</w:delText>
        </w:r>
      </w:del>
    </w:p>
    <w:p w14:paraId="607F962E" w14:textId="33550B6D" w:rsidR="00C1187B" w:rsidDel="00B53275" w:rsidRDefault="00C1187B">
      <w:pPr>
        <w:pStyle w:val="TOC3"/>
        <w:rPr>
          <w:del w:id="2103" w:author="Author"/>
          <w:rFonts w:cstheme="minorBidi"/>
          <w:noProof/>
          <w:color w:val="auto"/>
          <w:kern w:val="2"/>
          <w:sz w:val="22"/>
          <w:lang w:eastAsia="en-US"/>
          <w14:ligatures w14:val="standardContextual"/>
        </w:rPr>
      </w:pPr>
      <w:del w:id="2104" w:author="Author">
        <w:r w:rsidRPr="006D1621" w:rsidDel="00B53275">
          <w:rPr>
            <w:rPrChange w:id="2105" w:author="Author">
              <w:rPr>
                <w:rStyle w:val="Hyperlink"/>
                <w:noProof/>
              </w:rPr>
            </w:rPrChange>
          </w:rPr>
          <w:delText>7.2.2</w:delText>
        </w:r>
        <w:r w:rsidDel="00B53275">
          <w:rPr>
            <w:rFonts w:cstheme="minorBidi"/>
            <w:noProof/>
            <w:color w:val="auto"/>
            <w:kern w:val="2"/>
            <w:sz w:val="22"/>
            <w:lang w:eastAsia="en-US"/>
            <w14:ligatures w14:val="standardContextual"/>
          </w:rPr>
          <w:tab/>
        </w:r>
        <w:r w:rsidRPr="006D1621" w:rsidDel="00B53275">
          <w:rPr>
            <w:rPrChange w:id="2106" w:author="Author">
              <w:rPr>
                <w:rStyle w:val="Hyperlink"/>
                <w:noProof/>
              </w:rPr>
            </w:rPrChange>
          </w:rPr>
          <w:delText>Use Case ST-0.2: Discover supported and available streams, then select available streams</w:delText>
        </w:r>
        <w:r w:rsidDel="00B53275">
          <w:rPr>
            <w:noProof/>
            <w:webHidden/>
          </w:rPr>
          <w:tab/>
          <w:delText>93</w:delText>
        </w:r>
      </w:del>
    </w:p>
    <w:p w14:paraId="19B15EF2" w14:textId="22C94C3E" w:rsidR="00C1187B" w:rsidDel="00B53275" w:rsidRDefault="00C1187B">
      <w:pPr>
        <w:pStyle w:val="TOC3"/>
        <w:rPr>
          <w:del w:id="2107" w:author="Author"/>
          <w:rFonts w:cstheme="minorBidi"/>
          <w:noProof/>
          <w:color w:val="auto"/>
          <w:kern w:val="2"/>
          <w:sz w:val="22"/>
          <w:lang w:eastAsia="en-US"/>
          <w14:ligatures w14:val="standardContextual"/>
        </w:rPr>
      </w:pPr>
      <w:del w:id="2108" w:author="Author">
        <w:r w:rsidRPr="006D1621" w:rsidDel="00B53275">
          <w:rPr>
            <w:rPrChange w:id="2109" w:author="Author">
              <w:rPr>
                <w:rStyle w:val="Hyperlink"/>
                <w:noProof/>
              </w:rPr>
            </w:rPrChange>
          </w:rPr>
          <w:delText>7.2.3</w:delText>
        </w:r>
        <w:r w:rsidDel="00B53275">
          <w:rPr>
            <w:rFonts w:cstheme="minorBidi"/>
            <w:noProof/>
            <w:color w:val="auto"/>
            <w:kern w:val="2"/>
            <w:sz w:val="22"/>
            <w:lang w:eastAsia="en-US"/>
            <w14:ligatures w14:val="standardContextual"/>
          </w:rPr>
          <w:tab/>
        </w:r>
        <w:r w:rsidRPr="006D1621" w:rsidDel="00B53275">
          <w:rPr>
            <w:rPrChange w:id="2110" w:author="Author">
              <w:rPr>
                <w:rStyle w:val="Hyperlink"/>
                <w:noProof/>
              </w:rPr>
            </w:rPrChange>
          </w:rPr>
          <w:delText>Use Case ST-0.3: Connect to Stream and align - new client</w:delText>
        </w:r>
        <w:r w:rsidDel="00B53275">
          <w:rPr>
            <w:noProof/>
            <w:webHidden/>
          </w:rPr>
          <w:tab/>
          <w:delText>94</w:delText>
        </w:r>
      </w:del>
    </w:p>
    <w:p w14:paraId="44942389" w14:textId="318B5B17" w:rsidR="00C1187B" w:rsidDel="00B53275" w:rsidRDefault="00C1187B">
      <w:pPr>
        <w:pStyle w:val="TOC3"/>
        <w:rPr>
          <w:del w:id="2111" w:author="Author"/>
          <w:rFonts w:cstheme="minorBidi"/>
          <w:noProof/>
          <w:color w:val="auto"/>
          <w:kern w:val="2"/>
          <w:sz w:val="22"/>
          <w:lang w:eastAsia="en-US"/>
          <w14:ligatures w14:val="standardContextual"/>
        </w:rPr>
      </w:pPr>
      <w:del w:id="2112" w:author="Author">
        <w:r w:rsidRPr="006D1621" w:rsidDel="00B53275">
          <w:rPr>
            <w:rPrChange w:id="2113" w:author="Author">
              <w:rPr>
                <w:rStyle w:val="Hyperlink"/>
                <w:noProof/>
              </w:rPr>
            </w:rPrChange>
          </w:rPr>
          <w:delText>7.2.4</w:delText>
        </w:r>
        <w:r w:rsidDel="00B53275">
          <w:rPr>
            <w:rFonts w:cstheme="minorBidi"/>
            <w:noProof/>
            <w:color w:val="auto"/>
            <w:kern w:val="2"/>
            <w:sz w:val="22"/>
            <w:lang w:eastAsia="en-US"/>
            <w14:ligatures w14:val="standardContextual"/>
          </w:rPr>
          <w:tab/>
        </w:r>
        <w:r w:rsidRPr="006D1621" w:rsidDel="00B53275">
          <w:rPr>
            <w:rPrChange w:id="2114" w:author="Author">
              <w:rPr>
                <w:rStyle w:val="Hyperlink"/>
                <w:noProof/>
              </w:rPr>
            </w:rPrChange>
          </w:rPr>
          <w:delText>Use Case ST-0.4: Client maintains idle connection</w:delText>
        </w:r>
        <w:r w:rsidDel="00B53275">
          <w:rPr>
            <w:noProof/>
            <w:webHidden/>
          </w:rPr>
          <w:tab/>
          <w:delText>95</w:delText>
        </w:r>
      </w:del>
    </w:p>
    <w:p w14:paraId="02240C66" w14:textId="3E55594A" w:rsidR="00C1187B" w:rsidDel="00B53275" w:rsidRDefault="00C1187B">
      <w:pPr>
        <w:pStyle w:val="TOC3"/>
        <w:rPr>
          <w:del w:id="2115" w:author="Author"/>
          <w:rFonts w:cstheme="minorBidi"/>
          <w:noProof/>
          <w:color w:val="auto"/>
          <w:kern w:val="2"/>
          <w:sz w:val="22"/>
          <w:lang w:eastAsia="en-US"/>
          <w14:ligatures w14:val="standardContextual"/>
        </w:rPr>
      </w:pPr>
      <w:del w:id="2116" w:author="Author">
        <w:r w:rsidRPr="006D1621" w:rsidDel="00B53275">
          <w:rPr>
            <w:rPrChange w:id="2117" w:author="Author">
              <w:rPr>
                <w:rStyle w:val="Hyperlink"/>
                <w:noProof/>
              </w:rPr>
            </w:rPrChange>
          </w:rPr>
          <w:delText>7.2.5</w:delText>
        </w:r>
        <w:r w:rsidDel="00B53275">
          <w:rPr>
            <w:rFonts w:cstheme="minorBidi"/>
            <w:noProof/>
            <w:color w:val="auto"/>
            <w:kern w:val="2"/>
            <w:sz w:val="22"/>
            <w:lang w:eastAsia="en-US"/>
            <w14:ligatures w14:val="standardContextual"/>
          </w:rPr>
          <w:tab/>
        </w:r>
        <w:r w:rsidRPr="006D1621" w:rsidDel="00B53275">
          <w:rPr>
            <w:rPrChange w:id="2118" w:author="Author">
              <w:rPr>
                <w:rStyle w:val="Hyperlink"/>
                <w:noProof/>
              </w:rPr>
            </w:rPrChange>
          </w:rPr>
          <w:delText>Use Case ST-0.5: Provider delivers event storm (or slow client) – bad day</w:delText>
        </w:r>
        <w:r w:rsidDel="00B53275">
          <w:rPr>
            <w:noProof/>
            <w:webHidden/>
          </w:rPr>
          <w:tab/>
          <w:delText>96</w:delText>
        </w:r>
      </w:del>
    </w:p>
    <w:p w14:paraId="3BFC5F6D" w14:textId="42D1B19F" w:rsidR="00C1187B" w:rsidDel="00B53275" w:rsidRDefault="00C1187B">
      <w:pPr>
        <w:pStyle w:val="TOC3"/>
        <w:rPr>
          <w:del w:id="2119" w:author="Author"/>
          <w:rFonts w:cstheme="minorBidi"/>
          <w:noProof/>
          <w:color w:val="auto"/>
          <w:kern w:val="2"/>
          <w:sz w:val="22"/>
          <w:lang w:eastAsia="en-US"/>
          <w14:ligatures w14:val="standardContextual"/>
        </w:rPr>
      </w:pPr>
      <w:del w:id="2120" w:author="Author">
        <w:r w:rsidRPr="006D1621" w:rsidDel="00B53275">
          <w:rPr>
            <w:rPrChange w:id="2121" w:author="Author">
              <w:rPr>
                <w:rStyle w:val="Hyperlink"/>
                <w:noProof/>
              </w:rPr>
            </w:rPrChange>
          </w:rPr>
          <w:delText>7.2.6</w:delText>
        </w:r>
        <w:r w:rsidDel="00B53275">
          <w:rPr>
            <w:rFonts w:cstheme="minorBidi"/>
            <w:noProof/>
            <w:color w:val="auto"/>
            <w:kern w:val="2"/>
            <w:sz w:val="22"/>
            <w:lang w:eastAsia="en-US"/>
            <w14:ligatures w14:val="standardContextual"/>
          </w:rPr>
          <w:tab/>
        </w:r>
        <w:r w:rsidRPr="006D1621" w:rsidDel="00B53275">
          <w:rPr>
            <w:rPrChange w:id="2122" w:author="Author">
              <w:rPr>
                <w:rStyle w:val="Hyperlink"/>
                <w:noProof/>
              </w:rPr>
            </w:rPrChange>
          </w:rPr>
          <w:delText>Use Case ST-0.6: Provider delivers extreme event storm (or very slow client) – very bad day</w:delText>
        </w:r>
        <w:r w:rsidDel="00B53275">
          <w:rPr>
            <w:noProof/>
            <w:webHidden/>
          </w:rPr>
          <w:tab/>
          <w:delText>97</w:delText>
        </w:r>
      </w:del>
    </w:p>
    <w:p w14:paraId="5BE59F2E" w14:textId="47DF3FDF" w:rsidR="00C1187B" w:rsidDel="00B53275" w:rsidRDefault="00C1187B">
      <w:pPr>
        <w:pStyle w:val="TOC3"/>
        <w:rPr>
          <w:del w:id="2123" w:author="Author"/>
          <w:rFonts w:cstheme="minorBidi"/>
          <w:noProof/>
          <w:color w:val="auto"/>
          <w:kern w:val="2"/>
          <w:sz w:val="22"/>
          <w:lang w:eastAsia="en-US"/>
          <w14:ligatures w14:val="standardContextual"/>
        </w:rPr>
      </w:pPr>
      <w:del w:id="2124" w:author="Author">
        <w:r w:rsidRPr="006D1621" w:rsidDel="00B53275">
          <w:rPr>
            <w:rPrChange w:id="2125" w:author="Author">
              <w:rPr>
                <w:rStyle w:val="Hyperlink"/>
                <w:noProof/>
              </w:rPr>
            </w:rPrChange>
          </w:rPr>
          <w:delText>7.2.7</w:delText>
        </w:r>
        <w:r w:rsidDel="00B53275">
          <w:rPr>
            <w:rFonts w:cstheme="minorBidi"/>
            <w:noProof/>
            <w:color w:val="auto"/>
            <w:kern w:val="2"/>
            <w:sz w:val="22"/>
            <w:lang w:eastAsia="en-US"/>
            <w14:ligatures w14:val="standardContextual"/>
          </w:rPr>
          <w:tab/>
        </w:r>
        <w:r w:rsidRPr="006D1621" w:rsidDel="00B53275">
          <w:rPr>
            <w:rPrChange w:id="2126" w:author="Author">
              <w:rPr>
                <w:rStyle w:val="Hyperlink"/>
                <w:noProof/>
              </w:rPr>
            </w:rPrChange>
          </w:rPr>
          <w:delText>Use Case ST-0.7: Short loss of communications</w:delText>
        </w:r>
        <w:r w:rsidDel="00B53275">
          <w:rPr>
            <w:noProof/>
            <w:webHidden/>
          </w:rPr>
          <w:tab/>
          <w:delText>98</w:delText>
        </w:r>
      </w:del>
    </w:p>
    <w:p w14:paraId="13189C9A" w14:textId="699DBB47" w:rsidR="00C1187B" w:rsidDel="00B53275" w:rsidRDefault="00C1187B">
      <w:pPr>
        <w:pStyle w:val="TOC3"/>
        <w:rPr>
          <w:del w:id="2127" w:author="Author"/>
          <w:rFonts w:cstheme="minorBidi"/>
          <w:noProof/>
          <w:color w:val="auto"/>
          <w:kern w:val="2"/>
          <w:sz w:val="22"/>
          <w:lang w:eastAsia="en-US"/>
          <w14:ligatures w14:val="standardContextual"/>
        </w:rPr>
      </w:pPr>
      <w:del w:id="2128" w:author="Author">
        <w:r w:rsidRPr="006D1621" w:rsidDel="00B53275">
          <w:rPr>
            <w:rPrChange w:id="2129" w:author="Author">
              <w:rPr>
                <w:rStyle w:val="Hyperlink"/>
                <w:noProof/>
              </w:rPr>
            </w:rPrChange>
          </w:rPr>
          <w:delText>7.2.8</w:delText>
        </w:r>
        <w:r w:rsidDel="00B53275">
          <w:rPr>
            <w:rFonts w:cstheme="minorBidi"/>
            <w:noProof/>
            <w:color w:val="auto"/>
            <w:kern w:val="2"/>
            <w:sz w:val="22"/>
            <w:lang w:eastAsia="en-US"/>
            <w14:ligatures w14:val="standardContextual"/>
          </w:rPr>
          <w:tab/>
        </w:r>
        <w:r w:rsidRPr="006D1621" w:rsidDel="00B53275">
          <w:rPr>
            <w:rPrChange w:id="2130" w:author="Author">
              <w:rPr>
                <w:rStyle w:val="Hyperlink"/>
                <w:noProof/>
              </w:rPr>
            </w:rPrChange>
          </w:rPr>
          <w:delText>Use Case ST-0.8: Long loss of communications requiring realignment</w:delText>
        </w:r>
        <w:r w:rsidDel="00B53275">
          <w:rPr>
            <w:noProof/>
            <w:webHidden/>
          </w:rPr>
          <w:tab/>
          <w:delText>99</w:delText>
        </w:r>
      </w:del>
    </w:p>
    <w:p w14:paraId="323C8136" w14:textId="14DEFEB0" w:rsidR="00C1187B" w:rsidDel="00B53275" w:rsidRDefault="00C1187B">
      <w:pPr>
        <w:pStyle w:val="TOC3"/>
        <w:rPr>
          <w:del w:id="2131" w:author="Author"/>
          <w:rFonts w:cstheme="minorBidi"/>
          <w:noProof/>
          <w:color w:val="auto"/>
          <w:kern w:val="2"/>
          <w:sz w:val="22"/>
          <w:lang w:eastAsia="en-US"/>
          <w14:ligatures w14:val="standardContextual"/>
        </w:rPr>
      </w:pPr>
      <w:del w:id="2132" w:author="Author">
        <w:r w:rsidRPr="006D1621" w:rsidDel="00B53275">
          <w:rPr>
            <w:rPrChange w:id="2133" w:author="Author">
              <w:rPr>
                <w:rStyle w:val="Hyperlink"/>
                <w:noProof/>
              </w:rPr>
            </w:rPrChange>
          </w:rPr>
          <w:delText>7.2.9</w:delText>
        </w:r>
        <w:r w:rsidDel="00B53275">
          <w:rPr>
            <w:rFonts w:cstheme="minorBidi"/>
            <w:noProof/>
            <w:color w:val="auto"/>
            <w:kern w:val="2"/>
            <w:sz w:val="22"/>
            <w:lang w:eastAsia="en-US"/>
            <w14:ligatures w14:val="standardContextual"/>
          </w:rPr>
          <w:tab/>
        </w:r>
        <w:r w:rsidRPr="006D1621" w:rsidDel="00B53275">
          <w:rPr>
            <w:rPrChange w:id="2134" w:author="Author">
              <w:rPr>
                <w:rStyle w:val="Hyperlink"/>
                <w:noProof/>
              </w:rPr>
            </w:rPrChange>
          </w:rPr>
          <w:delText>Use Case ST-0.9: Client requires realignment</w:delText>
        </w:r>
        <w:r w:rsidDel="00B53275">
          <w:rPr>
            <w:noProof/>
            <w:webHidden/>
          </w:rPr>
          <w:tab/>
          <w:delText>100</w:delText>
        </w:r>
      </w:del>
    </w:p>
    <w:p w14:paraId="5635B01C" w14:textId="6A8DA30B" w:rsidR="00C1187B" w:rsidDel="00B53275" w:rsidRDefault="00C1187B">
      <w:pPr>
        <w:pStyle w:val="TOC2"/>
        <w:rPr>
          <w:del w:id="2135" w:author="Author"/>
          <w:rFonts w:cstheme="minorBidi"/>
          <w:noProof/>
          <w:color w:val="auto"/>
          <w:kern w:val="2"/>
          <w:sz w:val="22"/>
          <w:lang w:eastAsia="en-US"/>
          <w14:ligatures w14:val="standardContextual"/>
        </w:rPr>
      </w:pPr>
      <w:del w:id="2136" w:author="Author">
        <w:r w:rsidRPr="006D1621" w:rsidDel="00B53275">
          <w:rPr>
            <w:rPrChange w:id="2137" w:author="Author">
              <w:rPr>
                <w:rStyle w:val="Hyperlink"/>
                <w:noProof/>
              </w:rPr>
            </w:rPrChange>
          </w:rPr>
          <w:delText>7.3</w:delText>
        </w:r>
        <w:r w:rsidDel="00B53275">
          <w:rPr>
            <w:rFonts w:cstheme="minorBidi"/>
            <w:noProof/>
            <w:color w:val="auto"/>
            <w:kern w:val="2"/>
            <w:sz w:val="22"/>
            <w:lang w:eastAsia="en-US"/>
            <w14:ligatures w14:val="standardContextual"/>
          </w:rPr>
          <w:tab/>
        </w:r>
        <w:r w:rsidRPr="006D1621" w:rsidDel="00B53275">
          <w:rPr>
            <w:rPrChange w:id="2138" w:author="Author">
              <w:rPr>
                <w:rStyle w:val="Hyperlink"/>
                <w:noProof/>
              </w:rPr>
            </w:rPrChange>
          </w:rPr>
          <w:delText>Building and operating a stream on a provider</w:delText>
        </w:r>
        <w:r w:rsidDel="00B53275">
          <w:rPr>
            <w:noProof/>
            <w:webHidden/>
          </w:rPr>
          <w:tab/>
          <w:delText>100</w:delText>
        </w:r>
      </w:del>
    </w:p>
    <w:p w14:paraId="64B2048D" w14:textId="32D8C574" w:rsidR="00C1187B" w:rsidDel="00B53275" w:rsidRDefault="00C1187B">
      <w:pPr>
        <w:pStyle w:val="TOC3"/>
        <w:rPr>
          <w:del w:id="2139" w:author="Author"/>
          <w:rFonts w:cstheme="minorBidi"/>
          <w:noProof/>
          <w:color w:val="auto"/>
          <w:kern w:val="2"/>
          <w:sz w:val="22"/>
          <w:lang w:eastAsia="en-US"/>
          <w14:ligatures w14:val="standardContextual"/>
        </w:rPr>
      </w:pPr>
      <w:del w:id="2140" w:author="Author">
        <w:r w:rsidRPr="006D1621" w:rsidDel="00B53275">
          <w:rPr>
            <w:rPrChange w:id="2141" w:author="Author">
              <w:rPr>
                <w:rStyle w:val="Hyperlink"/>
                <w:noProof/>
              </w:rPr>
            </w:rPrChange>
          </w:rPr>
          <w:delText>7.3.1</w:delText>
        </w:r>
        <w:r w:rsidDel="00B53275">
          <w:rPr>
            <w:rFonts w:cstheme="minorBidi"/>
            <w:noProof/>
            <w:color w:val="auto"/>
            <w:kern w:val="2"/>
            <w:sz w:val="22"/>
            <w:lang w:eastAsia="en-US"/>
            <w14:ligatures w14:val="standardContextual"/>
          </w:rPr>
          <w:tab/>
        </w:r>
        <w:r w:rsidRPr="006D1621" w:rsidDel="00B53275">
          <w:rPr>
            <w:rPrChange w:id="2142" w:author="Author">
              <w:rPr>
                <w:rStyle w:val="Hyperlink"/>
                <w:noProof/>
              </w:rPr>
            </w:rPrChange>
          </w:rPr>
          <w:delText>Use Case ST-1.1: Provider initializes and operates a stream</w:delText>
        </w:r>
        <w:r w:rsidDel="00B53275">
          <w:rPr>
            <w:noProof/>
            <w:webHidden/>
          </w:rPr>
          <w:tab/>
          <w:delText>100</w:delText>
        </w:r>
      </w:del>
    </w:p>
    <w:p w14:paraId="1C658205" w14:textId="143AED1D" w:rsidR="00C1187B" w:rsidDel="00B53275" w:rsidRDefault="00C1187B">
      <w:pPr>
        <w:pStyle w:val="TOC3"/>
        <w:rPr>
          <w:del w:id="2143" w:author="Author"/>
          <w:rFonts w:cstheme="minorBidi"/>
          <w:noProof/>
          <w:color w:val="auto"/>
          <w:kern w:val="2"/>
          <w:sz w:val="22"/>
          <w:lang w:eastAsia="en-US"/>
          <w14:ligatures w14:val="standardContextual"/>
        </w:rPr>
      </w:pPr>
      <w:del w:id="2144" w:author="Author">
        <w:r w:rsidRPr="006D1621" w:rsidDel="00B53275">
          <w:rPr>
            <w:rPrChange w:id="2145" w:author="Author">
              <w:rPr>
                <w:rStyle w:val="Hyperlink"/>
                <w:noProof/>
              </w:rPr>
            </w:rPrChange>
          </w:rPr>
          <w:delText>7.3.2</w:delText>
        </w:r>
        <w:r w:rsidDel="00B53275">
          <w:rPr>
            <w:rFonts w:cstheme="minorBidi"/>
            <w:noProof/>
            <w:color w:val="auto"/>
            <w:kern w:val="2"/>
            <w:sz w:val="22"/>
            <w:lang w:eastAsia="en-US"/>
            <w14:ligatures w14:val="standardContextual"/>
          </w:rPr>
          <w:tab/>
        </w:r>
        <w:r w:rsidRPr="006D1621" w:rsidDel="00B53275">
          <w:rPr>
            <w:rPrChange w:id="2146" w:author="Author">
              <w:rPr>
                <w:rStyle w:val="Hyperlink"/>
                <w:noProof/>
              </w:rPr>
            </w:rPrChange>
          </w:rPr>
          <w:delText>Use Case ST-1.2: Provider recovers a stream after internal loss</w:delText>
        </w:r>
        <w:r w:rsidDel="00B53275">
          <w:rPr>
            <w:noProof/>
            <w:webHidden/>
          </w:rPr>
          <w:tab/>
          <w:delText>102</w:delText>
        </w:r>
      </w:del>
    </w:p>
    <w:p w14:paraId="7D39C9C3" w14:textId="5E76942E" w:rsidR="00C1187B" w:rsidDel="00B53275" w:rsidRDefault="00C1187B">
      <w:pPr>
        <w:pStyle w:val="TOC3"/>
        <w:rPr>
          <w:del w:id="2147" w:author="Author"/>
          <w:rFonts w:cstheme="minorBidi"/>
          <w:noProof/>
          <w:color w:val="auto"/>
          <w:kern w:val="2"/>
          <w:sz w:val="22"/>
          <w:lang w:eastAsia="en-US"/>
          <w14:ligatures w14:val="standardContextual"/>
        </w:rPr>
      </w:pPr>
      <w:del w:id="2148" w:author="Author">
        <w:r w:rsidRPr="006D1621" w:rsidDel="00B53275">
          <w:rPr>
            <w:rPrChange w:id="2149" w:author="Author">
              <w:rPr>
                <w:rStyle w:val="Hyperlink"/>
                <w:noProof/>
              </w:rPr>
            </w:rPrChange>
          </w:rPr>
          <w:delText>7.3.3</w:delText>
        </w:r>
        <w:r w:rsidDel="00B53275">
          <w:rPr>
            <w:rFonts w:cstheme="minorBidi"/>
            <w:noProof/>
            <w:color w:val="auto"/>
            <w:kern w:val="2"/>
            <w:sz w:val="22"/>
            <w:lang w:eastAsia="en-US"/>
            <w14:ligatures w14:val="standardContextual"/>
          </w:rPr>
          <w:tab/>
        </w:r>
        <w:r w:rsidRPr="006D1621" w:rsidDel="00B53275">
          <w:rPr>
            <w:rPrChange w:id="2150" w:author="Author">
              <w:rPr>
                <w:rStyle w:val="Hyperlink"/>
                <w:noProof/>
              </w:rPr>
            </w:rPrChange>
          </w:rPr>
          <w:delText>Use Case ST-1.3: Provider recovers a stream after an upgrade</w:delText>
        </w:r>
        <w:r w:rsidDel="00B53275">
          <w:rPr>
            <w:noProof/>
            <w:webHidden/>
          </w:rPr>
          <w:tab/>
          <w:delText>103</w:delText>
        </w:r>
      </w:del>
    </w:p>
    <w:p w14:paraId="2CFE36C7" w14:textId="6D445172" w:rsidR="00C1187B" w:rsidDel="00B53275" w:rsidRDefault="00C1187B">
      <w:pPr>
        <w:pStyle w:val="TOC2"/>
        <w:rPr>
          <w:del w:id="2151" w:author="Author"/>
          <w:rFonts w:cstheme="minorBidi"/>
          <w:noProof/>
          <w:color w:val="auto"/>
          <w:kern w:val="2"/>
          <w:sz w:val="22"/>
          <w:lang w:eastAsia="en-US"/>
          <w14:ligatures w14:val="standardContextual"/>
        </w:rPr>
      </w:pPr>
      <w:del w:id="2152" w:author="Author">
        <w:r w:rsidRPr="006D1621" w:rsidDel="00B53275">
          <w:rPr>
            <w:rPrChange w:id="2153" w:author="Author">
              <w:rPr>
                <w:rStyle w:val="Hyperlink"/>
                <w:noProof/>
              </w:rPr>
            </w:rPrChange>
          </w:rPr>
          <w:delText>7.4</w:delText>
        </w:r>
        <w:r w:rsidDel="00B53275">
          <w:rPr>
            <w:rFonts w:cstheme="minorBidi"/>
            <w:noProof/>
            <w:color w:val="auto"/>
            <w:kern w:val="2"/>
            <w:sz w:val="22"/>
            <w:lang w:eastAsia="en-US"/>
            <w14:ligatures w14:val="standardContextual"/>
          </w:rPr>
          <w:tab/>
        </w:r>
        <w:r w:rsidRPr="006D1621" w:rsidDel="00B53275">
          <w:rPr>
            <w:rPrChange w:id="2154" w:author="Author">
              <w:rPr>
                <w:rStyle w:val="Hyperlink"/>
                <w:noProof/>
              </w:rPr>
            </w:rPrChange>
          </w:rPr>
          <w:delText>Client maintains alignment – Example strategies and approaches</w:delText>
        </w:r>
        <w:r w:rsidDel="00B53275">
          <w:rPr>
            <w:noProof/>
            <w:webHidden/>
          </w:rPr>
          <w:tab/>
          <w:delText>104</w:delText>
        </w:r>
      </w:del>
    </w:p>
    <w:p w14:paraId="2F882A5D" w14:textId="42297960" w:rsidR="00C1187B" w:rsidDel="00B53275" w:rsidRDefault="00C1187B">
      <w:pPr>
        <w:pStyle w:val="TOC3"/>
        <w:rPr>
          <w:del w:id="2155" w:author="Author"/>
          <w:rFonts w:cstheme="minorBidi"/>
          <w:noProof/>
          <w:color w:val="auto"/>
          <w:kern w:val="2"/>
          <w:sz w:val="22"/>
          <w:lang w:eastAsia="en-US"/>
          <w14:ligatures w14:val="standardContextual"/>
        </w:rPr>
      </w:pPr>
      <w:del w:id="2156" w:author="Author">
        <w:r w:rsidRPr="006D1621" w:rsidDel="00B53275">
          <w:rPr>
            <w:rPrChange w:id="2157" w:author="Author">
              <w:rPr>
                <w:rStyle w:val="Hyperlink"/>
                <w:noProof/>
              </w:rPr>
            </w:rPrChange>
          </w:rPr>
          <w:delText>7.4.1</w:delText>
        </w:r>
        <w:r w:rsidDel="00B53275">
          <w:rPr>
            <w:rFonts w:cstheme="minorBidi"/>
            <w:noProof/>
            <w:color w:val="auto"/>
            <w:kern w:val="2"/>
            <w:sz w:val="22"/>
            <w:lang w:eastAsia="en-US"/>
            <w14:ligatures w14:val="standardContextual"/>
          </w:rPr>
          <w:tab/>
        </w:r>
        <w:r w:rsidRPr="006D1621" w:rsidDel="00B53275">
          <w:rPr>
            <w:rPrChange w:id="2158" w:author="Author">
              <w:rPr>
                <w:rStyle w:val="Hyperlink"/>
                <w:noProof/>
              </w:rPr>
            </w:rPrChange>
          </w:rPr>
          <w:delText>Use Case ST-2.1: Client aligns with a stream</w:delText>
        </w:r>
        <w:r w:rsidDel="00B53275">
          <w:rPr>
            <w:noProof/>
            <w:webHidden/>
          </w:rPr>
          <w:tab/>
          <w:delText>104</w:delText>
        </w:r>
      </w:del>
    </w:p>
    <w:p w14:paraId="15CE02DC" w14:textId="5678AB26" w:rsidR="00C1187B" w:rsidDel="00B53275" w:rsidRDefault="00C1187B">
      <w:pPr>
        <w:pStyle w:val="TOC3"/>
        <w:rPr>
          <w:del w:id="2159" w:author="Author"/>
          <w:rFonts w:cstheme="minorBidi"/>
          <w:noProof/>
          <w:color w:val="auto"/>
          <w:kern w:val="2"/>
          <w:sz w:val="22"/>
          <w:lang w:eastAsia="en-US"/>
          <w14:ligatures w14:val="standardContextual"/>
        </w:rPr>
      </w:pPr>
      <w:del w:id="2160" w:author="Author">
        <w:r w:rsidRPr="006D1621" w:rsidDel="00B53275">
          <w:rPr>
            <w:rPrChange w:id="2161" w:author="Author">
              <w:rPr>
                <w:rStyle w:val="Hyperlink"/>
                <w:noProof/>
              </w:rPr>
            </w:rPrChange>
          </w:rPr>
          <w:delText>7.4.2</w:delText>
        </w:r>
        <w:r w:rsidDel="00B53275">
          <w:rPr>
            <w:rFonts w:cstheme="minorBidi"/>
            <w:noProof/>
            <w:color w:val="auto"/>
            <w:kern w:val="2"/>
            <w:sz w:val="22"/>
            <w:lang w:eastAsia="en-US"/>
            <w14:ligatures w14:val="standardContextual"/>
          </w:rPr>
          <w:tab/>
        </w:r>
        <w:r w:rsidRPr="006D1621" w:rsidDel="00B53275">
          <w:rPr>
            <w:rPrChange w:id="2162" w:author="Author">
              <w:rPr>
                <w:rStyle w:val="Hyperlink"/>
                <w:noProof/>
              </w:rPr>
            </w:rPrChange>
          </w:rPr>
          <w:delText>Use Case ST-2.2: Client realigns</w:delText>
        </w:r>
        <w:r w:rsidDel="00B53275">
          <w:rPr>
            <w:noProof/>
            <w:webHidden/>
          </w:rPr>
          <w:tab/>
          <w:delText>106</w:delText>
        </w:r>
      </w:del>
    </w:p>
    <w:p w14:paraId="1B5079EE" w14:textId="690B4105" w:rsidR="00C1187B" w:rsidDel="00B53275" w:rsidRDefault="00C1187B">
      <w:pPr>
        <w:pStyle w:val="TOC3"/>
        <w:rPr>
          <w:del w:id="2163" w:author="Author"/>
          <w:rFonts w:cstheme="minorBidi"/>
          <w:noProof/>
          <w:color w:val="auto"/>
          <w:kern w:val="2"/>
          <w:sz w:val="22"/>
          <w:lang w:eastAsia="en-US"/>
          <w14:ligatures w14:val="standardContextual"/>
        </w:rPr>
      </w:pPr>
      <w:del w:id="2164" w:author="Author">
        <w:r w:rsidRPr="006D1621" w:rsidDel="00B53275">
          <w:rPr>
            <w:rPrChange w:id="2165" w:author="Author">
              <w:rPr>
                <w:rStyle w:val="Hyperlink"/>
                <w:noProof/>
              </w:rPr>
            </w:rPrChange>
          </w:rPr>
          <w:delText>7.4.3</w:delText>
        </w:r>
        <w:r w:rsidDel="00B53275">
          <w:rPr>
            <w:rFonts w:cstheme="minorBidi"/>
            <w:noProof/>
            <w:color w:val="auto"/>
            <w:kern w:val="2"/>
            <w:sz w:val="22"/>
            <w:lang w:eastAsia="en-US"/>
            <w14:ligatures w14:val="standardContextual"/>
          </w:rPr>
          <w:tab/>
        </w:r>
        <w:r w:rsidRPr="006D1621" w:rsidDel="00B53275">
          <w:rPr>
            <w:rPrChange w:id="2166" w:author="Author">
              <w:rPr>
                <w:rStyle w:val="Hyperlink"/>
                <w:noProof/>
              </w:rPr>
            </w:rPrChange>
          </w:rPr>
          <w:delText>Use Case ST-2.3: Client performs a stream audit</w:delText>
        </w:r>
        <w:r w:rsidDel="00B53275">
          <w:rPr>
            <w:noProof/>
            <w:webHidden/>
          </w:rPr>
          <w:tab/>
          <w:delText>109</w:delText>
        </w:r>
      </w:del>
    </w:p>
    <w:p w14:paraId="7962684A" w14:textId="4872C07B" w:rsidR="00C1187B" w:rsidDel="00B53275" w:rsidRDefault="00C1187B">
      <w:pPr>
        <w:pStyle w:val="TOC2"/>
        <w:rPr>
          <w:del w:id="2167" w:author="Author"/>
          <w:rFonts w:cstheme="minorBidi"/>
          <w:noProof/>
          <w:color w:val="auto"/>
          <w:kern w:val="2"/>
          <w:sz w:val="22"/>
          <w:lang w:eastAsia="en-US"/>
          <w14:ligatures w14:val="standardContextual"/>
        </w:rPr>
      </w:pPr>
      <w:del w:id="2168" w:author="Author">
        <w:r w:rsidRPr="006D1621" w:rsidDel="00B53275">
          <w:rPr>
            <w:rPrChange w:id="2169" w:author="Author">
              <w:rPr>
                <w:rStyle w:val="Hyperlink"/>
                <w:noProof/>
              </w:rPr>
            </w:rPrChange>
          </w:rPr>
          <w:delText>7.5</w:delText>
        </w:r>
        <w:r w:rsidDel="00B53275">
          <w:rPr>
            <w:rFonts w:cstheme="minorBidi"/>
            <w:noProof/>
            <w:color w:val="auto"/>
            <w:kern w:val="2"/>
            <w:sz w:val="22"/>
            <w:lang w:eastAsia="en-US"/>
            <w14:ligatures w14:val="standardContextual"/>
          </w:rPr>
          <w:tab/>
        </w:r>
        <w:r w:rsidRPr="006D1621" w:rsidDel="00B53275">
          <w:rPr>
            <w:rPrChange w:id="2170" w:author="Author">
              <w:rPr>
                <w:rStyle w:val="Hyperlink"/>
                <w:noProof/>
              </w:rPr>
            </w:rPrChange>
          </w:rPr>
          <w:delText>Gaining and maintaining Alignment with individual network resources</w:delText>
        </w:r>
        <w:r w:rsidDel="00B53275">
          <w:rPr>
            <w:noProof/>
            <w:webHidden/>
          </w:rPr>
          <w:tab/>
          <w:delText>110</w:delText>
        </w:r>
      </w:del>
    </w:p>
    <w:p w14:paraId="4F47CE00" w14:textId="18119447" w:rsidR="00C1187B" w:rsidDel="00B53275" w:rsidRDefault="00C1187B">
      <w:pPr>
        <w:pStyle w:val="TOC3"/>
        <w:rPr>
          <w:del w:id="2171" w:author="Author"/>
          <w:rFonts w:cstheme="minorBidi"/>
          <w:noProof/>
          <w:color w:val="auto"/>
          <w:kern w:val="2"/>
          <w:sz w:val="22"/>
          <w:lang w:eastAsia="en-US"/>
          <w14:ligatures w14:val="standardContextual"/>
        </w:rPr>
      </w:pPr>
      <w:del w:id="2172" w:author="Author">
        <w:r w:rsidRPr="006D1621" w:rsidDel="00B53275">
          <w:rPr>
            <w:rPrChange w:id="2173" w:author="Author">
              <w:rPr>
                <w:rStyle w:val="Hyperlink"/>
                <w:noProof/>
              </w:rPr>
            </w:rPrChange>
          </w:rPr>
          <w:delText>7.5.1</w:delText>
        </w:r>
        <w:r w:rsidDel="00B53275">
          <w:rPr>
            <w:rFonts w:cstheme="minorBidi"/>
            <w:noProof/>
            <w:color w:val="auto"/>
            <w:kern w:val="2"/>
            <w:sz w:val="22"/>
            <w:lang w:eastAsia="en-US"/>
            <w14:ligatures w14:val="standardContextual"/>
          </w:rPr>
          <w:tab/>
        </w:r>
        <w:r w:rsidRPr="006D1621" w:rsidDel="00B53275">
          <w:rPr>
            <w:rPrChange w:id="2174" w:author="Author">
              <w:rPr>
                <w:rStyle w:val="Hyperlink"/>
                <w:noProof/>
              </w:rPr>
            </w:rPrChange>
          </w:rPr>
          <w:delText>Use Case ST-3.1: Client maintains alignment with all instances of a class (e.g., Node) in a context</w:delText>
        </w:r>
        <w:r w:rsidDel="00B53275">
          <w:rPr>
            <w:noProof/>
            <w:webHidden/>
          </w:rPr>
          <w:tab/>
          <w:delText>110</w:delText>
        </w:r>
      </w:del>
    </w:p>
    <w:p w14:paraId="10B6BE3A" w14:textId="7DBA9CE7" w:rsidR="00C1187B" w:rsidDel="00B53275" w:rsidRDefault="00C1187B">
      <w:pPr>
        <w:pStyle w:val="TOC3"/>
        <w:rPr>
          <w:del w:id="2175" w:author="Author"/>
          <w:rFonts w:cstheme="minorBidi"/>
          <w:noProof/>
          <w:color w:val="auto"/>
          <w:kern w:val="2"/>
          <w:sz w:val="22"/>
          <w:lang w:eastAsia="en-US"/>
          <w14:ligatures w14:val="standardContextual"/>
        </w:rPr>
      </w:pPr>
      <w:del w:id="2176" w:author="Author">
        <w:r w:rsidRPr="006D1621" w:rsidDel="00B53275">
          <w:rPr>
            <w:rPrChange w:id="2177" w:author="Author">
              <w:rPr>
                <w:rStyle w:val="Hyperlink"/>
                <w:noProof/>
              </w:rPr>
            </w:rPrChange>
          </w:rPr>
          <w:delText>7.5.2</w:delText>
        </w:r>
        <w:r w:rsidDel="00B53275">
          <w:rPr>
            <w:rFonts w:cstheme="minorBidi"/>
            <w:noProof/>
            <w:color w:val="auto"/>
            <w:kern w:val="2"/>
            <w:sz w:val="22"/>
            <w:lang w:eastAsia="en-US"/>
            <w14:ligatures w14:val="standardContextual"/>
          </w:rPr>
          <w:tab/>
        </w:r>
        <w:r w:rsidRPr="006D1621" w:rsidDel="00B53275">
          <w:rPr>
            <w:rPrChange w:id="2178" w:author="Author">
              <w:rPr>
                <w:rStyle w:val="Hyperlink"/>
                <w:noProof/>
              </w:rPr>
            </w:rPrChange>
          </w:rPr>
          <w:delText>Use Case ST-3.2: Client maintains alignment with all alarms in the context</w:delText>
        </w:r>
        <w:r w:rsidDel="00B53275">
          <w:rPr>
            <w:noProof/>
            <w:webHidden/>
          </w:rPr>
          <w:tab/>
          <w:delText>111</w:delText>
        </w:r>
      </w:del>
    </w:p>
    <w:p w14:paraId="4DAC83F2" w14:textId="656A4491" w:rsidR="00C1187B" w:rsidDel="00B53275" w:rsidRDefault="00C1187B">
      <w:pPr>
        <w:pStyle w:val="TOC2"/>
        <w:rPr>
          <w:del w:id="2179" w:author="Author"/>
          <w:rFonts w:cstheme="minorBidi"/>
          <w:noProof/>
          <w:color w:val="auto"/>
          <w:kern w:val="2"/>
          <w:sz w:val="22"/>
          <w:lang w:eastAsia="en-US"/>
          <w14:ligatures w14:val="standardContextual"/>
        </w:rPr>
      </w:pPr>
      <w:del w:id="2180" w:author="Author">
        <w:r w:rsidRPr="006D1621" w:rsidDel="00B53275">
          <w:rPr>
            <w:rPrChange w:id="2181" w:author="Author">
              <w:rPr>
                <w:rStyle w:val="Hyperlink"/>
                <w:noProof/>
              </w:rPr>
            </w:rPrChange>
          </w:rPr>
          <w:delText>7.6</w:delText>
        </w:r>
        <w:r w:rsidDel="00B53275">
          <w:rPr>
            <w:rFonts w:cstheme="minorBidi"/>
            <w:noProof/>
            <w:color w:val="auto"/>
            <w:kern w:val="2"/>
            <w:sz w:val="22"/>
            <w:lang w:eastAsia="en-US"/>
            <w14:ligatures w14:val="standardContextual"/>
          </w:rPr>
          <w:tab/>
        </w:r>
        <w:r w:rsidRPr="006D1621" w:rsidDel="00B53275">
          <w:rPr>
            <w:rPrChange w:id="2182" w:author="Author">
              <w:rPr>
                <w:rStyle w:val="Hyperlink"/>
                <w:noProof/>
              </w:rPr>
            </w:rPrChange>
          </w:rPr>
          <w:delText>Dealing with the whole context of resources</w:delText>
        </w:r>
        <w:r w:rsidDel="00B53275">
          <w:rPr>
            <w:noProof/>
            <w:webHidden/>
          </w:rPr>
          <w:tab/>
          <w:delText>112</w:delText>
        </w:r>
      </w:del>
    </w:p>
    <w:p w14:paraId="6E4EC2B0" w14:textId="4A699C3B" w:rsidR="00C1187B" w:rsidDel="00B53275" w:rsidRDefault="00C1187B">
      <w:pPr>
        <w:pStyle w:val="TOC3"/>
        <w:rPr>
          <w:del w:id="2183" w:author="Author"/>
          <w:rFonts w:cstheme="minorBidi"/>
          <w:noProof/>
          <w:color w:val="auto"/>
          <w:kern w:val="2"/>
          <w:sz w:val="22"/>
          <w:lang w:eastAsia="en-US"/>
          <w14:ligatures w14:val="standardContextual"/>
        </w:rPr>
      </w:pPr>
      <w:del w:id="2184" w:author="Author">
        <w:r w:rsidRPr="006D1621" w:rsidDel="00B53275">
          <w:rPr>
            <w:rPrChange w:id="2185" w:author="Author">
              <w:rPr>
                <w:rStyle w:val="Hyperlink"/>
                <w:noProof/>
              </w:rPr>
            </w:rPrChange>
          </w:rPr>
          <w:delText>7.6.1</w:delText>
        </w:r>
        <w:r w:rsidDel="00B53275">
          <w:rPr>
            <w:rFonts w:cstheme="minorBidi"/>
            <w:noProof/>
            <w:color w:val="auto"/>
            <w:kern w:val="2"/>
            <w:sz w:val="22"/>
            <w:lang w:eastAsia="en-US"/>
            <w14:ligatures w14:val="standardContextual"/>
          </w:rPr>
          <w:tab/>
        </w:r>
        <w:r w:rsidRPr="006D1621" w:rsidDel="00B53275">
          <w:rPr>
            <w:rPrChange w:id="2186" w:author="Author">
              <w:rPr>
                <w:rStyle w:val="Hyperlink"/>
                <w:noProof/>
              </w:rPr>
            </w:rPrChange>
          </w:rPr>
          <w:delText>Use Case ST-4.1: Client maintains alignment with all resources in the context</w:delText>
        </w:r>
        <w:r w:rsidDel="00B53275">
          <w:rPr>
            <w:noProof/>
            <w:webHidden/>
          </w:rPr>
          <w:tab/>
          <w:delText>112</w:delText>
        </w:r>
      </w:del>
    </w:p>
    <w:p w14:paraId="5E8FC9BB" w14:textId="008EB3E0" w:rsidR="00C1187B" w:rsidDel="00B53275" w:rsidRDefault="00C1187B">
      <w:pPr>
        <w:pStyle w:val="TOC3"/>
        <w:rPr>
          <w:del w:id="2187" w:author="Author"/>
          <w:rFonts w:cstheme="minorBidi"/>
          <w:noProof/>
          <w:color w:val="auto"/>
          <w:kern w:val="2"/>
          <w:sz w:val="22"/>
          <w:lang w:eastAsia="en-US"/>
          <w14:ligatures w14:val="standardContextual"/>
        </w:rPr>
      </w:pPr>
      <w:del w:id="2188" w:author="Author">
        <w:r w:rsidRPr="006D1621" w:rsidDel="00B53275">
          <w:rPr>
            <w:rPrChange w:id="2189" w:author="Author">
              <w:rPr>
                <w:rStyle w:val="Hyperlink"/>
                <w:noProof/>
              </w:rPr>
            </w:rPrChange>
          </w:rPr>
          <w:delText>7.6.2</w:delText>
        </w:r>
        <w:r w:rsidDel="00B53275">
          <w:rPr>
            <w:rFonts w:cstheme="minorBidi"/>
            <w:noProof/>
            <w:color w:val="auto"/>
            <w:kern w:val="2"/>
            <w:sz w:val="22"/>
            <w:lang w:eastAsia="en-US"/>
            <w14:ligatures w14:val="standardContextual"/>
          </w:rPr>
          <w:tab/>
        </w:r>
        <w:r w:rsidRPr="006D1621" w:rsidDel="00B53275">
          <w:rPr>
            <w:rPrChange w:id="2190" w:author="Author">
              <w:rPr>
                <w:rStyle w:val="Hyperlink"/>
                <w:noProof/>
              </w:rPr>
            </w:rPrChange>
          </w:rPr>
          <w:delText>Use Case ST-4.2: In a resilient solution the Controller the client is connected to becomes unavailable</w:delText>
        </w:r>
        <w:r w:rsidDel="00B53275">
          <w:rPr>
            <w:noProof/>
            <w:webHidden/>
          </w:rPr>
          <w:tab/>
          <w:delText>112</w:delText>
        </w:r>
      </w:del>
    </w:p>
    <w:p w14:paraId="4D3AE512" w14:textId="31594280" w:rsidR="00C1187B" w:rsidDel="00B53275" w:rsidRDefault="00C1187B">
      <w:pPr>
        <w:pStyle w:val="TOC2"/>
        <w:rPr>
          <w:del w:id="2191" w:author="Author"/>
          <w:rFonts w:cstheme="minorBidi"/>
          <w:noProof/>
          <w:color w:val="auto"/>
          <w:kern w:val="2"/>
          <w:sz w:val="22"/>
          <w:lang w:eastAsia="en-US"/>
          <w14:ligatures w14:val="standardContextual"/>
        </w:rPr>
      </w:pPr>
      <w:del w:id="2192" w:author="Author">
        <w:r w:rsidRPr="006D1621" w:rsidDel="00B53275">
          <w:rPr>
            <w:rPrChange w:id="2193" w:author="Author">
              <w:rPr>
                <w:rStyle w:val="Hyperlink"/>
                <w:noProof/>
              </w:rPr>
            </w:rPrChange>
          </w:rPr>
          <w:delText>7.7</w:delText>
        </w:r>
        <w:r w:rsidDel="00B53275">
          <w:rPr>
            <w:rFonts w:cstheme="minorBidi"/>
            <w:noProof/>
            <w:color w:val="auto"/>
            <w:kern w:val="2"/>
            <w:sz w:val="22"/>
            <w:lang w:eastAsia="en-US"/>
            <w14:ligatures w14:val="standardContextual"/>
          </w:rPr>
          <w:tab/>
        </w:r>
        <w:r w:rsidRPr="006D1621" w:rsidDel="00B53275">
          <w:rPr>
            <w:rPrChange w:id="2194" w:author="Author">
              <w:rPr>
                <w:rStyle w:val="Hyperlink"/>
                <w:noProof/>
              </w:rPr>
            </w:rPrChange>
          </w:rPr>
          <w:delText>Connectivity Service Lifecycle</w:delText>
        </w:r>
        <w:r w:rsidDel="00B53275">
          <w:rPr>
            <w:noProof/>
            <w:webHidden/>
          </w:rPr>
          <w:tab/>
          <w:delText>113</w:delText>
        </w:r>
      </w:del>
    </w:p>
    <w:p w14:paraId="6772D115" w14:textId="7E1152AF" w:rsidR="00C1187B" w:rsidDel="00B53275" w:rsidRDefault="00C1187B">
      <w:pPr>
        <w:pStyle w:val="TOC3"/>
        <w:rPr>
          <w:del w:id="2195" w:author="Author"/>
          <w:rFonts w:cstheme="minorBidi"/>
          <w:noProof/>
          <w:color w:val="auto"/>
          <w:kern w:val="2"/>
          <w:sz w:val="22"/>
          <w:lang w:eastAsia="en-US"/>
          <w14:ligatures w14:val="standardContextual"/>
        </w:rPr>
      </w:pPr>
      <w:del w:id="2196" w:author="Author">
        <w:r w:rsidRPr="006D1621" w:rsidDel="00B53275">
          <w:rPr>
            <w:rPrChange w:id="2197" w:author="Author">
              <w:rPr>
                <w:rStyle w:val="Hyperlink"/>
                <w:noProof/>
              </w:rPr>
            </w:rPrChange>
          </w:rPr>
          <w:delText>7.7.1</w:delText>
        </w:r>
        <w:r w:rsidDel="00B53275">
          <w:rPr>
            <w:rFonts w:cstheme="minorBidi"/>
            <w:noProof/>
            <w:color w:val="auto"/>
            <w:kern w:val="2"/>
            <w:sz w:val="22"/>
            <w:lang w:eastAsia="en-US"/>
            <w14:ligatures w14:val="standardContextual"/>
          </w:rPr>
          <w:tab/>
        </w:r>
        <w:r w:rsidRPr="006D1621" w:rsidDel="00B53275">
          <w:rPr>
            <w:rPrChange w:id="2198" w:author="Author">
              <w:rPr>
                <w:rStyle w:val="Hyperlink"/>
                <w:noProof/>
              </w:rPr>
            </w:rPrChange>
          </w:rPr>
          <w:delText>Use Case ST-5.1: Provide streams network changes to the client</w:delText>
        </w:r>
        <w:r w:rsidDel="00B53275">
          <w:rPr>
            <w:noProof/>
            <w:webHidden/>
          </w:rPr>
          <w:tab/>
          <w:delText>113</w:delText>
        </w:r>
      </w:del>
    </w:p>
    <w:p w14:paraId="3ACC01E6" w14:textId="3E0F8B12" w:rsidR="00C1187B" w:rsidDel="00B53275" w:rsidRDefault="00C1187B">
      <w:pPr>
        <w:pStyle w:val="TOC3"/>
        <w:rPr>
          <w:del w:id="2199" w:author="Author"/>
          <w:rFonts w:cstheme="minorBidi"/>
          <w:noProof/>
          <w:color w:val="auto"/>
          <w:kern w:val="2"/>
          <w:sz w:val="22"/>
          <w:lang w:eastAsia="en-US"/>
          <w14:ligatures w14:val="standardContextual"/>
        </w:rPr>
      </w:pPr>
      <w:del w:id="2200" w:author="Author">
        <w:r w:rsidRPr="006D1621" w:rsidDel="00B53275">
          <w:rPr>
            <w:rPrChange w:id="2201" w:author="Author">
              <w:rPr>
                <w:rStyle w:val="Hyperlink"/>
                <w:noProof/>
              </w:rPr>
            </w:rPrChange>
          </w:rPr>
          <w:delText>7.7.2</w:delText>
        </w:r>
        <w:r w:rsidDel="00B53275">
          <w:rPr>
            <w:rFonts w:cstheme="minorBidi"/>
            <w:noProof/>
            <w:color w:val="auto"/>
            <w:kern w:val="2"/>
            <w:sz w:val="22"/>
            <w:lang w:eastAsia="en-US"/>
            <w14:ligatures w14:val="standardContextual"/>
          </w:rPr>
          <w:tab/>
        </w:r>
        <w:r w:rsidRPr="006D1621" w:rsidDel="00B53275">
          <w:rPr>
            <w:rPrChange w:id="2202" w:author="Author">
              <w:rPr>
                <w:rStyle w:val="Hyperlink"/>
                <w:noProof/>
              </w:rPr>
            </w:rPrChange>
          </w:rPr>
          <w:delText>Use Case ST-5.2: Client runs a provisioning use case ([ONF TR-547] UC1x etc.)</w:delText>
        </w:r>
        <w:r w:rsidDel="00B53275">
          <w:rPr>
            <w:noProof/>
            <w:webHidden/>
          </w:rPr>
          <w:tab/>
          <w:delText>113</w:delText>
        </w:r>
      </w:del>
    </w:p>
    <w:p w14:paraId="3F71A447" w14:textId="06CB097F" w:rsidR="00C1187B" w:rsidDel="00B53275" w:rsidRDefault="00C1187B">
      <w:pPr>
        <w:pStyle w:val="TOC3"/>
        <w:rPr>
          <w:del w:id="2203" w:author="Author"/>
          <w:rFonts w:cstheme="minorBidi"/>
          <w:noProof/>
          <w:color w:val="auto"/>
          <w:kern w:val="2"/>
          <w:sz w:val="22"/>
          <w:lang w:eastAsia="en-US"/>
          <w14:ligatures w14:val="standardContextual"/>
        </w:rPr>
      </w:pPr>
      <w:del w:id="2204" w:author="Author">
        <w:r w:rsidRPr="006D1621" w:rsidDel="00B53275">
          <w:rPr>
            <w:rPrChange w:id="2205" w:author="Author">
              <w:rPr>
                <w:rStyle w:val="Hyperlink"/>
                <w:noProof/>
              </w:rPr>
            </w:rPrChange>
          </w:rPr>
          <w:delText>7.7.3</w:delText>
        </w:r>
        <w:r w:rsidDel="00B53275">
          <w:rPr>
            <w:rFonts w:cstheme="minorBidi"/>
            <w:noProof/>
            <w:color w:val="auto"/>
            <w:kern w:val="2"/>
            <w:sz w:val="22"/>
            <w:lang w:eastAsia="en-US"/>
            <w14:ligatures w14:val="standardContextual"/>
          </w:rPr>
          <w:tab/>
        </w:r>
        <w:r w:rsidRPr="006D1621" w:rsidDel="00B53275">
          <w:rPr>
            <w:rPrChange w:id="2206" w:author="Author">
              <w:rPr>
                <w:rStyle w:val="Hyperlink"/>
                <w:noProof/>
              </w:rPr>
            </w:rPrChange>
          </w:rPr>
          <w:delText>Use Case ST-5.3: Client runs the service deletion use case ([ONF TR-547] UC10)</w:delText>
        </w:r>
        <w:r w:rsidDel="00B53275">
          <w:rPr>
            <w:noProof/>
            <w:webHidden/>
          </w:rPr>
          <w:tab/>
          <w:delText>113</w:delText>
        </w:r>
      </w:del>
    </w:p>
    <w:p w14:paraId="05B81BD3" w14:textId="5BD41BC0" w:rsidR="00C1187B" w:rsidDel="00B53275" w:rsidRDefault="00C1187B">
      <w:pPr>
        <w:pStyle w:val="TOC2"/>
        <w:rPr>
          <w:del w:id="2207" w:author="Author"/>
          <w:rFonts w:cstheme="minorBidi"/>
          <w:noProof/>
          <w:color w:val="auto"/>
          <w:kern w:val="2"/>
          <w:sz w:val="22"/>
          <w:lang w:eastAsia="en-US"/>
          <w14:ligatures w14:val="standardContextual"/>
        </w:rPr>
      </w:pPr>
      <w:del w:id="2208" w:author="Author">
        <w:r w:rsidRPr="006D1621" w:rsidDel="00B53275">
          <w:rPr>
            <w:rPrChange w:id="2209" w:author="Author">
              <w:rPr>
                <w:rStyle w:val="Hyperlink"/>
                <w:noProof/>
              </w:rPr>
            </w:rPrChange>
          </w:rPr>
          <w:delText>7.8</w:delText>
        </w:r>
        <w:r w:rsidDel="00B53275">
          <w:rPr>
            <w:rFonts w:cstheme="minorBidi"/>
            <w:noProof/>
            <w:color w:val="auto"/>
            <w:kern w:val="2"/>
            <w:sz w:val="22"/>
            <w:lang w:eastAsia="en-US"/>
            <w14:ligatures w14:val="standardContextual"/>
          </w:rPr>
          <w:tab/>
        </w:r>
        <w:r w:rsidRPr="006D1621" w:rsidDel="00B53275">
          <w:rPr>
            <w:rPrChange w:id="2210" w:author="Author">
              <w:rPr>
                <w:rStyle w:val="Hyperlink"/>
                <w:noProof/>
              </w:rPr>
            </w:rPrChange>
          </w:rPr>
          <w:delText>Measurement data streaming</w:delText>
        </w:r>
        <w:r w:rsidDel="00B53275">
          <w:rPr>
            <w:noProof/>
            <w:webHidden/>
          </w:rPr>
          <w:tab/>
          <w:delText>114</w:delText>
        </w:r>
      </w:del>
    </w:p>
    <w:p w14:paraId="031033F0" w14:textId="4C247C80" w:rsidR="00C1187B" w:rsidDel="00B53275" w:rsidRDefault="00C1187B">
      <w:pPr>
        <w:pStyle w:val="TOC3"/>
        <w:rPr>
          <w:del w:id="2211" w:author="Author"/>
          <w:rFonts w:cstheme="minorBidi"/>
          <w:noProof/>
          <w:color w:val="auto"/>
          <w:kern w:val="2"/>
          <w:sz w:val="22"/>
          <w:lang w:eastAsia="en-US"/>
          <w14:ligatures w14:val="standardContextual"/>
        </w:rPr>
      </w:pPr>
      <w:del w:id="2212" w:author="Author">
        <w:r w:rsidRPr="006D1621" w:rsidDel="00B53275">
          <w:rPr>
            <w:rPrChange w:id="2213" w:author="Author">
              <w:rPr>
                <w:rStyle w:val="Hyperlink"/>
                <w:noProof/>
              </w:rPr>
            </w:rPrChange>
          </w:rPr>
          <w:delText>7.8.1</w:delText>
        </w:r>
        <w:r w:rsidDel="00B53275">
          <w:rPr>
            <w:rFonts w:cstheme="minorBidi"/>
            <w:noProof/>
            <w:color w:val="auto"/>
            <w:kern w:val="2"/>
            <w:sz w:val="22"/>
            <w:lang w:eastAsia="en-US"/>
            <w14:ligatures w14:val="standardContextual"/>
          </w:rPr>
          <w:tab/>
        </w:r>
        <w:r w:rsidRPr="006D1621" w:rsidDel="00B53275">
          <w:rPr>
            <w:rPrChange w:id="2214" w:author="Author">
              <w:rPr>
                <w:rStyle w:val="Hyperlink"/>
                <w:noProof/>
              </w:rPr>
            </w:rPrChange>
          </w:rPr>
          <w:delText>Use Case ST-6.1: Provider initializes and operates a measurement data stream</w:delText>
        </w:r>
        <w:r w:rsidDel="00B53275">
          <w:rPr>
            <w:noProof/>
            <w:webHidden/>
          </w:rPr>
          <w:tab/>
          <w:delText>114</w:delText>
        </w:r>
      </w:del>
    </w:p>
    <w:p w14:paraId="1FA54034" w14:textId="12496B02" w:rsidR="00C1187B" w:rsidDel="00B53275" w:rsidRDefault="00C1187B">
      <w:pPr>
        <w:pStyle w:val="TOC3"/>
        <w:rPr>
          <w:del w:id="2215" w:author="Author"/>
          <w:rFonts w:cstheme="minorBidi"/>
          <w:noProof/>
          <w:color w:val="auto"/>
          <w:kern w:val="2"/>
          <w:sz w:val="22"/>
          <w:lang w:eastAsia="en-US"/>
          <w14:ligatures w14:val="standardContextual"/>
        </w:rPr>
      </w:pPr>
      <w:del w:id="2216" w:author="Author">
        <w:r w:rsidRPr="006D1621" w:rsidDel="00B53275">
          <w:rPr>
            <w:rPrChange w:id="2217" w:author="Author">
              <w:rPr>
                <w:rStyle w:val="Hyperlink"/>
                <w:noProof/>
              </w:rPr>
            </w:rPrChange>
          </w:rPr>
          <w:delText>7.8.2</w:delText>
        </w:r>
        <w:r w:rsidDel="00B53275">
          <w:rPr>
            <w:rFonts w:cstheme="minorBidi"/>
            <w:noProof/>
            <w:color w:val="auto"/>
            <w:kern w:val="2"/>
            <w:sz w:val="22"/>
            <w:lang w:eastAsia="en-US"/>
            <w14:ligatures w14:val="standardContextual"/>
          </w:rPr>
          <w:tab/>
        </w:r>
        <w:r w:rsidRPr="006D1621" w:rsidDel="00B53275">
          <w:rPr>
            <w:rPrChange w:id="2218" w:author="Author">
              <w:rPr>
                <w:rStyle w:val="Hyperlink"/>
                <w:noProof/>
              </w:rPr>
            </w:rPrChange>
          </w:rPr>
          <w:delText>Use Case ST-6.2: Client subscribes to a measurement data stream</w:delText>
        </w:r>
        <w:r w:rsidDel="00B53275">
          <w:rPr>
            <w:noProof/>
            <w:webHidden/>
          </w:rPr>
          <w:tab/>
          <w:delText>115</w:delText>
        </w:r>
      </w:del>
    </w:p>
    <w:p w14:paraId="219CBF58" w14:textId="115AF69A" w:rsidR="00C1187B" w:rsidDel="00B53275" w:rsidRDefault="00C1187B">
      <w:pPr>
        <w:pStyle w:val="TOC3"/>
        <w:rPr>
          <w:del w:id="2219" w:author="Author"/>
          <w:rFonts w:cstheme="minorBidi"/>
          <w:noProof/>
          <w:color w:val="auto"/>
          <w:kern w:val="2"/>
          <w:sz w:val="22"/>
          <w:lang w:eastAsia="en-US"/>
          <w14:ligatures w14:val="standardContextual"/>
        </w:rPr>
      </w:pPr>
      <w:del w:id="2220" w:author="Author">
        <w:r w:rsidRPr="006D1621" w:rsidDel="00B53275">
          <w:rPr>
            <w:rPrChange w:id="2221" w:author="Author">
              <w:rPr>
                <w:rStyle w:val="Hyperlink"/>
                <w:noProof/>
              </w:rPr>
            </w:rPrChange>
          </w:rPr>
          <w:delText>7.8.3</w:delText>
        </w:r>
        <w:r w:rsidDel="00B53275">
          <w:rPr>
            <w:rFonts w:cstheme="minorBidi"/>
            <w:noProof/>
            <w:color w:val="auto"/>
            <w:kern w:val="2"/>
            <w:sz w:val="22"/>
            <w:lang w:eastAsia="en-US"/>
            <w14:ligatures w14:val="standardContextual"/>
          </w:rPr>
          <w:tab/>
        </w:r>
        <w:r w:rsidRPr="006D1621" w:rsidDel="00B53275">
          <w:rPr>
            <w:rPrChange w:id="2222" w:author="Author">
              <w:rPr>
                <w:rStyle w:val="Hyperlink"/>
                <w:noProof/>
              </w:rPr>
            </w:rPrChange>
          </w:rPr>
          <w:delText>Use Case ST-6.3: Provider maintains the stream</w:delText>
        </w:r>
        <w:r w:rsidDel="00B53275">
          <w:rPr>
            <w:noProof/>
            <w:webHidden/>
          </w:rPr>
          <w:tab/>
          <w:delText>115</w:delText>
        </w:r>
      </w:del>
    </w:p>
    <w:p w14:paraId="15656325" w14:textId="61D044BE" w:rsidR="00C1187B" w:rsidDel="00B53275" w:rsidRDefault="00C1187B">
      <w:pPr>
        <w:pStyle w:val="TOC3"/>
        <w:rPr>
          <w:del w:id="2223" w:author="Author"/>
          <w:rFonts w:cstheme="minorBidi"/>
          <w:noProof/>
          <w:color w:val="auto"/>
          <w:kern w:val="2"/>
          <w:sz w:val="22"/>
          <w:lang w:eastAsia="en-US"/>
          <w14:ligatures w14:val="standardContextual"/>
        </w:rPr>
      </w:pPr>
      <w:del w:id="2224" w:author="Author">
        <w:r w:rsidRPr="006D1621" w:rsidDel="00B53275">
          <w:rPr>
            <w:rPrChange w:id="2225" w:author="Author">
              <w:rPr>
                <w:rStyle w:val="Hyperlink"/>
                <w:noProof/>
              </w:rPr>
            </w:rPrChange>
          </w:rPr>
          <w:delText>7.8.4</w:delText>
        </w:r>
        <w:r w:rsidDel="00B53275">
          <w:rPr>
            <w:rFonts w:cstheme="minorBidi"/>
            <w:noProof/>
            <w:color w:val="auto"/>
            <w:kern w:val="2"/>
            <w:sz w:val="22"/>
            <w:lang w:eastAsia="en-US"/>
            <w14:ligatures w14:val="standardContextual"/>
          </w:rPr>
          <w:tab/>
        </w:r>
        <w:r w:rsidRPr="006D1621" w:rsidDel="00B53275">
          <w:rPr>
            <w:rPrChange w:id="2226" w:author="Author">
              <w:rPr>
                <w:rStyle w:val="Hyperlink"/>
                <w:noProof/>
              </w:rPr>
            </w:rPrChange>
          </w:rPr>
          <w:delText>Use Case ST-6.4: Short loss of communications</w:delText>
        </w:r>
        <w:r w:rsidDel="00B53275">
          <w:rPr>
            <w:noProof/>
            <w:webHidden/>
          </w:rPr>
          <w:tab/>
          <w:delText>118</w:delText>
        </w:r>
      </w:del>
    </w:p>
    <w:p w14:paraId="6D99438D" w14:textId="4BB3D707" w:rsidR="00C1187B" w:rsidDel="00B53275" w:rsidRDefault="00C1187B">
      <w:pPr>
        <w:pStyle w:val="TOC2"/>
        <w:rPr>
          <w:del w:id="2227" w:author="Author"/>
          <w:rFonts w:cstheme="minorBidi"/>
          <w:noProof/>
          <w:color w:val="auto"/>
          <w:kern w:val="2"/>
          <w:sz w:val="22"/>
          <w:lang w:eastAsia="en-US"/>
          <w14:ligatures w14:val="standardContextual"/>
        </w:rPr>
      </w:pPr>
      <w:del w:id="2228" w:author="Author">
        <w:r w:rsidRPr="006D1621" w:rsidDel="00B53275">
          <w:rPr>
            <w:rPrChange w:id="2229" w:author="Author">
              <w:rPr>
                <w:rStyle w:val="Hyperlink"/>
                <w:noProof/>
              </w:rPr>
            </w:rPrChange>
          </w:rPr>
          <w:delText>7.9</w:delText>
        </w:r>
        <w:r w:rsidDel="00B53275">
          <w:rPr>
            <w:rFonts w:cstheme="minorBidi"/>
            <w:noProof/>
            <w:color w:val="auto"/>
            <w:kern w:val="2"/>
            <w:sz w:val="22"/>
            <w:lang w:eastAsia="en-US"/>
            <w14:ligatures w14:val="standardContextual"/>
          </w:rPr>
          <w:tab/>
        </w:r>
        <w:r w:rsidRPr="006D1621" w:rsidDel="00B53275">
          <w:rPr>
            <w:rPrChange w:id="2230" w:author="Author">
              <w:rPr>
                <w:rStyle w:val="Hyperlink"/>
                <w:noProof/>
              </w:rPr>
            </w:rPrChange>
          </w:rPr>
          <w:delText>Message Sequence example</w:delText>
        </w:r>
        <w:r w:rsidDel="00B53275">
          <w:rPr>
            <w:noProof/>
            <w:webHidden/>
          </w:rPr>
          <w:tab/>
          <w:delText>119</w:delText>
        </w:r>
      </w:del>
    </w:p>
    <w:p w14:paraId="2BC17282" w14:textId="06CAF12A" w:rsidR="00C1187B" w:rsidDel="00B53275" w:rsidRDefault="00C1187B">
      <w:pPr>
        <w:pStyle w:val="TOC2"/>
        <w:rPr>
          <w:del w:id="2231" w:author="Author"/>
          <w:rFonts w:cstheme="minorBidi"/>
          <w:noProof/>
          <w:color w:val="auto"/>
          <w:kern w:val="2"/>
          <w:sz w:val="22"/>
          <w:lang w:eastAsia="en-US"/>
          <w14:ligatures w14:val="standardContextual"/>
        </w:rPr>
      </w:pPr>
      <w:del w:id="2232" w:author="Author">
        <w:r w:rsidRPr="006D1621" w:rsidDel="00B53275">
          <w:rPr>
            <w:rPrChange w:id="2233" w:author="Author">
              <w:rPr>
                <w:rStyle w:val="Hyperlink"/>
                <w:noProof/>
              </w:rPr>
            </w:rPrChange>
          </w:rPr>
          <w:delText>7.10</w:delText>
        </w:r>
        <w:r w:rsidDel="00B53275">
          <w:rPr>
            <w:rFonts w:cstheme="minorBidi"/>
            <w:noProof/>
            <w:color w:val="auto"/>
            <w:kern w:val="2"/>
            <w:sz w:val="22"/>
            <w:lang w:eastAsia="en-US"/>
            <w14:ligatures w14:val="standardContextual"/>
          </w:rPr>
          <w:tab/>
        </w:r>
        <w:r w:rsidRPr="006D1621" w:rsidDel="00B53275">
          <w:rPr>
            <w:rPrChange w:id="2234" w:author="Author">
              <w:rPr>
                <w:rStyle w:val="Hyperlink"/>
                <w:noProof/>
              </w:rPr>
            </w:rPrChange>
          </w:rPr>
          <w:delText>Use cases beyond current release</w:delText>
        </w:r>
        <w:r w:rsidDel="00B53275">
          <w:rPr>
            <w:noProof/>
            <w:webHidden/>
          </w:rPr>
          <w:tab/>
          <w:delText>123</w:delText>
        </w:r>
      </w:del>
    </w:p>
    <w:p w14:paraId="3752A97D" w14:textId="2B661EFA" w:rsidR="00C1187B" w:rsidDel="00B53275" w:rsidRDefault="00C1187B">
      <w:pPr>
        <w:pStyle w:val="TOC2"/>
        <w:rPr>
          <w:del w:id="2235" w:author="Author"/>
          <w:rFonts w:cstheme="minorBidi"/>
          <w:noProof/>
          <w:color w:val="auto"/>
          <w:kern w:val="2"/>
          <w:sz w:val="22"/>
          <w:lang w:eastAsia="en-US"/>
          <w14:ligatures w14:val="standardContextual"/>
        </w:rPr>
      </w:pPr>
      <w:del w:id="2236" w:author="Author">
        <w:r w:rsidRPr="006D1621" w:rsidDel="00B53275">
          <w:rPr>
            <w:rPrChange w:id="2237" w:author="Author">
              <w:rPr>
                <w:rStyle w:val="Hyperlink"/>
                <w:noProof/>
              </w:rPr>
            </w:rPrChange>
          </w:rPr>
          <w:delText>7.11</w:delText>
        </w:r>
        <w:r w:rsidDel="00B53275">
          <w:rPr>
            <w:rFonts w:cstheme="minorBidi"/>
            <w:noProof/>
            <w:color w:val="auto"/>
            <w:kern w:val="2"/>
            <w:sz w:val="22"/>
            <w:lang w:eastAsia="en-US"/>
            <w14:ligatures w14:val="standardContextual"/>
          </w:rPr>
          <w:tab/>
        </w:r>
        <w:r w:rsidRPr="006D1621" w:rsidDel="00B53275">
          <w:rPr>
            <w:rPrChange w:id="2238" w:author="Author">
              <w:rPr>
                <w:rStyle w:val="Hyperlink"/>
                <w:noProof/>
              </w:rPr>
            </w:rPrChange>
          </w:rPr>
          <w:delText>Message approach (WebSocket example)</w:delText>
        </w:r>
        <w:r w:rsidDel="00B53275">
          <w:rPr>
            <w:noProof/>
            <w:webHidden/>
          </w:rPr>
          <w:tab/>
          <w:delText>124</w:delText>
        </w:r>
      </w:del>
    </w:p>
    <w:p w14:paraId="793CE617" w14:textId="56B0DA6F" w:rsidR="00C1187B" w:rsidDel="00B53275" w:rsidRDefault="00C1187B">
      <w:pPr>
        <w:pStyle w:val="TOC3"/>
        <w:rPr>
          <w:del w:id="2239" w:author="Author"/>
          <w:rFonts w:cstheme="minorBidi"/>
          <w:noProof/>
          <w:color w:val="auto"/>
          <w:kern w:val="2"/>
          <w:sz w:val="22"/>
          <w:lang w:eastAsia="en-US"/>
          <w14:ligatures w14:val="standardContextual"/>
        </w:rPr>
      </w:pPr>
      <w:del w:id="2240" w:author="Author">
        <w:r w:rsidRPr="006D1621" w:rsidDel="00B53275">
          <w:rPr>
            <w:rPrChange w:id="2241" w:author="Author">
              <w:rPr>
                <w:rStyle w:val="Hyperlink"/>
                <w:noProof/>
              </w:rPr>
            </w:rPrChange>
          </w:rPr>
          <w:delText>7.11.1</w:delText>
        </w:r>
        <w:r w:rsidDel="00B53275">
          <w:rPr>
            <w:rFonts w:cstheme="minorBidi"/>
            <w:noProof/>
            <w:color w:val="auto"/>
            <w:kern w:val="2"/>
            <w:sz w:val="22"/>
            <w:lang w:eastAsia="en-US"/>
            <w14:ligatures w14:val="standardContextual"/>
          </w:rPr>
          <w:tab/>
        </w:r>
        <w:r w:rsidRPr="006D1621" w:rsidDel="00B53275">
          <w:rPr>
            <w:rPrChange w:id="2242" w:author="Author">
              <w:rPr>
                <w:rStyle w:val="Hyperlink"/>
                <w:noProof/>
              </w:rPr>
            </w:rPrChange>
          </w:rPr>
          <w:delText>Basic interaction</w:delText>
        </w:r>
        <w:r w:rsidDel="00B53275">
          <w:rPr>
            <w:noProof/>
            <w:webHidden/>
          </w:rPr>
          <w:tab/>
          <w:delText>124</w:delText>
        </w:r>
      </w:del>
    </w:p>
    <w:p w14:paraId="3053FDB6" w14:textId="437651A0" w:rsidR="00C1187B" w:rsidDel="00B53275" w:rsidRDefault="00C1187B">
      <w:pPr>
        <w:pStyle w:val="TOC3"/>
        <w:rPr>
          <w:del w:id="2243" w:author="Author"/>
          <w:rFonts w:cstheme="minorBidi"/>
          <w:noProof/>
          <w:color w:val="auto"/>
          <w:kern w:val="2"/>
          <w:sz w:val="22"/>
          <w:lang w:eastAsia="en-US"/>
          <w14:ligatures w14:val="standardContextual"/>
        </w:rPr>
      </w:pPr>
      <w:del w:id="2244" w:author="Author">
        <w:r w:rsidRPr="006D1621" w:rsidDel="00B53275">
          <w:rPr>
            <w:rPrChange w:id="2245" w:author="Author">
              <w:rPr>
                <w:rStyle w:val="Hyperlink"/>
                <w:noProof/>
              </w:rPr>
            </w:rPrChange>
          </w:rPr>
          <w:delText>7.11.2</w:delText>
        </w:r>
        <w:r w:rsidDel="00B53275">
          <w:rPr>
            <w:rFonts w:cstheme="minorBidi"/>
            <w:noProof/>
            <w:color w:val="auto"/>
            <w:kern w:val="2"/>
            <w:sz w:val="22"/>
            <w:lang w:eastAsia="en-US"/>
            <w14:ligatures w14:val="standardContextual"/>
          </w:rPr>
          <w:tab/>
        </w:r>
        <w:r w:rsidRPr="006D1621" w:rsidDel="00B53275">
          <w:rPr>
            <w:rPrChange w:id="2246" w:author="Author">
              <w:rPr>
                <w:rStyle w:val="Hyperlink"/>
                <w:noProof/>
              </w:rPr>
            </w:rPrChange>
          </w:rPr>
          <w:delText>Authorization example – WebSockets</w:delText>
        </w:r>
        <w:r w:rsidDel="00B53275">
          <w:rPr>
            <w:noProof/>
            <w:webHidden/>
          </w:rPr>
          <w:tab/>
          <w:delText>124</w:delText>
        </w:r>
      </w:del>
    </w:p>
    <w:p w14:paraId="2139049D" w14:textId="17DFDD42" w:rsidR="00C1187B" w:rsidDel="00B53275" w:rsidRDefault="00C1187B">
      <w:pPr>
        <w:pStyle w:val="TOC3"/>
        <w:rPr>
          <w:del w:id="2247" w:author="Author"/>
          <w:rFonts w:cstheme="minorBidi"/>
          <w:noProof/>
          <w:color w:val="auto"/>
          <w:kern w:val="2"/>
          <w:sz w:val="22"/>
          <w:lang w:eastAsia="en-US"/>
          <w14:ligatures w14:val="standardContextual"/>
        </w:rPr>
      </w:pPr>
      <w:del w:id="2248" w:author="Author">
        <w:r w:rsidRPr="006D1621" w:rsidDel="00B53275">
          <w:rPr>
            <w:rPrChange w:id="2249" w:author="Author">
              <w:rPr>
                <w:rStyle w:val="Hyperlink"/>
                <w:noProof/>
                <w:lang w:eastAsia="en-GB"/>
              </w:rPr>
            </w:rPrChange>
          </w:rPr>
          <w:delText>7.11.3</w:delText>
        </w:r>
        <w:r w:rsidDel="00B53275">
          <w:rPr>
            <w:rFonts w:cstheme="minorBidi"/>
            <w:noProof/>
            <w:color w:val="auto"/>
            <w:kern w:val="2"/>
            <w:sz w:val="22"/>
            <w:lang w:eastAsia="en-US"/>
            <w14:ligatures w14:val="standardContextual"/>
          </w:rPr>
          <w:tab/>
        </w:r>
        <w:r w:rsidRPr="006D1621" w:rsidDel="00B53275">
          <w:rPr>
            <w:rPrChange w:id="2250" w:author="Author">
              <w:rPr>
                <w:rStyle w:val="Hyperlink"/>
                <w:noProof/>
                <w:lang w:eastAsia="en-GB"/>
              </w:rPr>
            </w:rPrChange>
          </w:rPr>
          <w:delText>Connecting to a stream example - WebSockets</w:delText>
        </w:r>
        <w:r w:rsidDel="00B53275">
          <w:rPr>
            <w:noProof/>
            <w:webHidden/>
          </w:rPr>
          <w:tab/>
          <w:delText>125</w:delText>
        </w:r>
      </w:del>
    </w:p>
    <w:p w14:paraId="2372B82E" w14:textId="72EC3EB2" w:rsidR="00C1187B" w:rsidDel="00B53275" w:rsidRDefault="00C1187B">
      <w:pPr>
        <w:pStyle w:val="TOC1"/>
        <w:tabs>
          <w:tab w:val="left" w:pos="432"/>
        </w:tabs>
        <w:rPr>
          <w:del w:id="2251" w:author="Author"/>
          <w:rFonts w:cstheme="minorBidi"/>
          <w:b w:val="0"/>
          <w:noProof/>
          <w:color w:val="auto"/>
          <w:kern w:val="2"/>
          <w:sz w:val="22"/>
          <w:szCs w:val="22"/>
          <w:lang w:eastAsia="en-US"/>
          <w14:ligatures w14:val="standardContextual"/>
        </w:rPr>
      </w:pPr>
      <w:del w:id="2252" w:author="Author">
        <w:r w:rsidRPr="006D1621" w:rsidDel="00B53275">
          <w:rPr>
            <w:rPrChange w:id="2253" w:author="Author">
              <w:rPr>
                <w:rStyle w:val="Hyperlink"/>
                <w:noProof/>
              </w:rPr>
            </w:rPrChange>
          </w:rPr>
          <w:delText>8</w:delText>
        </w:r>
        <w:r w:rsidDel="00B53275">
          <w:rPr>
            <w:rFonts w:cstheme="minorBidi"/>
            <w:b w:val="0"/>
            <w:noProof/>
            <w:color w:val="auto"/>
            <w:kern w:val="2"/>
            <w:sz w:val="22"/>
            <w:szCs w:val="22"/>
            <w:lang w:eastAsia="en-US"/>
            <w14:ligatures w14:val="standardContextual"/>
          </w:rPr>
          <w:tab/>
        </w:r>
        <w:r w:rsidRPr="006D1621" w:rsidDel="00B53275">
          <w:rPr>
            <w:rPrChange w:id="2254" w:author="Author">
              <w:rPr>
                <w:rStyle w:val="Hyperlink"/>
                <w:noProof/>
              </w:rPr>
            </w:rPrChange>
          </w:rPr>
          <w:delText>Appendix</w:delText>
        </w:r>
        <w:r w:rsidDel="00B53275">
          <w:rPr>
            <w:noProof/>
            <w:webHidden/>
          </w:rPr>
          <w:tab/>
          <w:delText>126</w:delText>
        </w:r>
      </w:del>
    </w:p>
    <w:p w14:paraId="03107895" w14:textId="517D1E26" w:rsidR="00C1187B" w:rsidDel="00B53275" w:rsidRDefault="00C1187B">
      <w:pPr>
        <w:pStyle w:val="TOC2"/>
        <w:rPr>
          <w:del w:id="2255" w:author="Author"/>
          <w:rFonts w:cstheme="minorBidi"/>
          <w:noProof/>
          <w:color w:val="auto"/>
          <w:kern w:val="2"/>
          <w:sz w:val="22"/>
          <w:lang w:eastAsia="en-US"/>
          <w14:ligatures w14:val="standardContextual"/>
        </w:rPr>
      </w:pPr>
      <w:del w:id="2256" w:author="Author">
        <w:r w:rsidRPr="006D1621" w:rsidDel="00B53275">
          <w:rPr>
            <w:rPrChange w:id="2257" w:author="Author">
              <w:rPr>
                <w:rStyle w:val="Hyperlink"/>
                <w:noProof/>
              </w:rPr>
            </w:rPrChange>
          </w:rPr>
          <w:delText>8.1</w:delText>
        </w:r>
        <w:r w:rsidDel="00B53275">
          <w:rPr>
            <w:rFonts w:cstheme="minorBidi"/>
            <w:noProof/>
            <w:color w:val="auto"/>
            <w:kern w:val="2"/>
            <w:sz w:val="22"/>
            <w:lang w:eastAsia="en-US"/>
            <w14:ligatures w14:val="standardContextual"/>
          </w:rPr>
          <w:tab/>
        </w:r>
        <w:r w:rsidRPr="006D1621" w:rsidDel="00B53275">
          <w:rPr>
            <w:rPrChange w:id="2258" w:author="Author">
              <w:rPr>
                <w:rStyle w:val="Hyperlink"/>
                <w:noProof/>
              </w:rPr>
            </w:rPrChange>
          </w:rPr>
          <w:delText>Appendix – Considering compacted logs</w:delText>
        </w:r>
        <w:r w:rsidDel="00B53275">
          <w:rPr>
            <w:noProof/>
            <w:webHidden/>
          </w:rPr>
          <w:tab/>
          <w:delText>126</w:delText>
        </w:r>
      </w:del>
    </w:p>
    <w:p w14:paraId="29EEA4A0" w14:textId="1460DC04" w:rsidR="00C1187B" w:rsidDel="00B53275" w:rsidRDefault="00C1187B">
      <w:pPr>
        <w:pStyle w:val="TOC3"/>
        <w:rPr>
          <w:del w:id="2259" w:author="Author"/>
          <w:rFonts w:cstheme="minorBidi"/>
          <w:noProof/>
          <w:color w:val="auto"/>
          <w:kern w:val="2"/>
          <w:sz w:val="22"/>
          <w:lang w:eastAsia="en-US"/>
          <w14:ligatures w14:val="standardContextual"/>
        </w:rPr>
      </w:pPr>
      <w:del w:id="2260" w:author="Author">
        <w:r w:rsidRPr="006D1621" w:rsidDel="00B53275">
          <w:rPr>
            <w:rPrChange w:id="2261" w:author="Author">
              <w:rPr>
                <w:rStyle w:val="Hyperlink"/>
                <w:noProof/>
              </w:rPr>
            </w:rPrChange>
          </w:rPr>
          <w:delText>8.1.1</w:delText>
        </w:r>
        <w:r w:rsidDel="00B53275">
          <w:rPr>
            <w:rFonts w:cstheme="minorBidi"/>
            <w:noProof/>
            <w:color w:val="auto"/>
            <w:kern w:val="2"/>
            <w:sz w:val="22"/>
            <w:lang w:eastAsia="en-US"/>
            <w14:ligatures w14:val="standardContextual"/>
          </w:rPr>
          <w:tab/>
        </w:r>
        <w:r w:rsidRPr="006D1621" w:rsidDel="00B53275">
          <w:rPr>
            <w:rPrChange w:id="2262" w:author="Author">
              <w:rPr>
                <w:rStyle w:val="Hyperlink"/>
                <w:noProof/>
              </w:rPr>
            </w:rPrChange>
          </w:rPr>
          <w:delText>Essential characteristics of a compacted log</w:delText>
        </w:r>
        <w:r w:rsidDel="00B53275">
          <w:rPr>
            <w:noProof/>
            <w:webHidden/>
          </w:rPr>
          <w:tab/>
          <w:delText>126</w:delText>
        </w:r>
      </w:del>
    </w:p>
    <w:p w14:paraId="432E6651" w14:textId="69A1409D" w:rsidR="00C1187B" w:rsidDel="00B53275" w:rsidRDefault="00C1187B">
      <w:pPr>
        <w:pStyle w:val="TOC3"/>
        <w:rPr>
          <w:del w:id="2263" w:author="Author"/>
          <w:rFonts w:cstheme="minorBidi"/>
          <w:noProof/>
          <w:color w:val="auto"/>
          <w:kern w:val="2"/>
          <w:sz w:val="22"/>
          <w:lang w:eastAsia="en-US"/>
          <w14:ligatures w14:val="standardContextual"/>
        </w:rPr>
      </w:pPr>
      <w:del w:id="2264" w:author="Author">
        <w:r w:rsidRPr="006D1621" w:rsidDel="00B53275">
          <w:rPr>
            <w:rPrChange w:id="2265" w:author="Author">
              <w:rPr>
                <w:rStyle w:val="Hyperlink"/>
                <w:noProof/>
              </w:rPr>
            </w:rPrChange>
          </w:rPr>
          <w:delText>8.1.2</w:delText>
        </w:r>
        <w:r w:rsidDel="00B53275">
          <w:rPr>
            <w:rFonts w:cstheme="minorBidi"/>
            <w:noProof/>
            <w:color w:val="auto"/>
            <w:kern w:val="2"/>
            <w:sz w:val="22"/>
            <w:lang w:eastAsia="en-US"/>
            <w14:ligatures w14:val="standardContextual"/>
          </w:rPr>
          <w:tab/>
        </w:r>
        <w:r w:rsidRPr="006D1621" w:rsidDel="00B53275">
          <w:rPr>
            <w:rPrChange w:id="2266" w:author="Author">
              <w:rPr>
                <w:rStyle w:val="Hyperlink"/>
                <w:noProof/>
              </w:rPr>
            </w:rPrChange>
          </w:rPr>
          <w:delText>Order of events</w:delText>
        </w:r>
        <w:r w:rsidDel="00B53275">
          <w:rPr>
            <w:noProof/>
            <w:webHidden/>
          </w:rPr>
          <w:tab/>
          <w:delText>126</w:delText>
        </w:r>
      </w:del>
    </w:p>
    <w:p w14:paraId="66181A40" w14:textId="7D42B6D2" w:rsidR="00C1187B" w:rsidDel="00B53275" w:rsidRDefault="00C1187B">
      <w:pPr>
        <w:pStyle w:val="TOC3"/>
        <w:rPr>
          <w:del w:id="2267" w:author="Author"/>
          <w:rFonts w:cstheme="minorBidi"/>
          <w:noProof/>
          <w:color w:val="auto"/>
          <w:kern w:val="2"/>
          <w:sz w:val="22"/>
          <w:lang w:eastAsia="en-US"/>
          <w14:ligatures w14:val="standardContextual"/>
        </w:rPr>
      </w:pPr>
      <w:del w:id="2268" w:author="Author">
        <w:r w:rsidRPr="006D1621" w:rsidDel="00B53275">
          <w:rPr>
            <w:rPrChange w:id="2269" w:author="Author">
              <w:rPr>
                <w:rStyle w:val="Hyperlink"/>
                <w:noProof/>
              </w:rPr>
            </w:rPrChange>
          </w:rPr>
          <w:delText>8.1.3</w:delText>
        </w:r>
        <w:r w:rsidDel="00B53275">
          <w:rPr>
            <w:rFonts w:cstheme="minorBidi"/>
            <w:noProof/>
            <w:color w:val="auto"/>
            <w:kern w:val="2"/>
            <w:sz w:val="22"/>
            <w:lang w:eastAsia="en-US"/>
            <w14:ligatures w14:val="standardContextual"/>
          </w:rPr>
          <w:tab/>
        </w:r>
        <w:r w:rsidRPr="006D1621" w:rsidDel="00B53275">
          <w:rPr>
            <w:rPrChange w:id="2270" w:author="Author">
              <w:rPr>
                <w:rStyle w:val="Hyperlink"/>
                <w:noProof/>
              </w:rPr>
            </w:rPrChange>
          </w:rPr>
          <w:delText>Log segments</w:delText>
        </w:r>
        <w:r w:rsidDel="00B53275">
          <w:rPr>
            <w:noProof/>
            <w:webHidden/>
          </w:rPr>
          <w:tab/>
          <w:delText>127</w:delText>
        </w:r>
      </w:del>
    </w:p>
    <w:p w14:paraId="45B3E783" w14:textId="59E4DC5E" w:rsidR="00C1187B" w:rsidDel="00B53275" w:rsidRDefault="00C1187B">
      <w:pPr>
        <w:pStyle w:val="TOC3"/>
        <w:rPr>
          <w:del w:id="2271" w:author="Author"/>
          <w:rFonts w:cstheme="minorBidi"/>
          <w:noProof/>
          <w:color w:val="auto"/>
          <w:kern w:val="2"/>
          <w:sz w:val="22"/>
          <w:lang w:eastAsia="en-US"/>
          <w14:ligatures w14:val="standardContextual"/>
        </w:rPr>
      </w:pPr>
      <w:del w:id="2272" w:author="Author">
        <w:r w:rsidRPr="006D1621" w:rsidDel="00B53275">
          <w:rPr>
            <w:rPrChange w:id="2273" w:author="Author">
              <w:rPr>
                <w:rStyle w:val="Hyperlink"/>
                <w:noProof/>
              </w:rPr>
            </w:rPrChange>
          </w:rPr>
          <w:delText>8.1.4</w:delText>
        </w:r>
        <w:r w:rsidDel="00B53275">
          <w:rPr>
            <w:rFonts w:cstheme="minorBidi"/>
            <w:noProof/>
            <w:color w:val="auto"/>
            <w:kern w:val="2"/>
            <w:sz w:val="22"/>
            <w:lang w:eastAsia="en-US"/>
            <w14:ligatures w14:val="standardContextual"/>
          </w:rPr>
          <w:tab/>
        </w:r>
        <w:r w:rsidRPr="006D1621" w:rsidDel="00B53275">
          <w:rPr>
            <w:rPrChange w:id="2274" w:author="Author">
              <w:rPr>
                <w:rStyle w:val="Hyperlink"/>
                <w:noProof/>
              </w:rPr>
            </w:rPrChange>
          </w:rPr>
          <w:delText>Partitions</w:delText>
        </w:r>
        <w:r w:rsidDel="00B53275">
          <w:rPr>
            <w:noProof/>
            <w:webHidden/>
          </w:rPr>
          <w:tab/>
          <w:delText>127</w:delText>
        </w:r>
      </w:del>
    </w:p>
    <w:p w14:paraId="21C55366" w14:textId="7E734261" w:rsidR="00C1187B" w:rsidDel="00B53275" w:rsidRDefault="00C1187B">
      <w:pPr>
        <w:pStyle w:val="TOC3"/>
        <w:rPr>
          <w:del w:id="2275" w:author="Author"/>
          <w:rFonts w:cstheme="minorBidi"/>
          <w:noProof/>
          <w:color w:val="auto"/>
          <w:kern w:val="2"/>
          <w:sz w:val="22"/>
          <w:lang w:eastAsia="en-US"/>
          <w14:ligatures w14:val="standardContextual"/>
        </w:rPr>
      </w:pPr>
      <w:del w:id="2276" w:author="Author">
        <w:r w:rsidRPr="006D1621" w:rsidDel="00B53275">
          <w:rPr>
            <w:rPrChange w:id="2277" w:author="Author">
              <w:rPr>
                <w:rStyle w:val="Hyperlink"/>
                <w:noProof/>
              </w:rPr>
            </w:rPrChange>
          </w:rPr>
          <w:delText>8.1.5</w:delText>
        </w:r>
        <w:r w:rsidDel="00B53275">
          <w:rPr>
            <w:rFonts w:cstheme="minorBidi"/>
            <w:noProof/>
            <w:color w:val="auto"/>
            <w:kern w:val="2"/>
            <w:sz w:val="22"/>
            <w:lang w:eastAsia="en-US"/>
            <w14:ligatures w14:val="standardContextual"/>
          </w:rPr>
          <w:tab/>
        </w:r>
        <w:r w:rsidRPr="006D1621" w:rsidDel="00B53275">
          <w:rPr>
            <w:rPrChange w:id="2278" w:author="Author">
              <w:rPr>
                <w:rStyle w:val="Hyperlink"/>
                <w:noProof/>
              </w:rPr>
            </w:rPrChange>
          </w:rPr>
          <w:delText>Compaction in a real implementation</w:delText>
        </w:r>
        <w:r w:rsidDel="00B53275">
          <w:rPr>
            <w:noProof/>
            <w:webHidden/>
          </w:rPr>
          <w:tab/>
          <w:delText>127</w:delText>
        </w:r>
      </w:del>
    </w:p>
    <w:p w14:paraId="2A1D3C7C" w14:textId="60DB49BC" w:rsidR="00C1187B" w:rsidDel="00B53275" w:rsidRDefault="00C1187B">
      <w:pPr>
        <w:pStyle w:val="TOC3"/>
        <w:rPr>
          <w:del w:id="2279" w:author="Author"/>
          <w:rFonts w:cstheme="minorBidi"/>
          <w:noProof/>
          <w:color w:val="auto"/>
          <w:kern w:val="2"/>
          <w:sz w:val="22"/>
          <w:lang w:eastAsia="en-US"/>
          <w14:ligatures w14:val="standardContextual"/>
        </w:rPr>
      </w:pPr>
      <w:del w:id="2280" w:author="Author">
        <w:r w:rsidRPr="006D1621" w:rsidDel="00B53275">
          <w:rPr>
            <w:rPrChange w:id="2281" w:author="Author">
              <w:rPr>
                <w:rStyle w:val="Hyperlink"/>
                <w:noProof/>
              </w:rPr>
            </w:rPrChange>
          </w:rPr>
          <w:delText>8.1.6</w:delText>
        </w:r>
        <w:r w:rsidDel="00B53275">
          <w:rPr>
            <w:rFonts w:cstheme="minorBidi"/>
            <w:noProof/>
            <w:color w:val="auto"/>
            <w:kern w:val="2"/>
            <w:sz w:val="22"/>
            <w:lang w:eastAsia="en-US"/>
            <w14:ligatures w14:val="standardContextual"/>
          </w:rPr>
          <w:tab/>
        </w:r>
        <w:r w:rsidRPr="006D1621" w:rsidDel="00B53275">
          <w:rPr>
            <w:rPrChange w:id="2282" w:author="Author">
              <w:rPr>
                <w:rStyle w:val="Hyperlink"/>
                <w:noProof/>
              </w:rPr>
            </w:rPrChange>
          </w:rPr>
          <w:delText>The TOMBSTONE record</w:delText>
        </w:r>
        <w:r w:rsidDel="00B53275">
          <w:rPr>
            <w:noProof/>
            <w:webHidden/>
          </w:rPr>
          <w:tab/>
          <w:delText>127</w:delText>
        </w:r>
      </w:del>
    </w:p>
    <w:p w14:paraId="3EA61F03" w14:textId="4BF210D7" w:rsidR="00C1187B" w:rsidDel="00B53275" w:rsidRDefault="00C1187B">
      <w:pPr>
        <w:pStyle w:val="TOC2"/>
        <w:rPr>
          <w:del w:id="2283" w:author="Author"/>
          <w:rFonts w:cstheme="minorBidi"/>
          <w:noProof/>
          <w:color w:val="auto"/>
          <w:kern w:val="2"/>
          <w:sz w:val="22"/>
          <w:lang w:eastAsia="en-US"/>
          <w14:ligatures w14:val="standardContextual"/>
        </w:rPr>
      </w:pPr>
      <w:del w:id="2284" w:author="Author">
        <w:r w:rsidRPr="006D1621" w:rsidDel="00B53275">
          <w:rPr>
            <w:rPrChange w:id="2285" w:author="Author">
              <w:rPr>
                <w:rStyle w:val="Hyperlink"/>
                <w:noProof/>
              </w:rPr>
            </w:rPrChange>
          </w:rPr>
          <w:delText>8.2</w:delText>
        </w:r>
        <w:r w:rsidDel="00B53275">
          <w:rPr>
            <w:rFonts w:cstheme="minorBidi"/>
            <w:noProof/>
            <w:color w:val="auto"/>
            <w:kern w:val="2"/>
            <w:sz w:val="22"/>
            <w:lang w:eastAsia="en-US"/>
            <w14:ligatures w14:val="standardContextual"/>
          </w:rPr>
          <w:tab/>
        </w:r>
        <w:r w:rsidRPr="006D1621" w:rsidDel="00B53275">
          <w:rPr>
            <w:rPrChange w:id="2286" w:author="Author">
              <w:rPr>
                <w:rStyle w:val="Hyperlink"/>
                <w:noProof/>
              </w:rPr>
            </w:rPrChange>
          </w:rPr>
          <w:delText>Appendix – UML Model</w:delText>
        </w:r>
        <w:r w:rsidDel="00B53275">
          <w:rPr>
            <w:noProof/>
            <w:webHidden/>
          </w:rPr>
          <w:tab/>
          <w:delText>128</w:delText>
        </w:r>
      </w:del>
    </w:p>
    <w:p w14:paraId="06009840" w14:textId="7D73E28E" w:rsidR="00C1187B" w:rsidDel="00B53275" w:rsidRDefault="00C1187B">
      <w:pPr>
        <w:pStyle w:val="TOC3"/>
        <w:rPr>
          <w:del w:id="2287" w:author="Author"/>
          <w:rFonts w:cstheme="minorBidi"/>
          <w:noProof/>
          <w:color w:val="auto"/>
          <w:kern w:val="2"/>
          <w:sz w:val="22"/>
          <w:lang w:eastAsia="en-US"/>
          <w14:ligatures w14:val="standardContextual"/>
        </w:rPr>
      </w:pPr>
      <w:del w:id="2288" w:author="Author">
        <w:r w:rsidRPr="006D1621" w:rsidDel="00B53275">
          <w:rPr>
            <w:rPrChange w:id="2289" w:author="Author">
              <w:rPr>
                <w:rStyle w:val="Hyperlink"/>
                <w:noProof/>
              </w:rPr>
            </w:rPrChange>
          </w:rPr>
          <w:delText>8.2.1</w:delText>
        </w:r>
        <w:r w:rsidDel="00B53275">
          <w:rPr>
            <w:rFonts w:cstheme="minorBidi"/>
            <w:noProof/>
            <w:color w:val="auto"/>
            <w:kern w:val="2"/>
            <w:sz w:val="22"/>
            <w:lang w:eastAsia="en-US"/>
            <w14:ligatures w14:val="standardContextual"/>
          </w:rPr>
          <w:tab/>
        </w:r>
        <w:r w:rsidRPr="006D1621" w:rsidDel="00B53275">
          <w:rPr>
            <w:rPrChange w:id="2290" w:author="Author">
              <w:rPr>
                <w:rStyle w:val="Hyperlink"/>
                <w:noProof/>
              </w:rPr>
            </w:rPrChange>
          </w:rPr>
          <w:delText>UML model for streaming inventory and alarms</w:delText>
        </w:r>
        <w:r w:rsidDel="00B53275">
          <w:rPr>
            <w:noProof/>
            <w:webHidden/>
          </w:rPr>
          <w:tab/>
          <w:delText>128</w:delText>
        </w:r>
      </w:del>
    </w:p>
    <w:p w14:paraId="5FDD80C7" w14:textId="76F09323" w:rsidR="00C1187B" w:rsidDel="00B53275" w:rsidRDefault="00C1187B">
      <w:pPr>
        <w:pStyle w:val="TOC3"/>
        <w:rPr>
          <w:del w:id="2291" w:author="Author"/>
          <w:rFonts w:cstheme="minorBidi"/>
          <w:noProof/>
          <w:color w:val="auto"/>
          <w:kern w:val="2"/>
          <w:sz w:val="22"/>
          <w:lang w:eastAsia="en-US"/>
          <w14:ligatures w14:val="standardContextual"/>
        </w:rPr>
      </w:pPr>
      <w:del w:id="2292" w:author="Author">
        <w:r w:rsidRPr="006D1621" w:rsidDel="00B53275">
          <w:rPr>
            <w:rPrChange w:id="2293" w:author="Author">
              <w:rPr>
                <w:rStyle w:val="Hyperlink"/>
                <w:noProof/>
              </w:rPr>
            </w:rPrChange>
          </w:rPr>
          <w:delText>8.2.2</w:delText>
        </w:r>
        <w:r w:rsidDel="00B53275">
          <w:rPr>
            <w:rFonts w:cstheme="minorBidi"/>
            <w:noProof/>
            <w:color w:val="auto"/>
            <w:kern w:val="2"/>
            <w:sz w:val="22"/>
            <w:lang w:eastAsia="en-US"/>
            <w14:ligatures w14:val="standardContextual"/>
          </w:rPr>
          <w:tab/>
        </w:r>
        <w:r w:rsidRPr="006D1621" w:rsidDel="00B53275">
          <w:rPr>
            <w:rPrChange w:id="2294" w:author="Author">
              <w:rPr>
                <w:rStyle w:val="Hyperlink"/>
                <w:noProof/>
              </w:rPr>
            </w:rPrChange>
          </w:rPr>
          <w:delText>The model of gNMI protobuf</w:delText>
        </w:r>
        <w:r w:rsidDel="00B53275">
          <w:rPr>
            <w:noProof/>
            <w:webHidden/>
          </w:rPr>
          <w:tab/>
          <w:delText>132</w:delText>
        </w:r>
      </w:del>
    </w:p>
    <w:p w14:paraId="4FA22E9B" w14:textId="12637C98" w:rsidR="00C1187B" w:rsidDel="00B53275" w:rsidRDefault="00C1187B">
      <w:pPr>
        <w:pStyle w:val="TOC2"/>
        <w:rPr>
          <w:del w:id="2295" w:author="Author"/>
          <w:rFonts w:cstheme="minorBidi"/>
          <w:noProof/>
          <w:color w:val="auto"/>
          <w:kern w:val="2"/>
          <w:sz w:val="22"/>
          <w:lang w:eastAsia="en-US"/>
          <w14:ligatures w14:val="standardContextual"/>
        </w:rPr>
      </w:pPr>
      <w:del w:id="2296" w:author="Author">
        <w:r w:rsidRPr="006D1621" w:rsidDel="00B53275">
          <w:rPr>
            <w:rPrChange w:id="2297" w:author="Author">
              <w:rPr>
                <w:rStyle w:val="Hyperlink"/>
                <w:noProof/>
              </w:rPr>
            </w:rPrChange>
          </w:rPr>
          <w:delText>8.3</w:delText>
        </w:r>
        <w:r w:rsidDel="00B53275">
          <w:rPr>
            <w:rFonts w:cstheme="minorBidi"/>
            <w:noProof/>
            <w:color w:val="auto"/>
            <w:kern w:val="2"/>
            <w:sz w:val="22"/>
            <w:lang w:eastAsia="en-US"/>
            <w14:ligatures w14:val="standardContextual"/>
          </w:rPr>
          <w:tab/>
        </w:r>
        <w:r w:rsidRPr="006D1621" w:rsidDel="00B53275">
          <w:rPr>
            <w:rPrChange w:id="2298" w:author="Author">
              <w:rPr>
                <w:rStyle w:val="Hyperlink"/>
                <w:noProof/>
              </w:rPr>
            </w:rPrChange>
          </w:rPr>
          <w:delText>Appendix – Stream record example</w:delText>
        </w:r>
        <w:r w:rsidDel="00B53275">
          <w:rPr>
            <w:noProof/>
            <w:webHidden/>
          </w:rPr>
          <w:tab/>
          <w:delText>136</w:delText>
        </w:r>
      </w:del>
    </w:p>
    <w:p w14:paraId="1BE2C1C2" w14:textId="366FAD53" w:rsidR="00C1187B" w:rsidDel="00B53275" w:rsidRDefault="00C1187B">
      <w:pPr>
        <w:pStyle w:val="TOC2"/>
        <w:rPr>
          <w:del w:id="2299" w:author="Author"/>
          <w:rFonts w:cstheme="minorBidi"/>
          <w:noProof/>
          <w:color w:val="auto"/>
          <w:kern w:val="2"/>
          <w:sz w:val="22"/>
          <w:lang w:eastAsia="en-US"/>
          <w14:ligatures w14:val="standardContextual"/>
        </w:rPr>
      </w:pPr>
      <w:del w:id="2300" w:author="Author">
        <w:r w:rsidRPr="006D1621" w:rsidDel="00B53275">
          <w:rPr>
            <w:rPrChange w:id="2301" w:author="Author">
              <w:rPr>
                <w:rStyle w:val="Hyperlink"/>
                <w:noProof/>
              </w:rPr>
            </w:rPrChange>
          </w:rPr>
          <w:delText>8.4</w:delText>
        </w:r>
        <w:r w:rsidDel="00B53275">
          <w:rPr>
            <w:rFonts w:cstheme="minorBidi"/>
            <w:noProof/>
            <w:color w:val="auto"/>
            <w:kern w:val="2"/>
            <w:sz w:val="22"/>
            <w:lang w:eastAsia="en-US"/>
            <w14:ligatures w14:val="standardContextual"/>
          </w:rPr>
          <w:tab/>
        </w:r>
        <w:r w:rsidRPr="006D1621" w:rsidDel="00B53275">
          <w:rPr>
            <w:rPrChange w:id="2302" w:author="Author">
              <w:rPr>
                <w:rStyle w:val="Hyperlink"/>
                <w:noProof/>
              </w:rPr>
            </w:rPrChange>
          </w:rPr>
          <w:delText>Appendix – Detectors, detected conditions and alarms</w:delText>
        </w:r>
        <w:r w:rsidDel="00B53275">
          <w:rPr>
            <w:noProof/>
            <w:webHidden/>
          </w:rPr>
          <w:tab/>
          <w:delText>138</w:delText>
        </w:r>
      </w:del>
    </w:p>
    <w:p w14:paraId="652FF3F6" w14:textId="015EE0B7" w:rsidR="00C1187B" w:rsidDel="00B53275" w:rsidRDefault="00C1187B">
      <w:pPr>
        <w:pStyle w:val="TOC3"/>
        <w:rPr>
          <w:del w:id="2303" w:author="Author"/>
          <w:rFonts w:cstheme="minorBidi"/>
          <w:noProof/>
          <w:color w:val="auto"/>
          <w:kern w:val="2"/>
          <w:sz w:val="22"/>
          <w:lang w:eastAsia="en-US"/>
          <w14:ligatures w14:val="standardContextual"/>
        </w:rPr>
      </w:pPr>
      <w:del w:id="2304" w:author="Author">
        <w:r w:rsidRPr="006D1621" w:rsidDel="00B53275">
          <w:rPr>
            <w:rPrChange w:id="2305" w:author="Author">
              <w:rPr>
                <w:rStyle w:val="Hyperlink"/>
                <w:noProof/>
              </w:rPr>
            </w:rPrChange>
          </w:rPr>
          <w:delText>8.4.1</w:delText>
        </w:r>
        <w:r w:rsidDel="00B53275">
          <w:rPr>
            <w:rFonts w:cstheme="minorBidi"/>
            <w:noProof/>
            <w:color w:val="auto"/>
            <w:kern w:val="2"/>
            <w:sz w:val="22"/>
            <w:lang w:eastAsia="en-US"/>
            <w14:ligatures w14:val="standardContextual"/>
          </w:rPr>
          <w:tab/>
        </w:r>
        <w:r w:rsidRPr="006D1621" w:rsidDel="00B53275">
          <w:rPr>
            <w:rPrChange w:id="2306" w:author="Author">
              <w:rPr>
                <w:rStyle w:val="Hyperlink"/>
                <w:noProof/>
              </w:rPr>
            </w:rPrChange>
          </w:rPr>
          <w:delText>Detect</w:delText>
        </w:r>
        <w:r w:rsidDel="00B53275">
          <w:rPr>
            <w:noProof/>
            <w:webHidden/>
          </w:rPr>
          <w:tab/>
          <w:delText>138</w:delText>
        </w:r>
      </w:del>
    </w:p>
    <w:p w14:paraId="7BAEFEF4" w14:textId="5F420931" w:rsidR="00C1187B" w:rsidDel="00B53275" w:rsidRDefault="00C1187B">
      <w:pPr>
        <w:pStyle w:val="TOC3"/>
        <w:rPr>
          <w:del w:id="2307" w:author="Author"/>
          <w:rFonts w:cstheme="minorBidi"/>
          <w:noProof/>
          <w:color w:val="auto"/>
          <w:kern w:val="2"/>
          <w:sz w:val="22"/>
          <w:lang w:eastAsia="en-US"/>
          <w14:ligatures w14:val="standardContextual"/>
        </w:rPr>
      </w:pPr>
      <w:del w:id="2308" w:author="Author">
        <w:r w:rsidRPr="006D1621" w:rsidDel="00B53275">
          <w:rPr>
            <w:rPrChange w:id="2309" w:author="Author">
              <w:rPr>
                <w:rStyle w:val="Hyperlink"/>
                <w:noProof/>
              </w:rPr>
            </w:rPrChange>
          </w:rPr>
          <w:delText>8.4.2</w:delText>
        </w:r>
        <w:r w:rsidDel="00B53275">
          <w:rPr>
            <w:rFonts w:cstheme="minorBidi"/>
            <w:noProof/>
            <w:color w:val="auto"/>
            <w:kern w:val="2"/>
            <w:sz w:val="22"/>
            <w:lang w:eastAsia="en-US"/>
            <w14:ligatures w14:val="standardContextual"/>
          </w:rPr>
          <w:tab/>
        </w:r>
        <w:r w:rsidRPr="006D1621" w:rsidDel="00B53275">
          <w:rPr>
            <w:rPrChange w:id="2310" w:author="Author">
              <w:rPr>
                <w:rStyle w:val="Hyperlink"/>
                <w:noProof/>
              </w:rPr>
            </w:rPrChange>
          </w:rPr>
          <w:delText>Detector</w:delText>
        </w:r>
        <w:r w:rsidDel="00B53275">
          <w:rPr>
            <w:noProof/>
            <w:webHidden/>
          </w:rPr>
          <w:tab/>
          <w:delText>138</w:delText>
        </w:r>
      </w:del>
    </w:p>
    <w:p w14:paraId="0377C7A3" w14:textId="41F85E16" w:rsidR="00C1187B" w:rsidDel="00B53275" w:rsidRDefault="00C1187B">
      <w:pPr>
        <w:pStyle w:val="TOC3"/>
        <w:rPr>
          <w:del w:id="2311" w:author="Author"/>
          <w:rFonts w:cstheme="minorBidi"/>
          <w:noProof/>
          <w:color w:val="auto"/>
          <w:kern w:val="2"/>
          <w:sz w:val="22"/>
          <w:lang w:eastAsia="en-US"/>
          <w14:ligatures w14:val="standardContextual"/>
        </w:rPr>
      </w:pPr>
      <w:del w:id="2312" w:author="Author">
        <w:r w:rsidRPr="006D1621" w:rsidDel="00B53275">
          <w:rPr>
            <w:rPrChange w:id="2313" w:author="Author">
              <w:rPr>
                <w:rStyle w:val="Hyperlink"/>
                <w:noProof/>
              </w:rPr>
            </w:rPrChange>
          </w:rPr>
          <w:delText>8.4.3</w:delText>
        </w:r>
        <w:r w:rsidDel="00B53275">
          <w:rPr>
            <w:rFonts w:cstheme="minorBidi"/>
            <w:noProof/>
            <w:color w:val="auto"/>
            <w:kern w:val="2"/>
            <w:sz w:val="22"/>
            <w:lang w:eastAsia="en-US"/>
            <w14:ligatures w14:val="standardContextual"/>
          </w:rPr>
          <w:tab/>
        </w:r>
        <w:r w:rsidRPr="006D1621" w:rsidDel="00B53275">
          <w:rPr>
            <w:rPrChange w:id="2314" w:author="Author">
              <w:rPr>
                <w:rStyle w:val="Hyperlink"/>
                <w:noProof/>
              </w:rPr>
            </w:rPrChange>
          </w:rPr>
          <w:delText>Condition</w:delText>
        </w:r>
        <w:r w:rsidDel="00B53275">
          <w:rPr>
            <w:noProof/>
            <w:webHidden/>
          </w:rPr>
          <w:tab/>
          <w:delText>138</w:delText>
        </w:r>
      </w:del>
    </w:p>
    <w:p w14:paraId="25326865" w14:textId="0EEE6972" w:rsidR="00C1187B" w:rsidDel="00B53275" w:rsidRDefault="00C1187B">
      <w:pPr>
        <w:pStyle w:val="TOC3"/>
        <w:rPr>
          <w:del w:id="2315" w:author="Author"/>
          <w:rFonts w:cstheme="minorBidi"/>
          <w:noProof/>
          <w:color w:val="auto"/>
          <w:kern w:val="2"/>
          <w:sz w:val="22"/>
          <w:lang w:eastAsia="en-US"/>
          <w14:ligatures w14:val="standardContextual"/>
        </w:rPr>
      </w:pPr>
      <w:del w:id="2316" w:author="Author">
        <w:r w:rsidRPr="006D1621" w:rsidDel="00B53275">
          <w:rPr>
            <w:rPrChange w:id="2317" w:author="Author">
              <w:rPr>
                <w:rStyle w:val="Hyperlink"/>
                <w:noProof/>
              </w:rPr>
            </w:rPrChange>
          </w:rPr>
          <w:delText>8.4.4</w:delText>
        </w:r>
        <w:r w:rsidDel="00B53275">
          <w:rPr>
            <w:rFonts w:cstheme="minorBidi"/>
            <w:noProof/>
            <w:color w:val="auto"/>
            <w:kern w:val="2"/>
            <w:sz w:val="22"/>
            <w:lang w:eastAsia="en-US"/>
            <w14:ligatures w14:val="standardContextual"/>
          </w:rPr>
          <w:tab/>
        </w:r>
        <w:r w:rsidRPr="006D1621" w:rsidDel="00B53275">
          <w:rPr>
            <w:rPrChange w:id="2318" w:author="Author">
              <w:rPr>
                <w:rStyle w:val="Hyperlink"/>
                <w:noProof/>
              </w:rPr>
            </w:rPrChange>
          </w:rPr>
          <w:delText>Condition detector</w:delText>
        </w:r>
        <w:r w:rsidDel="00B53275">
          <w:rPr>
            <w:noProof/>
            <w:webHidden/>
          </w:rPr>
          <w:tab/>
          <w:delText>138</w:delText>
        </w:r>
      </w:del>
    </w:p>
    <w:p w14:paraId="19DBBCAA" w14:textId="2B43A255" w:rsidR="00C1187B" w:rsidDel="00B53275" w:rsidRDefault="00C1187B">
      <w:pPr>
        <w:pStyle w:val="TOC3"/>
        <w:rPr>
          <w:del w:id="2319" w:author="Author"/>
          <w:rFonts w:cstheme="minorBidi"/>
          <w:noProof/>
          <w:color w:val="auto"/>
          <w:kern w:val="2"/>
          <w:sz w:val="22"/>
          <w:lang w:eastAsia="en-US"/>
          <w14:ligatures w14:val="standardContextual"/>
        </w:rPr>
      </w:pPr>
      <w:del w:id="2320" w:author="Author">
        <w:r w:rsidRPr="006D1621" w:rsidDel="00B53275">
          <w:rPr>
            <w:rPrChange w:id="2321" w:author="Author">
              <w:rPr>
                <w:rStyle w:val="Hyperlink"/>
                <w:noProof/>
              </w:rPr>
            </w:rPrChange>
          </w:rPr>
          <w:delText>8.4.5</w:delText>
        </w:r>
        <w:r w:rsidDel="00B53275">
          <w:rPr>
            <w:rFonts w:cstheme="minorBidi"/>
            <w:noProof/>
            <w:color w:val="auto"/>
            <w:kern w:val="2"/>
            <w:sz w:val="22"/>
            <w:lang w:eastAsia="en-US"/>
            <w14:ligatures w14:val="standardContextual"/>
          </w:rPr>
          <w:tab/>
        </w:r>
        <w:r w:rsidRPr="006D1621" w:rsidDel="00B53275">
          <w:rPr>
            <w:rPrChange w:id="2322" w:author="Author">
              <w:rPr>
                <w:rStyle w:val="Hyperlink"/>
                <w:noProof/>
              </w:rPr>
            </w:rPrChange>
          </w:rPr>
          <w:delText>Detected condition</w:delText>
        </w:r>
        <w:r w:rsidDel="00B53275">
          <w:rPr>
            <w:noProof/>
            <w:webHidden/>
          </w:rPr>
          <w:tab/>
          <w:delText>138</w:delText>
        </w:r>
      </w:del>
    </w:p>
    <w:p w14:paraId="1DE194A9" w14:textId="0A5ABC4C" w:rsidR="00C1187B" w:rsidDel="00B53275" w:rsidRDefault="00C1187B">
      <w:pPr>
        <w:pStyle w:val="TOC3"/>
        <w:rPr>
          <w:del w:id="2323" w:author="Author"/>
          <w:rFonts w:cstheme="minorBidi"/>
          <w:noProof/>
          <w:color w:val="auto"/>
          <w:kern w:val="2"/>
          <w:sz w:val="22"/>
          <w:lang w:eastAsia="en-US"/>
          <w14:ligatures w14:val="standardContextual"/>
        </w:rPr>
      </w:pPr>
      <w:del w:id="2324" w:author="Author">
        <w:r w:rsidRPr="006D1621" w:rsidDel="00B53275">
          <w:rPr>
            <w:rPrChange w:id="2325" w:author="Author">
              <w:rPr>
                <w:rStyle w:val="Hyperlink"/>
                <w:noProof/>
              </w:rPr>
            </w:rPrChange>
          </w:rPr>
          <w:delText>8.4.6</w:delText>
        </w:r>
        <w:r w:rsidDel="00B53275">
          <w:rPr>
            <w:rFonts w:cstheme="minorBidi"/>
            <w:noProof/>
            <w:color w:val="auto"/>
            <w:kern w:val="2"/>
            <w:sz w:val="22"/>
            <w:lang w:eastAsia="en-US"/>
            <w14:ligatures w14:val="standardContextual"/>
          </w:rPr>
          <w:tab/>
        </w:r>
        <w:r w:rsidRPr="006D1621" w:rsidDel="00B53275">
          <w:rPr>
            <w:rPrChange w:id="2326" w:author="Author">
              <w:rPr>
                <w:rStyle w:val="Hyperlink"/>
                <w:noProof/>
              </w:rPr>
            </w:rPrChange>
          </w:rPr>
          <w:delText>Alarm</w:delText>
        </w:r>
        <w:r w:rsidDel="00B53275">
          <w:rPr>
            <w:noProof/>
            <w:webHidden/>
          </w:rPr>
          <w:tab/>
          <w:delText>138</w:delText>
        </w:r>
      </w:del>
    </w:p>
    <w:p w14:paraId="7210D522" w14:textId="473C732D" w:rsidR="00C1187B" w:rsidDel="00B53275" w:rsidRDefault="00C1187B">
      <w:pPr>
        <w:pStyle w:val="TOC3"/>
        <w:rPr>
          <w:del w:id="2327" w:author="Author"/>
          <w:rFonts w:cstheme="minorBidi"/>
          <w:noProof/>
          <w:color w:val="auto"/>
          <w:kern w:val="2"/>
          <w:sz w:val="22"/>
          <w:lang w:eastAsia="en-US"/>
          <w14:ligatures w14:val="standardContextual"/>
        </w:rPr>
      </w:pPr>
      <w:del w:id="2328" w:author="Author">
        <w:r w:rsidRPr="006D1621" w:rsidDel="00B53275">
          <w:rPr>
            <w:rPrChange w:id="2329" w:author="Author">
              <w:rPr>
                <w:rStyle w:val="Hyperlink"/>
                <w:noProof/>
              </w:rPr>
            </w:rPrChange>
          </w:rPr>
          <w:delText>8.4.7</w:delText>
        </w:r>
        <w:r w:rsidDel="00B53275">
          <w:rPr>
            <w:rFonts w:cstheme="minorBidi"/>
            <w:noProof/>
            <w:color w:val="auto"/>
            <w:kern w:val="2"/>
            <w:sz w:val="22"/>
            <w:lang w:eastAsia="en-US"/>
            <w14:ligatures w14:val="standardContextual"/>
          </w:rPr>
          <w:tab/>
        </w:r>
        <w:r w:rsidRPr="006D1621" w:rsidDel="00B53275">
          <w:rPr>
            <w:rPrChange w:id="2330" w:author="Author">
              <w:rPr>
                <w:rStyle w:val="Hyperlink"/>
                <w:noProof/>
              </w:rPr>
            </w:rPrChange>
          </w:rPr>
          <w:delText>Alarm detector</w:delText>
        </w:r>
        <w:r w:rsidDel="00B53275">
          <w:rPr>
            <w:noProof/>
            <w:webHidden/>
          </w:rPr>
          <w:tab/>
          <w:delText>138</w:delText>
        </w:r>
      </w:del>
    </w:p>
    <w:p w14:paraId="0ACD6CF8" w14:textId="621D3140" w:rsidR="00C1187B" w:rsidDel="00B53275" w:rsidRDefault="00C1187B">
      <w:pPr>
        <w:pStyle w:val="TOC3"/>
        <w:rPr>
          <w:del w:id="2331" w:author="Author"/>
          <w:rFonts w:cstheme="minorBidi"/>
          <w:noProof/>
          <w:color w:val="auto"/>
          <w:kern w:val="2"/>
          <w:sz w:val="22"/>
          <w:lang w:eastAsia="en-US"/>
          <w14:ligatures w14:val="standardContextual"/>
        </w:rPr>
      </w:pPr>
      <w:del w:id="2332" w:author="Author">
        <w:r w:rsidRPr="006D1621" w:rsidDel="00B53275">
          <w:rPr>
            <w:rPrChange w:id="2333" w:author="Author">
              <w:rPr>
                <w:rStyle w:val="Hyperlink"/>
                <w:noProof/>
              </w:rPr>
            </w:rPrChange>
          </w:rPr>
          <w:delText>8.4.8</w:delText>
        </w:r>
        <w:r w:rsidDel="00B53275">
          <w:rPr>
            <w:rFonts w:cstheme="minorBidi"/>
            <w:noProof/>
            <w:color w:val="auto"/>
            <w:kern w:val="2"/>
            <w:sz w:val="22"/>
            <w:lang w:eastAsia="en-US"/>
            <w14:ligatures w14:val="standardContextual"/>
          </w:rPr>
          <w:tab/>
        </w:r>
        <w:r w:rsidRPr="006D1621" w:rsidDel="00B53275">
          <w:rPr>
            <w:rPrChange w:id="2334" w:author="Author">
              <w:rPr>
                <w:rStyle w:val="Hyperlink"/>
                <w:noProof/>
              </w:rPr>
            </w:rPrChange>
          </w:rPr>
          <w:delText>Traditional alarm reporting and legacy-properties</w:delText>
        </w:r>
        <w:r w:rsidDel="00B53275">
          <w:rPr>
            <w:noProof/>
            <w:webHidden/>
          </w:rPr>
          <w:tab/>
          <w:delText>138</w:delText>
        </w:r>
      </w:del>
    </w:p>
    <w:p w14:paraId="05DA2410" w14:textId="5DB4FEE2" w:rsidR="00C1187B" w:rsidDel="00B53275" w:rsidRDefault="00C1187B">
      <w:pPr>
        <w:pStyle w:val="TOC2"/>
        <w:rPr>
          <w:del w:id="2335" w:author="Author"/>
          <w:rFonts w:cstheme="minorBidi"/>
          <w:noProof/>
          <w:color w:val="auto"/>
          <w:kern w:val="2"/>
          <w:sz w:val="22"/>
          <w:lang w:eastAsia="en-US"/>
          <w14:ligatures w14:val="standardContextual"/>
        </w:rPr>
      </w:pPr>
      <w:del w:id="2336" w:author="Author">
        <w:r w:rsidRPr="006D1621" w:rsidDel="00B53275">
          <w:rPr>
            <w:rPrChange w:id="2337" w:author="Author">
              <w:rPr>
                <w:rStyle w:val="Hyperlink"/>
                <w:noProof/>
              </w:rPr>
            </w:rPrChange>
          </w:rPr>
          <w:delText>8.5</w:delText>
        </w:r>
        <w:r w:rsidDel="00B53275">
          <w:rPr>
            <w:rFonts w:cstheme="minorBidi"/>
            <w:noProof/>
            <w:color w:val="auto"/>
            <w:kern w:val="2"/>
            <w:sz w:val="22"/>
            <w:lang w:eastAsia="en-US"/>
            <w14:ligatures w14:val="standardContextual"/>
          </w:rPr>
          <w:tab/>
        </w:r>
        <w:r w:rsidRPr="006D1621" w:rsidDel="00B53275">
          <w:rPr>
            <w:rPrChange w:id="2338" w:author="Author">
              <w:rPr>
                <w:rStyle w:val="Hyperlink"/>
                <w:noProof/>
              </w:rPr>
            </w:rPrChange>
          </w:rPr>
          <w:delText>Appendix – Measurement data and performance monitoring solution architecture</w:delText>
        </w:r>
        <w:r w:rsidDel="00B53275">
          <w:rPr>
            <w:noProof/>
            <w:webHidden/>
          </w:rPr>
          <w:tab/>
          <w:delText>140</w:delText>
        </w:r>
      </w:del>
    </w:p>
    <w:p w14:paraId="1CA6359C" w14:textId="7E8F1191" w:rsidR="00C1187B" w:rsidDel="00B53275" w:rsidRDefault="00C1187B">
      <w:pPr>
        <w:pStyle w:val="TOC2"/>
        <w:rPr>
          <w:del w:id="2339" w:author="Author"/>
          <w:rFonts w:cstheme="minorBidi"/>
          <w:noProof/>
          <w:color w:val="auto"/>
          <w:kern w:val="2"/>
          <w:sz w:val="22"/>
          <w:lang w:eastAsia="en-US"/>
          <w14:ligatures w14:val="standardContextual"/>
        </w:rPr>
      </w:pPr>
      <w:del w:id="2340" w:author="Author">
        <w:r w:rsidRPr="006D1621" w:rsidDel="00B53275">
          <w:rPr>
            <w:rPrChange w:id="2341" w:author="Author">
              <w:rPr>
                <w:rStyle w:val="Hyperlink"/>
                <w:noProof/>
              </w:rPr>
            </w:rPrChange>
          </w:rPr>
          <w:delText>8.6</w:delText>
        </w:r>
        <w:r w:rsidDel="00B53275">
          <w:rPr>
            <w:rFonts w:cstheme="minorBidi"/>
            <w:noProof/>
            <w:color w:val="auto"/>
            <w:kern w:val="2"/>
            <w:sz w:val="22"/>
            <w:lang w:eastAsia="en-US"/>
            <w14:ligatures w14:val="standardContextual"/>
          </w:rPr>
          <w:tab/>
        </w:r>
        <w:r w:rsidRPr="006D1621" w:rsidDel="00B53275">
          <w:rPr>
            <w:rPrChange w:id="2342" w:author="Author">
              <w:rPr>
                <w:rStyle w:val="Hyperlink"/>
                <w:noProof/>
              </w:rPr>
            </w:rPrChange>
          </w:rPr>
          <w:delText>Appendix – Measurement data – Referencing resources</w:delText>
        </w:r>
        <w:r w:rsidDel="00B53275">
          <w:rPr>
            <w:noProof/>
            <w:webHidden/>
          </w:rPr>
          <w:tab/>
          <w:delText>141</w:delText>
        </w:r>
      </w:del>
    </w:p>
    <w:p w14:paraId="2F635333" w14:textId="6FE85238" w:rsidR="00C1187B" w:rsidDel="00B53275" w:rsidRDefault="00C1187B">
      <w:pPr>
        <w:pStyle w:val="TOC2"/>
        <w:rPr>
          <w:del w:id="2343" w:author="Author"/>
          <w:rFonts w:cstheme="minorBidi"/>
          <w:noProof/>
          <w:color w:val="auto"/>
          <w:kern w:val="2"/>
          <w:sz w:val="22"/>
          <w:lang w:eastAsia="en-US"/>
          <w14:ligatures w14:val="standardContextual"/>
        </w:rPr>
      </w:pPr>
      <w:del w:id="2344" w:author="Author">
        <w:r w:rsidRPr="006D1621" w:rsidDel="00B53275">
          <w:rPr>
            <w:rPrChange w:id="2345" w:author="Author">
              <w:rPr>
                <w:rStyle w:val="Hyperlink"/>
                <w:noProof/>
              </w:rPr>
            </w:rPrChange>
          </w:rPr>
          <w:delText>8.7</w:delText>
        </w:r>
        <w:r w:rsidDel="00B53275">
          <w:rPr>
            <w:rFonts w:cstheme="minorBidi"/>
            <w:noProof/>
            <w:color w:val="auto"/>
            <w:kern w:val="2"/>
            <w:sz w:val="22"/>
            <w:lang w:eastAsia="en-US"/>
            <w14:ligatures w14:val="standardContextual"/>
          </w:rPr>
          <w:tab/>
        </w:r>
        <w:r w:rsidRPr="006D1621" w:rsidDel="00B53275">
          <w:rPr>
            <w:rPrChange w:id="2346" w:author="Author">
              <w:rPr>
                <w:rStyle w:val="Hyperlink"/>
                <w:noProof/>
              </w:rPr>
            </w:rPrChange>
          </w:rPr>
          <w:delText>Appendix – Protobuf encoding sketch</w:delText>
        </w:r>
        <w:r w:rsidDel="00B53275">
          <w:rPr>
            <w:noProof/>
            <w:webHidden/>
          </w:rPr>
          <w:tab/>
          <w:delText>142</w:delText>
        </w:r>
      </w:del>
    </w:p>
    <w:p w14:paraId="107BA7D8" w14:textId="3AD11068" w:rsidR="00C1187B" w:rsidDel="00B53275" w:rsidRDefault="00C1187B">
      <w:pPr>
        <w:pStyle w:val="TOC3"/>
        <w:rPr>
          <w:del w:id="2347" w:author="Author"/>
          <w:rFonts w:cstheme="minorBidi"/>
          <w:noProof/>
          <w:color w:val="auto"/>
          <w:kern w:val="2"/>
          <w:sz w:val="22"/>
          <w:lang w:eastAsia="en-US"/>
          <w14:ligatures w14:val="standardContextual"/>
        </w:rPr>
      </w:pPr>
      <w:del w:id="2348" w:author="Author">
        <w:r w:rsidRPr="006D1621" w:rsidDel="00B53275">
          <w:rPr>
            <w:rPrChange w:id="2349" w:author="Author">
              <w:rPr>
                <w:rStyle w:val="Hyperlink"/>
                <w:noProof/>
              </w:rPr>
            </w:rPrChange>
          </w:rPr>
          <w:delText>8.7.1</w:delText>
        </w:r>
        <w:r w:rsidDel="00B53275">
          <w:rPr>
            <w:rFonts w:cstheme="minorBidi"/>
            <w:noProof/>
            <w:color w:val="auto"/>
            <w:kern w:val="2"/>
            <w:sz w:val="22"/>
            <w:lang w:eastAsia="en-US"/>
            <w14:ligatures w14:val="standardContextual"/>
          </w:rPr>
          <w:tab/>
        </w:r>
        <w:r w:rsidRPr="006D1621" w:rsidDel="00B53275">
          <w:rPr>
            <w:rPrChange w:id="2350" w:author="Author">
              <w:rPr>
                <w:rStyle w:val="Hyperlink"/>
                <w:noProof/>
              </w:rPr>
            </w:rPrChange>
          </w:rPr>
          <w:delText>Message fragment in JSON</w:delText>
        </w:r>
        <w:r w:rsidDel="00B53275">
          <w:rPr>
            <w:noProof/>
            <w:webHidden/>
          </w:rPr>
          <w:tab/>
          <w:delText>142</w:delText>
        </w:r>
      </w:del>
    </w:p>
    <w:p w14:paraId="72E2B48D" w14:textId="13BCABDD" w:rsidR="00C1187B" w:rsidDel="00B53275" w:rsidRDefault="00C1187B">
      <w:pPr>
        <w:pStyle w:val="TOC3"/>
        <w:rPr>
          <w:del w:id="2351" w:author="Author"/>
          <w:rFonts w:cstheme="minorBidi"/>
          <w:noProof/>
          <w:color w:val="auto"/>
          <w:kern w:val="2"/>
          <w:sz w:val="22"/>
          <w:lang w:eastAsia="en-US"/>
          <w14:ligatures w14:val="standardContextual"/>
        </w:rPr>
      </w:pPr>
      <w:del w:id="2352" w:author="Author">
        <w:r w:rsidRPr="006D1621" w:rsidDel="00B53275">
          <w:rPr>
            <w:rPrChange w:id="2353" w:author="Author">
              <w:rPr>
                <w:rStyle w:val="Hyperlink"/>
                <w:noProof/>
              </w:rPr>
            </w:rPrChange>
          </w:rPr>
          <w:delText>8.7.2</w:delText>
        </w:r>
        <w:r w:rsidDel="00B53275">
          <w:rPr>
            <w:rFonts w:cstheme="minorBidi"/>
            <w:noProof/>
            <w:color w:val="auto"/>
            <w:kern w:val="2"/>
            <w:sz w:val="22"/>
            <w:lang w:eastAsia="en-US"/>
            <w14:ligatures w14:val="standardContextual"/>
          </w:rPr>
          <w:tab/>
        </w:r>
        <w:r w:rsidRPr="006D1621" w:rsidDel="00B53275">
          <w:rPr>
            <w:rPrChange w:id="2354" w:author="Author">
              <w:rPr>
                <w:rStyle w:val="Hyperlink"/>
                <w:noProof/>
              </w:rPr>
            </w:rPrChange>
          </w:rPr>
          <w:delText>Protobuf hex</w:delText>
        </w:r>
        <w:r w:rsidDel="00B53275">
          <w:rPr>
            <w:noProof/>
            <w:webHidden/>
          </w:rPr>
          <w:tab/>
          <w:delText>142</w:delText>
        </w:r>
      </w:del>
    </w:p>
    <w:p w14:paraId="7E357011" w14:textId="5A82D5C5" w:rsidR="00C1187B" w:rsidDel="00B53275" w:rsidRDefault="00C1187B">
      <w:pPr>
        <w:pStyle w:val="TOC3"/>
        <w:rPr>
          <w:del w:id="2355" w:author="Author"/>
          <w:rFonts w:cstheme="minorBidi"/>
          <w:noProof/>
          <w:color w:val="auto"/>
          <w:kern w:val="2"/>
          <w:sz w:val="22"/>
          <w:lang w:eastAsia="en-US"/>
          <w14:ligatures w14:val="standardContextual"/>
        </w:rPr>
      </w:pPr>
      <w:del w:id="2356" w:author="Author">
        <w:r w:rsidRPr="006D1621" w:rsidDel="00B53275">
          <w:rPr>
            <w:rPrChange w:id="2357" w:author="Author">
              <w:rPr>
                <w:rStyle w:val="Hyperlink"/>
                <w:noProof/>
              </w:rPr>
            </w:rPrChange>
          </w:rPr>
          <w:delText>8.7.3</w:delText>
        </w:r>
        <w:r w:rsidDel="00B53275">
          <w:rPr>
            <w:rFonts w:cstheme="minorBidi"/>
            <w:noProof/>
            <w:color w:val="auto"/>
            <w:kern w:val="2"/>
            <w:sz w:val="22"/>
            <w:lang w:eastAsia="en-US"/>
            <w14:ligatures w14:val="standardContextual"/>
          </w:rPr>
          <w:tab/>
        </w:r>
        <w:r w:rsidRPr="006D1621" w:rsidDel="00B53275">
          <w:rPr>
            <w:rPrChange w:id="2358" w:author="Author">
              <w:rPr>
                <w:rStyle w:val="Hyperlink"/>
                <w:noProof/>
              </w:rPr>
            </w:rPrChange>
          </w:rPr>
          <w:delText>Decoded protobuf</w:delText>
        </w:r>
        <w:r w:rsidDel="00B53275">
          <w:rPr>
            <w:noProof/>
            <w:webHidden/>
          </w:rPr>
          <w:tab/>
          <w:delText>142</w:delText>
        </w:r>
      </w:del>
    </w:p>
    <w:p w14:paraId="63193D47" w14:textId="0E2BB971" w:rsidR="00C1187B" w:rsidDel="00B53275" w:rsidRDefault="00C1187B">
      <w:pPr>
        <w:pStyle w:val="TOC3"/>
        <w:rPr>
          <w:del w:id="2359" w:author="Author"/>
          <w:rFonts w:cstheme="minorBidi"/>
          <w:noProof/>
          <w:color w:val="auto"/>
          <w:kern w:val="2"/>
          <w:sz w:val="22"/>
          <w:lang w:eastAsia="en-US"/>
          <w14:ligatures w14:val="standardContextual"/>
        </w:rPr>
      </w:pPr>
      <w:del w:id="2360" w:author="Author">
        <w:r w:rsidRPr="006D1621" w:rsidDel="00B53275">
          <w:rPr>
            <w:rPrChange w:id="2361" w:author="Author">
              <w:rPr>
                <w:rStyle w:val="Hyperlink"/>
                <w:noProof/>
              </w:rPr>
            </w:rPrChange>
          </w:rPr>
          <w:delText>8.7.4</w:delText>
        </w:r>
        <w:r w:rsidDel="00B53275">
          <w:rPr>
            <w:rFonts w:cstheme="minorBidi"/>
            <w:noProof/>
            <w:color w:val="auto"/>
            <w:kern w:val="2"/>
            <w:sz w:val="22"/>
            <w:lang w:eastAsia="en-US"/>
            <w14:ligatures w14:val="standardContextual"/>
          </w:rPr>
          <w:tab/>
        </w:r>
        <w:r w:rsidRPr="006D1621" w:rsidDel="00B53275">
          <w:rPr>
            <w:rPrChange w:id="2362" w:author="Author">
              <w:rPr>
                <w:rStyle w:val="Hyperlink"/>
                <w:noProof/>
              </w:rPr>
            </w:rPrChange>
          </w:rPr>
          <w:delText>Byte reduction</w:delText>
        </w:r>
        <w:r w:rsidDel="00B53275">
          <w:rPr>
            <w:noProof/>
            <w:webHidden/>
          </w:rPr>
          <w:tab/>
          <w:delText>143</w:delText>
        </w:r>
      </w:del>
    </w:p>
    <w:p w14:paraId="5A50A56F" w14:textId="64E54EC9" w:rsidR="00C1187B" w:rsidDel="00B53275" w:rsidRDefault="00C1187B">
      <w:pPr>
        <w:pStyle w:val="TOC3"/>
        <w:rPr>
          <w:del w:id="2363" w:author="Author"/>
          <w:rFonts w:cstheme="minorBidi"/>
          <w:noProof/>
          <w:color w:val="auto"/>
          <w:kern w:val="2"/>
          <w:sz w:val="22"/>
          <w:lang w:eastAsia="en-US"/>
          <w14:ligatures w14:val="standardContextual"/>
        </w:rPr>
      </w:pPr>
      <w:del w:id="2364" w:author="Author">
        <w:r w:rsidRPr="006D1621" w:rsidDel="00B53275">
          <w:rPr>
            <w:rPrChange w:id="2365" w:author="Author">
              <w:rPr>
                <w:rStyle w:val="Hyperlink"/>
                <w:noProof/>
              </w:rPr>
            </w:rPrChange>
          </w:rPr>
          <w:delText>8.7.5</w:delText>
        </w:r>
        <w:r w:rsidDel="00B53275">
          <w:rPr>
            <w:rFonts w:cstheme="minorBidi"/>
            <w:noProof/>
            <w:color w:val="auto"/>
            <w:kern w:val="2"/>
            <w:sz w:val="22"/>
            <w:lang w:eastAsia="en-US"/>
            <w14:ligatures w14:val="standardContextual"/>
          </w:rPr>
          <w:tab/>
        </w:r>
        <w:r w:rsidRPr="006D1621" w:rsidDel="00B53275">
          <w:rPr>
            <w:rPrChange w:id="2366" w:author="Author">
              <w:rPr>
                <w:rStyle w:val="Hyperlink"/>
                <w:noProof/>
              </w:rPr>
            </w:rPrChange>
          </w:rPr>
          <w:delText>Protobuf encoding</w:delText>
        </w:r>
        <w:r w:rsidDel="00B53275">
          <w:rPr>
            <w:noProof/>
            <w:webHidden/>
          </w:rPr>
          <w:tab/>
          <w:delText>143</w:delText>
        </w:r>
      </w:del>
    </w:p>
    <w:p w14:paraId="62E76897" w14:textId="0654CAEC" w:rsidR="00C1187B" w:rsidDel="00B53275" w:rsidRDefault="00C1187B">
      <w:pPr>
        <w:pStyle w:val="TOC2"/>
        <w:rPr>
          <w:del w:id="2367" w:author="Author"/>
          <w:rFonts w:cstheme="minorBidi"/>
          <w:noProof/>
          <w:color w:val="auto"/>
          <w:kern w:val="2"/>
          <w:sz w:val="22"/>
          <w:lang w:eastAsia="en-US"/>
          <w14:ligatures w14:val="standardContextual"/>
        </w:rPr>
      </w:pPr>
      <w:del w:id="2368" w:author="Author">
        <w:r w:rsidRPr="006D1621" w:rsidDel="00B53275">
          <w:rPr>
            <w:rPrChange w:id="2369" w:author="Author">
              <w:rPr>
                <w:rStyle w:val="Hyperlink"/>
                <w:noProof/>
              </w:rPr>
            </w:rPrChange>
          </w:rPr>
          <w:delText>8.8</w:delText>
        </w:r>
        <w:r w:rsidDel="00B53275">
          <w:rPr>
            <w:rFonts w:cstheme="minorBidi"/>
            <w:noProof/>
            <w:color w:val="auto"/>
            <w:kern w:val="2"/>
            <w:sz w:val="22"/>
            <w:lang w:eastAsia="en-US"/>
            <w14:ligatures w14:val="standardContextual"/>
          </w:rPr>
          <w:tab/>
        </w:r>
        <w:r w:rsidRPr="006D1621" w:rsidDel="00B53275">
          <w:rPr>
            <w:rPrChange w:id="2370" w:author="Author">
              <w:rPr>
                <w:rStyle w:val="Hyperlink"/>
                <w:noProof/>
              </w:rPr>
            </w:rPrChange>
          </w:rPr>
          <w:delText>Appendix – Measurement YANG</w:delText>
        </w:r>
        <w:r w:rsidDel="00B53275">
          <w:rPr>
            <w:noProof/>
            <w:webHidden/>
          </w:rPr>
          <w:tab/>
          <w:delText>144</w:delText>
        </w:r>
      </w:del>
    </w:p>
    <w:p w14:paraId="62A45DD1" w14:textId="069B4F20" w:rsidR="00C1187B" w:rsidDel="00B53275" w:rsidRDefault="00C1187B">
      <w:pPr>
        <w:pStyle w:val="TOC1"/>
        <w:tabs>
          <w:tab w:val="left" w:pos="432"/>
        </w:tabs>
        <w:rPr>
          <w:del w:id="2371" w:author="Author"/>
          <w:rFonts w:cstheme="minorBidi"/>
          <w:b w:val="0"/>
          <w:noProof/>
          <w:color w:val="auto"/>
          <w:kern w:val="2"/>
          <w:sz w:val="22"/>
          <w:szCs w:val="22"/>
          <w:lang w:eastAsia="en-US"/>
          <w14:ligatures w14:val="standardContextual"/>
        </w:rPr>
      </w:pPr>
      <w:del w:id="2372" w:author="Author">
        <w:r w:rsidRPr="006D1621" w:rsidDel="00B53275">
          <w:rPr>
            <w:rPrChange w:id="2373" w:author="Author">
              <w:rPr>
                <w:rStyle w:val="Hyperlink"/>
                <w:noProof/>
              </w:rPr>
            </w:rPrChange>
          </w:rPr>
          <w:delText>9</w:delText>
        </w:r>
        <w:r w:rsidDel="00B53275">
          <w:rPr>
            <w:rFonts w:cstheme="minorBidi"/>
            <w:b w:val="0"/>
            <w:noProof/>
            <w:color w:val="auto"/>
            <w:kern w:val="2"/>
            <w:sz w:val="22"/>
            <w:szCs w:val="22"/>
            <w:lang w:eastAsia="en-US"/>
            <w14:ligatures w14:val="standardContextual"/>
          </w:rPr>
          <w:tab/>
        </w:r>
        <w:r w:rsidRPr="006D1621" w:rsidDel="00B53275">
          <w:rPr>
            <w:rPrChange w:id="2374" w:author="Author">
              <w:rPr>
                <w:rStyle w:val="Hyperlink"/>
                <w:noProof/>
              </w:rPr>
            </w:rPrChange>
          </w:rPr>
          <w:delText>References</w:delText>
        </w:r>
        <w:r w:rsidDel="00B53275">
          <w:rPr>
            <w:noProof/>
            <w:webHidden/>
          </w:rPr>
          <w:tab/>
          <w:delText>157</w:delText>
        </w:r>
      </w:del>
    </w:p>
    <w:p w14:paraId="56B00985" w14:textId="19EF123C" w:rsidR="00C1187B" w:rsidDel="00B53275" w:rsidRDefault="00C1187B">
      <w:pPr>
        <w:pStyle w:val="TOC1"/>
        <w:tabs>
          <w:tab w:val="left" w:pos="432"/>
        </w:tabs>
        <w:rPr>
          <w:del w:id="2375" w:author="Author"/>
          <w:rFonts w:cstheme="minorBidi"/>
          <w:b w:val="0"/>
          <w:noProof/>
          <w:color w:val="auto"/>
          <w:kern w:val="2"/>
          <w:sz w:val="22"/>
          <w:szCs w:val="22"/>
          <w:lang w:eastAsia="en-US"/>
          <w14:ligatures w14:val="standardContextual"/>
        </w:rPr>
      </w:pPr>
      <w:del w:id="2376" w:author="Author">
        <w:r w:rsidRPr="006D1621" w:rsidDel="00B53275">
          <w:rPr>
            <w:rPrChange w:id="2377" w:author="Author">
              <w:rPr>
                <w:rStyle w:val="Hyperlink"/>
                <w:noProof/>
              </w:rPr>
            </w:rPrChange>
          </w:rPr>
          <w:delText>10</w:delText>
        </w:r>
        <w:r w:rsidDel="00B53275">
          <w:rPr>
            <w:rFonts w:cstheme="minorBidi"/>
            <w:b w:val="0"/>
            <w:noProof/>
            <w:color w:val="auto"/>
            <w:kern w:val="2"/>
            <w:sz w:val="22"/>
            <w:szCs w:val="22"/>
            <w:lang w:eastAsia="en-US"/>
            <w14:ligatures w14:val="standardContextual"/>
          </w:rPr>
          <w:tab/>
        </w:r>
        <w:r w:rsidRPr="006D1621" w:rsidDel="00B53275">
          <w:rPr>
            <w:rPrChange w:id="2378" w:author="Author">
              <w:rPr>
                <w:rStyle w:val="Hyperlink"/>
                <w:noProof/>
              </w:rPr>
            </w:rPrChange>
          </w:rPr>
          <w:delText>Definitions and Terminology</w:delText>
        </w:r>
        <w:r w:rsidDel="00B53275">
          <w:rPr>
            <w:noProof/>
            <w:webHidden/>
          </w:rPr>
          <w:tab/>
          <w:delText>158</w:delText>
        </w:r>
      </w:del>
    </w:p>
    <w:p w14:paraId="3A6A110D" w14:textId="498F0317" w:rsidR="00C1187B" w:rsidDel="00B53275" w:rsidRDefault="00C1187B">
      <w:pPr>
        <w:pStyle w:val="TOC1"/>
        <w:tabs>
          <w:tab w:val="left" w:pos="432"/>
        </w:tabs>
        <w:rPr>
          <w:del w:id="2379" w:author="Author"/>
          <w:rFonts w:cstheme="minorBidi"/>
          <w:b w:val="0"/>
          <w:noProof/>
          <w:color w:val="auto"/>
          <w:kern w:val="2"/>
          <w:sz w:val="22"/>
          <w:szCs w:val="22"/>
          <w:lang w:eastAsia="en-US"/>
          <w14:ligatures w14:val="standardContextual"/>
        </w:rPr>
      </w:pPr>
      <w:del w:id="2380" w:author="Author">
        <w:r w:rsidRPr="006D1621" w:rsidDel="00B53275">
          <w:rPr>
            <w:rPrChange w:id="2381" w:author="Author">
              <w:rPr>
                <w:rStyle w:val="Hyperlink"/>
                <w:noProof/>
              </w:rPr>
            </w:rPrChange>
          </w:rPr>
          <w:delText>11</w:delText>
        </w:r>
        <w:r w:rsidDel="00B53275">
          <w:rPr>
            <w:rFonts w:cstheme="minorBidi"/>
            <w:b w:val="0"/>
            <w:noProof/>
            <w:color w:val="auto"/>
            <w:kern w:val="2"/>
            <w:sz w:val="22"/>
            <w:szCs w:val="22"/>
            <w:lang w:eastAsia="en-US"/>
            <w14:ligatures w14:val="standardContextual"/>
          </w:rPr>
          <w:tab/>
        </w:r>
        <w:r w:rsidRPr="006D1621" w:rsidDel="00B53275">
          <w:rPr>
            <w:rPrChange w:id="2382" w:author="Author">
              <w:rPr>
                <w:rStyle w:val="Hyperlink"/>
                <w:noProof/>
              </w:rPr>
            </w:rPrChange>
          </w:rPr>
          <w:delText>Individuals engaged</w:delText>
        </w:r>
        <w:r w:rsidDel="00B53275">
          <w:rPr>
            <w:noProof/>
            <w:webHidden/>
          </w:rPr>
          <w:tab/>
          <w:delText>160</w:delText>
        </w:r>
      </w:del>
    </w:p>
    <w:p w14:paraId="121D027B" w14:textId="669A8EA7" w:rsidR="00C1187B" w:rsidDel="00B53275" w:rsidRDefault="00C1187B">
      <w:pPr>
        <w:pStyle w:val="TOC2"/>
        <w:rPr>
          <w:del w:id="2383" w:author="Author"/>
          <w:rFonts w:cstheme="minorBidi"/>
          <w:noProof/>
          <w:color w:val="auto"/>
          <w:kern w:val="2"/>
          <w:sz w:val="22"/>
          <w:lang w:eastAsia="en-US"/>
          <w14:ligatures w14:val="standardContextual"/>
        </w:rPr>
      </w:pPr>
      <w:del w:id="2384" w:author="Author">
        <w:r w:rsidRPr="006D1621" w:rsidDel="00B53275">
          <w:rPr>
            <w:rPrChange w:id="2385" w:author="Author">
              <w:rPr>
                <w:rStyle w:val="Hyperlink"/>
                <w:noProof/>
              </w:rPr>
            </w:rPrChange>
          </w:rPr>
          <w:delText>11.1</w:delText>
        </w:r>
        <w:r w:rsidDel="00B53275">
          <w:rPr>
            <w:rFonts w:cstheme="minorBidi"/>
            <w:noProof/>
            <w:color w:val="auto"/>
            <w:kern w:val="2"/>
            <w:sz w:val="22"/>
            <w:lang w:eastAsia="en-US"/>
            <w14:ligatures w14:val="standardContextual"/>
          </w:rPr>
          <w:tab/>
        </w:r>
        <w:r w:rsidRPr="006D1621" w:rsidDel="00B53275">
          <w:rPr>
            <w:rPrChange w:id="2386" w:author="Author">
              <w:rPr>
                <w:rStyle w:val="Hyperlink"/>
                <w:noProof/>
              </w:rPr>
            </w:rPrChange>
          </w:rPr>
          <w:delText>Editors</w:delText>
        </w:r>
        <w:r w:rsidDel="00B53275">
          <w:rPr>
            <w:noProof/>
            <w:webHidden/>
          </w:rPr>
          <w:tab/>
          <w:delText>160</w:delText>
        </w:r>
      </w:del>
    </w:p>
    <w:p w14:paraId="7DF4EB97" w14:textId="26716604" w:rsidR="00C1187B" w:rsidDel="00B53275" w:rsidRDefault="00C1187B">
      <w:pPr>
        <w:pStyle w:val="TOC2"/>
        <w:rPr>
          <w:del w:id="2387" w:author="Author"/>
          <w:rFonts w:cstheme="minorBidi"/>
          <w:noProof/>
          <w:color w:val="auto"/>
          <w:kern w:val="2"/>
          <w:sz w:val="22"/>
          <w:lang w:eastAsia="en-US"/>
          <w14:ligatures w14:val="standardContextual"/>
        </w:rPr>
      </w:pPr>
      <w:del w:id="2388" w:author="Author">
        <w:r w:rsidRPr="006D1621" w:rsidDel="00B53275">
          <w:rPr>
            <w:rPrChange w:id="2389" w:author="Author">
              <w:rPr>
                <w:rStyle w:val="Hyperlink"/>
                <w:noProof/>
              </w:rPr>
            </w:rPrChange>
          </w:rPr>
          <w:delText>11.2</w:delText>
        </w:r>
        <w:r w:rsidDel="00B53275">
          <w:rPr>
            <w:rFonts w:cstheme="minorBidi"/>
            <w:noProof/>
            <w:color w:val="auto"/>
            <w:kern w:val="2"/>
            <w:sz w:val="22"/>
            <w:lang w:eastAsia="en-US"/>
            <w14:ligatures w14:val="standardContextual"/>
          </w:rPr>
          <w:tab/>
        </w:r>
        <w:r w:rsidRPr="006D1621" w:rsidDel="00B53275">
          <w:rPr>
            <w:rPrChange w:id="2390" w:author="Author">
              <w:rPr>
                <w:rStyle w:val="Hyperlink"/>
                <w:noProof/>
              </w:rPr>
            </w:rPrChange>
          </w:rPr>
          <w:delText>Contributors</w:delText>
        </w:r>
        <w:r w:rsidDel="00B53275">
          <w:rPr>
            <w:noProof/>
            <w:webHidden/>
          </w:rPr>
          <w:tab/>
          <w:delText>160</w:delText>
        </w:r>
      </w:del>
    </w:p>
    <w:p w14:paraId="37FF07ED" w14:textId="1A5CB608" w:rsidR="00C1187B" w:rsidDel="00B53275" w:rsidRDefault="00C1187B">
      <w:pPr>
        <w:pStyle w:val="TOC1"/>
        <w:tabs>
          <w:tab w:val="left" w:pos="432"/>
        </w:tabs>
        <w:rPr>
          <w:del w:id="2391" w:author="Author"/>
          <w:rFonts w:cstheme="minorBidi"/>
          <w:b w:val="0"/>
          <w:noProof/>
          <w:color w:val="auto"/>
          <w:kern w:val="2"/>
          <w:sz w:val="22"/>
          <w:szCs w:val="22"/>
          <w:lang w:eastAsia="en-US"/>
          <w14:ligatures w14:val="standardContextual"/>
        </w:rPr>
      </w:pPr>
      <w:del w:id="2392" w:author="Author">
        <w:r w:rsidRPr="006D1621" w:rsidDel="00B53275">
          <w:rPr>
            <w:rPrChange w:id="2393" w:author="Author">
              <w:rPr>
                <w:rStyle w:val="Hyperlink"/>
                <w:noProof/>
              </w:rPr>
            </w:rPrChange>
          </w:rPr>
          <w:delText>12</w:delText>
        </w:r>
        <w:r w:rsidDel="00B53275">
          <w:rPr>
            <w:rFonts w:cstheme="minorBidi"/>
            <w:b w:val="0"/>
            <w:noProof/>
            <w:color w:val="auto"/>
            <w:kern w:val="2"/>
            <w:sz w:val="22"/>
            <w:szCs w:val="22"/>
            <w:lang w:eastAsia="en-US"/>
            <w14:ligatures w14:val="standardContextual"/>
          </w:rPr>
          <w:tab/>
        </w:r>
        <w:r w:rsidRPr="006D1621" w:rsidDel="00B53275">
          <w:rPr>
            <w:rPrChange w:id="2394" w:author="Author">
              <w:rPr>
                <w:rStyle w:val="Hyperlink"/>
                <w:noProof/>
              </w:rPr>
            </w:rPrChange>
          </w:rPr>
          <w:delText>Appendix: Changes between versions</w:delText>
        </w:r>
        <w:r w:rsidDel="00B53275">
          <w:rPr>
            <w:noProof/>
            <w:webHidden/>
          </w:rPr>
          <w:tab/>
          <w:delText>161</w:delText>
        </w:r>
      </w:del>
    </w:p>
    <w:p w14:paraId="4DDFE38B" w14:textId="347A418B" w:rsidR="00C1187B" w:rsidDel="00B53275" w:rsidRDefault="00C1187B">
      <w:pPr>
        <w:pStyle w:val="TOC2"/>
        <w:rPr>
          <w:del w:id="2395" w:author="Author"/>
          <w:rFonts w:cstheme="minorBidi"/>
          <w:noProof/>
          <w:color w:val="auto"/>
          <w:kern w:val="2"/>
          <w:sz w:val="22"/>
          <w:lang w:eastAsia="en-US"/>
          <w14:ligatures w14:val="standardContextual"/>
        </w:rPr>
      </w:pPr>
      <w:del w:id="2396" w:author="Author">
        <w:r w:rsidRPr="006D1621" w:rsidDel="00B53275">
          <w:rPr>
            <w:rPrChange w:id="2397" w:author="Author">
              <w:rPr>
                <w:rStyle w:val="Hyperlink"/>
                <w:noProof/>
              </w:rPr>
            </w:rPrChange>
          </w:rPr>
          <w:delText>12.1</w:delText>
        </w:r>
        <w:r w:rsidDel="00B53275">
          <w:rPr>
            <w:rFonts w:cstheme="minorBidi"/>
            <w:noProof/>
            <w:color w:val="auto"/>
            <w:kern w:val="2"/>
            <w:sz w:val="22"/>
            <w:lang w:eastAsia="en-US"/>
            <w14:ligatures w14:val="standardContextual"/>
          </w:rPr>
          <w:tab/>
        </w:r>
        <w:r w:rsidRPr="006D1621" w:rsidDel="00B53275">
          <w:rPr>
            <w:rPrChange w:id="2398" w:author="Author">
              <w:rPr>
                <w:rStyle w:val="Hyperlink"/>
                <w:noProof/>
              </w:rPr>
            </w:rPrChange>
          </w:rPr>
          <w:delText>Changes between v1.1 and v2.0</w:delText>
        </w:r>
        <w:r w:rsidDel="00B53275">
          <w:rPr>
            <w:noProof/>
            <w:webHidden/>
          </w:rPr>
          <w:tab/>
          <w:delText>161</w:delText>
        </w:r>
      </w:del>
    </w:p>
    <w:p w14:paraId="21291A2C" w14:textId="586408FF" w:rsidR="00C1187B" w:rsidDel="00B53275" w:rsidRDefault="00C1187B">
      <w:pPr>
        <w:pStyle w:val="TOC2"/>
        <w:rPr>
          <w:del w:id="2399" w:author="Author"/>
          <w:rFonts w:cstheme="minorBidi"/>
          <w:noProof/>
          <w:color w:val="auto"/>
          <w:kern w:val="2"/>
          <w:sz w:val="22"/>
          <w:lang w:eastAsia="en-US"/>
          <w14:ligatures w14:val="standardContextual"/>
        </w:rPr>
      </w:pPr>
      <w:del w:id="2400" w:author="Author">
        <w:r w:rsidRPr="006D1621" w:rsidDel="00B53275">
          <w:rPr>
            <w:rPrChange w:id="2401" w:author="Author">
              <w:rPr>
                <w:rStyle w:val="Hyperlink"/>
                <w:noProof/>
              </w:rPr>
            </w:rPrChange>
          </w:rPr>
          <w:delText>12.2</w:delText>
        </w:r>
        <w:r w:rsidDel="00B53275">
          <w:rPr>
            <w:rFonts w:cstheme="minorBidi"/>
            <w:noProof/>
            <w:color w:val="auto"/>
            <w:kern w:val="2"/>
            <w:sz w:val="22"/>
            <w:lang w:eastAsia="en-US"/>
            <w14:ligatures w14:val="standardContextual"/>
          </w:rPr>
          <w:tab/>
        </w:r>
        <w:r w:rsidRPr="006D1621" w:rsidDel="00B53275">
          <w:rPr>
            <w:rPrChange w:id="2402" w:author="Author">
              <w:rPr>
                <w:rStyle w:val="Hyperlink"/>
                <w:noProof/>
              </w:rPr>
            </w:rPrChange>
          </w:rPr>
          <w:delText>Changes between v2.0 and v3.1</w:delText>
        </w:r>
        <w:r w:rsidDel="00B53275">
          <w:rPr>
            <w:noProof/>
            <w:webHidden/>
          </w:rPr>
          <w:tab/>
          <w:delText>161</w:delText>
        </w:r>
      </w:del>
    </w:p>
    <w:p w14:paraId="33A5BC37" w14:textId="40DDD92F" w:rsidR="00722ED2" w:rsidRPr="00661FB9" w:rsidRDefault="00722ED2" w:rsidP="00661FB9">
      <w:pPr>
        <w:pStyle w:val="TOCHeading"/>
        <w:jc w:val="both"/>
        <w:rPr>
          <w:rFonts w:ascii="Times New Roman" w:hAnsi="Times New Roman" w:cs="Times New Roman"/>
        </w:rPr>
      </w:pPr>
      <w:r w:rsidRPr="00661FB9">
        <w:rPr>
          <w:rFonts w:ascii="Times New Roman" w:eastAsiaTheme="minorEastAsia" w:hAnsi="Times New Roman" w:cs="Times New Roman"/>
          <w:bCs w:val="0"/>
          <w:color w:val="141313" w:themeColor="text1"/>
          <w:sz w:val="20"/>
          <w:szCs w:val="24"/>
        </w:rPr>
        <w:fldChar w:fldCharType="end"/>
      </w:r>
    </w:p>
    <w:p w14:paraId="78325EF2" w14:textId="77777777" w:rsidR="00722ED2" w:rsidRPr="00661FB9" w:rsidRDefault="00722ED2" w:rsidP="00661FB9">
      <w:pPr>
        <w:pStyle w:val="TOCHeading"/>
        <w:keepNext/>
        <w:jc w:val="both"/>
        <w:rPr>
          <w:rFonts w:ascii="Times New Roman" w:hAnsi="Times New Roman" w:cs="Times New Roman"/>
        </w:rPr>
      </w:pPr>
      <w:r w:rsidRPr="00B76AAD">
        <w:rPr>
          <w:rFonts w:ascii="Times New Roman" w:hAnsi="Times New Roman" w:cs="Times New Roman"/>
        </w:rPr>
        <w:t>List of Figures</w:t>
      </w:r>
    </w:p>
    <w:p w14:paraId="4B516E6F" w14:textId="7F55E67D" w:rsidR="00B53275" w:rsidRDefault="00722ED2">
      <w:pPr>
        <w:pStyle w:val="TableofFigures"/>
        <w:tabs>
          <w:tab w:val="right" w:leader="dot" w:pos="10456"/>
        </w:tabs>
        <w:rPr>
          <w:ins w:id="2403" w:author="Author"/>
          <w:noProof/>
          <w:color w:val="auto"/>
          <w:kern w:val="2"/>
          <w:sz w:val="24"/>
          <w:szCs w:val="24"/>
          <w:lang w:val="en-GB" w:eastAsia="en-GB"/>
          <w14:ligatures w14:val="standardContextual"/>
        </w:rPr>
      </w:pPr>
      <w:r w:rsidRPr="00661FB9">
        <w:rPr>
          <w:rFonts w:ascii="Times New Roman" w:hAnsi="Times New Roman" w:cs="Times New Roman"/>
        </w:rPr>
        <w:fldChar w:fldCharType="begin"/>
      </w:r>
      <w:r w:rsidRPr="00661FB9">
        <w:rPr>
          <w:rFonts w:ascii="Times New Roman" w:hAnsi="Times New Roman" w:cs="Times New Roman"/>
        </w:rPr>
        <w:instrText xml:space="preserve"> TOC \h \z \c "Figure" </w:instrText>
      </w:r>
      <w:r w:rsidRPr="00661FB9">
        <w:rPr>
          <w:rFonts w:ascii="Times New Roman" w:hAnsi="Times New Roman" w:cs="Times New Roman"/>
        </w:rPr>
        <w:fldChar w:fldCharType="separate"/>
      </w:r>
      <w:ins w:id="2404" w:author="Author">
        <w:r w:rsidR="00B53275" w:rsidRPr="00F46670">
          <w:rPr>
            <w:rStyle w:val="Hyperlink"/>
            <w:noProof/>
          </w:rPr>
          <w:fldChar w:fldCharType="begin"/>
        </w:r>
        <w:r w:rsidR="00B53275" w:rsidRPr="00F46670">
          <w:rPr>
            <w:rStyle w:val="Hyperlink"/>
            <w:noProof/>
          </w:rPr>
          <w:instrText xml:space="preserve"> </w:instrText>
        </w:r>
        <w:r w:rsidR="00B53275">
          <w:rPr>
            <w:noProof/>
          </w:rPr>
          <w:instrText>HYPERLINK \l "_Toc192620375"</w:instrText>
        </w:r>
        <w:r w:rsidR="00B53275" w:rsidRPr="00F46670">
          <w:rPr>
            <w:rStyle w:val="Hyperlink"/>
            <w:noProof/>
          </w:rPr>
          <w:instrText xml:space="preserve"> </w:instrText>
        </w:r>
        <w:r w:rsidR="00B53275" w:rsidRPr="00F46670">
          <w:rPr>
            <w:rStyle w:val="Hyperlink"/>
            <w:noProof/>
          </w:rPr>
        </w:r>
        <w:r w:rsidR="00B53275" w:rsidRPr="00F46670">
          <w:rPr>
            <w:rStyle w:val="Hyperlink"/>
            <w:noProof/>
          </w:rPr>
          <w:fldChar w:fldCharType="separate"/>
        </w:r>
        <w:r w:rsidR="00B53275" w:rsidRPr="00F46670">
          <w:rPr>
            <w:rStyle w:val="Hyperlink"/>
            <w:noProof/>
          </w:rPr>
          <w:t>Figure 1  Example SDN architecture for WDM/OTN network</w:t>
        </w:r>
        <w:r w:rsidR="00B53275">
          <w:rPr>
            <w:noProof/>
            <w:webHidden/>
          </w:rPr>
          <w:tab/>
        </w:r>
        <w:r w:rsidR="00B53275">
          <w:rPr>
            <w:noProof/>
            <w:webHidden/>
          </w:rPr>
          <w:fldChar w:fldCharType="begin"/>
        </w:r>
        <w:r w:rsidR="00B53275">
          <w:rPr>
            <w:noProof/>
            <w:webHidden/>
          </w:rPr>
          <w:instrText xml:space="preserve"> PAGEREF _Toc192620375 \h </w:instrText>
        </w:r>
      </w:ins>
      <w:r w:rsidR="00B53275">
        <w:rPr>
          <w:noProof/>
          <w:webHidden/>
        </w:rPr>
      </w:r>
      <w:r w:rsidR="00B53275">
        <w:rPr>
          <w:noProof/>
          <w:webHidden/>
        </w:rPr>
        <w:fldChar w:fldCharType="separate"/>
      </w:r>
      <w:ins w:id="2405" w:author="Author">
        <w:r w:rsidR="00B53275">
          <w:rPr>
            <w:noProof/>
            <w:webHidden/>
          </w:rPr>
          <w:t>10</w:t>
        </w:r>
        <w:r w:rsidR="00B53275">
          <w:rPr>
            <w:noProof/>
            <w:webHidden/>
          </w:rPr>
          <w:fldChar w:fldCharType="end"/>
        </w:r>
        <w:r w:rsidR="00B53275" w:rsidRPr="00F46670">
          <w:rPr>
            <w:rStyle w:val="Hyperlink"/>
            <w:noProof/>
          </w:rPr>
          <w:fldChar w:fldCharType="end"/>
        </w:r>
      </w:ins>
    </w:p>
    <w:p w14:paraId="0E066EA5" w14:textId="3AA43C4A" w:rsidR="00B53275" w:rsidRDefault="00B53275">
      <w:pPr>
        <w:pStyle w:val="TableofFigures"/>
        <w:tabs>
          <w:tab w:val="right" w:leader="dot" w:pos="10456"/>
        </w:tabs>
        <w:rPr>
          <w:ins w:id="2406" w:author="Author"/>
          <w:noProof/>
          <w:color w:val="auto"/>
          <w:kern w:val="2"/>
          <w:sz w:val="24"/>
          <w:szCs w:val="24"/>
          <w:lang w:val="en-GB" w:eastAsia="en-GB"/>
          <w14:ligatures w14:val="standardContextual"/>
        </w:rPr>
      </w:pPr>
      <w:ins w:id="2407" w:author="Author">
        <w:r w:rsidRPr="00F46670">
          <w:rPr>
            <w:rStyle w:val="Hyperlink"/>
            <w:noProof/>
          </w:rPr>
          <w:fldChar w:fldCharType="begin"/>
        </w:r>
        <w:r w:rsidRPr="00F46670">
          <w:rPr>
            <w:rStyle w:val="Hyperlink"/>
            <w:noProof/>
          </w:rPr>
          <w:instrText xml:space="preserve"> </w:instrText>
        </w:r>
        <w:r>
          <w:rPr>
            <w:noProof/>
          </w:rPr>
          <w:instrText>HYPERLINK \l "_Toc192620376"</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  YANG: supported-stream-type</w:t>
        </w:r>
        <w:r>
          <w:rPr>
            <w:noProof/>
            <w:webHidden/>
          </w:rPr>
          <w:tab/>
        </w:r>
        <w:r>
          <w:rPr>
            <w:noProof/>
            <w:webHidden/>
          </w:rPr>
          <w:fldChar w:fldCharType="begin"/>
        </w:r>
        <w:r>
          <w:rPr>
            <w:noProof/>
            <w:webHidden/>
          </w:rPr>
          <w:instrText xml:space="preserve"> PAGEREF _Toc192620376 \h </w:instrText>
        </w:r>
      </w:ins>
      <w:r>
        <w:rPr>
          <w:noProof/>
          <w:webHidden/>
        </w:rPr>
      </w:r>
      <w:r>
        <w:rPr>
          <w:noProof/>
          <w:webHidden/>
        </w:rPr>
        <w:fldChar w:fldCharType="separate"/>
      </w:r>
      <w:ins w:id="2408" w:author="Author">
        <w:r>
          <w:rPr>
            <w:noProof/>
            <w:webHidden/>
          </w:rPr>
          <w:t>17</w:t>
        </w:r>
        <w:r>
          <w:rPr>
            <w:noProof/>
            <w:webHidden/>
          </w:rPr>
          <w:fldChar w:fldCharType="end"/>
        </w:r>
        <w:r w:rsidRPr="00F46670">
          <w:rPr>
            <w:rStyle w:val="Hyperlink"/>
            <w:noProof/>
          </w:rPr>
          <w:fldChar w:fldCharType="end"/>
        </w:r>
      </w:ins>
    </w:p>
    <w:p w14:paraId="27CF6D03" w14:textId="63694CC9" w:rsidR="00B53275" w:rsidRDefault="00B53275">
      <w:pPr>
        <w:pStyle w:val="TableofFigures"/>
        <w:tabs>
          <w:tab w:val="right" w:leader="dot" w:pos="10456"/>
        </w:tabs>
        <w:rPr>
          <w:ins w:id="2409" w:author="Author"/>
          <w:noProof/>
          <w:color w:val="auto"/>
          <w:kern w:val="2"/>
          <w:sz w:val="24"/>
          <w:szCs w:val="24"/>
          <w:lang w:val="en-GB" w:eastAsia="en-GB"/>
          <w14:ligatures w14:val="standardContextual"/>
        </w:rPr>
      </w:pPr>
      <w:ins w:id="2410" w:author="Author">
        <w:r w:rsidRPr="00F46670">
          <w:rPr>
            <w:rStyle w:val="Hyperlink"/>
            <w:noProof/>
          </w:rPr>
          <w:fldChar w:fldCharType="begin"/>
        </w:r>
        <w:r w:rsidRPr="00F46670">
          <w:rPr>
            <w:rStyle w:val="Hyperlink"/>
            <w:noProof/>
          </w:rPr>
          <w:instrText xml:space="preserve"> </w:instrText>
        </w:r>
        <w:r>
          <w:rPr>
            <w:noProof/>
          </w:rPr>
          <w:instrText>HYPERLINK \l "_Toc192620377"</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  YANG: object-type (showing some of the identities)</w:t>
        </w:r>
        <w:r>
          <w:rPr>
            <w:noProof/>
            <w:webHidden/>
          </w:rPr>
          <w:tab/>
        </w:r>
        <w:r>
          <w:rPr>
            <w:noProof/>
            <w:webHidden/>
          </w:rPr>
          <w:fldChar w:fldCharType="begin"/>
        </w:r>
        <w:r>
          <w:rPr>
            <w:noProof/>
            <w:webHidden/>
          </w:rPr>
          <w:instrText xml:space="preserve"> PAGEREF _Toc192620377 \h </w:instrText>
        </w:r>
      </w:ins>
      <w:r>
        <w:rPr>
          <w:noProof/>
          <w:webHidden/>
        </w:rPr>
      </w:r>
      <w:r>
        <w:rPr>
          <w:noProof/>
          <w:webHidden/>
        </w:rPr>
        <w:fldChar w:fldCharType="separate"/>
      </w:r>
      <w:ins w:id="2411" w:author="Author">
        <w:r>
          <w:rPr>
            <w:noProof/>
            <w:webHidden/>
          </w:rPr>
          <w:t>18</w:t>
        </w:r>
        <w:r>
          <w:rPr>
            <w:noProof/>
            <w:webHidden/>
          </w:rPr>
          <w:fldChar w:fldCharType="end"/>
        </w:r>
        <w:r w:rsidRPr="00F46670">
          <w:rPr>
            <w:rStyle w:val="Hyperlink"/>
            <w:noProof/>
          </w:rPr>
          <w:fldChar w:fldCharType="end"/>
        </w:r>
      </w:ins>
    </w:p>
    <w:p w14:paraId="5B95C0FD" w14:textId="5C00B0D9" w:rsidR="00B53275" w:rsidRDefault="00B53275">
      <w:pPr>
        <w:pStyle w:val="TableofFigures"/>
        <w:tabs>
          <w:tab w:val="right" w:leader="dot" w:pos="10456"/>
        </w:tabs>
        <w:rPr>
          <w:ins w:id="2412" w:author="Author"/>
          <w:noProof/>
          <w:color w:val="auto"/>
          <w:kern w:val="2"/>
          <w:sz w:val="24"/>
          <w:szCs w:val="24"/>
          <w:lang w:val="en-GB" w:eastAsia="en-GB"/>
          <w14:ligatures w14:val="standardContextual"/>
        </w:rPr>
      </w:pPr>
      <w:ins w:id="2413" w:author="Author">
        <w:r w:rsidRPr="00F46670">
          <w:rPr>
            <w:rStyle w:val="Hyperlink"/>
            <w:noProof/>
          </w:rPr>
          <w:fldChar w:fldCharType="begin"/>
        </w:r>
        <w:r w:rsidRPr="00F46670">
          <w:rPr>
            <w:rStyle w:val="Hyperlink"/>
            <w:noProof/>
          </w:rPr>
          <w:instrText xml:space="preserve"> </w:instrText>
        </w:r>
        <w:r>
          <w:rPr>
            <w:noProof/>
          </w:rPr>
          <w:instrText>HYPERLINK \l "_Toc192620378"</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4  YANG: log-storage-strategy</w:t>
        </w:r>
        <w:r>
          <w:rPr>
            <w:noProof/>
            <w:webHidden/>
          </w:rPr>
          <w:tab/>
        </w:r>
        <w:r>
          <w:rPr>
            <w:noProof/>
            <w:webHidden/>
          </w:rPr>
          <w:fldChar w:fldCharType="begin"/>
        </w:r>
        <w:r>
          <w:rPr>
            <w:noProof/>
            <w:webHidden/>
          </w:rPr>
          <w:instrText xml:space="preserve"> PAGEREF _Toc192620378 \h </w:instrText>
        </w:r>
      </w:ins>
      <w:r>
        <w:rPr>
          <w:noProof/>
          <w:webHidden/>
        </w:rPr>
      </w:r>
      <w:r>
        <w:rPr>
          <w:noProof/>
          <w:webHidden/>
        </w:rPr>
        <w:fldChar w:fldCharType="separate"/>
      </w:r>
      <w:ins w:id="2414" w:author="Author">
        <w:r>
          <w:rPr>
            <w:noProof/>
            <w:webHidden/>
          </w:rPr>
          <w:t>19</w:t>
        </w:r>
        <w:r>
          <w:rPr>
            <w:noProof/>
            <w:webHidden/>
          </w:rPr>
          <w:fldChar w:fldCharType="end"/>
        </w:r>
        <w:r w:rsidRPr="00F46670">
          <w:rPr>
            <w:rStyle w:val="Hyperlink"/>
            <w:noProof/>
          </w:rPr>
          <w:fldChar w:fldCharType="end"/>
        </w:r>
      </w:ins>
    </w:p>
    <w:p w14:paraId="1B198CE5" w14:textId="01639D0D" w:rsidR="00B53275" w:rsidRDefault="00B53275">
      <w:pPr>
        <w:pStyle w:val="TableofFigures"/>
        <w:tabs>
          <w:tab w:val="right" w:leader="dot" w:pos="10456"/>
        </w:tabs>
        <w:rPr>
          <w:ins w:id="2415" w:author="Author"/>
          <w:noProof/>
          <w:color w:val="auto"/>
          <w:kern w:val="2"/>
          <w:sz w:val="24"/>
          <w:szCs w:val="24"/>
          <w:lang w:val="en-GB" w:eastAsia="en-GB"/>
          <w14:ligatures w14:val="standardContextual"/>
        </w:rPr>
      </w:pPr>
      <w:ins w:id="2416" w:author="Author">
        <w:r w:rsidRPr="00F46670">
          <w:rPr>
            <w:rStyle w:val="Hyperlink"/>
            <w:noProof/>
          </w:rPr>
          <w:fldChar w:fldCharType="begin"/>
        </w:r>
        <w:r w:rsidRPr="00F46670">
          <w:rPr>
            <w:rStyle w:val="Hyperlink"/>
            <w:noProof/>
          </w:rPr>
          <w:instrText xml:space="preserve"> </w:instrText>
        </w:r>
        <w:r>
          <w:rPr>
            <w:noProof/>
          </w:rPr>
          <w:instrText>HYPERLINK \l "_Toc192620379"</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 xml:space="preserve">Figure 5  YANG: log-record-strategy </w:t>
        </w:r>
        <w:r>
          <w:rPr>
            <w:noProof/>
            <w:webHidden/>
          </w:rPr>
          <w:tab/>
        </w:r>
        <w:r>
          <w:rPr>
            <w:noProof/>
            <w:webHidden/>
          </w:rPr>
          <w:fldChar w:fldCharType="begin"/>
        </w:r>
        <w:r>
          <w:rPr>
            <w:noProof/>
            <w:webHidden/>
          </w:rPr>
          <w:instrText xml:space="preserve"> PAGEREF _Toc192620379 \h </w:instrText>
        </w:r>
      </w:ins>
      <w:r>
        <w:rPr>
          <w:noProof/>
          <w:webHidden/>
        </w:rPr>
      </w:r>
      <w:r>
        <w:rPr>
          <w:noProof/>
          <w:webHidden/>
        </w:rPr>
        <w:fldChar w:fldCharType="separate"/>
      </w:r>
      <w:ins w:id="2417" w:author="Author">
        <w:r>
          <w:rPr>
            <w:noProof/>
            <w:webHidden/>
          </w:rPr>
          <w:t>20</w:t>
        </w:r>
        <w:r>
          <w:rPr>
            <w:noProof/>
            <w:webHidden/>
          </w:rPr>
          <w:fldChar w:fldCharType="end"/>
        </w:r>
        <w:r w:rsidRPr="00F46670">
          <w:rPr>
            <w:rStyle w:val="Hyperlink"/>
            <w:noProof/>
          </w:rPr>
          <w:fldChar w:fldCharType="end"/>
        </w:r>
      </w:ins>
    </w:p>
    <w:p w14:paraId="3E3EDEA5" w14:textId="1B0E3CF5" w:rsidR="00B53275" w:rsidRDefault="00B53275">
      <w:pPr>
        <w:pStyle w:val="TableofFigures"/>
        <w:tabs>
          <w:tab w:val="right" w:leader="dot" w:pos="10456"/>
        </w:tabs>
        <w:rPr>
          <w:ins w:id="2418" w:author="Author"/>
          <w:noProof/>
          <w:color w:val="auto"/>
          <w:kern w:val="2"/>
          <w:sz w:val="24"/>
          <w:szCs w:val="24"/>
          <w:lang w:val="en-GB" w:eastAsia="en-GB"/>
          <w14:ligatures w14:val="standardContextual"/>
        </w:rPr>
      </w:pPr>
      <w:ins w:id="2419" w:author="Author">
        <w:r w:rsidRPr="00F46670">
          <w:rPr>
            <w:rStyle w:val="Hyperlink"/>
            <w:noProof/>
          </w:rPr>
          <w:fldChar w:fldCharType="begin"/>
        </w:r>
        <w:r w:rsidRPr="00F46670">
          <w:rPr>
            <w:rStyle w:val="Hyperlink"/>
            <w:noProof/>
          </w:rPr>
          <w:instrText xml:space="preserve"> </w:instrText>
        </w:r>
        <w:r>
          <w:rPr>
            <w:noProof/>
          </w:rPr>
          <w:instrText>HYPERLINK \l "_Toc192620380"</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6  YANG: record-trigger</w:t>
        </w:r>
        <w:r>
          <w:rPr>
            <w:noProof/>
            <w:webHidden/>
          </w:rPr>
          <w:tab/>
        </w:r>
        <w:r>
          <w:rPr>
            <w:noProof/>
            <w:webHidden/>
          </w:rPr>
          <w:fldChar w:fldCharType="begin"/>
        </w:r>
        <w:r>
          <w:rPr>
            <w:noProof/>
            <w:webHidden/>
          </w:rPr>
          <w:instrText xml:space="preserve"> PAGEREF _Toc192620380 \h </w:instrText>
        </w:r>
      </w:ins>
      <w:r>
        <w:rPr>
          <w:noProof/>
          <w:webHidden/>
        </w:rPr>
      </w:r>
      <w:r>
        <w:rPr>
          <w:noProof/>
          <w:webHidden/>
        </w:rPr>
        <w:fldChar w:fldCharType="separate"/>
      </w:r>
      <w:ins w:id="2420" w:author="Author">
        <w:r>
          <w:rPr>
            <w:noProof/>
            <w:webHidden/>
          </w:rPr>
          <w:t>20</w:t>
        </w:r>
        <w:r>
          <w:rPr>
            <w:noProof/>
            <w:webHidden/>
          </w:rPr>
          <w:fldChar w:fldCharType="end"/>
        </w:r>
        <w:r w:rsidRPr="00F46670">
          <w:rPr>
            <w:rStyle w:val="Hyperlink"/>
            <w:noProof/>
          </w:rPr>
          <w:fldChar w:fldCharType="end"/>
        </w:r>
      </w:ins>
    </w:p>
    <w:p w14:paraId="0CF0354A" w14:textId="2B997C01" w:rsidR="00B53275" w:rsidRDefault="00B53275">
      <w:pPr>
        <w:pStyle w:val="TableofFigures"/>
        <w:tabs>
          <w:tab w:val="right" w:leader="dot" w:pos="10456"/>
        </w:tabs>
        <w:rPr>
          <w:ins w:id="2421" w:author="Author"/>
          <w:noProof/>
          <w:color w:val="auto"/>
          <w:kern w:val="2"/>
          <w:sz w:val="24"/>
          <w:szCs w:val="24"/>
          <w:lang w:val="en-GB" w:eastAsia="en-GB"/>
          <w14:ligatures w14:val="standardContextual"/>
        </w:rPr>
      </w:pPr>
      <w:ins w:id="2422" w:author="Author">
        <w:r w:rsidRPr="00F46670">
          <w:rPr>
            <w:rStyle w:val="Hyperlink"/>
            <w:noProof/>
          </w:rPr>
          <w:fldChar w:fldCharType="begin"/>
        </w:r>
        <w:r w:rsidRPr="00F46670">
          <w:rPr>
            <w:rStyle w:val="Hyperlink"/>
            <w:noProof/>
          </w:rPr>
          <w:instrText xml:space="preserve"> </w:instrText>
        </w:r>
        <w:r>
          <w:rPr>
            <w:noProof/>
          </w:rPr>
          <w:instrText>HYPERLINK \l "_Toc192620381"</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7  YANG: compacted-log-details</w:t>
        </w:r>
        <w:r>
          <w:rPr>
            <w:noProof/>
            <w:webHidden/>
          </w:rPr>
          <w:tab/>
        </w:r>
        <w:r>
          <w:rPr>
            <w:noProof/>
            <w:webHidden/>
          </w:rPr>
          <w:fldChar w:fldCharType="begin"/>
        </w:r>
        <w:r>
          <w:rPr>
            <w:noProof/>
            <w:webHidden/>
          </w:rPr>
          <w:instrText xml:space="preserve"> PAGEREF _Toc192620381 \h </w:instrText>
        </w:r>
      </w:ins>
      <w:r>
        <w:rPr>
          <w:noProof/>
          <w:webHidden/>
        </w:rPr>
      </w:r>
      <w:r>
        <w:rPr>
          <w:noProof/>
          <w:webHidden/>
        </w:rPr>
        <w:fldChar w:fldCharType="separate"/>
      </w:r>
      <w:ins w:id="2423" w:author="Author">
        <w:r>
          <w:rPr>
            <w:noProof/>
            <w:webHidden/>
          </w:rPr>
          <w:t>22</w:t>
        </w:r>
        <w:r>
          <w:rPr>
            <w:noProof/>
            <w:webHidden/>
          </w:rPr>
          <w:fldChar w:fldCharType="end"/>
        </w:r>
        <w:r w:rsidRPr="00F46670">
          <w:rPr>
            <w:rStyle w:val="Hyperlink"/>
            <w:noProof/>
          </w:rPr>
          <w:fldChar w:fldCharType="end"/>
        </w:r>
      </w:ins>
    </w:p>
    <w:p w14:paraId="76390716" w14:textId="32BE9862" w:rsidR="00B53275" w:rsidRDefault="00B53275">
      <w:pPr>
        <w:pStyle w:val="TableofFigures"/>
        <w:tabs>
          <w:tab w:val="right" w:leader="dot" w:pos="10456"/>
        </w:tabs>
        <w:rPr>
          <w:ins w:id="2424" w:author="Author"/>
          <w:noProof/>
          <w:color w:val="auto"/>
          <w:kern w:val="2"/>
          <w:sz w:val="24"/>
          <w:szCs w:val="24"/>
          <w:lang w:val="en-GB" w:eastAsia="en-GB"/>
          <w14:ligatures w14:val="standardContextual"/>
        </w:rPr>
      </w:pPr>
      <w:ins w:id="2425" w:author="Author">
        <w:r w:rsidRPr="00F46670">
          <w:rPr>
            <w:rStyle w:val="Hyperlink"/>
            <w:noProof/>
          </w:rPr>
          <w:fldChar w:fldCharType="begin"/>
        </w:r>
        <w:r w:rsidRPr="00F46670">
          <w:rPr>
            <w:rStyle w:val="Hyperlink"/>
            <w:noProof/>
          </w:rPr>
          <w:instrText xml:space="preserve"> </w:instrText>
        </w:r>
        <w:r>
          <w:rPr>
            <w:noProof/>
          </w:rPr>
          <w:instrText>HYPERLINK \l "_Toc192620382"</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8  YANG: connection-protocol-details</w:t>
        </w:r>
        <w:r>
          <w:rPr>
            <w:noProof/>
            <w:webHidden/>
          </w:rPr>
          <w:tab/>
        </w:r>
        <w:r>
          <w:rPr>
            <w:noProof/>
            <w:webHidden/>
          </w:rPr>
          <w:fldChar w:fldCharType="begin"/>
        </w:r>
        <w:r>
          <w:rPr>
            <w:noProof/>
            <w:webHidden/>
          </w:rPr>
          <w:instrText xml:space="preserve"> PAGEREF _Toc192620382 \h </w:instrText>
        </w:r>
      </w:ins>
      <w:r>
        <w:rPr>
          <w:noProof/>
          <w:webHidden/>
        </w:rPr>
      </w:r>
      <w:r>
        <w:rPr>
          <w:noProof/>
          <w:webHidden/>
        </w:rPr>
        <w:fldChar w:fldCharType="separate"/>
      </w:r>
      <w:ins w:id="2426" w:author="Author">
        <w:r>
          <w:rPr>
            <w:noProof/>
            <w:webHidden/>
          </w:rPr>
          <w:t>23</w:t>
        </w:r>
        <w:r>
          <w:rPr>
            <w:noProof/>
            <w:webHidden/>
          </w:rPr>
          <w:fldChar w:fldCharType="end"/>
        </w:r>
        <w:r w:rsidRPr="00F46670">
          <w:rPr>
            <w:rStyle w:val="Hyperlink"/>
            <w:noProof/>
          </w:rPr>
          <w:fldChar w:fldCharType="end"/>
        </w:r>
      </w:ins>
    </w:p>
    <w:p w14:paraId="04D1C178" w14:textId="2D28ABFA" w:rsidR="00B53275" w:rsidRDefault="00B53275">
      <w:pPr>
        <w:pStyle w:val="TableofFigures"/>
        <w:tabs>
          <w:tab w:val="right" w:leader="dot" w:pos="10456"/>
        </w:tabs>
        <w:rPr>
          <w:ins w:id="2427" w:author="Author"/>
          <w:noProof/>
          <w:color w:val="auto"/>
          <w:kern w:val="2"/>
          <w:sz w:val="24"/>
          <w:szCs w:val="24"/>
          <w:lang w:val="en-GB" w:eastAsia="en-GB"/>
          <w14:ligatures w14:val="standardContextual"/>
        </w:rPr>
      </w:pPr>
      <w:ins w:id="2428" w:author="Author">
        <w:r w:rsidRPr="00F46670">
          <w:rPr>
            <w:rStyle w:val="Hyperlink"/>
            <w:noProof/>
          </w:rPr>
          <w:fldChar w:fldCharType="begin"/>
        </w:r>
        <w:r w:rsidRPr="00F46670">
          <w:rPr>
            <w:rStyle w:val="Hyperlink"/>
            <w:noProof/>
          </w:rPr>
          <w:instrText xml:space="preserve"> </w:instrText>
        </w:r>
        <w:r>
          <w:rPr>
            <w:noProof/>
          </w:rPr>
          <w:instrText>HYPERLINK \l "_Toc192620383"</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9  YANG: connection-protocol</w:t>
        </w:r>
        <w:r>
          <w:rPr>
            <w:noProof/>
            <w:webHidden/>
          </w:rPr>
          <w:tab/>
        </w:r>
        <w:r>
          <w:rPr>
            <w:noProof/>
            <w:webHidden/>
          </w:rPr>
          <w:fldChar w:fldCharType="begin"/>
        </w:r>
        <w:r>
          <w:rPr>
            <w:noProof/>
            <w:webHidden/>
          </w:rPr>
          <w:instrText xml:space="preserve"> PAGEREF _Toc192620383 \h </w:instrText>
        </w:r>
      </w:ins>
      <w:r>
        <w:rPr>
          <w:noProof/>
          <w:webHidden/>
        </w:rPr>
      </w:r>
      <w:r>
        <w:rPr>
          <w:noProof/>
          <w:webHidden/>
        </w:rPr>
        <w:fldChar w:fldCharType="separate"/>
      </w:r>
      <w:ins w:id="2429" w:author="Author">
        <w:r>
          <w:rPr>
            <w:noProof/>
            <w:webHidden/>
          </w:rPr>
          <w:t>23</w:t>
        </w:r>
        <w:r>
          <w:rPr>
            <w:noProof/>
            <w:webHidden/>
          </w:rPr>
          <w:fldChar w:fldCharType="end"/>
        </w:r>
        <w:r w:rsidRPr="00F46670">
          <w:rPr>
            <w:rStyle w:val="Hyperlink"/>
            <w:noProof/>
          </w:rPr>
          <w:fldChar w:fldCharType="end"/>
        </w:r>
      </w:ins>
    </w:p>
    <w:p w14:paraId="7DF7D069" w14:textId="2B0B1E3D" w:rsidR="00B53275" w:rsidRDefault="00B53275">
      <w:pPr>
        <w:pStyle w:val="TableofFigures"/>
        <w:tabs>
          <w:tab w:val="right" w:leader="dot" w:pos="10456"/>
        </w:tabs>
        <w:rPr>
          <w:ins w:id="2430" w:author="Author"/>
          <w:noProof/>
          <w:color w:val="auto"/>
          <w:kern w:val="2"/>
          <w:sz w:val="24"/>
          <w:szCs w:val="24"/>
          <w:lang w:val="en-GB" w:eastAsia="en-GB"/>
          <w14:ligatures w14:val="standardContextual"/>
        </w:rPr>
      </w:pPr>
      <w:ins w:id="2431" w:author="Author">
        <w:r w:rsidRPr="00F46670">
          <w:rPr>
            <w:rStyle w:val="Hyperlink"/>
            <w:noProof/>
          </w:rPr>
          <w:fldChar w:fldCharType="begin"/>
        </w:r>
        <w:r w:rsidRPr="00F46670">
          <w:rPr>
            <w:rStyle w:val="Hyperlink"/>
            <w:noProof/>
          </w:rPr>
          <w:instrText xml:space="preserve"> </w:instrText>
        </w:r>
        <w:r>
          <w:rPr>
            <w:noProof/>
          </w:rPr>
          <w:instrText>HYPERLINK \l "_Toc192620384"</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10  YANG: encoding-formats</w:t>
        </w:r>
        <w:r>
          <w:rPr>
            <w:noProof/>
            <w:webHidden/>
          </w:rPr>
          <w:tab/>
        </w:r>
        <w:r>
          <w:rPr>
            <w:noProof/>
            <w:webHidden/>
          </w:rPr>
          <w:fldChar w:fldCharType="begin"/>
        </w:r>
        <w:r>
          <w:rPr>
            <w:noProof/>
            <w:webHidden/>
          </w:rPr>
          <w:instrText xml:space="preserve"> PAGEREF _Toc192620384 \h </w:instrText>
        </w:r>
      </w:ins>
      <w:r>
        <w:rPr>
          <w:noProof/>
          <w:webHidden/>
        </w:rPr>
      </w:r>
      <w:r>
        <w:rPr>
          <w:noProof/>
          <w:webHidden/>
        </w:rPr>
        <w:fldChar w:fldCharType="separate"/>
      </w:r>
      <w:ins w:id="2432" w:author="Author">
        <w:r>
          <w:rPr>
            <w:noProof/>
            <w:webHidden/>
          </w:rPr>
          <w:t>24</w:t>
        </w:r>
        <w:r>
          <w:rPr>
            <w:noProof/>
            <w:webHidden/>
          </w:rPr>
          <w:fldChar w:fldCharType="end"/>
        </w:r>
        <w:r w:rsidRPr="00F46670">
          <w:rPr>
            <w:rStyle w:val="Hyperlink"/>
            <w:noProof/>
          </w:rPr>
          <w:fldChar w:fldCharType="end"/>
        </w:r>
      </w:ins>
    </w:p>
    <w:p w14:paraId="270358B6" w14:textId="52821E6F" w:rsidR="00B53275" w:rsidRDefault="00B53275">
      <w:pPr>
        <w:pStyle w:val="TableofFigures"/>
        <w:tabs>
          <w:tab w:val="right" w:leader="dot" w:pos="10456"/>
        </w:tabs>
        <w:rPr>
          <w:ins w:id="2433" w:author="Author"/>
          <w:noProof/>
          <w:color w:val="auto"/>
          <w:kern w:val="2"/>
          <w:sz w:val="24"/>
          <w:szCs w:val="24"/>
          <w:lang w:val="en-GB" w:eastAsia="en-GB"/>
          <w14:ligatures w14:val="standardContextual"/>
        </w:rPr>
      </w:pPr>
      <w:ins w:id="2434" w:author="Author">
        <w:r w:rsidRPr="00F46670">
          <w:rPr>
            <w:rStyle w:val="Hyperlink"/>
            <w:noProof/>
          </w:rPr>
          <w:fldChar w:fldCharType="begin"/>
        </w:r>
        <w:r w:rsidRPr="00F46670">
          <w:rPr>
            <w:rStyle w:val="Hyperlink"/>
            <w:noProof/>
          </w:rPr>
          <w:instrText xml:space="preserve"> </w:instrText>
        </w:r>
        <w:r>
          <w:rPr>
            <w:noProof/>
          </w:rPr>
          <w:instrText>HYPERLINK \l "_Toc192620385"</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11  YANG: information-record-strategy</w:t>
        </w:r>
        <w:r>
          <w:rPr>
            <w:noProof/>
            <w:webHidden/>
          </w:rPr>
          <w:tab/>
        </w:r>
        <w:r>
          <w:rPr>
            <w:noProof/>
            <w:webHidden/>
          </w:rPr>
          <w:fldChar w:fldCharType="begin"/>
        </w:r>
        <w:r>
          <w:rPr>
            <w:noProof/>
            <w:webHidden/>
          </w:rPr>
          <w:instrText xml:space="preserve"> PAGEREF _Toc192620385 \h </w:instrText>
        </w:r>
      </w:ins>
      <w:r>
        <w:rPr>
          <w:noProof/>
          <w:webHidden/>
        </w:rPr>
      </w:r>
      <w:r>
        <w:rPr>
          <w:noProof/>
          <w:webHidden/>
        </w:rPr>
        <w:fldChar w:fldCharType="separate"/>
      </w:r>
      <w:ins w:id="2435" w:author="Author">
        <w:r>
          <w:rPr>
            <w:noProof/>
            <w:webHidden/>
          </w:rPr>
          <w:t>24</w:t>
        </w:r>
        <w:r>
          <w:rPr>
            <w:noProof/>
            <w:webHidden/>
          </w:rPr>
          <w:fldChar w:fldCharType="end"/>
        </w:r>
        <w:r w:rsidRPr="00F46670">
          <w:rPr>
            <w:rStyle w:val="Hyperlink"/>
            <w:noProof/>
          </w:rPr>
          <w:fldChar w:fldCharType="end"/>
        </w:r>
      </w:ins>
    </w:p>
    <w:p w14:paraId="466F0EAA" w14:textId="5B862FC3" w:rsidR="00B53275" w:rsidRDefault="00B53275">
      <w:pPr>
        <w:pStyle w:val="TableofFigures"/>
        <w:tabs>
          <w:tab w:val="right" w:leader="dot" w:pos="10456"/>
        </w:tabs>
        <w:rPr>
          <w:ins w:id="2436" w:author="Author"/>
          <w:noProof/>
          <w:color w:val="auto"/>
          <w:kern w:val="2"/>
          <w:sz w:val="24"/>
          <w:szCs w:val="24"/>
          <w:lang w:val="en-GB" w:eastAsia="en-GB"/>
          <w14:ligatures w14:val="standardContextual"/>
        </w:rPr>
      </w:pPr>
      <w:ins w:id="2437" w:author="Author">
        <w:r w:rsidRPr="00F46670">
          <w:rPr>
            <w:rStyle w:val="Hyperlink"/>
            <w:noProof/>
          </w:rPr>
          <w:fldChar w:fldCharType="begin"/>
        </w:r>
        <w:r w:rsidRPr="00F46670">
          <w:rPr>
            <w:rStyle w:val="Hyperlink"/>
            <w:noProof/>
          </w:rPr>
          <w:instrText xml:space="preserve"> </w:instrText>
        </w:r>
        <w:r>
          <w:rPr>
            <w:noProof/>
          </w:rPr>
          <w:instrText>HYPERLINK \l "_Toc192620386"</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12  YANG: available-stream</w:t>
        </w:r>
        <w:r>
          <w:rPr>
            <w:noProof/>
            <w:webHidden/>
          </w:rPr>
          <w:tab/>
        </w:r>
        <w:r>
          <w:rPr>
            <w:noProof/>
            <w:webHidden/>
          </w:rPr>
          <w:fldChar w:fldCharType="begin"/>
        </w:r>
        <w:r>
          <w:rPr>
            <w:noProof/>
            <w:webHidden/>
          </w:rPr>
          <w:instrText xml:space="preserve"> PAGEREF _Toc192620386 \h </w:instrText>
        </w:r>
      </w:ins>
      <w:r>
        <w:rPr>
          <w:noProof/>
          <w:webHidden/>
        </w:rPr>
      </w:r>
      <w:r>
        <w:rPr>
          <w:noProof/>
          <w:webHidden/>
        </w:rPr>
        <w:fldChar w:fldCharType="separate"/>
      </w:r>
      <w:ins w:id="2438" w:author="Author">
        <w:r>
          <w:rPr>
            <w:noProof/>
            <w:webHidden/>
          </w:rPr>
          <w:t>26</w:t>
        </w:r>
        <w:r>
          <w:rPr>
            <w:noProof/>
            <w:webHidden/>
          </w:rPr>
          <w:fldChar w:fldCharType="end"/>
        </w:r>
        <w:r w:rsidRPr="00F46670">
          <w:rPr>
            <w:rStyle w:val="Hyperlink"/>
            <w:noProof/>
          </w:rPr>
          <w:fldChar w:fldCharType="end"/>
        </w:r>
      </w:ins>
    </w:p>
    <w:p w14:paraId="2D9273B7" w14:textId="2B2878FD" w:rsidR="00B53275" w:rsidRDefault="00B53275">
      <w:pPr>
        <w:pStyle w:val="TableofFigures"/>
        <w:tabs>
          <w:tab w:val="right" w:leader="dot" w:pos="10456"/>
        </w:tabs>
        <w:rPr>
          <w:ins w:id="2439" w:author="Author"/>
          <w:noProof/>
          <w:color w:val="auto"/>
          <w:kern w:val="2"/>
          <w:sz w:val="24"/>
          <w:szCs w:val="24"/>
          <w:lang w:val="en-GB" w:eastAsia="en-GB"/>
          <w14:ligatures w14:val="standardContextual"/>
        </w:rPr>
      </w:pPr>
      <w:ins w:id="2440" w:author="Author">
        <w:r w:rsidRPr="00F46670">
          <w:rPr>
            <w:rStyle w:val="Hyperlink"/>
            <w:noProof/>
          </w:rPr>
          <w:lastRenderedPageBreak/>
          <w:fldChar w:fldCharType="begin"/>
        </w:r>
        <w:r w:rsidRPr="00F46670">
          <w:rPr>
            <w:rStyle w:val="Hyperlink"/>
            <w:noProof/>
          </w:rPr>
          <w:instrText xml:space="preserve"> </w:instrText>
        </w:r>
        <w:r>
          <w:rPr>
            <w:noProof/>
          </w:rPr>
          <w:instrText>HYPERLINK \l "_Toc192620387"</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13  YANG: stream-state</w:t>
        </w:r>
        <w:r>
          <w:rPr>
            <w:noProof/>
            <w:webHidden/>
          </w:rPr>
          <w:tab/>
        </w:r>
        <w:r>
          <w:rPr>
            <w:noProof/>
            <w:webHidden/>
          </w:rPr>
          <w:fldChar w:fldCharType="begin"/>
        </w:r>
        <w:r>
          <w:rPr>
            <w:noProof/>
            <w:webHidden/>
          </w:rPr>
          <w:instrText xml:space="preserve"> PAGEREF _Toc192620387 \h </w:instrText>
        </w:r>
      </w:ins>
      <w:r>
        <w:rPr>
          <w:noProof/>
          <w:webHidden/>
        </w:rPr>
      </w:r>
      <w:r>
        <w:rPr>
          <w:noProof/>
          <w:webHidden/>
        </w:rPr>
        <w:fldChar w:fldCharType="separate"/>
      </w:r>
      <w:ins w:id="2441" w:author="Author">
        <w:r>
          <w:rPr>
            <w:noProof/>
            <w:webHidden/>
          </w:rPr>
          <w:t>27</w:t>
        </w:r>
        <w:r>
          <w:rPr>
            <w:noProof/>
            <w:webHidden/>
          </w:rPr>
          <w:fldChar w:fldCharType="end"/>
        </w:r>
        <w:r w:rsidRPr="00F46670">
          <w:rPr>
            <w:rStyle w:val="Hyperlink"/>
            <w:noProof/>
          </w:rPr>
          <w:fldChar w:fldCharType="end"/>
        </w:r>
      </w:ins>
    </w:p>
    <w:p w14:paraId="666DF2CB" w14:textId="2B994400" w:rsidR="00B53275" w:rsidRDefault="00B53275">
      <w:pPr>
        <w:pStyle w:val="TableofFigures"/>
        <w:tabs>
          <w:tab w:val="right" w:leader="dot" w:pos="10456"/>
        </w:tabs>
        <w:rPr>
          <w:ins w:id="2442" w:author="Author"/>
          <w:noProof/>
          <w:color w:val="auto"/>
          <w:kern w:val="2"/>
          <w:sz w:val="24"/>
          <w:szCs w:val="24"/>
          <w:lang w:val="en-GB" w:eastAsia="en-GB"/>
          <w14:ligatures w14:val="standardContextual"/>
        </w:rPr>
      </w:pPr>
      <w:ins w:id="2443" w:author="Author">
        <w:r w:rsidRPr="00F46670">
          <w:rPr>
            <w:rStyle w:val="Hyperlink"/>
            <w:noProof/>
          </w:rPr>
          <w:fldChar w:fldCharType="begin"/>
        </w:r>
        <w:r w:rsidRPr="00F46670">
          <w:rPr>
            <w:rStyle w:val="Hyperlink"/>
            <w:noProof/>
          </w:rPr>
          <w:instrText xml:space="preserve"> </w:instrText>
        </w:r>
        <w:r>
          <w:rPr>
            <w:noProof/>
          </w:rPr>
          <w:instrText>HYPERLINK \l "_Toc192620388"</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14  YANG: log-record-header</w:t>
        </w:r>
        <w:r>
          <w:rPr>
            <w:noProof/>
            <w:webHidden/>
          </w:rPr>
          <w:tab/>
        </w:r>
        <w:r>
          <w:rPr>
            <w:noProof/>
            <w:webHidden/>
          </w:rPr>
          <w:fldChar w:fldCharType="begin"/>
        </w:r>
        <w:r>
          <w:rPr>
            <w:noProof/>
            <w:webHidden/>
          </w:rPr>
          <w:instrText xml:space="preserve"> PAGEREF _Toc192620388 \h </w:instrText>
        </w:r>
      </w:ins>
      <w:r>
        <w:rPr>
          <w:noProof/>
          <w:webHidden/>
        </w:rPr>
      </w:r>
      <w:r>
        <w:rPr>
          <w:noProof/>
          <w:webHidden/>
        </w:rPr>
        <w:fldChar w:fldCharType="separate"/>
      </w:r>
      <w:ins w:id="2444" w:author="Author">
        <w:r>
          <w:rPr>
            <w:noProof/>
            <w:webHidden/>
          </w:rPr>
          <w:t>36</w:t>
        </w:r>
        <w:r>
          <w:rPr>
            <w:noProof/>
            <w:webHidden/>
          </w:rPr>
          <w:fldChar w:fldCharType="end"/>
        </w:r>
        <w:r w:rsidRPr="00F46670">
          <w:rPr>
            <w:rStyle w:val="Hyperlink"/>
            <w:noProof/>
          </w:rPr>
          <w:fldChar w:fldCharType="end"/>
        </w:r>
      </w:ins>
    </w:p>
    <w:p w14:paraId="2308423F" w14:textId="59A62B82" w:rsidR="00B53275" w:rsidRDefault="00B53275">
      <w:pPr>
        <w:pStyle w:val="TableofFigures"/>
        <w:tabs>
          <w:tab w:val="right" w:leader="dot" w:pos="10456"/>
        </w:tabs>
        <w:rPr>
          <w:ins w:id="2445" w:author="Author"/>
          <w:noProof/>
          <w:color w:val="auto"/>
          <w:kern w:val="2"/>
          <w:sz w:val="24"/>
          <w:szCs w:val="24"/>
          <w:lang w:val="en-GB" w:eastAsia="en-GB"/>
          <w14:ligatures w14:val="standardContextual"/>
        </w:rPr>
      </w:pPr>
      <w:ins w:id="2446" w:author="Author">
        <w:r w:rsidRPr="00F46670">
          <w:rPr>
            <w:rStyle w:val="Hyperlink"/>
            <w:noProof/>
          </w:rPr>
          <w:fldChar w:fldCharType="begin"/>
        </w:r>
        <w:r w:rsidRPr="00F46670">
          <w:rPr>
            <w:rStyle w:val="Hyperlink"/>
            <w:noProof/>
          </w:rPr>
          <w:instrText xml:space="preserve"> </w:instrText>
        </w:r>
        <w:r>
          <w:rPr>
            <w:noProof/>
          </w:rPr>
          <w:instrText>HYPERLINK \l "_Toc192620389"</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15  YANG: log-record-body</w:t>
        </w:r>
        <w:r>
          <w:rPr>
            <w:noProof/>
            <w:webHidden/>
          </w:rPr>
          <w:tab/>
        </w:r>
        <w:r>
          <w:rPr>
            <w:noProof/>
            <w:webHidden/>
          </w:rPr>
          <w:fldChar w:fldCharType="begin"/>
        </w:r>
        <w:r>
          <w:rPr>
            <w:noProof/>
            <w:webHidden/>
          </w:rPr>
          <w:instrText xml:space="preserve"> PAGEREF _Toc192620389 \h </w:instrText>
        </w:r>
      </w:ins>
      <w:r>
        <w:rPr>
          <w:noProof/>
          <w:webHidden/>
        </w:rPr>
      </w:r>
      <w:r>
        <w:rPr>
          <w:noProof/>
          <w:webHidden/>
        </w:rPr>
        <w:fldChar w:fldCharType="separate"/>
      </w:r>
      <w:ins w:id="2447" w:author="Author">
        <w:r>
          <w:rPr>
            <w:noProof/>
            <w:webHidden/>
          </w:rPr>
          <w:t>38</w:t>
        </w:r>
        <w:r>
          <w:rPr>
            <w:noProof/>
            <w:webHidden/>
          </w:rPr>
          <w:fldChar w:fldCharType="end"/>
        </w:r>
        <w:r w:rsidRPr="00F46670">
          <w:rPr>
            <w:rStyle w:val="Hyperlink"/>
            <w:noProof/>
          </w:rPr>
          <w:fldChar w:fldCharType="end"/>
        </w:r>
      </w:ins>
    </w:p>
    <w:p w14:paraId="0EE21EF7" w14:textId="1326D71B" w:rsidR="00B53275" w:rsidRDefault="00B53275">
      <w:pPr>
        <w:pStyle w:val="TableofFigures"/>
        <w:tabs>
          <w:tab w:val="right" w:leader="dot" w:pos="10456"/>
        </w:tabs>
        <w:rPr>
          <w:ins w:id="2448" w:author="Author"/>
          <w:noProof/>
          <w:color w:val="auto"/>
          <w:kern w:val="2"/>
          <w:sz w:val="24"/>
          <w:szCs w:val="24"/>
          <w:lang w:val="en-GB" w:eastAsia="en-GB"/>
          <w14:ligatures w14:val="standardContextual"/>
        </w:rPr>
      </w:pPr>
      <w:ins w:id="2449" w:author="Author">
        <w:r w:rsidRPr="00F46670">
          <w:rPr>
            <w:rStyle w:val="Hyperlink"/>
            <w:noProof/>
          </w:rPr>
          <w:fldChar w:fldCharType="begin"/>
        </w:r>
        <w:r w:rsidRPr="00F46670">
          <w:rPr>
            <w:rStyle w:val="Hyperlink"/>
            <w:noProof/>
          </w:rPr>
          <w:instrText xml:space="preserve"> </w:instrText>
        </w:r>
        <w:r>
          <w:rPr>
            <w:noProof/>
          </w:rPr>
          <w:instrText>HYPERLINK \l "_Toc192620390"</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16  YANG: event-source</w:t>
        </w:r>
        <w:r>
          <w:rPr>
            <w:noProof/>
            <w:webHidden/>
          </w:rPr>
          <w:tab/>
        </w:r>
        <w:r>
          <w:rPr>
            <w:noProof/>
            <w:webHidden/>
          </w:rPr>
          <w:fldChar w:fldCharType="begin"/>
        </w:r>
        <w:r>
          <w:rPr>
            <w:noProof/>
            <w:webHidden/>
          </w:rPr>
          <w:instrText xml:space="preserve"> PAGEREF _Toc192620390 \h </w:instrText>
        </w:r>
      </w:ins>
      <w:r>
        <w:rPr>
          <w:noProof/>
          <w:webHidden/>
        </w:rPr>
      </w:r>
      <w:r>
        <w:rPr>
          <w:noProof/>
          <w:webHidden/>
        </w:rPr>
        <w:fldChar w:fldCharType="separate"/>
      </w:r>
      <w:ins w:id="2450" w:author="Author">
        <w:r>
          <w:rPr>
            <w:noProof/>
            <w:webHidden/>
          </w:rPr>
          <w:t>39</w:t>
        </w:r>
        <w:r>
          <w:rPr>
            <w:noProof/>
            <w:webHidden/>
          </w:rPr>
          <w:fldChar w:fldCharType="end"/>
        </w:r>
        <w:r w:rsidRPr="00F46670">
          <w:rPr>
            <w:rStyle w:val="Hyperlink"/>
            <w:noProof/>
          </w:rPr>
          <w:fldChar w:fldCharType="end"/>
        </w:r>
      </w:ins>
    </w:p>
    <w:p w14:paraId="13CAA66D" w14:textId="7FFB7B86" w:rsidR="00B53275" w:rsidRDefault="00B53275">
      <w:pPr>
        <w:pStyle w:val="TableofFigures"/>
        <w:tabs>
          <w:tab w:val="right" w:leader="dot" w:pos="10456"/>
        </w:tabs>
        <w:rPr>
          <w:ins w:id="2451" w:author="Author"/>
          <w:noProof/>
          <w:color w:val="auto"/>
          <w:kern w:val="2"/>
          <w:sz w:val="24"/>
          <w:szCs w:val="24"/>
          <w:lang w:val="en-GB" w:eastAsia="en-GB"/>
          <w14:ligatures w14:val="standardContextual"/>
        </w:rPr>
      </w:pPr>
      <w:ins w:id="2452" w:author="Author">
        <w:r w:rsidRPr="00F46670">
          <w:rPr>
            <w:rStyle w:val="Hyperlink"/>
            <w:noProof/>
          </w:rPr>
          <w:fldChar w:fldCharType="begin"/>
        </w:r>
        <w:r w:rsidRPr="00F46670">
          <w:rPr>
            <w:rStyle w:val="Hyperlink"/>
            <w:noProof/>
          </w:rPr>
          <w:instrText xml:space="preserve"> </w:instrText>
        </w:r>
        <w:r>
          <w:rPr>
            <w:noProof/>
          </w:rPr>
          <w:instrText>HYPERLINK \l "_Toc192620391"</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17  YANG: approx.-date-and-time</w:t>
        </w:r>
        <w:r>
          <w:rPr>
            <w:noProof/>
            <w:webHidden/>
          </w:rPr>
          <w:tab/>
        </w:r>
        <w:r>
          <w:rPr>
            <w:noProof/>
            <w:webHidden/>
          </w:rPr>
          <w:fldChar w:fldCharType="begin"/>
        </w:r>
        <w:r>
          <w:rPr>
            <w:noProof/>
            <w:webHidden/>
          </w:rPr>
          <w:instrText xml:space="preserve"> PAGEREF _Toc192620391 \h </w:instrText>
        </w:r>
      </w:ins>
      <w:r>
        <w:rPr>
          <w:noProof/>
          <w:webHidden/>
        </w:rPr>
      </w:r>
      <w:r>
        <w:rPr>
          <w:noProof/>
          <w:webHidden/>
        </w:rPr>
        <w:fldChar w:fldCharType="separate"/>
      </w:r>
      <w:ins w:id="2453" w:author="Author">
        <w:r>
          <w:rPr>
            <w:noProof/>
            <w:webHidden/>
          </w:rPr>
          <w:t>40</w:t>
        </w:r>
        <w:r>
          <w:rPr>
            <w:noProof/>
            <w:webHidden/>
          </w:rPr>
          <w:fldChar w:fldCharType="end"/>
        </w:r>
        <w:r w:rsidRPr="00F46670">
          <w:rPr>
            <w:rStyle w:val="Hyperlink"/>
            <w:noProof/>
          </w:rPr>
          <w:fldChar w:fldCharType="end"/>
        </w:r>
      </w:ins>
    </w:p>
    <w:p w14:paraId="605F5C04" w14:textId="7282A5DC" w:rsidR="00B53275" w:rsidRDefault="00B53275">
      <w:pPr>
        <w:pStyle w:val="TableofFigures"/>
        <w:tabs>
          <w:tab w:val="right" w:leader="dot" w:pos="10456"/>
        </w:tabs>
        <w:rPr>
          <w:ins w:id="2454" w:author="Author"/>
          <w:noProof/>
          <w:color w:val="auto"/>
          <w:kern w:val="2"/>
          <w:sz w:val="24"/>
          <w:szCs w:val="24"/>
          <w:lang w:val="en-GB" w:eastAsia="en-GB"/>
          <w14:ligatures w14:val="standardContextual"/>
        </w:rPr>
      </w:pPr>
      <w:ins w:id="2455" w:author="Author">
        <w:r w:rsidRPr="00F46670">
          <w:rPr>
            <w:rStyle w:val="Hyperlink"/>
            <w:noProof/>
          </w:rPr>
          <w:fldChar w:fldCharType="begin"/>
        </w:r>
        <w:r w:rsidRPr="00F46670">
          <w:rPr>
            <w:rStyle w:val="Hyperlink"/>
            <w:noProof/>
          </w:rPr>
          <w:instrText xml:space="preserve"> </w:instrText>
        </w:r>
        <w:r>
          <w:rPr>
            <w:noProof/>
          </w:rPr>
          <w:instrText>HYPERLINK \l "_Toc192620392"</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18  YANG: spread</w:t>
        </w:r>
        <w:r>
          <w:rPr>
            <w:noProof/>
            <w:webHidden/>
          </w:rPr>
          <w:tab/>
        </w:r>
        <w:r>
          <w:rPr>
            <w:noProof/>
            <w:webHidden/>
          </w:rPr>
          <w:fldChar w:fldCharType="begin"/>
        </w:r>
        <w:r>
          <w:rPr>
            <w:noProof/>
            <w:webHidden/>
          </w:rPr>
          <w:instrText xml:space="preserve"> PAGEREF _Toc192620392 \h </w:instrText>
        </w:r>
      </w:ins>
      <w:r>
        <w:rPr>
          <w:noProof/>
          <w:webHidden/>
        </w:rPr>
      </w:r>
      <w:r>
        <w:rPr>
          <w:noProof/>
          <w:webHidden/>
        </w:rPr>
        <w:fldChar w:fldCharType="separate"/>
      </w:r>
      <w:ins w:id="2456" w:author="Author">
        <w:r>
          <w:rPr>
            <w:noProof/>
            <w:webHidden/>
          </w:rPr>
          <w:t>41</w:t>
        </w:r>
        <w:r>
          <w:rPr>
            <w:noProof/>
            <w:webHidden/>
          </w:rPr>
          <w:fldChar w:fldCharType="end"/>
        </w:r>
        <w:r w:rsidRPr="00F46670">
          <w:rPr>
            <w:rStyle w:val="Hyperlink"/>
            <w:noProof/>
          </w:rPr>
          <w:fldChar w:fldCharType="end"/>
        </w:r>
      </w:ins>
    </w:p>
    <w:p w14:paraId="4559FD0A" w14:textId="70B4E6C1" w:rsidR="00B53275" w:rsidRDefault="00B53275">
      <w:pPr>
        <w:pStyle w:val="TableofFigures"/>
        <w:tabs>
          <w:tab w:val="right" w:leader="dot" w:pos="10456"/>
        </w:tabs>
        <w:rPr>
          <w:ins w:id="2457" w:author="Author"/>
          <w:noProof/>
          <w:color w:val="auto"/>
          <w:kern w:val="2"/>
          <w:sz w:val="24"/>
          <w:szCs w:val="24"/>
          <w:lang w:val="en-GB" w:eastAsia="en-GB"/>
          <w14:ligatures w14:val="standardContextual"/>
        </w:rPr>
      </w:pPr>
      <w:ins w:id="2458" w:author="Author">
        <w:r w:rsidRPr="00F46670">
          <w:rPr>
            <w:rStyle w:val="Hyperlink"/>
            <w:noProof/>
          </w:rPr>
          <w:fldChar w:fldCharType="begin"/>
        </w:r>
        <w:r w:rsidRPr="00F46670">
          <w:rPr>
            <w:rStyle w:val="Hyperlink"/>
            <w:noProof/>
          </w:rPr>
          <w:instrText xml:space="preserve"> </w:instrText>
        </w:r>
        <w:r>
          <w:rPr>
            <w:noProof/>
          </w:rPr>
          <w:instrText>HYPERLINK \l "_Toc192620393"</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19  YANG: source-precision</w:t>
        </w:r>
        <w:r>
          <w:rPr>
            <w:noProof/>
            <w:webHidden/>
          </w:rPr>
          <w:tab/>
        </w:r>
        <w:r>
          <w:rPr>
            <w:noProof/>
            <w:webHidden/>
          </w:rPr>
          <w:fldChar w:fldCharType="begin"/>
        </w:r>
        <w:r>
          <w:rPr>
            <w:noProof/>
            <w:webHidden/>
          </w:rPr>
          <w:instrText xml:space="preserve"> PAGEREF _Toc192620393 \h </w:instrText>
        </w:r>
      </w:ins>
      <w:r>
        <w:rPr>
          <w:noProof/>
          <w:webHidden/>
        </w:rPr>
      </w:r>
      <w:r>
        <w:rPr>
          <w:noProof/>
          <w:webHidden/>
        </w:rPr>
        <w:fldChar w:fldCharType="separate"/>
      </w:r>
      <w:ins w:id="2459" w:author="Author">
        <w:r>
          <w:rPr>
            <w:noProof/>
            <w:webHidden/>
          </w:rPr>
          <w:t>41</w:t>
        </w:r>
        <w:r>
          <w:rPr>
            <w:noProof/>
            <w:webHidden/>
          </w:rPr>
          <w:fldChar w:fldCharType="end"/>
        </w:r>
        <w:r w:rsidRPr="00F46670">
          <w:rPr>
            <w:rStyle w:val="Hyperlink"/>
            <w:noProof/>
          </w:rPr>
          <w:fldChar w:fldCharType="end"/>
        </w:r>
      </w:ins>
    </w:p>
    <w:p w14:paraId="284D3E94" w14:textId="5539251E" w:rsidR="00B53275" w:rsidRDefault="00B53275">
      <w:pPr>
        <w:pStyle w:val="TableofFigures"/>
        <w:tabs>
          <w:tab w:val="right" w:leader="dot" w:pos="10456"/>
        </w:tabs>
        <w:rPr>
          <w:ins w:id="2460" w:author="Author"/>
          <w:noProof/>
          <w:color w:val="auto"/>
          <w:kern w:val="2"/>
          <w:sz w:val="24"/>
          <w:szCs w:val="24"/>
          <w:lang w:val="en-GB" w:eastAsia="en-GB"/>
          <w14:ligatures w14:val="standardContextual"/>
        </w:rPr>
      </w:pPr>
      <w:ins w:id="2461" w:author="Author">
        <w:r w:rsidRPr="00F46670">
          <w:rPr>
            <w:rStyle w:val="Hyperlink"/>
            <w:noProof/>
          </w:rPr>
          <w:fldChar w:fldCharType="begin"/>
        </w:r>
        <w:r w:rsidRPr="00F46670">
          <w:rPr>
            <w:rStyle w:val="Hyperlink"/>
            <w:noProof/>
          </w:rPr>
          <w:instrText xml:space="preserve"> </w:instrText>
        </w:r>
        <w:r>
          <w:rPr>
            <w:noProof/>
          </w:rPr>
          <w:instrText>HYPERLINK \l "_Toc192620394"</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20  Stylized view of example controller offering full compaction.</w:t>
        </w:r>
        <w:r>
          <w:rPr>
            <w:noProof/>
            <w:webHidden/>
          </w:rPr>
          <w:tab/>
        </w:r>
        <w:r>
          <w:rPr>
            <w:noProof/>
            <w:webHidden/>
          </w:rPr>
          <w:fldChar w:fldCharType="begin"/>
        </w:r>
        <w:r>
          <w:rPr>
            <w:noProof/>
            <w:webHidden/>
          </w:rPr>
          <w:instrText xml:space="preserve"> PAGEREF _Toc192620394 \h </w:instrText>
        </w:r>
      </w:ins>
      <w:r>
        <w:rPr>
          <w:noProof/>
          <w:webHidden/>
        </w:rPr>
      </w:r>
      <w:r>
        <w:rPr>
          <w:noProof/>
          <w:webHidden/>
        </w:rPr>
        <w:fldChar w:fldCharType="separate"/>
      </w:r>
      <w:ins w:id="2462" w:author="Author">
        <w:r>
          <w:rPr>
            <w:noProof/>
            <w:webHidden/>
          </w:rPr>
          <w:t>50</w:t>
        </w:r>
        <w:r>
          <w:rPr>
            <w:noProof/>
            <w:webHidden/>
          </w:rPr>
          <w:fldChar w:fldCharType="end"/>
        </w:r>
        <w:r w:rsidRPr="00F46670">
          <w:rPr>
            <w:rStyle w:val="Hyperlink"/>
            <w:noProof/>
          </w:rPr>
          <w:fldChar w:fldCharType="end"/>
        </w:r>
      </w:ins>
    </w:p>
    <w:p w14:paraId="3666745B" w14:textId="5B9B9726" w:rsidR="00B53275" w:rsidRDefault="00B53275">
      <w:pPr>
        <w:pStyle w:val="TableofFigures"/>
        <w:tabs>
          <w:tab w:val="right" w:leader="dot" w:pos="10456"/>
        </w:tabs>
        <w:rPr>
          <w:ins w:id="2463" w:author="Author"/>
          <w:noProof/>
          <w:color w:val="auto"/>
          <w:kern w:val="2"/>
          <w:sz w:val="24"/>
          <w:szCs w:val="24"/>
          <w:lang w:val="en-GB" w:eastAsia="en-GB"/>
          <w14:ligatures w14:val="standardContextual"/>
        </w:rPr>
      </w:pPr>
      <w:ins w:id="2464" w:author="Author">
        <w:r w:rsidRPr="00F46670">
          <w:rPr>
            <w:rStyle w:val="Hyperlink"/>
            <w:noProof/>
          </w:rPr>
          <w:fldChar w:fldCharType="begin"/>
        </w:r>
        <w:r w:rsidRPr="00F46670">
          <w:rPr>
            <w:rStyle w:val="Hyperlink"/>
            <w:noProof/>
          </w:rPr>
          <w:instrText xml:space="preserve"> </w:instrText>
        </w:r>
        <w:r>
          <w:rPr>
            <w:noProof/>
          </w:rPr>
          <w:instrText>HYPERLINK \l "_Toc192620395"</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21  Stylized view of example controller offering emulated compaction</w:t>
        </w:r>
        <w:r>
          <w:rPr>
            <w:noProof/>
            <w:webHidden/>
          </w:rPr>
          <w:tab/>
        </w:r>
        <w:r>
          <w:rPr>
            <w:noProof/>
            <w:webHidden/>
          </w:rPr>
          <w:fldChar w:fldCharType="begin"/>
        </w:r>
        <w:r>
          <w:rPr>
            <w:noProof/>
            <w:webHidden/>
          </w:rPr>
          <w:instrText xml:space="preserve"> PAGEREF _Toc192620395 \h </w:instrText>
        </w:r>
      </w:ins>
      <w:r>
        <w:rPr>
          <w:noProof/>
          <w:webHidden/>
        </w:rPr>
      </w:r>
      <w:r>
        <w:rPr>
          <w:noProof/>
          <w:webHidden/>
        </w:rPr>
        <w:fldChar w:fldCharType="separate"/>
      </w:r>
      <w:ins w:id="2465" w:author="Author">
        <w:r>
          <w:rPr>
            <w:noProof/>
            <w:webHidden/>
          </w:rPr>
          <w:t>52</w:t>
        </w:r>
        <w:r>
          <w:rPr>
            <w:noProof/>
            <w:webHidden/>
          </w:rPr>
          <w:fldChar w:fldCharType="end"/>
        </w:r>
        <w:r w:rsidRPr="00F46670">
          <w:rPr>
            <w:rStyle w:val="Hyperlink"/>
            <w:noProof/>
          </w:rPr>
          <w:fldChar w:fldCharType="end"/>
        </w:r>
      </w:ins>
    </w:p>
    <w:p w14:paraId="138A9091" w14:textId="7A309BD6" w:rsidR="00B53275" w:rsidRDefault="00B53275">
      <w:pPr>
        <w:pStyle w:val="TableofFigures"/>
        <w:tabs>
          <w:tab w:val="right" w:leader="dot" w:pos="10456"/>
        </w:tabs>
        <w:rPr>
          <w:ins w:id="2466" w:author="Author"/>
          <w:noProof/>
          <w:color w:val="auto"/>
          <w:kern w:val="2"/>
          <w:sz w:val="24"/>
          <w:szCs w:val="24"/>
          <w:lang w:val="en-GB" w:eastAsia="en-GB"/>
          <w14:ligatures w14:val="standardContextual"/>
        </w:rPr>
      </w:pPr>
      <w:ins w:id="2467" w:author="Author">
        <w:r w:rsidRPr="00F46670">
          <w:rPr>
            <w:rStyle w:val="Hyperlink"/>
            <w:noProof/>
          </w:rPr>
          <w:fldChar w:fldCharType="begin"/>
        </w:r>
        <w:r w:rsidRPr="00F46670">
          <w:rPr>
            <w:rStyle w:val="Hyperlink"/>
            <w:noProof/>
          </w:rPr>
          <w:instrText xml:space="preserve"> </w:instrText>
        </w:r>
        <w:r>
          <w:rPr>
            <w:noProof/>
          </w:rPr>
          <w:instrText>HYPERLINK \l "_Toc192620396"</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22  YANG: condition-detector</w:t>
        </w:r>
        <w:r>
          <w:rPr>
            <w:noProof/>
            <w:webHidden/>
          </w:rPr>
          <w:tab/>
        </w:r>
        <w:r>
          <w:rPr>
            <w:noProof/>
            <w:webHidden/>
          </w:rPr>
          <w:fldChar w:fldCharType="begin"/>
        </w:r>
        <w:r>
          <w:rPr>
            <w:noProof/>
            <w:webHidden/>
          </w:rPr>
          <w:instrText xml:space="preserve"> PAGEREF _Toc192620396 \h </w:instrText>
        </w:r>
      </w:ins>
      <w:r>
        <w:rPr>
          <w:noProof/>
          <w:webHidden/>
        </w:rPr>
      </w:r>
      <w:r>
        <w:rPr>
          <w:noProof/>
          <w:webHidden/>
        </w:rPr>
        <w:fldChar w:fldCharType="separate"/>
      </w:r>
      <w:ins w:id="2468" w:author="Author">
        <w:r>
          <w:rPr>
            <w:noProof/>
            <w:webHidden/>
          </w:rPr>
          <w:t>57</w:t>
        </w:r>
        <w:r>
          <w:rPr>
            <w:noProof/>
            <w:webHidden/>
          </w:rPr>
          <w:fldChar w:fldCharType="end"/>
        </w:r>
        <w:r w:rsidRPr="00F46670">
          <w:rPr>
            <w:rStyle w:val="Hyperlink"/>
            <w:noProof/>
          </w:rPr>
          <w:fldChar w:fldCharType="end"/>
        </w:r>
      </w:ins>
    </w:p>
    <w:p w14:paraId="45D8C56B" w14:textId="3B7E5708" w:rsidR="00B53275" w:rsidRDefault="00B53275">
      <w:pPr>
        <w:pStyle w:val="TableofFigures"/>
        <w:tabs>
          <w:tab w:val="right" w:leader="dot" w:pos="10456"/>
        </w:tabs>
        <w:rPr>
          <w:ins w:id="2469" w:author="Author"/>
          <w:noProof/>
          <w:color w:val="auto"/>
          <w:kern w:val="2"/>
          <w:sz w:val="24"/>
          <w:szCs w:val="24"/>
          <w:lang w:val="en-GB" w:eastAsia="en-GB"/>
          <w14:ligatures w14:val="standardContextual"/>
        </w:rPr>
      </w:pPr>
      <w:ins w:id="2470" w:author="Author">
        <w:r w:rsidRPr="00F46670">
          <w:rPr>
            <w:rStyle w:val="Hyperlink"/>
            <w:noProof/>
          </w:rPr>
          <w:fldChar w:fldCharType="begin"/>
        </w:r>
        <w:r w:rsidRPr="00F46670">
          <w:rPr>
            <w:rStyle w:val="Hyperlink"/>
            <w:noProof/>
          </w:rPr>
          <w:instrText xml:space="preserve"> </w:instrText>
        </w:r>
        <w:r>
          <w:rPr>
            <w:noProof/>
          </w:rPr>
          <w:instrText>HYPERLINK \l "_Toc192620397"</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23  YANG: condition-detector</w:t>
        </w:r>
        <w:r>
          <w:rPr>
            <w:noProof/>
            <w:webHidden/>
          </w:rPr>
          <w:tab/>
        </w:r>
        <w:r>
          <w:rPr>
            <w:noProof/>
            <w:webHidden/>
          </w:rPr>
          <w:fldChar w:fldCharType="begin"/>
        </w:r>
        <w:r>
          <w:rPr>
            <w:noProof/>
            <w:webHidden/>
          </w:rPr>
          <w:instrText xml:space="preserve"> PAGEREF _Toc192620397 \h </w:instrText>
        </w:r>
      </w:ins>
      <w:r>
        <w:rPr>
          <w:noProof/>
          <w:webHidden/>
        </w:rPr>
      </w:r>
      <w:r>
        <w:rPr>
          <w:noProof/>
          <w:webHidden/>
        </w:rPr>
        <w:fldChar w:fldCharType="separate"/>
      </w:r>
      <w:ins w:id="2471" w:author="Author">
        <w:r>
          <w:rPr>
            <w:noProof/>
            <w:webHidden/>
          </w:rPr>
          <w:t>59</w:t>
        </w:r>
        <w:r>
          <w:rPr>
            <w:noProof/>
            <w:webHidden/>
          </w:rPr>
          <w:fldChar w:fldCharType="end"/>
        </w:r>
        <w:r w:rsidRPr="00F46670">
          <w:rPr>
            <w:rStyle w:val="Hyperlink"/>
            <w:noProof/>
          </w:rPr>
          <w:fldChar w:fldCharType="end"/>
        </w:r>
      </w:ins>
    </w:p>
    <w:p w14:paraId="281A834C" w14:textId="17AB13F1" w:rsidR="00B53275" w:rsidRDefault="00B53275">
      <w:pPr>
        <w:pStyle w:val="TableofFigures"/>
        <w:tabs>
          <w:tab w:val="right" w:leader="dot" w:pos="10456"/>
        </w:tabs>
        <w:rPr>
          <w:ins w:id="2472" w:author="Author"/>
          <w:noProof/>
          <w:color w:val="auto"/>
          <w:kern w:val="2"/>
          <w:sz w:val="24"/>
          <w:szCs w:val="24"/>
          <w:lang w:val="en-GB" w:eastAsia="en-GB"/>
          <w14:ligatures w14:val="standardContextual"/>
        </w:rPr>
      </w:pPr>
      <w:ins w:id="2473" w:author="Author">
        <w:r w:rsidRPr="00F46670">
          <w:rPr>
            <w:rStyle w:val="Hyperlink"/>
            <w:noProof/>
          </w:rPr>
          <w:fldChar w:fldCharType="begin"/>
        </w:r>
        <w:r w:rsidRPr="00F46670">
          <w:rPr>
            <w:rStyle w:val="Hyperlink"/>
            <w:noProof/>
          </w:rPr>
          <w:instrText xml:space="preserve"> </w:instrText>
        </w:r>
        <w:r>
          <w:rPr>
            <w:noProof/>
          </w:rPr>
          <w:instrText>HYPERLINK \l "_Toc192620398"</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24  YANG: detected-condition</w:t>
        </w:r>
        <w:r>
          <w:rPr>
            <w:noProof/>
            <w:webHidden/>
          </w:rPr>
          <w:tab/>
        </w:r>
        <w:r>
          <w:rPr>
            <w:noProof/>
            <w:webHidden/>
          </w:rPr>
          <w:fldChar w:fldCharType="begin"/>
        </w:r>
        <w:r>
          <w:rPr>
            <w:noProof/>
            <w:webHidden/>
          </w:rPr>
          <w:instrText xml:space="preserve"> PAGEREF _Toc192620398 \h </w:instrText>
        </w:r>
      </w:ins>
      <w:r>
        <w:rPr>
          <w:noProof/>
          <w:webHidden/>
        </w:rPr>
      </w:r>
      <w:r>
        <w:rPr>
          <w:noProof/>
          <w:webHidden/>
        </w:rPr>
        <w:fldChar w:fldCharType="separate"/>
      </w:r>
      <w:ins w:id="2474" w:author="Author">
        <w:r>
          <w:rPr>
            <w:noProof/>
            <w:webHidden/>
          </w:rPr>
          <w:t>60</w:t>
        </w:r>
        <w:r>
          <w:rPr>
            <w:noProof/>
            <w:webHidden/>
          </w:rPr>
          <w:fldChar w:fldCharType="end"/>
        </w:r>
        <w:r w:rsidRPr="00F46670">
          <w:rPr>
            <w:rStyle w:val="Hyperlink"/>
            <w:noProof/>
          </w:rPr>
          <w:fldChar w:fldCharType="end"/>
        </w:r>
      </w:ins>
    </w:p>
    <w:p w14:paraId="1C2BC3E4" w14:textId="59FBC5AE" w:rsidR="00B53275" w:rsidRDefault="00B53275">
      <w:pPr>
        <w:pStyle w:val="TableofFigures"/>
        <w:tabs>
          <w:tab w:val="right" w:leader="dot" w:pos="10456"/>
        </w:tabs>
        <w:rPr>
          <w:ins w:id="2475" w:author="Author"/>
          <w:noProof/>
          <w:color w:val="auto"/>
          <w:kern w:val="2"/>
          <w:sz w:val="24"/>
          <w:szCs w:val="24"/>
          <w:lang w:val="en-GB" w:eastAsia="en-GB"/>
          <w14:ligatures w14:val="standardContextual"/>
        </w:rPr>
      </w:pPr>
      <w:ins w:id="2476" w:author="Author">
        <w:r w:rsidRPr="00F46670">
          <w:rPr>
            <w:rStyle w:val="Hyperlink"/>
            <w:noProof/>
          </w:rPr>
          <w:fldChar w:fldCharType="begin"/>
        </w:r>
        <w:r w:rsidRPr="00F46670">
          <w:rPr>
            <w:rStyle w:val="Hyperlink"/>
            <w:noProof/>
          </w:rPr>
          <w:instrText xml:space="preserve"> </w:instrText>
        </w:r>
        <w:r>
          <w:rPr>
            <w:noProof/>
          </w:rPr>
          <w:instrText>HYPERLINK \l "_Toc192620399"</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25  YANG: pm-metric</w:t>
        </w:r>
        <w:r>
          <w:rPr>
            <w:noProof/>
            <w:webHidden/>
          </w:rPr>
          <w:tab/>
        </w:r>
        <w:r>
          <w:rPr>
            <w:noProof/>
            <w:webHidden/>
          </w:rPr>
          <w:fldChar w:fldCharType="begin"/>
        </w:r>
        <w:r>
          <w:rPr>
            <w:noProof/>
            <w:webHidden/>
          </w:rPr>
          <w:instrText xml:space="preserve"> PAGEREF _Toc192620399 \h </w:instrText>
        </w:r>
      </w:ins>
      <w:r>
        <w:rPr>
          <w:noProof/>
          <w:webHidden/>
        </w:rPr>
      </w:r>
      <w:r>
        <w:rPr>
          <w:noProof/>
          <w:webHidden/>
        </w:rPr>
        <w:fldChar w:fldCharType="separate"/>
      </w:r>
      <w:ins w:id="2477" w:author="Author">
        <w:r>
          <w:rPr>
            <w:noProof/>
            <w:webHidden/>
          </w:rPr>
          <w:t>62</w:t>
        </w:r>
        <w:r>
          <w:rPr>
            <w:noProof/>
            <w:webHidden/>
          </w:rPr>
          <w:fldChar w:fldCharType="end"/>
        </w:r>
        <w:r w:rsidRPr="00F46670">
          <w:rPr>
            <w:rStyle w:val="Hyperlink"/>
            <w:noProof/>
          </w:rPr>
          <w:fldChar w:fldCharType="end"/>
        </w:r>
      </w:ins>
    </w:p>
    <w:p w14:paraId="5606CE07" w14:textId="6C999A98" w:rsidR="00B53275" w:rsidRDefault="00B53275">
      <w:pPr>
        <w:pStyle w:val="TableofFigures"/>
        <w:tabs>
          <w:tab w:val="right" w:leader="dot" w:pos="10456"/>
        </w:tabs>
        <w:rPr>
          <w:ins w:id="2478" w:author="Author"/>
          <w:noProof/>
          <w:color w:val="auto"/>
          <w:kern w:val="2"/>
          <w:sz w:val="24"/>
          <w:szCs w:val="24"/>
          <w:lang w:val="en-GB" w:eastAsia="en-GB"/>
          <w14:ligatures w14:val="standardContextual"/>
        </w:rPr>
      </w:pPr>
      <w:ins w:id="2479" w:author="Author">
        <w:r w:rsidRPr="00F46670">
          <w:rPr>
            <w:rStyle w:val="Hyperlink"/>
            <w:noProof/>
          </w:rPr>
          <w:fldChar w:fldCharType="begin"/>
        </w:r>
        <w:r w:rsidRPr="00F46670">
          <w:rPr>
            <w:rStyle w:val="Hyperlink"/>
            <w:noProof/>
          </w:rPr>
          <w:instrText xml:space="preserve"> </w:instrText>
        </w:r>
        <w:r>
          <w:rPr>
            <w:noProof/>
          </w:rPr>
          <w:instrText>HYPERLINK \l "_Toc192620400"</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26  YANG: detector-info</w:t>
        </w:r>
        <w:r>
          <w:rPr>
            <w:noProof/>
            <w:webHidden/>
          </w:rPr>
          <w:tab/>
        </w:r>
        <w:r>
          <w:rPr>
            <w:noProof/>
            <w:webHidden/>
          </w:rPr>
          <w:fldChar w:fldCharType="begin"/>
        </w:r>
        <w:r>
          <w:rPr>
            <w:noProof/>
            <w:webHidden/>
          </w:rPr>
          <w:instrText xml:space="preserve"> PAGEREF _Toc192620400 \h </w:instrText>
        </w:r>
      </w:ins>
      <w:r>
        <w:rPr>
          <w:noProof/>
          <w:webHidden/>
        </w:rPr>
      </w:r>
      <w:r>
        <w:rPr>
          <w:noProof/>
          <w:webHidden/>
        </w:rPr>
        <w:fldChar w:fldCharType="separate"/>
      </w:r>
      <w:ins w:id="2480" w:author="Author">
        <w:r>
          <w:rPr>
            <w:noProof/>
            <w:webHidden/>
          </w:rPr>
          <w:t>63</w:t>
        </w:r>
        <w:r>
          <w:rPr>
            <w:noProof/>
            <w:webHidden/>
          </w:rPr>
          <w:fldChar w:fldCharType="end"/>
        </w:r>
        <w:r w:rsidRPr="00F46670">
          <w:rPr>
            <w:rStyle w:val="Hyperlink"/>
            <w:noProof/>
          </w:rPr>
          <w:fldChar w:fldCharType="end"/>
        </w:r>
      </w:ins>
    </w:p>
    <w:p w14:paraId="5E1AD854" w14:textId="33CA1010" w:rsidR="00B53275" w:rsidRDefault="00B53275">
      <w:pPr>
        <w:pStyle w:val="TableofFigures"/>
        <w:tabs>
          <w:tab w:val="right" w:leader="dot" w:pos="10456"/>
        </w:tabs>
        <w:rPr>
          <w:ins w:id="2481" w:author="Author"/>
          <w:noProof/>
          <w:color w:val="auto"/>
          <w:kern w:val="2"/>
          <w:sz w:val="24"/>
          <w:szCs w:val="24"/>
          <w:lang w:val="en-GB" w:eastAsia="en-GB"/>
          <w14:ligatures w14:val="standardContextual"/>
        </w:rPr>
      </w:pPr>
      <w:ins w:id="2482" w:author="Author">
        <w:r w:rsidRPr="00F46670">
          <w:rPr>
            <w:rStyle w:val="Hyperlink"/>
            <w:noProof/>
          </w:rPr>
          <w:fldChar w:fldCharType="begin"/>
        </w:r>
        <w:r w:rsidRPr="00F46670">
          <w:rPr>
            <w:rStyle w:val="Hyperlink"/>
            <w:noProof/>
          </w:rPr>
          <w:instrText xml:space="preserve"> </w:instrText>
        </w:r>
        <w:r>
          <w:rPr>
            <w:noProof/>
          </w:rPr>
          <w:instrText>HYPERLINK \l "_Toc192620401"</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27  YANG: simple-detector</w:t>
        </w:r>
        <w:r>
          <w:rPr>
            <w:noProof/>
            <w:webHidden/>
          </w:rPr>
          <w:tab/>
        </w:r>
        <w:r>
          <w:rPr>
            <w:noProof/>
            <w:webHidden/>
          </w:rPr>
          <w:fldChar w:fldCharType="begin"/>
        </w:r>
        <w:r>
          <w:rPr>
            <w:noProof/>
            <w:webHidden/>
          </w:rPr>
          <w:instrText xml:space="preserve"> PAGEREF _Toc192620401 \h </w:instrText>
        </w:r>
      </w:ins>
      <w:r>
        <w:rPr>
          <w:noProof/>
          <w:webHidden/>
        </w:rPr>
      </w:r>
      <w:r>
        <w:rPr>
          <w:noProof/>
          <w:webHidden/>
        </w:rPr>
        <w:fldChar w:fldCharType="separate"/>
      </w:r>
      <w:ins w:id="2483" w:author="Author">
        <w:r>
          <w:rPr>
            <w:noProof/>
            <w:webHidden/>
          </w:rPr>
          <w:t>65</w:t>
        </w:r>
        <w:r>
          <w:rPr>
            <w:noProof/>
            <w:webHidden/>
          </w:rPr>
          <w:fldChar w:fldCharType="end"/>
        </w:r>
        <w:r w:rsidRPr="00F46670">
          <w:rPr>
            <w:rStyle w:val="Hyperlink"/>
            <w:noProof/>
          </w:rPr>
          <w:fldChar w:fldCharType="end"/>
        </w:r>
      </w:ins>
    </w:p>
    <w:p w14:paraId="46E9FD09" w14:textId="503D349E" w:rsidR="00B53275" w:rsidRDefault="00B53275">
      <w:pPr>
        <w:pStyle w:val="TableofFigures"/>
        <w:tabs>
          <w:tab w:val="right" w:leader="dot" w:pos="10456"/>
        </w:tabs>
        <w:rPr>
          <w:ins w:id="2484" w:author="Author"/>
          <w:noProof/>
          <w:color w:val="auto"/>
          <w:kern w:val="2"/>
          <w:sz w:val="24"/>
          <w:szCs w:val="24"/>
          <w:lang w:val="en-GB" w:eastAsia="en-GB"/>
          <w14:ligatures w14:val="standardContextual"/>
        </w:rPr>
      </w:pPr>
      <w:ins w:id="2485" w:author="Author">
        <w:r w:rsidRPr="00F46670">
          <w:rPr>
            <w:rStyle w:val="Hyperlink"/>
            <w:noProof/>
          </w:rPr>
          <w:fldChar w:fldCharType="begin"/>
        </w:r>
        <w:r w:rsidRPr="00F46670">
          <w:rPr>
            <w:rStyle w:val="Hyperlink"/>
            <w:noProof/>
          </w:rPr>
          <w:instrText xml:space="preserve"> </w:instrText>
        </w:r>
        <w:r>
          <w:rPr>
            <w:noProof/>
          </w:rPr>
          <w:instrText>HYPERLINK \l "_Toc192620402"</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28  YANG: alarm-detector and legacy-properties (descriptions omitted)</w:t>
        </w:r>
        <w:r>
          <w:rPr>
            <w:noProof/>
            <w:webHidden/>
          </w:rPr>
          <w:tab/>
        </w:r>
        <w:r>
          <w:rPr>
            <w:noProof/>
            <w:webHidden/>
          </w:rPr>
          <w:fldChar w:fldCharType="begin"/>
        </w:r>
        <w:r>
          <w:rPr>
            <w:noProof/>
            <w:webHidden/>
          </w:rPr>
          <w:instrText xml:space="preserve"> PAGEREF _Toc192620402 \h </w:instrText>
        </w:r>
      </w:ins>
      <w:r>
        <w:rPr>
          <w:noProof/>
          <w:webHidden/>
        </w:rPr>
      </w:r>
      <w:r>
        <w:rPr>
          <w:noProof/>
          <w:webHidden/>
        </w:rPr>
        <w:fldChar w:fldCharType="separate"/>
      </w:r>
      <w:ins w:id="2486" w:author="Author">
        <w:r>
          <w:rPr>
            <w:noProof/>
            <w:webHidden/>
          </w:rPr>
          <w:t>66</w:t>
        </w:r>
        <w:r>
          <w:rPr>
            <w:noProof/>
            <w:webHidden/>
          </w:rPr>
          <w:fldChar w:fldCharType="end"/>
        </w:r>
        <w:r w:rsidRPr="00F46670">
          <w:rPr>
            <w:rStyle w:val="Hyperlink"/>
            <w:noProof/>
          </w:rPr>
          <w:fldChar w:fldCharType="end"/>
        </w:r>
      </w:ins>
    </w:p>
    <w:p w14:paraId="199D190A" w14:textId="78263ABE" w:rsidR="00B53275" w:rsidRDefault="00B53275">
      <w:pPr>
        <w:pStyle w:val="TableofFigures"/>
        <w:tabs>
          <w:tab w:val="right" w:leader="dot" w:pos="10456"/>
        </w:tabs>
        <w:rPr>
          <w:ins w:id="2487" w:author="Author"/>
          <w:noProof/>
          <w:color w:val="auto"/>
          <w:kern w:val="2"/>
          <w:sz w:val="24"/>
          <w:szCs w:val="24"/>
          <w:lang w:val="en-GB" w:eastAsia="en-GB"/>
          <w14:ligatures w14:val="standardContextual"/>
        </w:rPr>
      </w:pPr>
      <w:ins w:id="2488" w:author="Author">
        <w:r w:rsidRPr="00F46670">
          <w:rPr>
            <w:rStyle w:val="Hyperlink"/>
            <w:noProof/>
          </w:rPr>
          <w:fldChar w:fldCharType="begin"/>
        </w:r>
        <w:r w:rsidRPr="00F46670">
          <w:rPr>
            <w:rStyle w:val="Hyperlink"/>
            <w:noProof/>
          </w:rPr>
          <w:instrText xml:space="preserve"> </w:instrText>
        </w:r>
        <w:r>
          <w:rPr>
            <w:noProof/>
          </w:rPr>
          <w:instrText>HYPERLINK \l "_Toc192620403"</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29  Delta stream compacted log behavior</w:t>
        </w:r>
        <w:r>
          <w:rPr>
            <w:noProof/>
            <w:webHidden/>
          </w:rPr>
          <w:tab/>
        </w:r>
        <w:r>
          <w:rPr>
            <w:noProof/>
            <w:webHidden/>
          </w:rPr>
          <w:fldChar w:fldCharType="begin"/>
        </w:r>
        <w:r>
          <w:rPr>
            <w:noProof/>
            <w:webHidden/>
          </w:rPr>
          <w:instrText xml:space="preserve"> PAGEREF _Toc192620403 \h </w:instrText>
        </w:r>
      </w:ins>
      <w:r>
        <w:rPr>
          <w:noProof/>
          <w:webHidden/>
        </w:rPr>
      </w:r>
      <w:r>
        <w:rPr>
          <w:noProof/>
          <w:webHidden/>
        </w:rPr>
        <w:fldChar w:fldCharType="separate"/>
      </w:r>
      <w:ins w:id="2489" w:author="Author">
        <w:r>
          <w:rPr>
            <w:noProof/>
            <w:webHidden/>
          </w:rPr>
          <w:t>72</w:t>
        </w:r>
        <w:r>
          <w:rPr>
            <w:noProof/>
            <w:webHidden/>
          </w:rPr>
          <w:fldChar w:fldCharType="end"/>
        </w:r>
        <w:r w:rsidRPr="00F46670">
          <w:rPr>
            <w:rStyle w:val="Hyperlink"/>
            <w:noProof/>
          </w:rPr>
          <w:fldChar w:fldCharType="end"/>
        </w:r>
      </w:ins>
    </w:p>
    <w:p w14:paraId="3AD65526" w14:textId="1D45FC07" w:rsidR="00B53275" w:rsidRDefault="00B53275">
      <w:pPr>
        <w:pStyle w:val="TableofFigures"/>
        <w:tabs>
          <w:tab w:val="right" w:leader="dot" w:pos="10456"/>
        </w:tabs>
        <w:rPr>
          <w:ins w:id="2490" w:author="Author"/>
          <w:noProof/>
          <w:color w:val="auto"/>
          <w:kern w:val="2"/>
          <w:sz w:val="24"/>
          <w:szCs w:val="24"/>
          <w:lang w:val="en-GB" w:eastAsia="en-GB"/>
          <w14:ligatures w14:val="standardContextual"/>
        </w:rPr>
      </w:pPr>
      <w:ins w:id="2491" w:author="Author">
        <w:r w:rsidRPr="00F46670">
          <w:rPr>
            <w:rStyle w:val="Hyperlink"/>
            <w:noProof/>
          </w:rPr>
          <w:fldChar w:fldCharType="begin"/>
        </w:r>
        <w:r w:rsidRPr="00F46670">
          <w:rPr>
            <w:rStyle w:val="Hyperlink"/>
            <w:noProof/>
          </w:rPr>
          <w:instrText xml:space="preserve"> </w:instrText>
        </w:r>
        <w:r>
          <w:rPr>
            <w:noProof/>
          </w:rPr>
          <w:instrText>HYPERLINK \l "_Toc192620404"</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30  Delta stream compacted log emulation behavior</w:t>
        </w:r>
        <w:r>
          <w:rPr>
            <w:noProof/>
            <w:webHidden/>
          </w:rPr>
          <w:tab/>
        </w:r>
        <w:r>
          <w:rPr>
            <w:noProof/>
            <w:webHidden/>
          </w:rPr>
          <w:fldChar w:fldCharType="begin"/>
        </w:r>
        <w:r>
          <w:rPr>
            <w:noProof/>
            <w:webHidden/>
          </w:rPr>
          <w:instrText xml:space="preserve"> PAGEREF _Toc192620404 \h </w:instrText>
        </w:r>
      </w:ins>
      <w:r>
        <w:rPr>
          <w:noProof/>
          <w:webHidden/>
        </w:rPr>
      </w:r>
      <w:r>
        <w:rPr>
          <w:noProof/>
          <w:webHidden/>
        </w:rPr>
        <w:fldChar w:fldCharType="separate"/>
      </w:r>
      <w:ins w:id="2492" w:author="Author">
        <w:r>
          <w:rPr>
            <w:noProof/>
            <w:webHidden/>
          </w:rPr>
          <w:t>73</w:t>
        </w:r>
        <w:r>
          <w:rPr>
            <w:noProof/>
            <w:webHidden/>
          </w:rPr>
          <w:fldChar w:fldCharType="end"/>
        </w:r>
        <w:r w:rsidRPr="00F46670">
          <w:rPr>
            <w:rStyle w:val="Hyperlink"/>
            <w:noProof/>
          </w:rPr>
          <w:fldChar w:fldCharType="end"/>
        </w:r>
      </w:ins>
    </w:p>
    <w:p w14:paraId="4B8D5557" w14:textId="1F48BA81" w:rsidR="00B53275" w:rsidRDefault="00B53275">
      <w:pPr>
        <w:pStyle w:val="TableofFigures"/>
        <w:tabs>
          <w:tab w:val="right" w:leader="dot" w:pos="10456"/>
        </w:tabs>
        <w:rPr>
          <w:ins w:id="2493" w:author="Author"/>
          <w:noProof/>
          <w:color w:val="auto"/>
          <w:kern w:val="2"/>
          <w:sz w:val="24"/>
          <w:szCs w:val="24"/>
          <w:lang w:val="en-GB" w:eastAsia="en-GB"/>
          <w14:ligatures w14:val="standardContextual"/>
        </w:rPr>
      </w:pPr>
      <w:ins w:id="2494" w:author="Author">
        <w:r w:rsidRPr="00F46670">
          <w:rPr>
            <w:rStyle w:val="Hyperlink"/>
            <w:noProof/>
          </w:rPr>
          <w:fldChar w:fldCharType="begin"/>
        </w:r>
        <w:r w:rsidRPr="00F46670">
          <w:rPr>
            <w:rStyle w:val="Hyperlink"/>
            <w:noProof/>
          </w:rPr>
          <w:instrText xml:space="preserve"> </w:instrText>
        </w:r>
        <w:r>
          <w:rPr>
            <w:noProof/>
          </w:rPr>
          <w:instrText>HYPERLINK \l "_Toc192620405"</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31  YANG tree</w:t>
        </w:r>
        <w:r>
          <w:rPr>
            <w:noProof/>
            <w:webHidden/>
          </w:rPr>
          <w:tab/>
        </w:r>
        <w:r>
          <w:rPr>
            <w:noProof/>
            <w:webHidden/>
          </w:rPr>
          <w:fldChar w:fldCharType="begin"/>
        </w:r>
        <w:r>
          <w:rPr>
            <w:noProof/>
            <w:webHidden/>
          </w:rPr>
          <w:instrText xml:space="preserve"> PAGEREF _Toc192620405 \h </w:instrText>
        </w:r>
      </w:ins>
      <w:r>
        <w:rPr>
          <w:noProof/>
          <w:webHidden/>
        </w:rPr>
      </w:r>
      <w:r>
        <w:rPr>
          <w:noProof/>
          <w:webHidden/>
        </w:rPr>
        <w:fldChar w:fldCharType="separate"/>
      </w:r>
      <w:ins w:id="2495" w:author="Author">
        <w:r>
          <w:rPr>
            <w:noProof/>
            <w:webHidden/>
          </w:rPr>
          <w:t>82</w:t>
        </w:r>
        <w:r>
          <w:rPr>
            <w:noProof/>
            <w:webHidden/>
          </w:rPr>
          <w:fldChar w:fldCharType="end"/>
        </w:r>
        <w:r w:rsidRPr="00F46670">
          <w:rPr>
            <w:rStyle w:val="Hyperlink"/>
            <w:noProof/>
          </w:rPr>
          <w:fldChar w:fldCharType="end"/>
        </w:r>
      </w:ins>
    </w:p>
    <w:p w14:paraId="080FCFD6" w14:textId="6D458095" w:rsidR="00B53275" w:rsidRDefault="00B53275">
      <w:pPr>
        <w:pStyle w:val="TableofFigures"/>
        <w:tabs>
          <w:tab w:val="right" w:leader="dot" w:pos="10456"/>
        </w:tabs>
        <w:rPr>
          <w:ins w:id="2496" w:author="Author"/>
          <w:noProof/>
          <w:color w:val="auto"/>
          <w:kern w:val="2"/>
          <w:sz w:val="24"/>
          <w:szCs w:val="24"/>
          <w:lang w:val="en-GB" w:eastAsia="en-GB"/>
          <w14:ligatures w14:val="standardContextual"/>
        </w:rPr>
      </w:pPr>
      <w:ins w:id="2497" w:author="Author">
        <w:r w:rsidRPr="00F46670">
          <w:rPr>
            <w:rStyle w:val="Hyperlink"/>
            <w:noProof/>
          </w:rPr>
          <w:fldChar w:fldCharType="begin"/>
        </w:r>
        <w:r w:rsidRPr="00F46670">
          <w:rPr>
            <w:rStyle w:val="Hyperlink"/>
            <w:noProof/>
          </w:rPr>
          <w:instrText xml:space="preserve"> </w:instrText>
        </w:r>
        <w:r>
          <w:rPr>
            <w:noProof/>
          </w:rPr>
          <w:instrText>HYPERLINK \l "_Toc192620406"</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32  Hybrid Message Sequence Diagram for example implementation corresponding to Use Cases</w:t>
        </w:r>
        <w:r>
          <w:rPr>
            <w:noProof/>
            <w:webHidden/>
          </w:rPr>
          <w:tab/>
        </w:r>
        <w:r>
          <w:rPr>
            <w:noProof/>
            <w:webHidden/>
          </w:rPr>
          <w:fldChar w:fldCharType="begin"/>
        </w:r>
        <w:r>
          <w:rPr>
            <w:noProof/>
            <w:webHidden/>
          </w:rPr>
          <w:instrText xml:space="preserve"> PAGEREF _Toc192620406 \h </w:instrText>
        </w:r>
      </w:ins>
      <w:r>
        <w:rPr>
          <w:noProof/>
          <w:webHidden/>
        </w:rPr>
      </w:r>
      <w:r>
        <w:rPr>
          <w:noProof/>
          <w:webHidden/>
        </w:rPr>
        <w:fldChar w:fldCharType="separate"/>
      </w:r>
      <w:ins w:id="2498" w:author="Author">
        <w:r>
          <w:rPr>
            <w:noProof/>
            <w:webHidden/>
          </w:rPr>
          <w:t>120</w:t>
        </w:r>
        <w:r>
          <w:rPr>
            <w:noProof/>
            <w:webHidden/>
          </w:rPr>
          <w:fldChar w:fldCharType="end"/>
        </w:r>
        <w:r w:rsidRPr="00F46670">
          <w:rPr>
            <w:rStyle w:val="Hyperlink"/>
            <w:noProof/>
          </w:rPr>
          <w:fldChar w:fldCharType="end"/>
        </w:r>
      </w:ins>
    </w:p>
    <w:p w14:paraId="61A5076D" w14:textId="44F42361" w:rsidR="00B53275" w:rsidRDefault="00B53275">
      <w:pPr>
        <w:pStyle w:val="TableofFigures"/>
        <w:tabs>
          <w:tab w:val="right" w:leader="dot" w:pos="10456"/>
        </w:tabs>
        <w:rPr>
          <w:ins w:id="2499" w:author="Author"/>
          <w:noProof/>
          <w:color w:val="auto"/>
          <w:kern w:val="2"/>
          <w:sz w:val="24"/>
          <w:szCs w:val="24"/>
          <w:lang w:val="en-GB" w:eastAsia="en-GB"/>
          <w14:ligatures w14:val="standardContextual"/>
        </w:rPr>
      </w:pPr>
      <w:ins w:id="2500" w:author="Author">
        <w:r w:rsidRPr="00F46670">
          <w:rPr>
            <w:rStyle w:val="Hyperlink"/>
            <w:noProof/>
          </w:rPr>
          <w:fldChar w:fldCharType="begin"/>
        </w:r>
        <w:r w:rsidRPr="00F46670">
          <w:rPr>
            <w:rStyle w:val="Hyperlink"/>
            <w:noProof/>
          </w:rPr>
          <w:instrText xml:space="preserve"> </w:instrText>
        </w:r>
        <w:r>
          <w:rPr>
            <w:noProof/>
          </w:rPr>
          <w:instrText>HYPERLINK \l "_Toc192620407"</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33  Phases of interaction for Use Cases</w:t>
        </w:r>
        <w:r>
          <w:rPr>
            <w:noProof/>
            <w:webHidden/>
          </w:rPr>
          <w:tab/>
        </w:r>
        <w:r>
          <w:rPr>
            <w:noProof/>
            <w:webHidden/>
          </w:rPr>
          <w:fldChar w:fldCharType="begin"/>
        </w:r>
        <w:r>
          <w:rPr>
            <w:noProof/>
            <w:webHidden/>
          </w:rPr>
          <w:instrText xml:space="preserve"> PAGEREF _Toc192620407 \h </w:instrText>
        </w:r>
      </w:ins>
      <w:r>
        <w:rPr>
          <w:noProof/>
          <w:webHidden/>
        </w:rPr>
      </w:r>
      <w:r>
        <w:rPr>
          <w:noProof/>
          <w:webHidden/>
        </w:rPr>
        <w:fldChar w:fldCharType="separate"/>
      </w:r>
      <w:ins w:id="2501" w:author="Author">
        <w:r>
          <w:rPr>
            <w:noProof/>
            <w:webHidden/>
          </w:rPr>
          <w:t>121</w:t>
        </w:r>
        <w:r>
          <w:rPr>
            <w:noProof/>
            <w:webHidden/>
          </w:rPr>
          <w:fldChar w:fldCharType="end"/>
        </w:r>
        <w:r w:rsidRPr="00F46670">
          <w:rPr>
            <w:rStyle w:val="Hyperlink"/>
            <w:noProof/>
          </w:rPr>
          <w:fldChar w:fldCharType="end"/>
        </w:r>
      </w:ins>
    </w:p>
    <w:p w14:paraId="131AD3C4" w14:textId="6DEB8014" w:rsidR="00B53275" w:rsidRDefault="00B53275">
      <w:pPr>
        <w:pStyle w:val="TableofFigures"/>
        <w:tabs>
          <w:tab w:val="right" w:leader="dot" w:pos="10456"/>
        </w:tabs>
        <w:rPr>
          <w:ins w:id="2502" w:author="Author"/>
          <w:noProof/>
          <w:color w:val="auto"/>
          <w:kern w:val="2"/>
          <w:sz w:val="24"/>
          <w:szCs w:val="24"/>
          <w:lang w:val="en-GB" w:eastAsia="en-GB"/>
          <w14:ligatures w14:val="standardContextual"/>
        </w:rPr>
      </w:pPr>
      <w:ins w:id="2503" w:author="Author">
        <w:r w:rsidRPr="00F46670">
          <w:rPr>
            <w:rStyle w:val="Hyperlink"/>
            <w:noProof/>
          </w:rPr>
          <w:fldChar w:fldCharType="begin"/>
        </w:r>
        <w:r w:rsidRPr="00F46670">
          <w:rPr>
            <w:rStyle w:val="Hyperlink"/>
            <w:noProof/>
          </w:rPr>
          <w:instrText xml:space="preserve"> </w:instrText>
        </w:r>
        <w:r>
          <w:rPr>
            <w:noProof/>
          </w:rPr>
          <w:instrText>HYPERLINK \l "_Toc192620408"</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34  Kafka compaction</w:t>
        </w:r>
        <w:r>
          <w:rPr>
            <w:noProof/>
            <w:webHidden/>
          </w:rPr>
          <w:tab/>
        </w:r>
        <w:r>
          <w:rPr>
            <w:noProof/>
            <w:webHidden/>
          </w:rPr>
          <w:fldChar w:fldCharType="begin"/>
        </w:r>
        <w:r>
          <w:rPr>
            <w:noProof/>
            <w:webHidden/>
          </w:rPr>
          <w:instrText xml:space="preserve"> PAGEREF _Toc192620408 \h </w:instrText>
        </w:r>
      </w:ins>
      <w:r>
        <w:rPr>
          <w:noProof/>
          <w:webHidden/>
        </w:rPr>
      </w:r>
      <w:r>
        <w:rPr>
          <w:noProof/>
          <w:webHidden/>
        </w:rPr>
        <w:fldChar w:fldCharType="separate"/>
      </w:r>
      <w:ins w:id="2504" w:author="Author">
        <w:r>
          <w:rPr>
            <w:noProof/>
            <w:webHidden/>
          </w:rPr>
          <w:t>125</w:t>
        </w:r>
        <w:r>
          <w:rPr>
            <w:noProof/>
            <w:webHidden/>
          </w:rPr>
          <w:fldChar w:fldCharType="end"/>
        </w:r>
        <w:r w:rsidRPr="00F46670">
          <w:rPr>
            <w:rStyle w:val="Hyperlink"/>
            <w:noProof/>
          </w:rPr>
          <w:fldChar w:fldCharType="end"/>
        </w:r>
      </w:ins>
    </w:p>
    <w:p w14:paraId="073AC0A7" w14:textId="6BB1E09C" w:rsidR="00B53275" w:rsidRDefault="00B53275">
      <w:pPr>
        <w:pStyle w:val="TableofFigures"/>
        <w:tabs>
          <w:tab w:val="right" w:leader="dot" w:pos="10456"/>
        </w:tabs>
        <w:rPr>
          <w:ins w:id="2505" w:author="Author"/>
          <w:noProof/>
          <w:color w:val="auto"/>
          <w:kern w:val="2"/>
          <w:sz w:val="24"/>
          <w:szCs w:val="24"/>
          <w:lang w:val="en-GB" w:eastAsia="en-GB"/>
          <w14:ligatures w14:val="standardContextual"/>
        </w:rPr>
      </w:pPr>
      <w:ins w:id="2506" w:author="Author">
        <w:r w:rsidRPr="00F46670">
          <w:rPr>
            <w:rStyle w:val="Hyperlink"/>
            <w:noProof/>
          </w:rPr>
          <w:fldChar w:fldCharType="begin"/>
        </w:r>
        <w:r w:rsidRPr="00F46670">
          <w:rPr>
            <w:rStyle w:val="Hyperlink"/>
            <w:noProof/>
          </w:rPr>
          <w:instrText xml:space="preserve"> </w:instrText>
        </w:r>
        <w:r>
          <w:rPr>
            <w:noProof/>
          </w:rPr>
          <w:instrText>HYPERLINK \l "_Toc192620409"</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35  Structure of the streaming model</w:t>
        </w:r>
        <w:r>
          <w:rPr>
            <w:noProof/>
            <w:webHidden/>
          </w:rPr>
          <w:tab/>
        </w:r>
        <w:r>
          <w:rPr>
            <w:noProof/>
            <w:webHidden/>
          </w:rPr>
          <w:fldChar w:fldCharType="begin"/>
        </w:r>
        <w:r>
          <w:rPr>
            <w:noProof/>
            <w:webHidden/>
          </w:rPr>
          <w:instrText xml:space="preserve"> PAGEREF _Toc192620409 \h </w:instrText>
        </w:r>
      </w:ins>
      <w:r>
        <w:rPr>
          <w:noProof/>
          <w:webHidden/>
        </w:rPr>
      </w:r>
      <w:r>
        <w:rPr>
          <w:noProof/>
          <w:webHidden/>
        </w:rPr>
        <w:fldChar w:fldCharType="separate"/>
      </w:r>
      <w:ins w:id="2507" w:author="Author">
        <w:r>
          <w:rPr>
            <w:noProof/>
            <w:webHidden/>
          </w:rPr>
          <w:t>128</w:t>
        </w:r>
        <w:r>
          <w:rPr>
            <w:noProof/>
            <w:webHidden/>
          </w:rPr>
          <w:fldChar w:fldCharType="end"/>
        </w:r>
        <w:r w:rsidRPr="00F46670">
          <w:rPr>
            <w:rStyle w:val="Hyperlink"/>
            <w:noProof/>
          </w:rPr>
          <w:fldChar w:fldCharType="end"/>
        </w:r>
      </w:ins>
    </w:p>
    <w:p w14:paraId="73FD6DDA" w14:textId="6939D18E" w:rsidR="00B53275" w:rsidRDefault="00B53275">
      <w:pPr>
        <w:pStyle w:val="TableofFigures"/>
        <w:tabs>
          <w:tab w:val="right" w:leader="dot" w:pos="10456"/>
        </w:tabs>
        <w:rPr>
          <w:ins w:id="2508" w:author="Author"/>
          <w:noProof/>
          <w:color w:val="auto"/>
          <w:kern w:val="2"/>
          <w:sz w:val="24"/>
          <w:szCs w:val="24"/>
          <w:lang w:val="en-GB" w:eastAsia="en-GB"/>
          <w14:ligatures w14:val="standardContextual"/>
        </w:rPr>
      </w:pPr>
      <w:ins w:id="2509" w:author="Author">
        <w:r w:rsidRPr="00F46670">
          <w:rPr>
            <w:rStyle w:val="Hyperlink"/>
            <w:noProof/>
          </w:rPr>
          <w:fldChar w:fldCharType="begin"/>
        </w:r>
        <w:r w:rsidRPr="00F46670">
          <w:rPr>
            <w:rStyle w:val="Hyperlink"/>
            <w:noProof/>
          </w:rPr>
          <w:instrText xml:space="preserve"> </w:instrText>
        </w:r>
        <w:r>
          <w:rPr>
            <w:noProof/>
          </w:rPr>
          <w:instrText>HYPERLINK \l "_Toc192620410"</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36  Structure and content of the streaming model</w:t>
        </w:r>
        <w:r>
          <w:rPr>
            <w:noProof/>
            <w:webHidden/>
          </w:rPr>
          <w:tab/>
        </w:r>
        <w:r>
          <w:rPr>
            <w:noProof/>
            <w:webHidden/>
          </w:rPr>
          <w:fldChar w:fldCharType="begin"/>
        </w:r>
        <w:r>
          <w:rPr>
            <w:noProof/>
            <w:webHidden/>
          </w:rPr>
          <w:instrText xml:space="preserve"> PAGEREF _Toc192620410 \h </w:instrText>
        </w:r>
      </w:ins>
      <w:r>
        <w:rPr>
          <w:noProof/>
          <w:webHidden/>
        </w:rPr>
      </w:r>
      <w:r>
        <w:rPr>
          <w:noProof/>
          <w:webHidden/>
        </w:rPr>
        <w:fldChar w:fldCharType="separate"/>
      </w:r>
      <w:ins w:id="2510" w:author="Author">
        <w:r>
          <w:rPr>
            <w:noProof/>
            <w:webHidden/>
          </w:rPr>
          <w:t>129</w:t>
        </w:r>
        <w:r>
          <w:rPr>
            <w:noProof/>
            <w:webHidden/>
          </w:rPr>
          <w:fldChar w:fldCharType="end"/>
        </w:r>
        <w:r w:rsidRPr="00F46670">
          <w:rPr>
            <w:rStyle w:val="Hyperlink"/>
            <w:noProof/>
          </w:rPr>
          <w:fldChar w:fldCharType="end"/>
        </w:r>
      </w:ins>
    </w:p>
    <w:p w14:paraId="5C6C4452" w14:textId="499D2D21" w:rsidR="00B53275" w:rsidRDefault="00B53275">
      <w:pPr>
        <w:pStyle w:val="TableofFigures"/>
        <w:tabs>
          <w:tab w:val="right" w:leader="dot" w:pos="10456"/>
        </w:tabs>
        <w:rPr>
          <w:ins w:id="2511" w:author="Author"/>
          <w:noProof/>
          <w:color w:val="auto"/>
          <w:kern w:val="2"/>
          <w:sz w:val="24"/>
          <w:szCs w:val="24"/>
          <w:lang w:val="en-GB" w:eastAsia="en-GB"/>
          <w14:ligatures w14:val="standardContextual"/>
        </w:rPr>
      </w:pPr>
      <w:ins w:id="2512" w:author="Author">
        <w:r w:rsidRPr="00F46670">
          <w:rPr>
            <w:rStyle w:val="Hyperlink"/>
            <w:noProof/>
          </w:rPr>
          <w:fldChar w:fldCharType="begin"/>
        </w:r>
        <w:r w:rsidRPr="00F46670">
          <w:rPr>
            <w:rStyle w:val="Hyperlink"/>
            <w:noProof/>
          </w:rPr>
          <w:instrText xml:space="preserve"> </w:instrText>
        </w:r>
        <w:r>
          <w:rPr>
            <w:noProof/>
          </w:rPr>
          <w:instrText>HYPERLINK \l "_Toc192620411"</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37  Datatypes of the streaming model</w:t>
        </w:r>
        <w:r>
          <w:rPr>
            <w:noProof/>
            <w:webHidden/>
          </w:rPr>
          <w:tab/>
        </w:r>
        <w:r>
          <w:rPr>
            <w:noProof/>
            <w:webHidden/>
          </w:rPr>
          <w:fldChar w:fldCharType="begin"/>
        </w:r>
        <w:r>
          <w:rPr>
            <w:noProof/>
            <w:webHidden/>
          </w:rPr>
          <w:instrText xml:space="preserve"> PAGEREF _Toc192620411 \h </w:instrText>
        </w:r>
      </w:ins>
      <w:r>
        <w:rPr>
          <w:noProof/>
          <w:webHidden/>
        </w:rPr>
      </w:r>
      <w:r>
        <w:rPr>
          <w:noProof/>
          <w:webHidden/>
        </w:rPr>
        <w:fldChar w:fldCharType="separate"/>
      </w:r>
      <w:ins w:id="2513" w:author="Author">
        <w:r>
          <w:rPr>
            <w:noProof/>
            <w:webHidden/>
          </w:rPr>
          <w:t>130</w:t>
        </w:r>
        <w:r>
          <w:rPr>
            <w:noProof/>
            <w:webHidden/>
          </w:rPr>
          <w:fldChar w:fldCharType="end"/>
        </w:r>
        <w:r w:rsidRPr="00F46670">
          <w:rPr>
            <w:rStyle w:val="Hyperlink"/>
            <w:noProof/>
          </w:rPr>
          <w:fldChar w:fldCharType="end"/>
        </w:r>
      </w:ins>
    </w:p>
    <w:p w14:paraId="4085EF02" w14:textId="479BE090" w:rsidR="00B53275" w:rsidRDefault="00B53275">
      <w:pPr>
        <w:pStyle w:val="TableofFigures"/>
        <w:tabs>
          <w:tab w:val="right" w:leader="dot" w:pos="10456"/>
        </w:tabs>
        <w:rPr>
          <w:ins w:id="2514" w:author="Author"/>
          <w:noProof/>
          <w:color w:val="auto"/>
          <w:kern w:val="2"/>
          <w:sz w:val="24"/>
          <w:szCs w:val="24"/>
          <w:lang w:val="en-GB" w:eastAsia="en-GB"/>
          <w14:ligatures w14:val="standardContextual"/>
        </w:rPr>
      </w:pPr>
      <w:ins w:id="2515" w:author="Author">
        <w:r w:rsidRPr="00F46670">
          <w:rPr>
            <w:rStyle w:val="Hyperlink"/>
            <w:noProof/>
          </w:rPr>
          <w:fldChar w:fldCharType="begin"/>
        </w:r>
        <w:r w:rsidRPr="00F46670">
          <w:rPr>
            <w:rStyle w:val="Hyperlink"/>
            <w:noProof/>
          </w:rPr>
          <w:instrText xml:space="preserve"> </w:instrText>
        </w:r>
        <w:r>
          <w:rPr>
            <w:noProof/>
          </w:rPr>
          <w:instrText>HYPERLINK \l "_Toc192620412"</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38  Example of Augmentation of the LogRecordBody with some classes from the model</w:t>
        </w:r>
        <w:r>
          <w:rPr>
            <w:noProof/>
            <w:webHidden/>
          </w:rPr>
          <w:tab/>
        </w:r>
        <w:r>
          <w:rPr>
            <w:noProof/>
            <w:webHidden/>
          </w:rPr>
          <w:fldChar w:fldCharType="begin"/>
        </w:r>
        <w:r>
          <w:rPr>
            <w:noProof/>
            <w:webHidden/>
          </w:rPr>
          <w:instrText xml:space="preserve"> PAGEREF _Toc192620412 \h </w:instrText>
        </w:r>
      </w:ins>
      <w:r>
        <w:rPr>
          <w:noProof/>
          <w:webHidden/>
        </w:rPr>
      </w:r>
      <w:r>
        <w:rPr>
          <w:noProof/>
          <w:webHidden/>
        </w:rPr>
        <w:fldChar w:fldCharType="separate"/>
      </w:r>
      <w:ins w:id="2516" w:author="Author">
        <w:r>
          <w:rPr>
            <w:noProof/>
            <w:webHidden/>
          </w:rPr>
          <w:t>131</w:t>
        </w:r>
        <w:r>
          <w:rPr>
            <w:noProof/>
            <w:webHidden/>
          </w:rPr>
          <w:fldChar w:fldCharType="end"/>
        </w:r>
        <w:r w:rsidRPr="00F46670">
          <w:rPr>
            <w:rStyle w:val="Hyperlink"/>
            <w:noProof/>
          </w:rPr>
          <w:fldChar w:fldCharType="end"/>
        </w:r>
      </w:ins>
    </w:p>
    <w:p w14:paraId="6D2EE4CF" w14:textId="1D52919E" w:rsidR="00B53275" w:rsidRDefault="00B53275">
      <w:pPr>
        <w:pStyle w:val="TableofFigures"/>
        <w:tabs>
          <w:tab w:val="right" w:leader="dot" w:pos="10456"/>
        </w:tabs>
        <w:rPr>
          <w:ins w:id="2517" w:author="Author"/>
          <w:noProof/>
          <w:color w:val="auto"/>
          <w:kern w:val="2"/>
          <w:sz w:val="24"/>
          <w:szCs w:val="24"/>
          <w:lang w:val="en-GB" w:eastAsia="en-GB"/>
          <w14:ligatures w14:val="standardContextual"/>
        </w:rPr>
      </w:pPr>
      <w:ins w:id="2518" w:author="Author">
        <w:r w:rsidRPr="00F46670">
          <w:rPr>
            <w:rStyle w:val="Hyperlink"/>
            <w:noProof/>
          </w:rPr>
          <w:fldChar w:fldCharType="begin"/>
        </w:r>
        <w:r w:rsidRPr="00F46670">
          <w:rPr>
            <w:rStyle w:val="Hyperlink"/>
            <w:noProof/>
          </w:rPr>
          <w:instrText xml:space="preserve"> </w:instrText>
        </w:r>
        <w:r>
          <w:rPr>
            <w:noProof/>
          </w:rPr>
          <w:instrText>HYPERLINK \l "_Toc192620413"</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39  Standard gNMI stream structure</w:t>
        </w:r>
        <w:r>
          <w:rPr>
            <w:noProof/>
            <w:webHidden/>
          </w:rPr>
          <w:tab/>
        </w:r>
        <w:r>
          <w:rPr>
            <w:noProof/>
            <w:webHidden/>
          </w:rPr>
          <w:fldChar w:fldCharType="begin"/>
        </w:r>
        <w:r>
          <w:rPr>
            <w:noProof/>
            <w:webHidden/>
          </w:rPr>
          <w:instrText xml:space="preserve"> PAGEREF _Toc192620413 \h </w:instrText>
        </w:r>
      </w:ins>
      <w:r>
        <w:rPr>
          <w:noProof/>
          <w:webHidden/>
        </w:rPr>
      </w:r>
      <w:r>
        <w:rPr>
          <w:noProof/>
          <w:webHidden/>
        </w:rPr>
        <w:fldChar w:fldCharType="separate"/>
      </w:r>
      <w:ins w:id="2519" w:author="Author">
        <w:r>
          <w:rPr>
            <w:noProof/>
            <w:webHidden/>
          </w:rPr>
          <w:t>132</w:t>
        </w:r>
        <w:r>
          <w:rPr>
            <w:noProof/>
            <w:webHidden/>
          </w:rPr>
          <w:fldChar w:fldCharType="end"/>
        </w:r>
        <w:r w:rsidRPr="00F46670">
          <w:rPr>
            <w:rStyle w:val="Hyperlink"/>
            <w:noProof/>
          </w:rPr>
          <w:fldChar w:fldCharType="end"/>
        </w:r>
      </w:ins>
    </w:p>
    <w:p w14:paraId="3B0CC52C" w14:textId="0D32803B" w:rsidR="00B53275" w:rsidRDefault="00B53275">
      <w:pPr>
        <w:pStyle w:val="TableofFigures"/>
        <w:tabs>
          <w:tab w:val="right" w:leader="dot" w:pos="10456"/>
        </w:tabs>
        <w:rPr>
          <w:ins w:id="2520" w:author="Author"/>
          <w:noProof/>
          <w:color w:val="auto"/>
          <w:kern w:val="2"/>
          <w:sz w:val="24"/>
          <w:szCs w:val="24"/>
          <w:lang w:val="en-GB" w:eastAsia="en-GB"/>
          <w14:ligatures w14:val="standardContextual"/>
        </w:rPr>
      </w:pPr>
      <w:ins w:id="2521" w:author="Author">
        <w:r w:rsidRPr="00F46670">
          <w:rPr>
            <w:rStyle w:val="Hyperlink"/>
            <w:noProof/>
          </w:rPr>
          <w:fldChar w:fldCharType="begin"/>
        </w:r>
        <w:r w:rsidRPr="00F46670">
          <w:rPr>
            <w:rStyle w:val="Hyperlink"/>
            <w:noProof/>
          </w:rPr>
          <w:instrText xml:space="preserve"> </w:instrText>
        </w:r>
        <w:r>
          <w:rPr>
            <w:noProof/>
          </w:rPr>
          <w:instrText>HYPERLINK \l "_Toc192620414"</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40  Basic measurement augment</w:t>
        </w:r>
        <w:r>
          <w:rPr>
            <w:noProof/>
            <w:webHidden/>
          </w:rPr>
          <w:tab/>
        </w:r>
        <w:r>
          <w:rPr>
            <w:noProof/>
            <w:webHidden/>
          </w:rPr>
          <w:fldChar w:fldCharType="begin"/>
        </w:r>
        <w:r>
          <w:rPr>
            <w:noProof/>
            <w:webHidden/>
          </w:rPr>
          <w:instrText xml:space="preserve"> PAGEREF _Toc192620414 \h </w:instrText>
        </w:r>
      </w:ins>
      <w:r>
        <w:rPr>
          <w:noProof/>
          <w:webHidden/>
        </w:rPr>
      </w:r>
      <w:r>
        <w:rPr>
          <w:noProof/>
          <w:webHidden/>
        </w:rPr>
        <w:fldChar w:fldCharType="separate"/>
      </w:r>
      <w:ins w:id="2522" w:author="Author">
        <w:r>
          <w:rPr>
            <w:noProof/>
            <w:webHidden/>
          </w:rPr>
          <w:t>133</w:t>
        </w:r>
        <w:r>
          <w:rPr>
            <w:noProof/>
            <w:webHidden/>
          </w:rPr>
          <w:fldChar w:fldCharType="end"/>
        </w:r>
        <w:r w:rsidRPr="00F46670">
          <w:rPr>
            <w:rStyle w:val="Hyperlink"/>
            <w:noProof/>
          </w:rPr>
          <w:fldChar w:fldCharType="end"/>
        </w:r>
      </w:ins>
    </w:p>
    <w:p w14:paraId="73F4F914" w14:textId="1128DE1F" w:rsidR="00B53275" w:rsidRDefault="00B53275">
      <w:pPr>
        <w:pStyle w:val="TableofFigures"/>
        <w:tabs>
          <w:tab w:val="right" w:leader="dot" w:pos="10456"/>
        </w:tabs>
        <w:rPr>
          <w:ins w:id="2523" w:author="Author"/>
          <w:noProof/>
          <w:color w:val="auto"/>
          <w:kern w:val="2"/>
          <w:sz w:val="24"/>
          <w:szCs w:val="24"/>
          <w:lang w:val="en-GB" w:eastAsia="en-GB"/>
          <w14:ligatures w14:val="standardContextual"/>
        </w:rPr>
      </w:pPr>
      <w:ins w:id="2524" w:author="Author">
        <w:r w:rsidRPr="00F46670">
          <w:rPr>
            <w:rStyle w:val="Hyperlink"/>
            <w:noProof/>
          </w:rPr>
          <w:fldChar w:fldCharType="begin"/>
        </w:r>
        <w:r w:rsidRPr="00F46670">
          <w:rPr>
            <w:rStyle w:val="Hyperlink"/>
            <w:noProof/>
          </w:rPr>
          <w:instrText xml:space="preserve"> </w:instrText>
        </w:r>
        <w:r>
          <w:rPr>
            <w:noProof/>
          </w:rPr>
          <w:instrText>HYPERLINK \l "_Toc192620415"</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41  Support for multiple measurements in one record</w:t>
        </w:r>
        <w:r>
          <w:rPr>
            <w:noProof/>
            <w:webHidden/>
          </w:rPr>
          <w:tab/>
        </w:r>
        <w:r>
          <w:rPr>
            <w:noProof/>
            <w:webHidden/>
          </w:rPr>
          <w:fldChar w:fldCharType="begin"/>
        </w:r>
        <w:r>
          <w:rPr>
            <w:noProof/>
            <w:webHidden/>
          </w:rPr>
          <w:instrText xml:space="preserve"> PAGEREF _Toc192620415 \h </w:instrText>
        </w:r>
      </w:ins>
      <w:r>
        <w:rPr>
          <w:noProof/>
          <w:webHidden/>
        </w:rPr>
      </w:r>
      <w:r>
        <w:rPr>
          <w:noProof/>
          <w:webHidden/>
        </w:rPr>
        <w:fldChar w:fldCharType="separate"/>
      </w:r>
      <w:ins w:id="2525" w:author="Author">
        <w:r>
          <w:rPr>
            <w:noProof/>
            <w:webHidden/>
          </w:rPr>
          <w:t>134</w:t>
        </w:r>
        <w:r>
          <w:rPr>
            <w:noProof/>
            <w:webHidden/>
          </w:rPr>
          <w:fldChar w:fldCharType="end"/>
        </w:r>
        <w:r w:rsidRPr="00F46670">
          <w:rPr>
            <w:rStyle w:val="Hyperlink"/>
            <w:noProof/>
          </w:rPr>
          <w:fldChar w:fldCharType="end"/>
        </w:r>
      </w:ins>
    </w:p>
    <w:p w14:paraId="18047B24" w14:textId="03EBDBB8" w:rsidR="00B53275" w:rsidRDefault="00B53275">
      <w:pPr>
        <w:pStyle w:val="TableofFigures"/>
        <w:tabs>
          <w:tab w:val="right" w:leader="dot" w:pos="10456"/>
        </w:tabs>
        <w:rPr>
          <w:ins w:id="2526" w:author="Author"/>
          <w:noProof/>
          <w:color w:val="auto"/>
          <w:kern w:val="2"/>
          <w:sz w:val="24"/>
          <w:szCs w:val="24"/>
          <w:lang w:val="en-GB" w:eastAsia="en-GB"/>
          <w14:ligatures w14:val="standardContextual"/>
        </w:rPr>
      </w:pPr>
      <w:ins w:id="2527" w:author="Author">
        <w:r w:rsidRPr="00F46670">
          <w:rPr>
            <w:rStyle w:val="Hyperlink"/>
            <w:noProof/>
          </w:rPr>
          <w:fldChar w:fldCharType="begin"/>
        </w:r>
        <w:r w:rsidRPr="00F46670">
          <w:rPr>
            <w:rStyle w:val="Hyperlink"/>
            <w:noProof/>
          </w:rPr>
          <w:instrText xml:space="preserve"> </w:instrText>
        </w:r>
        <w:r>
          <w:rPr>
            <w:noProof/>
          </w:rPr>
          <w:instrText>HYPERLINK \l "_Toc192620416"</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42  Data types</w:t>
        </w:r>
        <w:r>
          <w:rPr>
            <w:noProof/>
            <w:webHidden/>
          </w:rPr>
          <w:tab/>
        </w:r>
        <w:r>
          <w:rPr>
            <w:noProof/>
            <w:webHidden/>
          </w:rPr>
          <w:fldChar w:fldCharType="begin"/>
        </w:r>
        <w:r>
          <w:rPr>
            <w:noProof/>
            <w:webHidden/>
          </w:rPr>
          <w:instrText xml:space="preserve"> PAGEREF _Toc192620416 \h </w:instrText>
        </w:r>
      </w:ins>
      <w:r>
        <w:rPr>
          <w:noProof/>
          <w:webHidden/>
        </w:rPr>
      </w:r>
      <w:r>
        <w:rPr>
          <w:noProof/>
          <w:webHidden/>
        </w:rPr>
        <w:fldChar w:fldCharType="separate"/>
      </w:r>
      <w:ins w:id="2528" w:author="Author">
        <w:r>
          <w:rPr>
            <w:noProof/>
            <w:webHidden/>
          </w:rPr>
          <w:t>134</w:t>
        </w:r>
        <w:r>
          <w:rPr>
            <w:noProof/>
            <w:webHidden/>
          </w:rPr>
          <w:fldChar w:fldCharType="end"/>
        </w:r>
        <w:r w:rsidRPr="00F46670">
          <w:rPr>
            <w:rStyle w:val="Hyperlink"/>
            <w:noProof/>
          </w:rPr>
          <w:fldChar w:fldCharType="end"/>
        </w:r>
      </w:ins>
    </w:p>
    <w:p w14:paraId="7EF4C5C1" w14:textId="5982B863" w:rsidR="00B53275" w:rsidRDefault="00B53275">
      <w:pPr>
        <w:pStyle w:val="TableofFigures"/>
        <w:tabs>
          <w:tab w:val="right" w:leader="dot" w:pos="10456"/>
        </w:tabs>
        <w:rPr>
          <w:ins w:id="2529" w:author="Author"/>
          <w:noProof/>
          <w:color w:val="auto"/>
          <w:kern w:val="2"/>
          <w:sz w:val="24"/>
          <w:szCs w:val="24"/>
          <w:lang w:val="en-GB" w:eastAsia="en-GB"/>
          <w14:ligatures w14:val="standardContextual"/>
        </w:rPr>
      </w:pPr>
      <w:ins w:id="2530" w:author="Author">
        <w:r w:rsidRPr="00F46670">
          <w:rPr>
            <w:rStyle w:val="Hyperlink"/>
            <w:noProof/>
          </w:rPr>
          <w:fldChar w:fldCharType="begin"/>
        </w:r>
        <w:r w:rsidRPr="00F46670">
          <w:rPr>
            <w:rStyle w:val="Hyperlink"/>
            <w:noProof/>
          </w:rPr>
          <w:instrText xml:space="preserve"> </w:instrText>
        </w:r>
        <w:r>
          <w:rPr>
            <w:noProof/>
          </w:rPr>
          <w:instrText>HYPERLINK \l "_Toc192620417"</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43  Related Classes</w:t>
        </w:r>
        <w:r>
          <w:rPr>
            <w:noProof/>
            <w:webHidden/>
          </w:rPr>
          <w:tab/>
        </w:r>
        <w:r>
          <w:rPr>
            <w:noProof/>
            <w:webHidden/>
          </w:rPr>
          <w:fldChar w:fldCharType="begin"/>
        </w:r>
        <w:r>
          <w:rPr>
            <w:noProof/>
            <w:webHidden/>
          </w:rPr>
          <w:instrText xml:space="preserve"> PAGEREF _Toc192620417 \h </w:instrText>
        </w:r>
      </w:ins>
      <w:r>
        <w:rPr>
          <w:noProof/>
          <w:webHidden/>
        </w:rPr>
      </w:r>
      <w:r>
        <w:rPr>
          <w:noProof/>
          <w:webHidden/>
        </w:rPr>
        <w:fldChar w:fldCharType="separate"/>
      </w:r>
      <w:ins w:id="2531" w:author="Author">
        <w:r>
          <w:rPr>
            <w:noProof/>
            <w:webHidden/>
          </w:rPr>
          <w:t>135</w:t>
        </w:r>
        <w:r>
          <w:rPr>
            <w:noProof/>
            <w:webHidden/>
          </w:rPr>
          <w:fldChar w:fldCharType="end"/>
        </w:r>
        <w:r w:rsidRPr="00F46670">
          <w:rPr>
            <w:rStyle w:val="Hyperlink"/>
            <w:noProof/>
          </w:rPr>
          <w:fldChar w:fldCharType="end"/>
        </w:r>
      </w:ins>
    </w:p>
    <w:p w14:paraId="19F0A1E1" w14:textId="0F53675D" w:rsidR="006D1621" w:rsidDel="00B53275" w:rsidRDefault="006D1621">
      <w:pPr>
        <w:pStyle w:val="TableofFigures"/>
        <w:tabs>
          <w:tab w:val="right" w:leader="dot" w:pos="10456"/>
        </w:tabs>
        <w:rPr>
          <w:ins w:id="2532" w:author="Author"/>
          <w:del w:id="2533" w:author="Author"/>
          <w:noProof/>
          <w:color w:val="auto"/>
          <w:kern w:val="2"/>
          <w:sz w:val="24"/>
          <w:szCs w:val="24"/>
          <w:lang w:val="en-GB" w:eastAsia="en-GB"/>
          <w14:ligatures w14:val="standardContextual"/>
        </w:rPr>
      </w:pPr>
      <w:ins w:id="2534" w:author="Author">
        <w:del w:id="2535" w:author="Author">
          <w:r w:rsidRPr="00B53275" w:rsidDel="00B53275">
            <w:rPr>
              <w:rStyle w:val="Hyperlink"/>
              <w:noProof/>
            </w:rPr>
            <w:delText>Figure 1  Example SDN architecture for WDM/OTN network</w:delText>
          </w:r>
          <w:r w:rsidDel="00B53275">
            <w:rPr>
              <w:noProof/>
              <w:webHidden/>
            </w:rPr>
            <w:tab/>
            <w:delText>10</w:delText>
          </w:r>
        </w:del>
      </w:ins>
    </w:p>
    <w:p w14:paraId="3F7F0596" w14:textId="03A8DADF" w:rsidR="006D1621" w:rsidDel="00B53275" w:rsidRDefault="006D1621">
      <w:pPr>
        <w:pStyle w:val="TableofFigures"/>
        <w:tabs>
          <w:tab w:val="right" w:leader="dot" w:pos="10456"/>
        </w:tabs>
        <w:rPr>
          <w:ins w:id="2536" w:author="Author"/>
          <w:del w:id="2537" w:author="Author"/>
          <w:noProof/>
          <w:color w:val="auto"/>
          <w:kern w:val="2"/>
          <w:sz w:val="24"/>
          <w:szCs w:val="24"/>
          <w:lang w:val="en-GB" w:eastAsia="en-GB"/>
          <w14:ligatures w14:val="standardContextual"/>
        </w:rPr>
      </w:pPr>
      <w:ins w:id="2538" w:author="Author">
        <w:del w:id="2539" w:author="Author">
          <w:r w:rsidRPr="00B53275" w:rsidDel="00B53275">
            <w:rPr>
              <w:rStyle w:val="Hyperlink"/>
              <w:noProof/>
            </w:rPr>
            <w:delText>Figure 2  YANG: supported-stream-type</w:delText>
          </w:r>
          <w:r w:rsidDel="00B53275">
            <w:rPr>
              <w:noProof/>
              <w:webHidden/>
            </w:rPr>
            <w:tab/>
            <w:delText>17</w:delText>
          </w:r>
        </w:del>
      </w:ins>
    </w:p>
    <w:p w14:paraId="070624F6" w14:textId="433A0E74" w:rsidR="006D1621" w:rsidDel="00B53275" w:rsidRDefault="006D1621">
      <w:pPr>
        <w:pStyle w:val="TableofFigures"/>
        <w:tabs>
          <w:tab w:val="right" w:leader="dot" w:pos="10456"/>
        </w:tabs>
        <w:rPr>
          <w:ins w:id="2540" w:author="Author"/>
          <w:del w:id="2541" w:author="Author"/>
          <w:noProof/>
          <w:color w:val="auto"/>
          <w:kern w:val="2"/>
          <w:sz w:val="24"/>
          <w:szCs w:val="24"/>
          <w:lang w:val="en-GB" w:eastAsia="en-GB"/>
          <w14:ligatures w14:val="standardContextual"/>
        </w:rPr>
      </w:pPr>
      <w:ins w:id="2542" w:author="Author">
        <w:del w:id="2543" w:author="Author">
          <w:r w:rsidRPr="00B53275" w:rsidDel="00B53275">
            <w:rPr>
              <w:rStyle w:val="Hyperlink"/>
              <w:noProof/>
            </w:rPr>
            <w:delText>Figure 3  YANG: object-type (showing some of the identities)</w:delText>
          </w:r>
          <w:r w:rsidDel="00B53275">
            <w:rPr>
              <w:noProof/>
              <w:webHidden/>
            </w:rPr>
            <w:tab/>
            <w:delText>18</w:delText>
          </w:r>
        </w:del>
      </w:ins>
    </w:p>
    <w:p w14:paraId="11C4A033" w14:textId="463FE237" w:rsidR="006D1621" w:rsidDel="00B53275" w:rsidRDefault="006D1621">
      <w:pPr>
        <w:pStyle w:val="TableofFigures"/>
        <w:tabs>
          <w:tab w:val="right" w:leader="dot" w:pos="10456"/>
        </w:tabs>
        <w:rPr>
          <w:ins w:id="2544" w:author="Author"/>
          <w:del w:id="2545" w:author="Author"/>
          <w:noProof/>
          <w:color w:val="auto"/>
          <w:kern w:val="2"/>
          <w:sz w:val="24"/>
          <w:szCs w:val="24"/>
          <w:lang w:val="en-GB" w:eastAsia="en-GB"/>
          <w14:ligatures w14:val="standardContextual"/>
        </w:rPr>
      </w:pPr>
      <w:ins w:id="2546" w:author="Author">
        <w:del w:id="2547" w:author="Author">
          <w:r w:rsidRPr="00B53275" w:rsidDel="00B53275">
            <w:rPr>
              <w:rStyle w:val="Hyperlink"/>
              <w:noProof/>
            </w:rPr>
            <w:delText>Figure 4  YANG: log-storage-strategy</w:delText>
          </w:r>
          <w:r w:rsidDel="00B53275">
            <w:rPr>
              <w:noProof/>
              <w:webHidden/>
            </w:rPr>
            <w:tab/>
            <w:delText>19</w:delText>
          </w:r>
        </w:del>
      </w:ins>
    </w:p>
    <w:p w14:paraId="3F428C29" w14:textId="0067AB4D" w:rsidR="006D1621" w:rsidDel="00B53275" w:rsidRDefault="006D1621">
      <w:pPr>
        <w:pStyle w:val="TableofFigures"/>
        <w:tabs>
          <w:tab w:val="right" w:leader="dot" w:pos="10456"/>
        </w:tabs>
        <w:rPr>
          <w:ins w:id="2548" w:author="Author"/>
          <w:del w:id="2549" w:author="Author"/>
          <w:noProof/>
          <w:color w:val="auto"/>
          <w:kern w:val="2"/>
          <w:sz w:val="24"/>
          <w:szCs w:val="24"/>
          <w:lang w:val="en-GB" w:eastAsia="en-GB"/>
          <w14:ligatures w14:val="standardContextual"/>
        </w:rPr>
      </w:pPr>
      <w:ins w:id="2550" w:author="Author">
        <w:del w:id="2551" w:author="Author">
          <w:r w:rsidRPr="00B53275" w:rsidDel="00B53275">
            <w:rPr>
              <w:rStyle w:val="Hyperlink"/>
              <w:noProof/>
            </w:rPr>
            <w:delText xml:space="preserve">Figure 5  YANG: log-record-strategy </w:delText>
          </w:r>
          <w:r w:rsidDel="00B53275">
            <w:rPr>
              <w:noProof/>
              <w:webHidden/>
            </w:rPr>
            <w:tab/>
            <w:delText>20</w:delText>
          </w:r>
        </w:del>
      </w:ins>
    </w:p>
    <w:p w14:paraId="7707CD3E" w14:textId="3FA093A6" w:rsidR="006D1621" w:rsidDel="00B53275" w:rsidRDefault="006D1621">
      <w:pPr>
        <w:pStyle w:val="TableofFigures"/>
        <w:tabs>
          <w:tab w:val="right" w:leader="dot" w:pos="10456"/>
        </w:tabs>
        <w:rPr>
          <w:ins w:id="2552" w:author="Author"/>
          <w:del w:id="2553" w:author="Author"/>
          <w:noProof/>
          <w:color w:val="auto"/>
          <w:kern w:val="2"/>
          <w:sz w:val="24"/>
          <w:szCs w:val="24"/>
          <w:lang w:val="en-GB" w:eastAsia="en-GB"/>
          <w14:ligatures w14:val="standardContextual"/>
        </w:rPr>
      </w:pPr>
      <w:ins w:id="2554" w:author="Author">
        <w:del w:id="2555" w:author="Author">
          <w:r w:rsidRPr="00B53275" w:rsidDel="00B53275">
            <w:rPr>
              <w:rStyle w:val="Hyperlink"/>
              <w:noProof/>
            </w:rPr>
            <w:delText>Figure 6  YANG: record-trigger</w:delText>
          </w:r>
          <w:r w:rsidDel="00B53275">
            <w:rPr>
              <w:noProof/>
              <w:webHidden/>
            </w:rPr>
            <w:tab/>
            <w:delText>20</w:delText>
          </w:r>
        </w:del>
      </w:ins>
    </w:p>
    <w:p w14:paraId="0159C740" w14:textId="7103DEEA" w:rsidR="006D1621" w:rsidDel="00B53275" w:rsidRDefault="006D1621">
      <w:pPr>
        <w:pStyle w:val="TableofFigures"/>
        <w:tabs>
          <w:tab w:val="right" w:leader="dot" w:pos="10456"/>
        </w:tabs>
        <w:rPr>
          <w:ins w:id="2556" w:author="Author"/>
          <w:del w:id="2557" w:author="Author"/>
          <w:noProof/>
          <w:color w:val="auto"/>
          <w:kern w:val="2"/>
          <w:sz w:val="24"/>
          <w:szCs w:val="24"/>
          <w:lang w:val="en-GB" w:eastAsia="en-GB"/>
          <w14:ligatures w14:val="standardContextual"/>
        </w:rPr>
      </w:pPr>
      <w:ins w:id="2558" w:author="Author">
        <w:del w:id="2559" w:author="Author">
          <w:r w:rsidRPr="00B53275" w:rsidDel="00B53275">
            <w:rPr>
              <w:rStyle w:val="Hyperlink"/>
              <w:noProof/>
            </w:rPr>
            <w:delText>Figure 7  YANG: compacted-log-details</w:delText>
          </w:r>
          <w:r w:rsidDel="00B53275">
            <w:rPr>
              <w:noProof/>
              <w:webHidden/>
            </w:rPr>
            <w:tab/>
            <w:delText>22</w:delText>
          </w:r>
        </w:del>
      </w:ins>
    </w:p>
    <w:p w14:paraId="6C3DA250" w14:textId="212E8F01" w:rsidR="006D1621" w:rsidDel="00B53275" w:rsidRDefault="006D1621">
      <w:pPr>
        <w:pStyle w:val="TableofFigures"/>
        <w:tabs>
          <w:tab w:val="right" w:leader="dot" w:pos="10456"/>
        </w:tabs>
        <w:rPr>
          <w:ins w:id="2560" w:author="Author"/>
          <w:del w:id="2561" w:author="Author"/>
          <w:noProof/>
          <w:color w:val="auto"/>
          <w:kern w:val="2"/>
          <w:sz w:val="24"/>
          <w:szCs w:val="24"/>
          <w:lang w:val="en-GB" w:eastAsia="en-GB"/>
          <w14:ligatures w14:val="standardContextual"/>
        </w:rPr>
      </w:pPr>
      <w:ins w:id="2562" w:author="Author">
        <w:del w:id="2563" w:author="Author">
          <w:r w:rsidRPr="00B53275" w:rsidDel="00B53275">
            <w:rPr>
              <w:rStyle w:val="Hyperlink"/>
              <w:noProof/>
            </w:rPr>
            <w:delText>Figure 8  YANG: connection-protocol-details</w:delText>
          </w:r>
          <w:r w:rsidDel="00B53275">
            <w:rPr>
              <w:noProof/>
              <w:webHidden/>
            </w:rPr>
            <w:tab/>
            <w:delText>23</w:delText>
          </w:r>
        </w:del>
      </w:ins>
    </w:p>
    <w:p w14:paraId="1388BC85" w14:textId="0FB89A49" w:rsidR="006D1621" w:rsidDel="00B53275" w:rsidRDefault="006D1621">
      <w:pPr>
        <w:pStyle w:val="TableofFigures"/>
        <w:tabs>
          <w:tab w:val="right" w:leader="dot" w:pos="10456"/>
        </w:tabs>
        <w:rPr>
          <w:ins w:id="2564" w:author="Author"/>
          <w:del w:id="2565" w:author="Author"/>
          <w:noProof/>
          <w:color w:val="auto"/>
          <w:kern w:val="2"/>
          <w:sz w:val="24"/>
          <w:szCs w:val="24"/>
          <w:lang w:val="en-GB" w:eastAsia="en-GB"/>
          <w14:ligatures w14:val="standardContextual"/>
        </w:rPr>
      </w:pPr>
      <w:ins w:id="2566" w:author="Author">
        <w:del w:id="2567" w:author="Author">
          <w:r w:rsidRPr="00B53275" w:rsidDel="00B53275">
            <w:rPr>
              <w:rStyle w:val="Hyperlink"/>
              <w:noProof/>
            </w:rPr>
            <w:delText>Figure 9  YANG: connection-protocol</w:delText>
          </w:r>
          <w:r w:rsidDel="00B53275">
            <w:rPr>
              <w:noProof/>
              <w:webHidden/>
            </w:rPr>
            <w:tab/>
            <w:delText>23</w:delText>
          </w:r>
        </w:del>
      </w:ins>
    </w:p>
    <w:p w14:paraId="7FB4F714" w14:textId="2D390F75" w:rsidR="006D1621" w:rsidDel="00B53275" w:rsidRDefault="006D1621">
      <w:pPr>
        <w:pStyle w:val="TableofFigures"/>
        <w:tabs>
          <w:tab w:val="right" w:leader="dot" w:pos="10456"/>
        </w:tabs>
        <w:rPr>
          <w:ins w:id="2568" w:author="Author"/>
          <w:del w:id="2569" w:author="Author"/>
          <w:noProof/>
          <w:color w:val="auto"/>
          <w:kern w:val="2"/>
          <w:sz w:val="24"/>
          <w:szCs w:val="24"/>
          <w:lang w:val="en-GB" w:eastAsia="en-GB"/>
          <w14:ligatures w14:val="standardContextual"/>
        </w:rPr>
      </w:pPr>
      <w:ins w:id="2570" w:author="Author">
        <w:del w:id="2571" w:author="Author">
          <w:r w:rsidRPr="00B53275" w:rsidDel="00B53275">
            <w:rPr>
              <w:rStyle w:val="Hyperlink"/>
              <w:noProof/>
            </w:rPr>
            <w:delText>Figure 10  YANG: encoding-formats</w:delText>
          </w:r>
          <w:r w:rsidDel="00B53275">
            <w:rPr>
              <w:noProof/>
              <w:webHidden/>
            </w:rPr>
            <w:tab/>
            <w:delText>24</w:delText>
          </w:r>
        </w:del>
      </w:ins>
    </w:p>
    <w:p w14:paraId="5C77C661" w14:textId="17573C9B" w:rsidR="006D1621" w:rsidDel="00B53275" w:rsidRDefault="006D1621">
      <w:pPr>
        <w:pStyle w:val="TableofFigures"/>
        <w:tabs>
          <w:tab w:val="right" w:leader="dot" w:pos="10456"/>
        </w:tabs>
        <w:rPr>
          <w:ins w:id="2572" w:author="Author"/>
          <w:del w:id="2573" w:author="Author"/>
          <w:noProof/>
          <w:color w:val="auto"/>
          <w:kern w:val="2"/>
          <w:sz w:val="24"/>
          <w:szCs w:val="24"/>
          <w:lang w:val="en-GB" w:eastAsia="en-GB"/>
          <w14:ligatures w14:val="standardContextual"/>
        </w:rPr>
      </w:pPr>
      <w:ins w:id="2574" w:author="Author">
        <w:del w:id="2575" w:author="Author">
          <w:r w:rsidRPr="00B53275" w:rsidDel="00B53275">
            <w:rPr>
              <w:rStyle w:val="Hyperlink"/>
              <w:noProof/>
            </w:rPr>
            <w:delText>Figure 11  YANG: information-record-strategy</w:delText>
          </w:r>
          <w:r w:rsidDel="00B53275">
            <w:rPr>
              <w:noProof/>
              <w:webHidden/>
            </w:rPr>
            <w:tab/>
            <w:delText>24</w:delText>
          </w:r>
        </w:del>
      </w:ins>
    </w:p>
    <w:p w14:paraId="7A026AD9" w14:textId="73AB85F3" w:rsidR="006D1621" w:rsidDel="00B53275" w:rsidRDefault="006D1621">
      <w:pPr>
        <w:pStyle w:val="TableofFigures"/>
        <w:tabs>
          <w:tab w:val="right" w:leader="dot" w:pos="10456"/>
        </w:tabs>
        <w:rPr>
          <w:ins w:id="2576" w:author="Author"/>
          <w:del w:id="2577" w:author="Author"/>
          <w:noProof/>
          <w:color w:val="auto"/>
          <w:kern w:val="2"/>
          <w:sz w:val="24"/>
          <w:szCs w:val="24"/>
          <w:lang w:val="en-GB" w:eastAsia="en-GB"/>
          <w14:ligatures w14:val="standardContextual"/>
        </w:rPr>
      </w:pPr>
      <w:ins w:id="2578" w:author="Author">
        <w:del w:id="2579" w:author="Author">
          <w:r w:rsidRPr="00B53275" w:rsidDel="00B53275">
            <w:rPr>
              <w:rStyle w:val="Hyperlink"/>
              <w:noProof/>
            </w:rPr>
            <w:delText>Figure 12  YANG: available-stream</w:delText>
          </w:r>
          <w:r w:rsidDel="00B53275">
            <w:rPr>
              <w:noProof/>
              <w:webHidden/>
            </w:rPr>
            <w:tab/>
            <w:delText>26</w:delText>
          </w:r>
        </w:del>
      </w:ins>
    </w:p>
    <w:p w14:paraId="49CA1173" w14:textId="5B5739BF" w:rsidR="006D1621" w:rsidDel="00B53275" w:rsidRDefault="006D1621">
      <w:pPr>
        <w:pStyle w:val="TableofFigures"/>
        <w:tabs>
          <w:tab w:val="right" w:leader="dot" w:pos="10456"/>
        </w:tabs>
        <w:rPr>
          <w:ins w:id="2580" w:author="Author"/>
          <w:del w:id="2581" w:author="Author"/>
          <w:noProof/>
          <w:color w:val="auto"/>
          <w:kern w:val="2"/>
          <w:sz w:val="24"/>
          <w:szCs w:val="24"/>
          <w:lang w:val="en-GB" w:eastAsia="en-GB"/>
          <w14:ligatures w14:val="standardContextual"/>
        </w:rPr>
      </w:pPr>
      <w:ins w:id="2582" w:author="Author">
        <w:del w:id="2583" w:author="Author">
          <w:r w:rsidRPr="00B53275" w:rsidDel="00B53275">
            <w:rPr>
              <w:rStyle w:val="Hyperlink"/>
              <w:noProof/>
            </w:rPr>
            <w:delText>Figure 13  YANG: stream-state</w:delText>
          </w:r>
          <w:r w:rsidDel="00B53275">
            <w:rPr>
              <w:noProof/>
              <w:webHidden/>
            </w:rPr>
            <w:tab/>
            <w:delText>27</w:delText>
          </w:r>
        </w:del>
      </w:ins>
    </w:p>
    <w:p w14:paraId="680C441D" w14:textId="54C84201" w:rsidR="006D1621" w:rsidDel="00B53275" w:rsidRDefault="006D1621">
      <w:pPr>
        <w:pStyle w:val="TableofFigures"/>
        <w:tabs>
          <w:tab w:val="right" w:leader="dot" w:pos="10456"/>
        </w:tabs>
        <w:rPr>
          <w:ins w:id="2584" w:author="Author"/>
          <w:del w:id="2585" w:author="Author"/>
          <w:noProof/>
          <w:color w:val="auto"/>
          <w:kern w:val="2"/>
          <w:sz w:val="24"/>
          <w:szCs w:val="24"/>
          <w:lang w:val="en-GB" w:eastAsia="en-GB"/>
          <w14:ligatures w14:val="standardContextual"/>
        </w:rPr>
      </w:pPr>
      <w:ins w:id="2586" w:author="Author">
        <w:del w:id="2587" w:author="Author">
          <w:r w:rsidRPr="00B53275" w:rsidDel="00B53275">
            <w:rPr>
              <w:rStyle w:val="Hyperlink"/>
              <w:noProof/>
            </w:rPr>
            <w:delText>Figure 14  YANG: log-record-header</w:delText>
          </w:r>
          <w:r w:rsidDel="00B53275">
            <w:rPr>
              <w:noProof/>
              <w:webHidden/>
            </w:rPr>
            <w:tab/>
            <w:delText>36</w:delText>
          </w:r>
        </w:del>
      </w:ins>
    </w:p>
    <w:p w14:paraId="399DF67C" w14:textId="1EE8CAF6" w:rsidR="006D1621" w:rsidDel="00B53275" w:rsidRDefault="006D1621">
      <w:pPr>
        <w:pStyle w:val="TableofFigures"/>
        <w:tabs>
          <w:tab w:val="right" w:leader="dot" w:pos="10456"/>
        </w:tabs>
        <w:rPr>
          <w:ins w:id="2588" w:author="Author"/>
          <w:del w:id="2589" w:author="Author"/>
          <w:noProof/>
          <w:color w:val="auto"/>
          <w:kern w:val="2"/>
          <w:sz w:val="24"/>
          <w:szCs w:val="24"/>
          <w:lang w:val="en-GB" w:eastAsia="en-GB"/>
          <w14:ligatures w14:val="standardContextual"/>
        </w:rPr>
      </w:pPr>
      <w:ins w:id="2590" w:author="Author">
        <w:del w:id="2591" w:author="Author">
          <w:r w:rsidRPr="00B53275" w:rsidDel="00B53275">
            <w:rPr>
              <w:rStyle w:val="Hyperlink"/>
              <w:noProof/>
            </w:rPr>
            <w:delText>Figure 15  YANG: log-record-body</w:delText>
          </w:r>
          <w:r w:rsidDel="00B53275">
            <w:rPr>
              <w:noProof/>
              <w:webHidden/>
            </w:rPr>
            <w:tab/>
            <w:delText>38</w:delText>
          </w:r>
        </w:del>
      </w:ins>
    </w:p>
    <w:p w14:paraId="7C05C6BD" w14:textId="4B942A43" w:rsidR="006D1621" w:rsidDel="00B53275" w:rsidRDefault="006D1621">
      <w:pPr>
        <w:pStyle w:val="TableofFigures"/>
        <w:tabs>
          <w:tab w:val="right" w:leader="dot" w:pos="10456"/>
        </w:tabs>
        <w:rPr>
          <w:ins w:id="2592" w:author="Author"/>
          <w:del w:id="2593" w:author="Author"/>
          <w:noProof/>
          <w:color w:val="auto"/>
          <w:kern w:val="2"/>
          <w:sz w:val="24"/>
          <w:szCs w:val="24"/>
          <w:lang w:val="en-GB" w:eastAsia="en-GB"/>
          <w14:ligatures w14:val="standardContextual"/>
        </w:rPr>
      </w:pPr>
      <w:ins w:id="2594" w:author="Author">
        <w:del w:id="2595" w:author="Author">
          <w:r w:rsidRPr="00B53275" w:rsidDel="00B53275">
            <w:rPr>
              <w:rStyle w:val="Hyperlink"/>
              <w:noProof/>
            </w:rPr>
            <w:delText>Figure 16  YANG: event-source</w:delText>
          </w:r>
          <w:r w:rsidDel="00B53275">
            <w:rPr>
              <w:noProof/>
              <w:webHidden/>
            </w:rPr>
            <w:tab/>
            <w:delText>39</w:delText>
          </w:r>
        </w:del>
      </w:ins>
    </w:p>
    <w:p w14:paraId="04A63CBF" w14:textId="533855CC" w:rsidR="006D1621" w:rsidDel="00B53275" w:rsidRDefault="006D1621">
      <w:pPr>
        <w:pStyle w:val="TableofFigures"/>
        <w:tabs>
          <w:tab w:val="right" w:leader="dot" w:pos="10456"/>
        </w:tabs>
        <w:rPr>
          <w:ins w:id="2596" w:author="Author"/>
          <w:del w:id="2597" w:author="Author"/>
          <w:noProof/>
          <w:color w:val="auto"/>
          <w:kern w:val="2"/>
          <w:sz w:val="24"/>
          <w:szCs w:val="24"/>
          <w:lang w:val="en-GB" w:eastAsia="en-GB"/>
          <w14:ligatures w14:val="standardContextual"/>
        </w:rPr>
      </w:pPr>
      <w:ins w:id="2598" w:author="Author">
        <w:del w:id="2599" w:author="Author">
          <w:r w:rsidRPr="00B53275" w:rsidDel="00B53275">
            <w:rPr>
              <w:rStyle w:val="Hyperlink"/>
              <w:noProof/>
            </w:rPr>
            <w:delText>Figure 17  YANG: approx.-date-and-time</w:delText>
          </w:r>
          <w:r w:rsidDel="00B53275">
            <w:rPr>
              <w:noProof/>
              <w:webHidden/>
            </w:rPr>
            <w:tab/>
            <w:delText>40</w:delText>
          </w:r>
        </w:del>
      </w:ins>
    </w:p>
    <w:p w14:paraId="78751711" w14:textId="7ABB8A23" w:rsidR="006D1621" w:rsidDel="00B53275" w:rsidRDefault="006D1621">
      <w:pPr>
        <w:pStyle w:val="TableofFigures"/>
        <w:tabs>
          <w:tab w:val="right" w:leader="dot" w:pos="10456"/>
        </w:tabs>
        <w:rPr>
          <w:ins w:id="2600" w:author="Author"/>
          <w:del w:id="2601" w:author="Author"/>
          <w:noProof/>
          <w:color w:val="auto"/>
          <w:kern w:val="2"/>
          <w:sz w:val="24"/>
          <w:szCs w:val="24"/>
          <w:lang w:val="en-GB" w:eastAsia="en-GB"/>
          <w14:ligatures w14:val="standardContextual"/>
        </w:rPr>
      </w:pPr>
      <w:ins w:id="2602" w:author="Author">
        <w:del w:id="2603" w:author="Author">
          <w:r w:rsidRPr="00B53275" w:rsidDel="00B53275">
            <w:rPr>
              <w:rStyle w:val="Hyperlink"/>
              <w:noProof/>
            </w:rPr>
            <w:delText>Figure 18  YANG: spread</w:delText>
          </w:r>
          <w:r w:rsidDel="00B53275">
            <w:rPr>
              <w:noProof/>
              <w:webHidden/>
            </w:rPr>
            <w:tab/>
            <w:delText>41</w:delText>
          </w:r>
        </w:del>
      </w:ins>
    </w:p>
    <w:p w14:paraId="3F02E368" w14:textId="29B431EB" w:rsidR="006D1621" w:rsidDel="00B53275" w:rsidRDefault="006D1621">
      <w:pPr>
        <w:pStyle w:val="TableofFigures"/>
        <w:tabs>
          <w:tab w:val="right" w:leader="dot" w:pos="10456"/>
        </w:tabs>
        <w:rPr>
          <w:ins w:id="2604" w:author="Author"/>
          <w:del w:id="2605" w:author="Author"/>
          <w:noProof/>
          <w:color w:val="auto"/>
          <w:kern w:val="2"/>
          <w:sz w:val="24"/>
          <w:szCs w:val="24"/>
          <w:lang w:val="en-GB" w:eastAsia="en-GB"/>
          <w14:ligatures w14:val="standardContextual"/>
        </w:rPr>
      </w:pPr>
      <w:ins w:id="2606" w:author="Author">
        <w:del w:id="2607" w:author="Author">
          <w:r w:rsidRPr="00B53275" w:rsidDel="00B53275">
            <w:rPr>
              <w:rStyle w:val="Hyperlink"/>
              <w:noProof/>
            </w:rPr>
            <w:delText>Figure 19  YANG: source-precision</w:delText>
          </w:r>
          <w:r w:rsidDel="00B53275">
            <w:rPr>
              <w:noProof/>
              <w:webHidden/>
            </w:rPr>
            <w:tab/>
            <w:delText>41</w:delText>
          </w:r>
        </w:del>
      </w:ins>
    </w:p>
    <w:p w14:paraId="6CDAECE9" w14:textId="6F8C398F" w:rsidR="006D1621" w:rsidDel="00B53275" w:rsidRDefault="006D1621">
      <w:pPr>
        <w:pStyle w:val="TableofFigures"/>
        <w:tabs>
          <w:tab w:val="right" w:leader="dot" w:pos="10456"/>
        </w:tabs>
        <w:rPr>
          <w:ins w:id="2608" w:author="Author"/>
          <w:del w:id="2609" w:author="Author"/>
          <w:noProof/>
          <w:color w:val="auto"/>
          <w:kern w:val="2"/>
          <w:sz w:val="24"/>
          <w:szCs w:val="24"/>
          <w:lang w:val="en-GB" w:eastAsia="en-GB"/>
          <w14:ligatures w14:val="standardContextual"/>
        </w:rPr>
      </w:pPr>
      <w:ins w:id="2610" w:author="Author">
        <w:del w:id="2611" w:author="Author">
          <w:r w:rsidRPr="00B53275" w:rsidDel="00B53275">
            <w:rPr>
              <w:rStyle w:val="Hyperlink"/>
              <w:noProof/>
            </w:rPr>
            <w:delText>Figure 20  Stylized view of example controller offering full compaction.</w:delText>
          </w:r>
          <w:r w:rsidDel="00B53275">
            <w:rPr>
              <w:noProof/>
              <w:webHidden/>
            </w:rPr>
            <w:tab/>
            <w:delText>50</w:delText>
          </w:r>
        </w:del>
      </w:ins>
    </w:p>
    <w:p w14:paraId="25BFA892" w14:textId="1EE4AFD6" w:rsidR="006D1621" w:rsidDel="00B53275" w:rsidRDefault="006D1621">
      <w:pPr>
        <w:pStyle w:val="TableofFigures"/>
        <w:tabs>
          <w:tab w:val="right" w:leader="dot" w:pos="10456"/>
        </w:tabs>
        <w:rPr>
          <w:ins w:id="2612" w:author="Author"/>
          <w:del w:id="2613" w:author="Author"/>
          <w:noProof/>
          <w:color w:val="auto"/>
          <w:kern w:val="2"/>
          <w:sz w:val="24"/>
          <w:szCs w:val="24"/>
          <w:lang w:val="en-GB" w:eastAsia="en-GB"/>
          <w14:ligatures w14:val="standardContextual"/>
        </w:rPr>
      </w:pPr>
      <w:ins w:id="2614" w:author="Author">
        <w:del w:id="2615" w:author="Author">
          <w:r w:rsidRPr="00B53275" w:rsidDel="00B53275">
            <w:rPr>
              <w:rStyle w:val="Hyperlink"/>
              <w:noProof/>
            </w:rPr>
            <w:delText>Figure 21  Stylized view of example controller offering emulated compaction</w:delText>
          </w:r>
          <w:r w:rsidDel="00B53275">
            <w:rPr>
              <w:noProof/>
              <w:webHidden/>
            </w:rPr>
            <w:tab/>
            <w:delText>52</w:delText>
          </w:r>
        </w:del>
      </w:ins>
    </w:p>
    <w:p w14:paraId="44B2C1AE" w14:textId="69AD30D5" w:rsidR="006D1621" w:rsidDel="00B53275" w:rsidRDefault="006D1621">
      <w:pPr>
        <w:pStyle w:val="TableofFigures"/>
        <w:tabs>
          <w:tab w:val="right" w:leader="dot" w:pos="10456"/>
        </w:tabs>
        <w:rPr>
          <w:ins w:id="2616" w:author="Author"/>
          <w:del w:id="2617" w:author="Author"/>
          <w:noProof/>
          <w:color w:val="auto"/>
          <w:kern w:val="2"/>
          <w:sz w:val="24"/>
          <w:szCs w:val="24"/>
          <w:lang w:val="en-GB" w:eastAsia="en-GB"/>
          <w14:ligatures w14:val="standardContextual"/>
        </w:rPr>
      </w:pPr>
      <w:ins w:id="2618" w:author="Author">
        <w:del w:id="2619" w:author="Author">
          <w:r w:rsidRPr="00B53275" w:rsidDel="00B53275">
            <w:rPr>
              <w:rStyle w:val="Hyperlink"/>
              <w:noProof/>
            </w:rPr>
            <w:delText>Figure 22  YANG: condition-detector</w:delText>
          </w:r>
          <w:r w:rsidDel="00B53275">
            <w:rPr>
              <w:noProof/>
              <w:webHidden/>
            </w:rPr>
            <w:tab/>
            <w:delText>57</w:delText>
          </w:r>
        </w:del>
      </w:ins>
    </w:p>
    <w:p w14:paraId="18BD057B" w14:textId="0BED1047" w:rsidR="006D1621" w:rsidDel="00B53275" w:rsidRDefault="006D1621">
      <w:pPr>
        <w:pStyle w:val="TableofFigures"/>
        <w:tabs>
          <w:tab w:val="right" w:leader="dot" w:pos="10456"/>
        </w:tabs>
        <w:rPr>
          <w:ins w:id="2620" w:author="Author"/>
          <w:del w:id="2621" w:author="Author"/>
          <w:noProof/>
          <w:color w:val="auto"/>
          <w:kern w:val="2"/>
          <w:sz w:val="24"/>
          <w:szCs w:val="24"/>
          <w:lang w:val="en-GB" w:eastAsia="en-GB"/>
          <w14:ligatures w14:val="standardContextual"/>
        </w:rPr>
      </w:pPr>
      <w:ins w:id="2622" w:author="Author">
        <w:del w:id="2623" w:author="Author">
          <w:r w:rsidRPr="00B53275" w:rsidDel="00B53275">
            <w:rPr>
              <w:rStyle w:val="Hyperlink"/>
              <w:noProof/>
            </w:rPr>
            <w:delText>Figure 23  YANG: condition-detector</w:delText>
          </w:r>
          <w:r w:rsidDel="00B53275">
            <w:rPr>
              <w:noProof/>
              <w:webHidden/>
            </w:rPr>
            <w:tab/>
            <w:delText>59</w:delText>
          </w:r>
        </w:del>
      </w:ins>
    </w:p>
    <w:p w14:paraId="26880E49" w14:textId="5BC3C249" w:rsidR="006D1621" w:rsidDel="00B53275" w:rsidRDefault="006D1621">
      <w:pPr>
        <w:pStyle w:val="TableofFigures"/>
        <w:tabs>
          <w:tab w:val="right" w:leader="dot" w:pos="10456"/>
        </w:tabs>
        <w:rPr>
          <w:ins w:id="2624" w:author="Author"/>
          <w:del w:id="2625" w:author="Author"/>
          <w:noProof/>
          <w:color w:val="auto"/>
          <w:kern w:val="2"/>
          <w:sz w:val="24"/>
          <w:szCs w:val="24"/>
          <w:lang w:val="en-GB" w:eastAsia="en-GB"/>
          <w14:ligatures w14:val="standardContextual"/>
        </w:rPr>
      </w:pPr>
      <w:ins w:id="2626" w:author="Author">
        <w:del w:id="2627" w:author="Author">
          <w:r w:rsidRPr="00B53275" w:rsidDel="00B53275">
            <w:rPr>
              <w:rStyle w:val="Hyperlink"/>
              <w:noProof/>
            </w:rPr>
            <w:delText>Figure 24  YANG: detected-condition</w:delText>
          </w:r>
          <w:r w:rsidDel="00B53275">
            <w:rPr>
              <w:noProof/>
              <w:webHidden/>
            </w:rPr>
            <w:tab/>
            <w:delText>60</w:delText>
          </w:r>
        </w:del>
      </w:ins>
    </w:p>
    <w:p w14:paraId="4C98CEC0" w14:textId="78DFDFE7" w:rsidR="006D1621" w:rsidDel="00B53275" w:rsidRDefault="006D1621">
      <w:pPr>
        <w:pStyle w:val="TableofFigures"/>
        <w:tabs>
          <w:tab w:val="right" w:leader="dot" w:pos="10456"/>
        </w:tabs>
        <w:rPr>
          <w:ins w:id="2628" w:author="Author"/>
          <w:del w:id="2629" w:author="Author"/>
          <w:noProof/>
          <w:color w:val="auto"/>
          <w:kern w:val="2"/>
          <w:sz w:val="24"/>
          <w:szCs w:val="24"/>
          <w:lang w:val="en-GB" w:eastAsia="en-GB"/>
          <w14:ligatures w14:val="standardContextual"/>
        </w:rPr>
      </w:pPr>
      <w:ins w:id="2630" w:author="Author">
        <w:del w:id="2631" w:author="Author">
          <w:r w:rsidRPr="00B53275" w:rsidDel="00B53275">
            <w:rPr>
              <w:rStyle w:val="Hyperlink"/>
              <w:noProof/>
            </w:rPr>
            <w:delText>Figure 25  YANG: pm-metric</w:delText>
          </w:r>
          <w:r w:rsidDel="00B53275">
            <w:rPr>
              <w:noProof/>
              <w:webHidden/>
            </w:rPr>
            <w:tab/>
            <w:delText>62</w:delText>
          </w:r>
        </w:del>
      </w:ins>
    </w:p>
    <w:p w14:paraId="1D40797D" w14:textId="508D4090" w:rsidR="006D1621" w:rsidDel="00B53275" w:rsidRDefault="006D1621">
      <w:pPr>
        <w:pStyle w:val="TableofFigures"/>
        <w:tabs>
          <w:tab w:val="right" w:leader="dot" w:pos="10456"/>
        </w:tabs>
        <w:rPr>
          <w:ins w:id="2632" w:author="Author"/>
          <w:del w:id="2633" w:author="Author"/>
          <w:noProof/>
          <w:color w:val="auto"/>
          <w:kern w:val="2"/>
          <w:sz w:val="24"/>
          <w:szCs w:val="24"/>
          <w:lang w:val="en-GB" w:eastAsia="en-GB"/>
          <w14:ligatures w14:val="standardContextual"/>
        </w:rPr>
      </w:pPr>
      <w:ins w:id="2634" w:author="Author">
        <w:del w:id="2635" w:author="Author">
          <w:r w:rsidRPr="00B53275" w:rsidDel="00B53275">
            <w:rPr>
              <w:rStyle w:val="Hyperlink"/>
              <w:noProof/>
            </w:rPr>
            <w:delText>Figure 26  YANG: detector-info</w:delText>
          </w:r>
          <w:r w:rsidDel="00B53275">
            <w:rPr>
              <w:noProof/>
              <w:webHidden/>
            </w:rPr>
            <w:tab/>
            <w:delText>63</w:delText>
          </w:r>
        </w:del>
      </w:ins>
    </w:p>
    <w:p w14:paraId="4D816CCD" w14:textId="22BA9516" w:rsidR="006D1621" w:rsidDel="00B53275" w:rsidRDefault="006D1621">
      <w:pPr>
        <w:pStyle w:val="TableofFigures"/>
        <w:tabs>
          <w:tab w:val="right" w:leader="dot" w:pos="10456"/>
        </w:tabs>
        <w:rPr>
          <w:ins w:id="2636" w:author="Author"/>
          <w:del w:id="2637" w:author="Author"/>
          <w:noProof/>
          <w:color w:val="auto"/>
          <w:kern w:val="2"/>
          <w:sz w:val="24"/>
          <w:szCs w:val="24"/>
          <w:lang w:val="en-GB" w:eastAsia="en-GB"/>
          <w14:ligatures w14:val="standardContextual"/>
        </w:rPr>
      </w:pPr>
      <w:ins w:id="2638" w:author="Author">
        <w:del w:id="2639" w:author="Author">
          <w:r w:rsidRPr="00B53275" w:rsidDel="00B53275">
            <w:rPr>
              <w:rStyle w:val="Hyperlink"/>
              <w:noProof/>
            </w:rPr>
            <w:delText>Figure 27  YANG: simple-detector</w:delText>
          </w:r>
          <w:r w:rsidDel="00B53275">
            <w:rPr>
              <w:noProof/>
              <w:webHidden/>
            </w:rPr>
            <w:tab/>
            <w:delText>65</w:delText>
          </w:r>
        </w:del>
      </w:ins>
    </w:p>
    <w:p w14:paraId="7937DDBE" w14:textId="56334ADE" w:rsidR="006D1621" w:rsidDel="00B53275" w:rsidRDefault="006D1621">
      <w:pPr>
        <w:pStyle w:val="TableofFigures"/>
        <w:tabs>
          <w:tab w:val="right" w:leader="dot" w:pos="10456"/>
        </w:tabs>
        <w:rPr>
          <w:ins w:id="2640" w:author="Author"/>
          <w:del w:id="2641" w:author="Author"/>
          <w:noProof/>
          <w:color w:val="auto"/>
          <w:kern w:val="2"/>
          <w:sz w:val="24"/>
          <w:szCs w:val="24"/>
          <w:lang w:val="en-GB" w:eastAsia="en-GB"/>
          <w14:ligatures w14:val="standardContextual"/>
        </w:rPr>
      </w:pPr>
      <w:ins w:id="2642" w:author="Author">
        <w:del w:id="2643" w:author="Author">
          <w:r w:rsidRPr="00B53275" w:rsidDel="00B53275">
            <w:rPr>
              <w:rStyle w:val="Hyperlink"/>
              <w:noProof/>
            </w:rPr>
            <w:delText>Figure 28  YANG: alarm-detector and legacy-properties (descriptions omitted)</w:delText>
          </w:r>
          <w:r w:rsidDel="00B53275">
            <w:rPr>
              <w:noProof/>
              <w:webHidden/>
            </w:rPr>
            <w:tab/>
            <w:delText>66</w:delText>
          </w:r>
        </w:del>
      </w:ins>
    </w:p>
    <w:p w14:paraId="6F42CA17" w14:textId="21E88566" w:rsidR="006D1621" w:rsidDel="00B53275" w:rsidRDefault="006D1621">
      <w:pPr>
        <w:pStyle w:val="TableofFigures"/>
        <w:tabs>
          <w:tab w:val="right" w:leader="dot" w:pos="10456"/>
        </w:tabs>
        <w:rPr>
          <w:ins w:id="2644" w:author="Author"/>
          <w:del w:id="2645" w:author="Author"/>
          <w:noProof/>
          <w:color w:val="auto"/>
          <w:kern w:val="2"/>
          <w:sz w:val="24"/>
          <w:szCs w:val="24"/>
          <w:lang w:val="en-GB" w:eastAsia="en-GB"/>
          <w14:ligatures w14:val="standardContextual"/>
        </w:rPr>
      </w:pPr>
      <w:ins w:id="2646" w:author="Author">
        <w:del w:id="2647" w:author="Author">
          <w:r w:rsidRPr="00B53275" w:rsidDel="00B53275">
            <w:rPr>
              <w:rStyle w:val="Hyperlink"/>
              <w:noProof/>
            </w:rPr>
            <w:delText>Figure 29  Delta stream compacted log behavior</w:delText>
          </w:r>
          <w:r w:rsidDel="00B53275">
            <w:rPr>
              <w:noProof/>
              <w:webHidden/>
            </w:rPr>
            <w:tab/>
            <w:delText>72</w:delText>
          </w:r>
        </w:del>
      </w:ins>
    </w:p>
    <w:p w14:paraId="704FCF29" w14:textId="6C0FA75F" w:rsidR="006D1621" w:rsidDel="00B53275" w:rsidRDefault="006D1621">
      <w:pPr>
        <w:pStyle w:val="TableofFigures"/>
        <w:tabs>
          <w:tab w:val="right" w:leader="dot" w:pos="10456"/>
        </w:tabs>
        <w:rPr>
          <w:ins w:id="2648" w:author="Author"/>
          <w:del w:id="2649" w:author="Author"/>
          <w:noProof/>
          <w:color w:val="auto"/>
          <w:kern w:val="2"/>
          <w:sz w:val="24"/>
          <w:szCs w:val="24"/>
          <w:lang w:val="en-GB" w:eastAsia="en-GB"/>
          <w14:ligatures w14:val="standardContextual"/>
        </w:rPr>
      </w:pPr>
      <w:ins w:id="2650" w:author="Author">
        <w:del w:id="2651" w:author="Author">
          <w:r w:rsidRPr="00B53275" w:rsidDel="00B53275">
            <w:rPr>
              <w:rStyle w:val="Hyperlink"/>
              <w:noProof/>
            </w:rPr>
            <w:delText>Figure 30  Delta stream compacted log emulation behavior</w:delText>
          </w:r>
          <w:r w:rsidDel="00B53275">
            <w:rPr>
              <w:noProof/>
              <w:webHidden/>
            </w:rPr>
            <w:tab/>
            <w:delText>73</w:delText>
          </w:r>
        </w:del>
      </w:ins>
    </w:p>
    <w:p w14:paraId="40CB4D02" w14:textId="0D01EB31" w:rsidR="006D1621" w:rsidDel="00B53275" w:rsidRDefault="006D1621">
      <w:pPr>
        <w:pStyle w:val="TableofFigures"/>
        <w:tabs>
          <w:tab w:val="right" w:leader="dot" w:pos="10456"/>
        </w:tabs>
        <w:rPr>
          <w:ins w:id="2652" w:author="Author"/>
          <w:del w:id="2653" w:author="Author"/>
          <w:noProof/>
          <w:color w:val="auto"/>
          <w:kern w:val="2"/>
          <w:sz w:val="24"/>
          <w:szCs w:val="24"/>
          <w:lang w:val="en-GB" w:eastAsia="en-GB"/>
          <w14:ligatures w14:val="standardContextual"/>
        </w:rPr>
      </w:pPr>
      <w:ins w:id="2654" w:author="Author">
        <w:del w:id="2655" w:author="Author">
          <w:r w:rsidRPr="00B53275" w:rsidDel="00B53275">
            <w:rPr>
              <w:rStyle w:val="Hyperlink"/>
              <w:noProof/>
            </w:rPr>
            <w:delText>Figure 31  YANG tree</w:delText>
          </w:r>
          <w:r w:rsidDel="00B53275">
            <w:rPr>
              <w:noProof/>
              <w:webHidden/>
            </w:rPr>
            <w:tab/>
            <w:delText>82</w:delText>
          </w:r>
        </w:del>
      </w:ins>
    </w:p>
    <w:p w14:paraId="52561BF8" w14:textId="567E132A" w:rsidR="006D1621" w:rsidDel="00B53275" w:rsidRDefault="006D1621">
      <w:pPr>
        <w:pStyle w:val="TableofFigures"/>
        <w:tabs>
          <w:tab w:val="right" w:leader="dot" w:pos="10456"/>
        </w:tabs>
        <w:rPr>
          <w:ins w:id="2656" w:author="Author"/>
          <w:del w:id="2657" w:author="Author"/>
          <w:noProof/>
          <w:color w:val="auto"/>
          <w:kern w:val="2"/>
          <w:sz w:val="24"/>
          <w:szCs w:val="24"/>
          <w:lang w:val="en-GB" w:eastAsia="en-GB"/>
          <w14:ligatures w14:val="standardContextual"/>
        </w:rPr>
      </w:pPr>
      <w:ins w:id="2658" w:author="Author">
        <w:del w:id="2659" w:author="Author">
          <w:r w:rsidRPr="00B53275" w:rsidDel="00B53275">
            <w:rPr>
              <w:rStyle w:val="Hyperlink"/>
              <w:noProof/>
            </w:rPr>
            <w:delText>Figure 34  Hybrid Message Sequence Diagram for example implementation corresponding to Use Cases</w:delText>
          </w:r>
          <w:r w:rsidDel="00B53275">
            <w:rPr>
              <w:noProof/>
              <w:webHidden/>
            </w:rPr>
            <w:tab/>
            <w:delText>120</w:delText>
          </w:r>
        </w:del>
      </w:ins>
    </w:p>
    <w:p w14:paraId="4C7BD58E" w14:textId="6257D935" w:rsidR="006D1621" w:rsidDel="00B53275" w:rsidRDefault="006D1621">
      <w:pPr>
        <w:pStyle w:val="TableofFigures"/>
        <w:tabs>
          <w:tab w:val="right" w:leader="dot" w:pos="10456"/>
        </w:tabs>
        <w:rPr>
          <w:ins w:id="2660" w:author="Author"/>
          <w:del w:id="2661" w:author="Author"/>
          <w:noProof/>
          <w:color w:val="auto"/>
          <w:kern w:val="2"/>
          <w:sz w:val="24"/>
          <w:szCs w:val="24"/>
          <w:lang w:val="en-GB" w:eastAsia="en-GB"/>
          <w14:ligatures w14:val="standardContextual"/>
        </w:rPr>
      </w:pPr>
      <w:ins w:id="2662" w:author="Author">
        <w:del w:id="2663" w:author="Author">
          <w:r w:rsidRPr="00B53275" w:rsidDel="00B53275">
            <w:rPr>
              <w:rStyle w:val="Hyperlink"/>
              <w:noProof/>
            </w:rPr>
            <w:delText>Figure 35  Phases of interaction for Use Cases</w:delText>
          </w:r>
          <w:r w:rsidDel="00B53275">
            <w:rPr>
              <w:noProof/>
              <w:webHidden/>
            </w:rPr>
            <w:tab/>
            <w:delText>121</w:delText>
          </w:r>
        </w:del>
      </w:ins>
    </w:p>
    <w:p w14:paraId="45BC87F8" w14:textId="217611C5" w:rsidR="006D1621" w:rsidDel="00B53275" w:rsidRDefault="006D1621">
      <w:pPr>
        <w:pStyle w:val="TableofFigures"/>
        <w:tabs>
          <w:tab w:val="right" w:leader="dot" w:pos="10456"/>
        </w:tabs>
        <w:rPr>
          <w:ins w:id="2664" w:author="Author"/>
          <w:del w:id="2665" w:author="Author"/>
          <w:noProof/>
          <w:color w:val="auto"/>
          <w:kern w:val="2"/>
          <w:sz w:val="24"/>
          <w:szCs w:val="24"/>
          <w:lang w:val="en-GB" w:eastAsia="en-GB"/>
          <w14:ligatures w14:val="standardContextual"/>
        </w:rPr>
      </w:pPr>
      <w:ins w:id="2666" w:author="Author">
        <w:del w:id="2667" w:author="Author">
          <w:r w:rsidRPr="00B53275" w:rsidDel="00B53275">
            <w:rPr>
              <w:rStyle w:val="Hyperlink"/>
              <w:noProof/>
            </w:rPr>
            <w:delText>Figure 36  Kafka compaction</w:delText>
          </w:r>
          <w:r w:rsidDel="00B53275">
            <w:rPr>
              <w:noProof/>
              <w:webHidden/>
            </w:rPr>
            <w:tab/>
            <w:delText>125</w:delText>
          </w:r>
        </w:del>
      </w:ins>
    </w:p>
    <w:p w14:paraId="6CB917B2" w14:textId="59BD732B" w:rsidR="006D1621" w:rsidDel="00B53275" w:rsidRDefault="006D1621">
      <w:pPr>
        <w:pStyle w:val="TableofFigures"/>
        <w:tabs>
          <w:tab w:val="right" w:leader="dot" w:pos="10456"/>
        </w:tabs>
        <w:rPr>
          <w:ins w:id="2668" w:author="Author"/>
          <w:del w:id="2669" w:author="Author"/>
          <w:noProof/>
          <w:color w:val="auto"/>
          <w:kern w:val="2"/>
          <w:sz w:val="24"/>
          <w:szCs w:val="24"/>
          <w:lang w:val="en-GB" w:eastAsia="en-GB"/>
          <w14:ligatures w14:val="standardContextual"/>
        </w:rPr>
      </w:pPr>
      <w:ins w:id="2670" w:author="Author">
        <w:del w:id="2671" w:author="Author">
          <w:r w:rsidRPr="00B53275" w:rsidDel="00B53275">
            <w:rPr>
              <w:rStyle w:val="Hyperlink"/>
              <w:noProof/>
            </w:rPr>
            <w:delText>Figure 37  Structure of the streaming model</w:delText>
          </w:r>
          <w:r w:rsidDel="00B53275">
            <w:rPr>
              <w:noProof/>
              <w:webHidden/>
            </w:rPr>
            <w:tab/>
            <w:delText>128</w:delText>
          </w:r>
        </w:del>
      </w:ins>
    </w:p>
    <w:p w14:paraId="13CF095E" w14:textId="560E440B" w:rsidR="006D1621" w:rsidDel="00B53275" w:rsidRDefault="006D1621">
      <w:pPr>
        <w:pStyle w:val="TableofFigures"/>
        <w:tabs>
          <w:tab w:val="right" w:leader="dot" w:pos="10456"/>
        </w:tabs>
        <w:rPr>
          <w:ins w:id="2672" w:author="Author"/>
          <w:del w:id="2673" w:author="Author"/>
          <w:noProof/>
          <w:color w:val="auto"/>
          <w:kern w:val="2"/>
          <w:sz w:val="24"/>
          <w:szCs w:val="24"/>
          <w:lang w:val="en-GB" w:eastAsia="en-GB"/>
          <w14:ligatures w14:val="standardContextual"/>
        </w:rPr>
      </w:pPr>
      <w:ins w:id="2674" w:author="Author">
        <w:del w:id="2675" w:author="Author">
          <w:r w:rsidRPr="00B53275" w:rsidDel="00B53275">
            <w:rPr>
              <w:rStyle w:val="Hyperlink"/>
              <w:noProof/>
            </w:rPr>
            <w:delText>Figure 38  Structure and content of the streaming model</w:delText>
          </w:r>
          <w:r w:rsidDel="00B53275">
            <w:rPr>
              <w:noProof/>
              <w:webHidden/>
            </w:rPr>
            <w:tab/>
            <w:delText>129</w:delText>
          </w:r>
        </w:del>
      </w:ins>
    </w:p>
    <w:p w14:paraId="08A71ED0" w14:textId="1781A225" w:rsidR="006D1621" w:rsidDel="00B53275" w:rsidRDefault="006D1621">
      <w:pPr>
        <w:pStyle w:val="TableofFigures"/>
        <w:tabs>
          <w:tab w:val="right" w:leader="dot" w:pos="10456"/>
        </w:tabs>
        <w:rPr>
          <w:ins w:id="2676" w:author="Author"/>
          <w:del w:id="2677" w:author="Author"/>
          <w:noProof/>
          <w:color w:val="auto"/>
          <w:kern w:val="2"/>
          <w:sz w:val="24"/>
          <w:szCs w:val="24"/>
          <w:lang w:val="en-GB" w:eastAsia="en-GB"/>
          <w14:ligatures w14:val="standardContextual"/>
        </w:rPr>
      </w:pPr>
      <w:ins w:id="2678" w:author="Author">
        <w:del w:id="2679" w:author="Author">
          <w:r w:rsidRPr="00B53275" w:rsidDel="00B53275">
            <w:rPr>
              <w:rStyle w:val="Hyperlink"/>
              <w:noProof/>
            </w:rPr>
            <w:delText>Figure 39  Datatypes of the streaming model</w:delText>
          </w:r>
          <w:r w:rsidDel="00B53275">
            <w:rPr>
              <w:noProof/>
              <w:webHidden/>
            </w:rPr>
            <w:tab/>
            <w:delText>130</w:delText>
          </w:r>
        </w:del>
      </w:ins>
    </w:p>
    <w:p w14:paraId="0E55C5DE" w14:textId="08CE0BFB" w:rsidR="006D1621" w:rsidDel="00B53275" w:rsidRDefault="006D1621">
      <w:pPr>
        <w:pStyle w:val="TableofFigures"/>
        <w:tabs>
          <w:tab w:val="right" w:leader="dot" w:pos="10456"/>
        </w:tabs>
        <w:rPr>
          <w:ins w:id="2680" w:author="Author"/>
          <w:del w:id="2681" w:author="Author"/>
          <w:noProof/>
          <w:color w:val="auto"/>
          <w:kern w:val="2"/>
          <w:sz w:val="24"/>
          <w:szCs w:val="24"/>
          <w:lang w:val="en-GB" w:eastAsia="en-GB"/>
          <w14:ligatures w14:val="standardContextual"/>
        </w:rPr>
      </w:pPr>
      <w:ins w:id="2682" w:author="Author">
        <w:del w:id="2683" w:author="Author">
          <w:r w:rsidRPr="00B53275" w:rsidDel="00B53275">
            <w:rPr>
              <w:rStyle w:val="Hyperlink"/>
              <w:noProof/>
            </w:rPr>
            <w:delText>Figure 40  Example of Augmentation of the LogRecordBody with some classes from the model</w:delText>
          </w:r>
          <w:r w:rsidDel="00B53275">
            <w:rPr>
              <w:noProof/>
              <w:webHidden/>
            </w:rPr>
            <w:tab/>
            <w:delText>131</w:delText>
          </w:r>
        </w:del>
      </w:ins>
    </w:p>
    <w:p w14:paraId="0B9480E3" w14:textId="4FB3EC24" w:rsidR="006D1621" w:rsidDel="00B53275" w:rsidRDefault="006D1621">
      <w:pPr>
        <w:pStyle w:val="TableofFigures"/>
        <w:tabs>
          <w:tab w:val="right" w:leader="dot" w:pos="10456"/>
        </w:tabs>
        <w:rPr>
          <w:ins w:id="2684" w:author="Author"/>
          <w:del w:id="2685" w:author="Author"/>
          <w:noProof/>
          <w:color w:val="auto"/>
          <w:kern w:val="2"/>
          <w:sz w:val="24"/>
          <w:szCs w:val="24"/>
          <w:lang w:val="en-GB" w:eastAsia="en-GB"/>
          <w14:ligatures w14:val="standardContextual"/>
        </w:rPr>
      </w:pPr>
      <w:ins w:id="2686" w:author="Author">
        <w:del w:id="2687" w:author="Author">
          <w:r w:rsidRPr="00B53275" w:rsidDel="00B53275">
            <w:rPr>
              <w:rStyle w:val="Hyperlink"/>
              <w:noProof/>
            </w:rPr>
            <w:delText>Figure 41  Standard gNMI stream structure</w:delText>
          </w:r>
          <w:r w:rsidDel="00B53275">
            <w:rPr>
              <w:noProof/>
              <w:webHidden/>
            </w:rPr>
            <w:tab/>
            <w:delText>132</w:delText>
          </w:r>
        </w:del>
      </w:ins>
    </w:p>
    <w:p w14:paraId="5B213085" w14:textId="00EC9B9E" w:rsidR="006D1621" w:rsidDel="00B53275" w:rsidRDefault="006D1621">
      <w:pPr>
        <w:pStyle w:val="TableofFigures"/>
        <w:tabs>
          <w:tab w:val="right" w:leader="dot" w:pos="10456"/>
        </w:tabs>
        <w:rPr>
          <w:ins w:id="2688" w:author="Author"/>
          <w:del w:id="2689" w:author="Author"/>
          <w:noProof/>
          <w:color w:val="auto"/>
          <w:kern w:val="2"/>
          <w:sz w:val="24"/>
          <w:szCs w:val="24"/>
          <w:lang w:val="en-GB" w:eastAsia="en-GB"/>
          <w14:ligatures w14:val="standardContextual"/>
        </w:rPr>
      </w:pPr>
      <w:ins w:id="2690" w:author="Author">
        <w:del w:id="2691" w:author="Author">
          <w:r w:rsidRPr="00B53275" w:rsidDel="00B53275">
            <w:rPr>
              <w:rStyle w:val="Hyperlink"/>
              <w:noProof/>
            </w:rPr>
            <w:delText>Figure 42  Basic measurement augment</w:delText>
          </w:r>
          <w:r w:rsidDel="00B53275">
            <w:rPr>
              <w:noProof/>
              <w:webHidden/>
            </w:rPr>
            <w:tab/>
            <w:delText>133</w:delText>
          </w:r>
        </w:del>
      </w:ins>
    </w:p>
    <w:p w14:paraId="234F5707" w14:textId="59AD8890" w:rsidR="006D1621" w:rsidDel="00B53275" w:rsidRDefault="006D1621">
      <w:pPr>
        <w:pStyle w:val="TableofFigures"/>
        <w:tabs>
          <w:tab w:val="right" w:leader="dot" w:pos="10456"/>
        </w:tabs>
        <w:rPr>
          <w:ins w:id="2692" w:author="Author"/>
          <w:del w:id="2693" w:author="Author"/>
          <w:noProof/>
          <w:color w:val="auto"/>
          <w:kern w:val="2"/>
          <w:sz w:val="24"/>
          <w:szCs w:val="24"/>
          <w:lang w:val="en-GB" w:eastAsia="en-GB"/>
          <w14:ligatures w14:val="standardContextual"/>
        </w:rPr>
      </w:pPr>
      <w:ins w:id="2694" w:author="Author">
        <w:del w:id="2695" w:author="Author">
          <w:r w:rsidRPr="00B53275" w:rsidDel="00B53275">
            <w:rPr>
              <w:rStyle w:val="Hyperlink"/>
              <w:noProof/>
            </w:rPr>
            <w:delText>Figure 43  Support for multiple measurements in one record</w:delText>
          </w:r>
          <w:r w:rsidDel="00B53275">
            <w:rPr>
              <w:noProof/>
              <w:webHidden/>
            </w:rPr>
            <w:tab/>
            <w:delText>134</w:delText>
          </w:r>
        </w:del>
      </w:ins>
    </w:p>
    <w:p w14:paraId="35CA72EC" w14:textId="3FC67ABF" w:rsidR="006D1621" w:rsidDel="00B53275" w:rsidRDefault="006D1621">
      <w:pPr>
        <w:pStyle w:val="TableofFigures"/>
        <w:tabs>
          <w:tab w:val="right" w:leader="dot" w:pos="10456"/>
        </w:tabs>
        <w:rPr>
          <w:ins w:id="2696" w:author="Author"/>
          <w:del w:id="2697" w:author="Author"/>
          <w:noProof/>
          <w:color w:val="auto"/>
          <w:kern w:val="2"/>
          <w:sz w:val="24"/>
          <w:szCs w:val="24"/>
          <w:lang w:val="en-GB" w:eastAsia="en-GB"/>
          <w14:ligatures w14:val="standardContextual"/>
        </w:rPr>
      </w:pPr>
      <w:ins w:id="2698" w:author="Author">
        <w:del w:id="2699" w:author="Author">
          <w:r w:rsidRPr="00B53275" w:rsidDel="00B53275">
            <w:rPr>
              <w:rStyle w:val="Hyperlink"/>
              <w:noProof/>
            </w:rPr>
            <w:delText>Figure 44  Data types</w:delText>
          </w:r>
          <w:r w:rsidDel="00B53275">
            <w:rPr>
              <w:noProof/>
              <w:webHidden/>
            </w:rPr>
            <w:tab/>
            <w:delText>134</w:delText>
          </w:r>
        </w:del>
      </w:ins>
    </w:p>
    <w:p w14:paraId="32A7973C" w14:textId="66078D39" w:rsidR="006D1621" w:rsidDel="00B53275" w:rsidRDefault="006D1621">
      <w:pPr>
        <w:pStyle w:val="TableofFigures"/>
        <w:tabs>
          <w:tab w:val="right" w:leader="dot" w:pos="10456"/>
        </w:tabs>
        <w:rPr>
          <w:ins w:id="2700" w:author="Author"/>
          <w:del w:id="2701" w:author="Author"/>
          <w:noProof/>
          <w:color w:val="auto"/>
          <w:kern w:val="2"/>
          <w:sz w:val="24"/>
          <w:szCs w:val="24"/>
          <w:lang w:val="en-GB" w:eastAsia="en-GB"/>
          <w14:ligatures w14:val="standardContextual"/>
        </w:rPr>
      </w:pPr>
      <w:ins w:id="2702" w:author="Author">
        <w:del w:id="2703" w:author="Author">
          <w:r w:rsidRPr="00B53275" w:rsidDel="00B53275">
            <w:rPr>
              <w:rStyle w:val="Hyperlink"/>
              <w:noProof/>
            </w:rPr>
            <w:delText>Figure 45  Related Classes</w:delText>
          </w:r>
          <w:r w:rsidDel="00B53275">
            <w:rPr>
              <w:noProof/>
              <w:webHidden/>
            </w:rPr>
            <w:tab/>
            <w:delText>135</w:delText>
          </w:r>
        </w:del>
      </w:ins>
    </w:p>
    <w:p w14:paraId="7406529B" w14:textId="6261A7EB" w:rsidR="00C1187B" w:rsidDel="00B53275" w:rsidRDefault="00C1187B">
      <w:pPr>
        <w:pStyle w:val="TableofFigures"/>
        <w:tabs>
          <w:tab w:val="right" w:leader="dot" w:pos="10456"/>
        </w:tabs>
        <w:rPr>
          <w:del w:id="2704" w:author="Author"/>
          <w:noProof/>
          <w:color w:val="auto"/>
          <w:kern w:val="2"/>
          <w:sz w:val="22"/>
          <w:szCs w:val="22"/>
          <w:lang w:eastAsia="en-US"/>
          <w14:ligatures w14:val="standardContextual"/>
        </w:rPr>
      </w:pPr>
      <w:del w:id="2705" w:author="Author">
        <w:r w:rsidRPr="006D1621" w:rsidDel="00B53275">
          <w:rPr>
            <w:rPrChange w:id="2706" w:author="Author">
              <w:rPr>
                <w:rStyle w:val="Hyperlink"/>
                <w:noProof/>
              </w:rPr>
            </w:rPrChange>
          </w:rPr>
          <w:delText>Figure 1  Example SDN architecture for WDM/OTN network</w:delText>
        </w:r>
        <w:r w:rsidDel="00B53275">
          <w:rPr>
            <w:noProof/>
            <w:webHidden/>
          </w:rPr>
          <w:tab/>
          <w:delText>10</w:delText>
        </w:r>
      </w:del>
    </w:p>
    <w:p w14:paraId="319BF201" w14:textId="146FC81D" w:rsidR="00C1187B" w:rsidDel="00B53275" w:rsidRDefault="00C1187B">
      <w:pPr>
        <w:pStyle w:val="TableofFigures"/>
        <w:tabs>
          <w:tab w:val="right" w:leader="dot" w:pos="10456"/>
        </w:tabs>
        <w:rPr>
          <w:del w:id="2707" w:author="Author"/>
          <w:noProof/>
          <w:color w:val="auto"/>
          <w:kern w:val="2"/>
          <w:sz w:val="22"/>
          <w:szCs w:val="22"/>
          <w:lang w:eastAsia="en-US"/>
          <w14:ligatures w14:val="standardContextual"/>
        </w:rPr>
      </w:pPr>
      <w:del w:id="2708" w:author="Author">
        <w:r w:rsidRPr="006D1621" w:rsidDel="00B53275">
          <w:rPr>
            <w:rPrChange w:id="2709" w:author="Author">
              <w:rPr>
                <w:rStyle w:val="Hyperlink"/>
                <w:noProof/>
              </w:rPr>
            </w:rPrChange>
          </w:rPr>
          <w:delText>Figure 2  YANG: supported-stream-type</w:delText>
        </w:r>
        <w:r w:rsidDel="00B53275">
          <w:rPr>
            <w:noProof/>
            <w:webHidden/>
          </w:rPr>
          <w:tab/>
          <w:delText>17</w:delText>
        </w:r>
      </w:del>
    </w:p>
    <w:p w14:paraId="469FE735" w14:textId="70E39A48" w:rsidR="00C1187B" w:rsidDel="00B53275" w:rsidRDefault="00C1187B">
      <w:pPr>
        <w:pStyle w:val="TableofFigures"/>
        <w:tabs>
          <w:tab w:val="right" w:leader="dot" w:pos="10456"/>
        </w:tabs>
        <w:rPr>
          <w:del w:id="2710" w:author="Author"/>
          <w:noProof/>
          <w:color w:val="auto"/>
          <w:kern w:val="2"/>
          <w:sz w:val="22"/>
          <w:szCs w:val="22"/>
          <w:lang w:eastAsia="en-US"/>
          <w14:ligatures w14:val="standardContextual"/>
        </w:rPr>
      </w:pPr>
      <w:del w:id="2711" w:author="Author">
        <w:r w:rsidRPr="006D1621" w:rsidDel="00B53275">
          <w:rPr>
            <w:rPrChange w:id="2712" w:author="Author">
              <w:rPr>
                <w:rStyle w:val="Hyperlink"/>
                <w:noProof/>
              </w:rPr>
            </w:rPrChange>
          </w:rPr>
          <w:delText>Figure 3  YANG: object-type (showing some of the identities)</w:delText>
        </w:r>
        <w:r w:rsidDel="00B53275">
          <w:rPr>
            <w:noProof/>
            <w:webHidden/>
          </w:rPr>
          <w:tab/>
          <w:delText>18</w:delText>
        </w:r>
      </w:del>
    </w:p>
    <w:p w14:paraId="7F75A3BB" w14:textId="0B6AF716" w:rsidR="00C1187B" w:rsidDel="00B53275" w:rsidRDefault="00C1187B">
      <w:pPr>
        <w:pStyle w:val="TableofFigures"/>
        <w:tabs>
          <w:tab w:val="right" w:leader="dot" w:pos="10456"/>
        </w:tabs>
        <w:rPr>
          <w:del w:id="2713" w:author="Author"/>
          <w:noProof/>
          <w:color w:val="auto"/>
          <w:kern w:val="2"/>
          <w:sz w:val="22"/>
          <w:szCs w:val="22"/>
          <w:lang w:eastAsia="en-US"/>
          <w14:ligatures w14:val="standardContextual"/>
        </w:rPr>
      </w:pPr>
      <w:del w:id="2714" w:author="Author">
        <w:r w:rsidRPr="006D1621" w:rsidDel="00B53275">
          <w:rPr>
            <w:rPrChange w:id="2715" w:author="Author">
              <w:rPr>
                <w:rStyle w:val="Hyperlink"/>
                <w:noProof/>
              </w:rPr>
            </w:rPrChange>
          </w:rPr>
          <w:delText>Figure 4  YANG: log-storage-strategy</w:delText>
        </w:r>
        <w:r w:rsidDel="00B53275">
          <w:rPr>
            <w:noProof/>
            <w:webHidden/>
          </w:rPr>
          <w:tab/>
          <w:delText>19</w:delText>
        </w:r>
      </w:del>
    </w:p>
    <w:p w14:paraId="5F174813" w14:textId="0E4CA34D" w:rsidR="00C1187B" w:rsidDel="00B53275" w:rsidRDefault="00C1187B">
      <w:pPr>
        <w:pStyle w:val="TableofFigures"/>
        <w:tabs>
          <w:tab w:val="right" w:leader="dot" w:pos="10456"/>
        </w:tabs>
        <w:rPr>
          <w:del w:id="2716" w:author="Author"/>
          <w:noProof/>
          <w:color w:val="auto"/>
          <w:kern w:val="2"/>
          <w:sz w:val="22"/>
          <w:szCs w:val="22"/>
          <w:lang w:eastAsia="en-US"/>
          <w14:ligatures w14:val="standardContextual"/>
        </w:rPr>
      </w:pPr>
      <w:del w:id="2717" w:author="Author">
        <w:r w:rsidRPr="006D1621" w:rsidDel="00B53275">
          <w:rPr>
            <w:rPrChange w:id="2718" w:author="Author">
              <w:rPr>
                <w:rStyle w:val="Hyperlink"/>
                <w:noProof/>
              </w:rPr>
            </w:rPrChange>
          </w:rPr>
          <w:delText xml:space="preserve">Figure 5  YANG: log-record-strategy </w:delText>
        </w:r>
        <w:r w:rsidDel="00B53275">
          <w:rPr>
            <w:noProof/>
            <w:webHidden/>
          </w:rPr>
          <w:tab/>
          <w:delText>20</w:delText>
        </w:r>
      </w:del>
    </w:p>
    <w:p w14:paraId="1B34E695" w14:textId="2FEE35E7" w:rsidR="00C1187B" w:rsidDel="00B53275" w:rsidRDefault="00C1187B">
      <w:pPr>
        <w:pStyle w:val="TableofFigures"/>
        <w:tabs>
          <w:tab w:val="right" w:leader="dot" w:pos="10456"/>
        </w:tabs>
        <w:rPr>
          <w:del w:id="2719" w:author="Author"/>
          <w:noProof/>
          <w:color w:val="auto"/>
          <w:kern w:val="2"/>
          <w:sz w:val="22"/>
          <w:szCs w:val="22"/>
          <w:lang w:eastAsia="en-US"/>
          <w14:ligatures w14:val="standardContextual"/>
        </w:rPr>
      </w:pPr>
      <w:del w:id="2720" w:author="Author">
        <w:r w:rsidRPr="006D1621" w:rsidDel="00B53275">
          <w:rPr>
            <w:rPrChange w:id="2721" w:author="Author">
              <w:rPr>
                <w:rStyle w:val="Hyperlink"/>
                <w:noProof/>
              </w:rPr>
            </w:rPrChange>
          </w:rPr>
          <w:delText>Figure 6  YANG: record-trigger</w:delText>
        </w:r>
        <w:r w:rsidDel="00B53275">
          <w:rPr>
            <w:noProof/>
            <w:webHidden/>
          </w:rPr>
          <w:tab/>
          <w:delText>20</w:delText>
        </w:r>
      </w:del>
    </w:p>
    <w:p w14:paraId="577EA843" w14:textId="5EF525A3" w:rsidR="00C1187B" w:rsidDel="00B53275" w:rsidRDefault="00C1187B">
      <w:pPr>
        <w:pStyle w:val="TableofFigures"/>
        <w:tabs>
          <w:tab w:val="right" w:leader="dot" w:pos="10456"/>
        </w:tabs>
        <w:rPr>
          <w:del w:id="2722" w:author="Author"/>
          <w:noProof/>
          <w:color w:val="auto"/>
          <w:kern w:val="2"/>
          <w:sz w:val="22"/>
          <w:szCs w:val="22"/>
          <w:lang w:eastAsia="en-US"/>
          <w14:ligatures w14:val="standardContextual"/>
        </w:rPr>
      </w:pPr>
      <w:del w:id="2723" w:author="Author">
        <w:r w:rsidRPr="006D1621" w:rsidDel="00B53275">
          <w:rPr>
            <w:rPrChange w:id="2724" w:author="Author">
              <w:rPr>
                <w:rStyle w:val="Hyperlink"/>
                <w:noProof/>
              </w:rPr>
            </w:rPrChange>
          </w:rPr>
          <w:delText>Figure 7  YANG: compacted-log-details</w:delText>
        </w:r>
        <w:r w:rsidDel="00B53275">
          <w:rPr>
            <w:noProof/>
            <w:webHidden/>
          </w:rPr>
          <w:tab/>
          <w:delText>22</w:delText>
        </w:r>
      </w:del>
    </w:p>
    <w:p w14:paraId="3109ECC8" w14:textId="5AF66219" w:rsidR="00C1187B" w:rsidDel="00B53275" w:rsidRDefault="00C1187B">
      <w:pPr>
        <w:pStyle w:val="TableofFigures"/>
        <w:tabs>
          <w:tab w:val="right" w:leader="dot" w:pos="10456"/>
        </w:tabs>
        <w:rPr>
          <w:del w:id="2725" w:author="Author"/>
          <w:noProof/>
          <w:color w:val="auto"/>
          <w:kern w:val="2"/>
          <w:sz w:val="22"/>
          <w:szCs w:val="22"/>
          <w:lang w:eastAsia="en-US"/>
          <w14:ligatures w14:val="standardContextual"/>
        </w:rPr>
      </w:pPr>
      <w:del w:id="2726" w:author="Author">
        <w:r w:rsidRPr="006D1621" w:rsidDel="00B53275">
          <w:rPr>
            <w:rPrChange w:id="2727" w:author="Author">
              <w:rPr>
                <w:rStyle w:val="Hyperlink"/>
                <w:noProof/>
              </w:rPr>
            </w:rPrChange>
          </w:rPr>
          <w:delText>Figure 8  YANG: connection-protocol-details</w:delText>
        </w:r>
        <w:r w:rsidDel="00B53275">
          <w:rPr>
            <w:noProof/>
            <w:webHidden/>
          </w:rPr>
          <w:tab/>
          <w:delText>23</w:delText>
        </w:r>
      </w:del>
    </w:p>
    <w:p w14:paraId="64CD7159" w14:textId="34F5185A" w:rsidR="00C1187B" w:rsidDel="00B53275" w:rsidRDefault="00C1187B">
      <w:pPr>
        <w:pStyle w:val="TableofFigures"/>
        <w:tabs>
          <w:tab w:val="right" w:leader="dot" w:pos="10456"/>
        </w:tabs>
        <w:rPr>
          <w:del w:id="2728" w:author="Author"/>
          <w:noProof/>
          <w:color w:val="auto"/>
          <w:kern w:val="2"/>
          <w:sz w:val="22"/>
          <w:szCs w:val="22"/>
          <w:lang w:eastAsia="en-US"/>
          <w14:ligatures w14:val="standardContextual"/>
        </w:rPr>
      </w:pPr>
      <w:del w:id="2729" w:author="Author">
        <w:r w:rsidRPr="006D1621" w:rsidDel="00B53275">
          <w:rPr>
            <w:rPrChange w:id="2730" w:author="Author">
              <w:rPr>
                <w:rStyle w:val="Hyperlink"/>
                <w:noProof/>
              </w:rPr>
            </w:rPrChange>
          </w:rPr>
          <w:delText>Figure 9  YANG: connection-protocol</w:delText>
        </w:r>
        <w:r w:rsidDel="00B53275">
          <w:rPr>
            <w:noProof/>
            <w:webHidden/>
          </w:rPr>
          <w:tab/>
          <w:delText>23</w:delText>
        </w:r>
      </w:del>
    </w:p>
    <w:p w14:paraId="3882421E" w14:textId="16FDC9D2" w:rsidR="00C1187B" w:rsidDel="00B53275" w:rsidRDefault="00C1187B">
      <w:pPr>
        <w:pStyle w:val="TableofFigures"/>
        <w:tabs>
          <w:tab w:val="right" w:leader="dot" w:pos="10456"/>
        </w:tabs>
        <w:rPr>
          <w:del w:id="2731" w:author="Author"/>
          <w:noProof/>
          <w:color w:val="auto"/>
          <w:kern w:val="2"/>
          <w:sz w:val="22"/>
          <w:szCs w:val="22"/>
          <w:lang w:eastAsia="en-US"/>
          <w14:ligatures w14:val="standardContextual"/>
        </w:rPr>
      </w:pPr>
      <w:del w:id="2732" w:author="Author">
        <w:r w:rsidRPr="006D1621" w:rsidDel="00B53275">
          <w:rPr>
            <w:rPrChange w:id="2733" w:author="Author">
              <w:rPr>
                <w:rStyle w:val="Hyperlink"/>
                <w:noProof/>
              </w:rPr>
            </w:rPrChange>
          </w:rPr>
          <w:delText>Figure 10  YANG: encoding-formats</w:delText>
        </w:r>
        <w:r w:rsidDel="00B53275">
          <w:rPr>
            <w:noProof/>
            <w:webHidden/>
          </w:rPr>
          <w:tab/>
          <w:delText>24</w:delText>
        </w:r>
      </w:del>
    </w:p>
    <w:p w14:paraId="782F4A1E" w14:textId="0C564722" w:rsidR="00C1187B" w:rsidDel="00B53275" w:rsidRDefault="00C1187B">
      <w:pPr>
        <w:pStyle w:val="TableofFigures"/>
        <w:tabs>
          <w:tab w:val="right" w:leader="dot" w:pos="10456"/>
        </w:tabs>
        <w:rPr>
          <w:del w:id="2734" w:author="Author"/>
          <w:noProof/>
          <w:color w:val="auto"/>
          <w:kern w:val="2"/>
          <w:sz w:val="22"/>
          <w:szCs w:val="22"/>
          <w:lang w:eastAsia="en-US"/>
          <w14:ligatures w14:val="standardContextual"/>
        </w:rPr>
      </w:pPr>
      <w:del w:id="2735" w:author="Author">
        <w:r w:rsidRPr="006D1621" w:rsidDel="00B53275">
          <w:rPr>
            <w:rPrChange w:id="2736" w:author="Author">
              <w:rPr>
                <w:rStyle w:val="Hyperlink"/>
                <w:noProof/>
              </w:rPr>
            </w:rPrChange>
          </w:rPr>
          <w:delText>Figure 11  YANG: information-record-strategy</w:delText>
        </w:r>
        <w:r w:rsidDel="00B53275">
          <w:rPr>
            <w:noProof/>
            <w:webHidden/>
          </w:rPr>
          <w:tab/>
          <w:delText>24</w:delText>
        </w:r>
      </w:del>
    </w:p>
    <w:p w14:paraId="493B5D34" w14:textId="7346F8C1" w:rsidR="00C1187B" w:rsidDel="00B53275" w:rsidRDefault="00C1187B">
      <w:pPr>
        <w:pStyle w:val="TableofFigures"/>
        <w:tabs>
          <w:tab w:val="right" w:leader="dot" w:pos="10456"/>
        </w:tabs>
        <w:rPr>
          <w:del w:id="2737" w:author="Author"/>
          <w:noProof/>
          <w:color w:val="auto"/>
          <w:kern w:val="2"/>
          <w:sz w:val="22"/>
          <w:szCs w:val="22"/>
          <w:lang w:eastAsia="en-US"/>
          <w14:ligatures w14:val="standardContextual"/>
        </w:rPr>
      </w:pPr>
      <w:del w:id="2738" w:author="Author">
        <w:r w:rsidRPr="006D1621" w:rsidDel="00B53275">
          <w:rPr>
            <w:rPrChange w:id="2739" w:author="Author">
              <w:rPr>
                <w:rStyle w:val="Hyperlink"/>
                <w:noProof/>
              </w:rPr>
            </w:rPrChange>
          </w:rPr>
          <w:delText>Figure 12  YANG: available-stream</w:delText>
        </w:r>
        <w:r w:rsidDel="00B53275">
          <w:rPr>
            <w:noProof/>
            <w:webHidden/>
          </w:rPr>
          <w:tab/>
          <w:delText>26</w:delText>
        </w:r>
      </w:del>
    </w:p>
    <w:p w14:paraId="05737AEC" w14:textId="0E8E01A4" w:rsidR="00C1187B" w:rsidDel="00B53275" w:rsidRDefault="00C1187B">
      <w:pPr>
        <w:pStyle w:val="TableofFigures"/>
        <w:tabs>
          <w:tab w:val="right" w:leader="dot" w:pos="10456"/>
        </w:tabs>
        <w:rPr>
          <w:del w:id="2740" w:author="Author"/>
          <w:noProof/>
          <w:color w:val="auto"/>
          <w:kern w:val="2"/>
          <w:sz w:val="22"/>
          <w:szCs w:val="22"/>
          <w:lang w:eastAsia="en-US"/>
          <w14:ligatures w14:val="standardContextual"/>
        </w:rPr>
      </w:pPr>
      <w:del w:id="2741" w:author="Author">
        <w:r w:rsidRPr="006D1621" w:rsidDel="00B53275">
          <w:rPr>
            <w:rPrChange w:id="2742" w:author="Author">
              <w:rPr>
                <w:rStyle w:val="Hyperlink"/>
                <w:noProof/>
              </w:rPr>
            </w:rPrChange>
          </w:rPr>
          <w:delText>Figure 13  YANG: stream-state</w:delText>
        </w:r>
        <w:r w:rsidDel="00B53275">
          <w:rPr>
            <w:noProof/>
            <w:webHidden/>
          </w:rPr>
          <w:tab/>
          <w:delText>27</w:delText>
        </w:r>
      </w:del>
    </w:p>
    <w:p w14:paraId="3A3F59D8" w14:textId="02CF7E30" w:rsidR="00C1187B" w:rsidDel="00B53275" w:rsidRDefault="00C1187B">
      <w:pPr>
        <w:pStyle w:val="TableofFigures"/>
        <w:tabs>
          <w:tab w:val="right" w:leader="dot" w:pos="10456"/>
        </w:tabs>
        <w:rPr>
          <w:del w:id="2743" w:author="Author"/>
          <w:noProof/>
          <w:color w:val="auto"/>
          <w:kern w:val="2"/>
          <w:sz w:val="22"/>
          <w:szCs w:val="22"/>
          <w:lang w:eastAsia="en-US"/>
          <w14:ligatures w14:val="standardContextual"/>
        </w:rPr>
      </w:pPr>
      <w:del w:id="2744" w:author="Author">
        <w:r w:rsidRPr="006D1621" w:rsidDel="00B53275">
          <w:rPr>
            <w:rPrChange w:id="2745" w:author="Author">
              <w:rPr>
                <w:rStyle w:val="Hyperlink"/>
                <w:noProof/>
              </w:rPr>
            </w:rPrChange>
          </w:rPr>
          <w:delText>Figure 14  YANG: log-record-header</w:delText>
        </w:r>
        <w:r w:rsidDel="00B53275">
          <w:rPr>
            <w:noProof/>
            <w:webHidden/>
          </w:rPr>
          <w:tab/>
          <w:delText>36</w:delText>
        </w:r>
      </w:del>
    </w:p>
    <w:p w14:paraId="2B669075" w14:textId="1799B081" w:rsidR="00C1187B" w:rsidDel="00B53275" w:rsidRDefault="00C1187B">
      <w:pPr>
        <w:pStyle w:val="TableofFigures"/>
        <w:tabs>
          <w:tab w:val="right" w:leader="dot" w:pos="10456"/>
        </w:tabs>
        <w:rPr>
          <w:del w:id="2746" w:author="Author"/>
          <w:noProof/>
          <w:color w:val="auto"/>
          <w:kern w:val="2"/>
          <w:sz w:val="22"/>
          <w:szCs w:val="22"/>
          <w:lang w:eastAsia="en-US"/>
          <w14:ligatures w14:val="standardContextual"/>
        </w:rPr>
      </w:pPr>
      <w:del w:id="2747" w:author="Author">
        <w:r w:rsidRPr="006D1621" w:rsidDel="00B53275">
          <w:rPr>
            <w:rPrChange w:id="2748" w:author="Author">
              <w:rPr>
                <w:rStyle w:val="Hyperlink"/>
                <w:noProof/>
              </w:rPr>
            </w:rPrChange>
          </w:rPr>
          <w:delText>Figure 15  YANG: log-record-body</w:delText>
        </w:r>
        <w:r w:rsidDel="00B53275">
          <w:rPr>
            <w:noProof/>
            <w:webHidden/>
          </w:rPr>
          <w:tab/>
          <w:delText>38</w:delText>
        </w:r>
      </w:del>
    </w:p>
    <w:p w14:paraId="18C09BF1" w14:textId="7BACEE7F" w:rsidR="00C1187B" w:rsidDel="00B53275" w:rsidRDefault="00C1187B">
      <w:pPr>
        <w:pStyle w:val="TableofFigures"/>
        <w:tabs>
          <w:tab w:val="right" w:leader="dot" w:pos="10456"/>
        </w:tabs>
        <w:rPr>
          <w:del w:id="2749" w:author="Author"/>
          <w:noProof/>
          <w:color w:val="auto"/>
          <w:kern w:val="2"/>
          <w:sz w:val="22"/>
          <w:szCs w:val="22"/>
          <w:lang w:eastAsia="en-US"/>
          <w14:ligatures w14:val="standardContextual"/>
        </w:rPr>
      </w:pPr>
      <w:del w:id="2750" w:author="Author">
        <w:r w:rsidRPr="006D1621" w:rsidDel="00B53275">
          <w:rPr>
            <w:rPrChange w:id="2751" w:author="Author">
              <w:rPr>
                <w:rStyle w:val="Hyperlink"/>
                <w:noProof/>
              </w:rPr>
            </w:rPrChange>
          </w:rPr>
          <w:delText>Figure 16  YANG: event-source</w:delText>
        </w:r>
        <w:r w:rsidDel="00B53275">
          <w:rPr>
            <w:noProof/>
            <w:webHidden/>
          </w:rPr>
          <w:tab/>
          <w:delText>39</w:delText>
        </w:r>
      </w:del>
    </w:p>
    <w:p w14:paraId="302B324F" w14:textId="649975E0" w:rsidR="00C1187B" w:rsidDel="00B53275" w:rsidRDefault="00C1187B">
      <w:pPr>
        <w:pStyle w:val="TableofFigures"/>
        <w:tabs>
          <w:tab w:val="right" w:leader="dot" w:pos="10456"/>
        </w:tabs>
        <w:rPr>
          <w:del w:id="2752" w:author="Author"/>
          <w:noProof/>
          <w:color w:val="auto"/>
          <w:kern w:val="2"/>
          <w:sz w:val="22"/>
          <w:szCs w:val="22"/>
          <w:lang w:eastAsia="en-US"/>
          <w14:ligatures w14:val="standardContextual"/>
        </w:rPr>
      </w:pPr>
      <w:del w:id="2753" w:author="Author">
        <w:r w:rsidRPr="006D1621" w:rsidDel="00B53275">
          <w:rPr>
            <w:rPrChange w:id="2754" w:author="Author">
              <w:rPr>
                <w:rStyle w:val="Hyperlink"/>
                <w:noProof/>
              </w:rPr>
            </w:rPrChange>
          </w:rPr>
          <w:delText>Figure 17  YANG: approx.-date-and-time</w:delText>
        </w:r>
        <w:r w:rsidDel="00B53275">
          <w:rPr>
            <w:noProof/>
            <w:webHidden/>
          </w:rPr>
          <w:tab/>
          <w:delText>40</w:delText>
        </w:r>
      </w:del>
    </w:p>
    <w:p w14:paraId="0435DEAA" w14:textId="4BD0E342" w:rsidR="00C1187B" w:rsidDel="00B53275" w:rsidRDefault="00C1187B">
      <w:pPr>
        <w:pStyle w:val="TableofFigures"/>
        <w:tabs>
          <w:tab w:val="right" w:leader="dot" w:pos="10456"/>
        </w:tabs>
        <w:rPr>
          <w:del w:id="2755" w:author="Author"/>
          <w:noProof/>
          <w:color w:val="auto"/>
          <w:kern w:val="2"/>
          <w:sz w:val="22"/>
          <w:szCs w:val="22"/>
          <w:lang w:eastAsia="en-US"/>
          <w14:ligatures w14:val="standardContextual"/>
        </w:rPr>
      </w:pPr>
      <w:del w:id="2756" w:author="Author">
        <w:r w:rsidRPr="006D1621" w:rsidDel="00B53275">
          <w:rPr>
            <w:rPrChange w:id="2757" w:author="Author">
              <w:rPr>
                <w:rStyle w:val="Hyperlink"/>
                <w:noProof/>
              </w:rPr>
            </w:rPrChange>
          </w:rPr>
          <w:delText>Figure 18  YANG: spread</w:delText>
        </w:r>
        <w:r w:rsidDel="00B53275">
          <w:rPr>
            <w:noProof/>
            <w:webHidden/>
          </w:rPr>
          <w:tab/>
          <w:delText>41</w:delText>
        </w:r>
      </w:del>
    </w:p>
    <w:p w14:paraId="21ABCAB2" w14:textId="744BCC48" w:rsidR="00C1187B" w:rsidDel="00B53275" w:rsidRDefault="00C1187B">
      <w:pPr>
        <w:pStyle w:val="TableofFigures"/>
        <w:tabs>
          <w:tab w:val="right" w:leader="dot" w:pos="10456"/>
        </w:tabs>
        <w:rPr>
          <w:del w:id="2758" w:author="Author"/>
          <w:noProof/>
          <w:color w:val="auto"/>
          <w:kern w:val="2"/>
          <w:sz w:val="22"/>
          <w:szCs w:val="22"/>
          <w:lang w:eastAsia="en-US"/>
          <w14:ligatures w14:val="standardContextual"/>
        </w:rPr>
      </w:pPr>
      <w:del w:id="2759" w:author="Author">
        <w:r w:rsidRPr="006D1621" w:rsidDel="00B53275">
          <w:rPr>
            <w:rPrChange w:id="2760" w:author="Author">
              <w:rPr>
                <w:rStyle w:val="Hyperlink"/>
                <w:noProof/>
              </w:rPr>
            </w:rPrChange>
          </w:rPr>
          <w:delText>Figure 19  YANG: source-precision</w:delText>
        </w:r>
        <w:r w:rsidDel="00B53275">
          <w:rPr>
            <w:noProof/>
            <w:webHidden/>
          </w:rPr>
          <w:tab/>
          <w:delText>41</w:delText>
        </w:r>
      </w:del>
    </w:p>
    <w:p w14:paraId="568BC536" w14:textId="1BB621F7" w:rsidR="00C1187B" w:rsidDel="00B53275" w:rsidRDefault="00C1187B">
      <w:pPr>
        <w:pStyle w:val="TableofFigures"/>
        <w:tabs>
          <w:tab w:val="right" w:leader="dot" w:pos="10456"/>
        </w:tabs>
        <w:rPr>
          <w:del w:id="2761" w:author="Author"/>
          <w:noProof/>
          <w:color w:val="auto"/>
          <w:kern w:val="2"/>
          <w:sz w:val="22"/>
          <w:szCs w:val="22"/>
          <w:lang w:eastAsia="en-US"/>
          <w14:ligatures w14:val="standardContextual"/>
        </w:rPr>
      </w:pPr>
      <w:del w:id="2762" w:author="Author">
        <w:r w:rsidRPr="006D1621" w:rsidDel="00B53275">
          <w:rPr>
            <w:rPrChange w:id="2763" w:author="Author">
              <w:rPr>
                <w:rStyle w:val="Hyperlink"/>
                <w:noProof/>
              </w:rPr>
            </w:rPrChange>
          </w:rPr>
          <w:delText>Figure 20  Stylized view of example controller offering full compaction.</w:delText>
        </w:r>
        <w:r w:rsidDel="00B53275">
          <w:rPr>
            <w:noProof/>
            <w:webHidden/>
          </w:rPr>
          <w:tab/>
          <w:delText>50</w:delText>
        </w:r>
      </w:del>
    </w:p>
    <w:p w14:paraId="4B198B72" w14:textId="58417383" w:rsidR="00C1187B" w:rsidDel="00B53275" w:rsidRDefault="00C1187B">
      <w:pPr>
        <w:pStyle w:val="TableofFigures"/>
        <w:tabs>
          <w:tab w:val="right" w:leader="dot" w:pos="10456"/>
        </w:tabs>
        <w:rPr>
          <w:del w:id="2764" w:author="Author"/>
          <w:noProof/>
          <w:color w:val="auto"/>
          <w:kern w:val="2"/>
          <w:sz w:val="22"/>
          <w:szCs w:val="22"/>
          <w:lang w:eastAsia="en-US"/>
          <w14:ligatures w14:val="standardContextual"/>
        </w:rPr>
      </w:pPr>
      <w:del w:id="2765" w:author="Author">
        <w:r w:rsidRPr="006D1621" w:rsidDel="00B53275">
          <w:rPr>
            <w:rPrChange w:id="2766" w:author="Author">
              <w:rPr>
                <w:rStyle w:val="Hyperlink"/>
                <w:noProof/>
              </w:rPr>
            </w:rPrChange>
          </w:rPr>
          <w:delText>Figure 21  Stylized view of example controller offering emulated compaction</w:delText>
        </w:r>
        <w:r w:rsidDel="00B53275">
          <w:rPr>
            <w:noProof/>
            <w:webHidden/>
          </w:rPr>
          <w:tab/>
          <w:delText>52</w:delText>
        </w:r>
      </w:del>
    </w:p>
    <w:p w14:paraId="2E0784A8" w14:textId="74667B18" w:rsidR="00C1187B" w:rsidDel="00B53275" w:rsidRDefault="00C1187B">
      <w:pPr>
        <w:pStyle w:val="TableofFigures"/>
        <w:tabs>
          <w:tab w:val="right" w:leader="dot" w:pos="10456"/>
        </w:tabs>
        <w:rPr>
          <w:del w:id="2767" w:author="Author"/>
          <w:noProof/>
          <w:color w:val="auto"/>
          <w:kern w:val="2"/>
          <w:sz w:val="22"/>
          <w:szCs w:val="22"/>
          <w:lang w:eastAsia="en-US"/>
          <w14:ligatures w14:val="standardContextual"/>
        </w:rPr>
      </w:pPr>
      <w:del w:id="2768" w:author="Author">
        <w:r w:rsidRPr="006D1621" w:rsidDel="00B53275">
          <w:rPr>
            <w:rPrChange w:id="2769" w:author="Author">
              <w:rPr>
                <w:rStyle w:val="Hyperlink"/>
                <w:noProof/>
              </w:rPr>
            </w:rPrChange>
          </w:rPr>
          <w:delText>Figure 22  YANG: condition-detector</w:delText>
        </w:r>
        <w:r w:rsidDel="00B53275">
          <w:rPr>
            <w:noProof/>
            <w:webHidden/>
          </w:rPr>
          <w:tab/>
          <w:delText>57</w:delText>
        </w:r>
      </w:del>
    </w:p>
    <w:p w14:paraId="7178FE9D" w14:textId="4D06A153" w:rsidR="00C1187B" w:rsidDel="00B53275" w:rsidRDefault="00C1187B">
      <w:pPr>
        <w:pStyle w:val="TableofFigures"/>
        <w:tabs>
          <w:tab w:val="right" w:leader="dot" w:pos="10456"/>
        </w:tabs>
        <w:rPr>
          <w:del w:id="2770" w:author="Author"/>
          <w:noProof/>
          <w:color w:val="auto"/>
          <w:kern w:val="2"/>
          <w:sz w:val="22"/>
          <w:szCs w:val="22"/>
          <w:lang w:eastAsia="en-US"/>
          <w14:ligatures w14:val="standardContextual"/>
        </w:rPr>
      </w:pPr>
      <w:del w:id="2771" w:author="Author">
        <w:r w:rsidRPr="006D1621" w:rsidDel="00B53275">
          <w:rPr>
            <w:rPrChange w:id="2772" w:author="Author">
              <w:rPr>
                <w:rStyle w:val="Hyperlink"/>
                <w:noProof/>
              </w:rPr>
            </w:rPrChange>
          </w:rPr>
          <w:delText>Figure 23  YANG: condition-detector</w:delText>
        </w:r>
        <w:r w:rsidDel="00B53275">
          <w:rPr>
            <w:noProof/>
            <w:webHidden/>
          </w:rPr>
          <w:tab/>
          <w:delText>59</w:delText>
        </w:r>
      </w:del>
    </w:p>
    <w:p w14:paraId="49CCC838" w14:textId="00296B91" w:rsidR="00C1187B" w:rsidDel="00B53275" w:rsidRDefault="00C1187B">
      <w:pPr>
        <w:pStyle w:val="TableofFigures"/>
        <w:tabs>
          <w:tab w:val="right" w:leader="dot" w:pos="10456"/>
        </w:tabs>
        <w:rPr>
          <w:del w:id="2773" w:author="Author"/>
          <w:noProof/>
          <w:color w:val="auto"/>
          <w:kern w:val="2"/>
          <w:sz w:val="22"/>
          <w:szCs w:val="22"/>
          <w:lang w:eastAsia="en-US"/>
          <w14:ligatures w14:val="standardContextual"/>
        </w:rPr>
      </w:pPr>
      <w:del w:id="2774" w:author="Author">
        <w:r w:rsidRPr="006D1621" w:rsidDel="00B53275">
          <w:rPr>
            <w:rPrChange w:id="2775" w:author="Author">
              <w:rPr>
                <w:rStyle w:val="Hyperlink"/>
                <w:noProof/>
              </w:rPr>
            </w:rPrChange>
          </w:rPr>
          <w:delText>Figure 24  YANG: detected-condition</w:delText>
        </w:r>
        <w:r w:rsidDel="00B53275">
          <w:rPr>
            <w:noProof/>
            <w:webHidden/>
          </w:rPr>
          <w:tab/>
          <w:delText>60</w:delText>
        </w:r>
      </w:del>
    </w:p>
    <w:p w14:paraId="5029D77F" w14:textId="0769B460" w:rsidR="00C1187B" w:rsidDel="00B53275" w:rsidRDefault="00C1187B">
      <w:pPr>
        <w:pStyle w:val="TableofFigures"/>
        <w:tabs>
          <w:tab w:val="right" w:leader="dot" w:pos="10456"/>
        </w:tabs>
        <w:rPr>
          <w:del w:id="2776" w:author="Author"/>
          <w:noProof/>
          <w:color w:val="auto"/>
          <w:kern w:val="2"/>
          <w:sz w:val="22"/>
          <w:szCs w:val="22"/>
          <w:lang w:eastAsia="en-US"/>
          <w14:ligatures w14:val="standardContextual"/>
        </w:rPr>
      </w:pPr>
      <w:del w:id="2777" w:author="Author">
        <w:r w:rsidRPr="006D1621" w:rsidDel="00B53275">
          <w:rPr>
            <w:rPrChange w:id="2778" w:author="Author">
              <w:rPr>
                <w:rStyle w:val="Hyperlink"/>
                <w:noProof/>
              </w:rPr>
            </w:rPrChange>
          </w:rPr>
          <w:delText>Figure 25  YANG: pm-metric</w:delText>
        </w:r>
        <w:r w:rsidDel="00B53275">
          <w:rPr>
            <w:noProof/>
            <w:webHidden/>
          </w:rPr>
          <w:tab/>
          <w:delText>62</w:delText>
        </w:r>
      </w:del>
    </w:p>
    <w:p w14:paraId="703D0417" w14:textId="2D98321C" w:rsidR="00C1187B" w:rsidDel="00B53275" w:rsidRDefault="00C1187B">
      <w:pPr>
        <w:pStyle w:val="TableofFigures"/>
        <w:tabs>
          <w:tab w:val="right" w:leader="dot" w:pos="10456"/>
        </w:tabs>
        <w:rPr>
          <w:del w:id="2779" w:author="Author"/>
          <w:noProof/>
          <w:color w:val="auto"/>
          <w:kern w:val="2"/>
          <w:sz w:val="22"/>
          <w:szCs w:val="22"/>
          <w:lang w:eastAsia="en-US"/>
          <w14:ligatures w14:val="standardContextual"/>
        </w:rPr>
      </w:pPr>
      <w:del w:id="2780" w:author="Author">
        <w:r w:rsidRPr="006D1621" w:rsidDel="00B53275">
          <w:rPr>
            <w:rPrChange w:id="2781" w:author="Author">
              <w:rPr>
                <w:rStyle w:val="Hyperlink"/>
                <w:noProof/>
              </w:rPr>
            </w:rPrChange>
          </w:rPr>
          <w:delText>Figure 26  YANG: detector-info</w:delText>
        </w:r>
        <w:r w:rsidDel="00B53275">
          <w:rPr>
            <w:noProof/>
            <w:webHidden/>
          </w:rPr>
          <w:tab/>
          <w:delText>63</w:delText>
        </w:r>
      </w:del>
    </w:p>
    <w:p w14:paraId="6FD2E834" w14:textId="14F1FC63" w:rsidR="00C1187B" w:rsidDel="00B53275" w:rsidRDefault="00C1187B">
      <w:pPr>
        <w:pStyle w:val="TableofFigures"/>
        <w:tabs>
          <w:tab w:val="right" w:leader="dot" w:pos="10456"/>
        </w:tabs>
        <w:rPr>
          <w:del w:id="2782" w:author="Author"/>
          <w:noProof/>
          <w:color w:val="auto"/>
          <w:kern w:val="2"/>
          <w:sz w:val="22"/>
          <w:szCs w:val="22"/>
          <w:lang w:eastAsia="en-US"/>
          <w14:ligatures w14:val="standardContextual"/>
        </w:rPr>
      </w:pPr>
      <w:del w:id="2783" w:author="Author">
        <w:r w:rsidRPr="006D1621" w:rsidDel="00B53275">
          <w:rPr>
            <w:rPrChange w:id="2784" w:author="Author">
              <w:rPr>
                <w:rStyle w:val="Hyperlink"/>
                <w:noProof/>
              </w:rPr>
            </w:rPrChange>
          </w:rPr>
          <w:delText>Figure 27  YANG: simple-detector</w:delText>
        </w:r>
        <w:r w:rsidDel="00B53275">
          <w:rPr>
            <w:noProof/>
            <w:webHidden/>
          </w:rPr>
          <w:tab/>
          <w:delText>65</w:delText>
        </w:r>
      </w:del>
    </w:p>
    <w:p w14:paraId="09230ADB" w14:textId="6EE38304" w:rsidR="00C1187B" w:rsidDel="00B53275" w:rsidRDefault="00C1187B">
      <w:pPr>
        <w:pStyle w:val="TableofFigures"/>
        <w:tabs>
          <w:tab w:val="right" w:leader="dot" w:pos="10456"/>
        </w:tabs>
        <w:rPr>
          <w:del w:id="2785" w:author="Author"/>
          <w:noProof/>
          <w:color w:val="auto"/>
          <w:kern w:val="2"/>
          <w:sz w:val="22"/>
          <w:szCs w:val="22"/>
          <w:lang w:eastAsia="en-US"/>
          <w14:ligatures w14:val="standardContextual"/>
        </w:rPr>
      </w:pPr>
      <w:del w:id="2786" w:author="Author">
        <w:r w:rsidRPr="006D1621" w:rsidDel="00B53275">
          <w:rPr>
            <w:rPrChange w:id="2787" w:author="Author">
              <w:rPr>
                <w:rStyle w:val="Hyperlink"/>
                <w:noProof/>
              </w:rPr>
            </w:rPrChange>
          </w:rPr>
          <w:delText>Figure 28  YANG: alarm-detector and legacy-properties (descriptions omitted)</w:delText>
        </w:r>
        <w:r w:rsidDel="00B53275">
          <w:rPr>
            <w:noProof/>
            <w:webHidden/>
          </w:rPr>
          <w:tab/>
          <w:delText>66</w:delText>
        </w:r>
      </w:del>
    </w:p>
    <w:p w14:paraId="20641FB2" w14:textId="5A83C054" w:rsidR="00C1187B" w:rsidDel="00B53275" w:rsidRDefault="00C1187B">
      <w:pPr>
        <w:pStyle w:val="TableofFigures"/>
        <w:tabs>
          <w:tab w:val="right" w:leader="dot" w:pos="10456"/>
        </w:tabs>
        <w:rPr>
          <w:del w:id="2788" w:author="Author"/>
          <w:noProof/>
          <w:color w:val="auto"/>
          <w:kern w:val="2"/>
          <w:sz w:val="22"/>
          <w:szCs w:val="22"/>
          <w:lang w:eastAsia="en-US"/>
          <w14:ligatures w14:val="standardContextual"/>
        </w:rPr>
      </w:pPr>
      <w:del w:id="2789" w:author="Author">
        <w:r w:rsidRPr="006D1621" w:rsidDel="00B53275">
          <w:rPr>
            <w:rPrChange w:id="2790" w:author="Author">
              <w:rPr>
                <w:rStyle w:val="Hyperlink"/>
                <w:noProof/>
              </w:rPr>
            </w:rPrChange>
          </w:rPr>
          <w:delText>Figure 29  Delta stream compacted log behavior</w:delText>
        </w:r>
        <w:r w:rsidDel="00B53275">
          <w:rPr>
            <w:noProof/>
            <w:webHidden/>
          </w:rPr>
          <w:tab/>
          <w:delText>72</w:delText>
        </w:r>
      </w:del>
    </w:p>
    <w:p w14:paraId="3C20A29E" w14:textId="59525D08" w:rsidR="00C1187B" w:rsidDel="00B53275" w:rsidRDefault="00C1187B">
      <w:pPr>
        <w:pStyle w:val="TableofFigures"/>
        <w:tabs>
          <w:tab w:val="right" w:leader="dot" w:pos="10456"/>
        </w:tabs>
        <w:rPr>
          <w:del w:id="2791" w:author="Author"/>
          <w:noProof/>
          <w:color w:val="auto"/>
          <w:kern w:val="2"/>
          <w:sz w:val="22"/>
          <w:szCs w:val="22"/>
          <w:lang w:eastAsia="en-US"/>
          <w14:ligatures w14:val="standardContextual"/>
        </w:rPr>
      </w:pPr>
      <w:del w:id="2792" w:author="Author">
        <w:r w:rsidRPr="006D1621" w:rsidDel="00B53275">
          <w:rPr>
            <w:rPrChange w:id="2793" w:author="Author">
              <w:rPr>
                <w:rStyle w:val="Hyperlink"/>
                <w:noProof/>
              </w:rPr>
            </w:rPrChange>
          </w:rPr>
          <w:delText>Figure 30  Delta stream compacted log emulation behavior</w:delText>
        </w:r>
        <w:r w:rsidDel="00B53275">
          <w:rPr>
            <w:noProof/>
            <w:webHidden/>
          </w:rPr>
          <w:tab/>
          <w:delText>73</w:delText>
        </w:r>
      </w:del>
    </w:p>
    <w:p w14:paraId="4B0B4EA8" w14:textId="27E712E5" w:rsidR="00C1187B" w:rsidDel="00B53275" w:rsidRDefault="00C1187B">
      <w:pPr>
        <w:pStyle w:val="TableofFigures"/>
        <w:tabs>
          <w:tab w:val="right" w:leader="dot" w:pos="10456"/>
        </w:tabs>
        <w:rPr>
          <w:del w:id="2794" w:author="Author"/>
          <w:noProof/>
          <w:color w:val="auto"/>
          <w:kern w:val="2"/>
          <w:sz w:val="22"/>
          <w:szCs w:val="22"/>
          <w:lang w:eastAsia="en-US"/>
          <w14:ligatures w14:val="standardContextual"/>
        </w:rPr>
      </w:pPr>
      <w:del w:id="2795" w:author="Author">
        <w:r w:rsidRPr="006D1621" w:rsidDel="00B53275">
          <w:rPr>
            <w:rPrChange w:id="2796" w:author="Author">
              <w:rPr>
                <w:rStyle w:val="Hyperlink"/>
                <w:noProof/>
              </w:rPr>
            </w:rPrChange>
          </w:rPr>
          <w:delText>Figure 31  YANG tree</w:delText>
        </w:r>
        <w:r w:rsidDel="00B53275">
          <w:rPr>
            <w:noProof/>
            <w:webHidden/>
          </w:rPr>
          <w:tab/>
          <w:delText>81</w:delText>
        </w:r>
      </w:del>
    </w:p>
    <w:p w14:paraId="0BD552E9" w14:textId="33E3D05B" w:rsidR="00C1187B" w:rsidDel="00B53275" w:rsidRDefault="00C1187B">
      <w:pPr>
        <w:pStyle w:val="TableofFigures"/>
        <w:tabs>
          <w:tab w:val="right" w:leader="dot" w:pos="10456"/>
        </w:tabs>
        <w:rPr>
          <w:del w:id="2797" w:author="Author"/>
          <w:noProof/>
          <w:color w:val="auto"/>
          <w:kern w:val="2"/>
          <w:sz w:val="22"/>
          <w:szCs w:val="22"/>
          <w:lang w:eastAsia="en-US"/>
          <w14:ligatures w14:val="standardContextual"/>
        </w:rPr>
      </w:pPr>
      <w:del w:id="2798" w:author="Author">
        <w:r w:rsidRPr="006D1621" w:rsidDel="00B53275">
          <w:rPr>
            <w:rPrChange w:id="2799" w:author="Author">
              <w:rPr>
                <w:rStyle w:val="Hyperlink"/>
                <w:noProof/>
              </w:rPr>
            </w:rPrChange>
          </w:rPr>
          <w:delText>Figure 32  Protobuf encoding</w:delText>
        </w:r>
        <w:r w:rsidDel="00B53275">
          <w:rPr>
            <w:noProof/>
            <w:webHidden/>
          </w:rPr>
          <w:tab/>
          <w:delText>82</w:delText>
        </w:r>
      </w:del>
    </w:p>
    <w:p w14:paraId="11DA59E3" w14:textId="3B1CD53F" w:rsidR="00C1187B" w:rsidDel="00B53275" w:rsidRDefault="00C1187B">
      <w:pPr>
        <w:pStyle w:val="TableofFigures"/>
        <w:tabs>
          <w:tab w:val="right" w:leader="dot" w:pos="10456"/>
        </w:tabs>
        <w:rPr>
          <w:del w:id="2800" w:author="Author"/>
          <w:noProof/>
          <w:color w:val="auto"/>
          <w:kern w:val="2"/>
          <w:sz w:val="22"/>
          <w:szCs w:val="22"/>
          <w:lang w:eastAsia="en-US"/>
          <w14:ligatures w14:val="standardContextual"/>
        </w:rPr>
      </w:pPr>
      <w:del w:id="2801" w:author="Author">
        <w:r w:rsidRPr="006D1621" w:rsidDel="00B53275">
          <w:rPr>
            <w:rPrChange w:id="2802" w:author="Author">
              <w:rPr>
                <w:rStyle w:val="Hyperlink"/>
                <w:noProof/>
              </w:rPr>
            </w:rPrChange>
          </w:rPr>
          <w:delText>Figure 33  Protobuf Normalized Measurement Enum Encoding</w:delText>
        </w:r>
        <w:r w:rsidDel="00B53275">
          <w:rPr>
            <w:noProof/>
            <w:webHidden/>
          </w:rPr>
          <w:tab/>
          <w:delText>83</w:delText>
        </w:r>
      </w:del>
    </w:p>
    <w:p w14:paraId="00B71782" w14:textId="50E70F89" w:rsidR="00C1187B" w:rsidDel="00B53275" w:rsidRDefault="00C1187B">
      <w:pPr>
        <w:pStyle w:val="TableofFigures"/>
        <w:tabs>
          <w:tab w:val="right" w:leader="dot" w:pos="10456"/>
        </w:tabs>
        <w:rPr>
          <w:del w:id="2803" w:author="Author"/>
          <w:noProof/>
          <w:color w:val="auto"/>
          <w:kern w:val="2"/>
          <w:sz w:val="22"/>
          <w:szCs w:val="22"/>
          <w:lang w:eastAsia="en-US"/>
          <w14:ligatures w14:val="standardContextual"/>
        </w:rPr>
      </w:pPr>
      <w:del w:id="2804" w:author="Author">
        <w:r w:rsidRPr="006D1621" w:rsidDel="00B53275">
          <w:rPr>
            <w:rPrChange w:id="2805" w:author="Author">
              <w:rPr>
                <w:rStyle w:val="Hyperlink"/>
                <w:noProof/>
              </w:rPr>
            </w:rPrChange>
          </w:rPr>
          <w:delText>Figure 34  Hybrid Message Sequence Diagram for example implementation corresponding to Use Cases</w:delText>
        </w:r>
        <w:r w:rsidDel="00B53275">
          <w:rPr>
            <w:noProof/>
            <w:webHidden/>
          </w:rPr>
          <w:tab/>
          <w:delText>121</w:delText>
        </w:r>
      </w:del>
    </w:p>
    <w:p w14:paraId="0B0D98FE" w14:textId="47B0E14E" w:rsidR="00C1187B" w:rsidDel="00B53275" w:rsidRDefault="00C1187B">
      <w:pPr>
        <w:pStyle w:val="TableofFigures"/>
        <w:tabs>
          <w:tab w:val="right" w:leader="dot" w:pos="10456"/>
        </w:tabs>
        <w:rPr>
          <w:del w:id="2806" w:author="Author"/>
          <w:noProof/>
          <w:color w:val="auto"/>
          <w:kern w:val="2"/>
          <w:sz w:val="22"/>
          <w:szCs w:val="22"/>
          <w:lang w:eastAsia="en-US"/>
          <w14:ligatures w14:val="standardContextual"/>
        </w:rPr>
      </w:pPr>
      <w:del w:id="2807" w:author="Author">
        <w:r w:rsidRPr="006D1621" w:rsidDel="00B53275">
          <w:rPr>
            <w:rPrChange w:id="2808" w:author="Author">
              <w:rPr>
                <w:rStyle w:val="Hyperlink"/>
                <w:noProof/>
              </w:rPr>
            </w:rPrChange>
          </w:rPr>
          <w:delText>Figure 35  Phases of interaction for Use Cases</w:delText>
        </w:r>
        <w:r w:rsidDel="00B53275">
          <w:rPr>
            <w:noProof/>
            <w:webHidden/>
          </w:rPr>
          <w:tab/>
          <w:delText>122</w:delText>
        </w:r>
      </w:del>
    </w:p>
    <w:p w14:paraId="23B2F5AF" w14:textId="6CBC15D4" w:rsidR="00C1187B" w:rsidDel="00B53275" w:rsidRDefault="00C1187B">
      <w:pPr>
        <w:pStyle w:val="TableofFigures"/>
        <w:tabs>
          <w:tab w:val="right" w:leader="dot" w:pos="10456"/>
        </w:tabs>
        <w:rPr>
          <w:del w:id="2809" w:author="Author"/>
          <w:noProof/>
          <w:color w:val="auto"/>
          <w:kern w:val="2"/>
          <w:sz w:val="22"/>
          <w:szCs w:val="22"/>
          <w:lang w:eastAsia="en-US"/>
          <w14:ligatures w14:val="standardContextual"/>
        </w:rPr>
      </w:pPr>
      <w:del w:id="2810" w:author="Author">
        <w:r w:rsidRPr="006D1621" w:rsidDel="00B53275">
          <w:rPr>
            <w:rPrChange w:id="2811" w:author="Author">
              <w:rPr>
                <w:rStyle w:val="Hyperlink"/>
                <w:noProof/>
              </w:rPr>
            </w:rPrChange>
          </w:rPr>
          <w:delText>Figure 36  Kafka compaction</w:delText>
        </w:r>
        <w:r w:rsidDel="00B53275">
          <w:rPr>
            <w:noProof/>
            <w:webHidden/>
          </w:rPr>
          <w:tab/>
          <w:delText>126</w:delText>
        </w:r>
      </w:del>
    </w:p>
    <w:p w14:paraId="2387FC67" w14:textId="16CA71C1" w:rsidR="00C1187B" w:rsidDel="00B53275" w:rsidRDefault="00C1187B">
      <w:pPr>
        <w:pStyle w:val="TableofFigures"/>
        <w:tabs>
          <w:tab w:val="right" w:leader="dot" w:pos="10456"/>
        </w:tabs>
        <w:rPr>
          <w:del w:id="2812" w:author="Author"/>
          <w:noProof/>
          <w:color w:val="auto"/>
          <w:kern w:val="2"/>
          <w:sz w:val="22"/>
          <w:szCs w:val="22"/>
          <w:lang w:eastAsia="en-US"/>
          <w14:ligatures w14:val="standardContextual"/>
        </w:rPr>
      </w:pPr>
      <w:del w:id="2813" w:author="Author">
        <w:r w:rsidRPr="006D1621" w:rsidDel="00B53275">
          <w:rPr>
            <w:rPrChange w:id="2814" w:author="Author">
              <w:rPr>
                <w:rStyle w:val="Hyperlink"/>
                <w:noProof/>
              </w:rPr>
            </w:rPrChange>
          </w:rPr>
          <w:delText>Figure 37  Structure of the streaming model</w:delText>
        </w:r>
        <w:r w:rsidDel="00B53275">
          <w:rPr>
            <w:noProof/>
            <w:webHidden/>
          </w:rPr>
          <w:tab/>
          <w:delText>129</w:delText>
        </w:r>
      </w:del>
    </w:p>
    <w:p w14:paraId="32EAB1A1" w14:textId="13AD1875" w:rsidR="00C1187B" w:rsidDel="00B53275" w:rsidRDefault="00C1187B">
      <w:pPr>
        <w:pStyle w:val="TableofFigures"/>
        <w:tabs>
          <w:tab w:val="right" w:leader="dot" w:pos="10456"/>
        </w:tabs>
        <w:rPr>
          <w:del w:id="2815" w:author="Author"/>
          <w:noProof/>
          <w:color w:val="auto"/>
          <w:kern w:val="2"/>
          <w:sz w:val="22"/>
          <w:szCs w:val="22"/>
          <w:lang w:eastAsia="en-US"/>
          <w14:ligatures w14:val="standardContextual"/>
        </w:rPr>
      </w:pPr>
      <w:del w:id="2816" w:author="Author">
        <w:r w:rsidRPr="006D1621" w:rsidDel="00B53275">
          <w:rPr>
            <w:rPrChange w:id="2817" w:author="Author">
              <w:rPr>
                <w:rStyle w:val="Hyperlink"/>
                <w:noProof/>
              </w:rPr>
            </w:rPrChange>
          </w:rPr>
          <w:delText>Figure 38  Structure and content of the streaming model</w:delText>
        </w:r>
        <w:r w:rsidDel="00B53275">
          <w:rPr>
            <w:noProof/>
            <w:webHidden/>
          </w:rPr>
          <w:tab/>
          <w:delText>130</w:delText>
        </w:r>
      </w:del>
    </w:p>
    <w:p w14:paraId="70AD4424" w14:textId="7F0BCA29" w:rsidR="00C1187B" w:rsidDel="00B53275" w:rsidRDefault="00C1187B">
      <w:pPr>
        <w:pStyle w:val="TableofFigures"/>
        <w:tabs>
          <w:tab w:val="right" w:leader="dot" w:pos="10456"/>
        </w:tabs>
        <w:rPr>
          <w:del w:id="2818" w:author="Author"/>
          <w:noProof/>
          <w:color w:val="auto"/>
          <w:kern w:val="2"/>
          <w:sz w:val="22"/>
          <w:szCs w:val="22"/>
          <w:lang w:eastAsia="en-US"/>
          <w14:ligatures w14:val="standardContextual"/>
        </w:rPr>
      </w:pPr>
      <w:del w:id="2819" w:author="Author">
        <w:r w:rsidRPr="006D1621" w:rsidDel="00B53275">
          <w:rPr>
            <w:rPrChange w:id="2820" w:author="Author">
              <w:rPr>
                <w:rStyle w:val="Hyperlink"/>
                <w:noProof/>
              </w:rPr>
            </w:rPrChange>
          </w:rPr>
          <w:delText>Figure 39  Datatypes of the streaming model</w:delText>
        </w:r>
        <w:r w:rsidDel="00B53275">
          <w:rPr>
            <w:noProof/>
            <w:webHidden/>
          </w:rPr>
          <w:tab/>
          <w:delText>131</w:delText>
        </w:r>
      </w:del>
    </w:p>
    <w:p w14:paraId="421C08AF" w14:textId="0D2A33B8" w:rsidR="00C1187B" w:rsidDel="00B53275" w:rsidRDefault="00C1187B">
      <w:pPr>
        <w:pStyle w:val="TableofFigures"/>
        <w:tabs>
          <w:tab w:val="right" w:leader="dot" w:pos="10456"/>
        </w:tabs>
        <w:rPr>
          <w:del w:id="2821" w:author="Author"/>
          <w:noProof/>
          <w:color w:val="auto"/>
          <w:kern w:val="2"/>
          <w:sz w:val="22"/>
          <w:szCs w:val="22"/>
          <w:lang w:eastAsia="en-US"/>
          <w14:ligatures w14:val="standardContextual"/>
        </w:rPr>
      </w:pPr>
      <w:del w:id="2822" w:author="Author">
        <w:r w:rsidRPr="006D1621" w:rsidDel="00B53275">
          <w:rPr>
            <w:rPrChange w:id="2823" w:author="Author">
              <w:rPr>
                <w:rStyle w:val="Hyperlink"/>
                <w:noProof/>
              </w:rPr>
            </w:rPrChange>
          </w:rPr>
          <w:delText>Figure 40  Example of Augmentation of the LogRecordBody with some classes from the model</w:delText>
        </w:r>
        <w:r w:rsidDel="00B53275">
          <w:rPr>
            <w:noProof/>
            <w:webHidden/>
          </w:rPr>
          <w:tab/>
          <w:delText>132</w:delText>
        </w:r>
      </w:del>
    </w:p>
    <w:p w14:paraId="4885FD83" w14:textId="22008D93" w:rsidR="00C1187B" w:rsidDel="00B53275" w:rsidRDefault="00C1187B">
      <w:pPr>
        <w:pStyle w:val="TableofFigures"/>
        <w:tabs>
          <w:tab w:val="right" w:leader="dot" w:pos="10456"/>
        </w:tabs>
        <w:rPr>
          <w:del w:id="2824" w:author="Author"/>
          <w:noProof/>
          <w:color w:val="auto"/>
          <w:kern w:val="2"/>
          <w:sz w:val="22"/>
          <w:szCs w:val="22"/>
          <w:lang w:eastAsia="en-US"/>
          <w14:ligatures w14:val="standardContextual"/>
        </w:rPr>
      </w:pPr>
      <w:del w:id="2825" w:author="Author">
        <w:r w:rsidRPr="006D1621" w:rsidDel="00B53275">
          <w:rPr>
            <w:rPrChange w:id="2826" w:author="Author">
              <w:rPr>
                <w:rStyle w:val="Hyperlink"/>
                <w:noProof/>
              </w:rPr>
            </w:rPrChange>
          </w:rPr>
          <w:delText>Figure 41  Standard gNMI stream structure</w:delText>
        </w:r>
        <w:r w:rsidDel="00B53275">
          <w:rPr>
            <w:noProof/>
            <w:webHidden/>
          </w:rPr>
          <w:tab/>
          <w:delText>133</w:delText>
        </w:r>
      </w:del>
    </w:p>
    <w:p w14:paraId="575B5F8F" w14:textId="0C16BD77" w:rsidR="00C1187B" w:rsidDel="00B53275" w:rsidRDefault="00C1187B">
      <w:pPr>
        <w:pStyle w:val="TableofFigures"/>
        <w:tabs>
          <w:tab w:val="right" w:leader="dot" w:pos="10456"/>
        </w:tabs>
        <w:rPr>
          <w:del w:id="2827" w:author="Author"/>
          <w:noProof/>
          <w:color w:val="auto"/>
          <w:kern w:val="2"/>
          <w:sz w:val="22"/>
          <w:szCs w:val="22"/>
          <w:lang w:eastAsia="en-US"/>
          <w14:ligatures w14:val="standardContextual"/>
        </w:rPr>
      </w:pPr>
      <w:del w:id="2828" w:author="Author">
        <w:r w:rsidRPr="006D1621" w:rsidDel="00B53275">
          <w:rPr>
            <w:rPrChange w:id="2829" w:author="Author">
              <w:rPr>
                <w:rStyle w:val="Hyperlink"/>
                <w:noProof/>
              </w:rPr>
            </w:rPrChange>
          </w:rPr>
          <w:delText>Figure 42  Basic measurement augment</w:delText>
        </w:r>
        <w:r w:rsidDel="00B53275">
          <w:rPr>
            <w:noProof/>
            <w:webHidden/>
          </w:rPr>
          <w:tab/>
          <w:delText>134</w:delText>
        </w:r>
      </w:del>
    </w:p>
    <w:p w14:paraId="676DCA09" w14:textId="5FCE0CDF" w:rsidR="00C1187B" w:rsidDel="00B53275" w:rsidRDefault="00C1187B">
      <w:pPr>
        <w:pStyle w:val="TableofFigures"/>
        <w:tabs>
          <w:tab w:val="right" w:leader="dot" w:pos="10456"/>
        </w:tabs>
        <w:rPr>
          <w:del w:id="2830" w:author="Author"/>
          <w:noProof/>
          <w:color w:val="auto"/>
          <w:kern w:val="2"/>
          <w:sz w:val="22"/>
          <w:szCs w:val="22"/>
          <w:lang w:eastAsia="en-US"/>
          <w14:ligatures w14:val="standardContextual"/>
        </w:rPr>
      </w:pPr>
      <w:del w:id="2831" w:author="Author">
        <w:r w:rsidRPr="006D1621" w:rsidDel="00B53275">
          <w:rPr>
            <w:rPrChange w:id="2832" w:author="Author">
              <w:rPr>
                <w:rStyle w:val="Hyperlink"/>
                <w:noProof/>
              </w:rPr>
            </w:rPrChange>
          </w:rPr>
          <w:delText>Figure 43  Support for multiple measurements in one record</w:delText>
        </w:r>
        <w:r w:rsidDel="00B53275">
          <w:rPr>
            <w:noProof/>
            <w:webHidden/>
          </w:rPr>
          <w:tab/>
          <w:delText>135</w:delText>
        </w:r>
      </w:del>
    </w:p>
    <w:p w14:paraId="79ECBA58" w14:textId="629C7ED5" w:rsidR="00C1187B" w:rsidDel="00B53275" w:rsidRDefault="00C1187B">
      <w:pPr>
        <w:pStyle w:val="TableofFigures"/>
        <w:tabs>
          <w:tab w:val="right" w:leader="dot" w:pos="10456"/>
        </w:tabs>
        <w:rPr>
          <w:del w:id="2833" w:author="Author"/>
          <w:noProof/>
          <w:color w:val="auto"/>
          <w:kern w:val="2"/>
          <w:sz w:val="22"/>
          <w:szCs w:val="22"/>
          <w:lang w:eastAsia="en-US"/>
          <w14:ligatures w14:val="standardContextual"/>
        </w:rPr>
      </w:pPr>
      <w:del w:id="2834" w:author="Author">
        <w:r w:rsidRPr="006D1621" w:rsidDel="00B53275">
          <w:rPr>
            <w:rPrChange w:id="2835" w:author="Author">
              <w:rPr>
                <w:rStyle w:val="Hyperlink"/>
                <w:noProof/>
              </w:rPr>
            </w:rPrChange>
          </w:rPr>
          <w:delText>Figure 44  Data types</w:delText>
        </w:r>
        <w:r w:rsidDel="00B53275">
          <w:rPr>
            <w:noProof/>
            <w:webHidden/>
          </w:rPr>
          <w:tab/>
          <w:delText>135</w:delText>
        </w:r>
      </w:del>
    </w:p>
    <w:p w14:paraId="09B5C493" w14:textId="0F7AF19B" w:rsidR="00C1187B" w:rsidDel="00B53275" w:rsidRDefault="00C1187B">
      <w:pPr>
        <w:pStyle w:val="TableofFigures"/>
        <w:tabs>
          <w:tab w:val="right" w:leader="dot" w:pos="10456"/>
        </w:tabs>
        <w:rPr>
          <w:del w:id="2836" w:author="Author"/>
          <w:noProof/>
          <w:color w:val="auto"/>
          <w:kern w:val="2"/>
          <w:sz w:val="22"/>
          <w:szCs w:val="22"/>
          <w:lang w:eastAsia="en-US"/>
          <w14:ligatures w14:val="standardContextual"/>
        </w:rPr>
      </w:pPr>
      <w:del w:id="2837" w:author="Author">
        <w:r w:rsidRPr="006D1621" w:rsidDel="00B53275">
          <w:rPr>
            <w:rPrChange w:id="2838" w:author="Author">
              <w:rPr>
                <w:rStyle w:val="Hyperlink"/>
                <w:noProof/>
              </w:rPr>
            </w:rPrChange>
          </w:rPr>
          <w:delText>Figure 45  Related Classes</w:delText>
        </w:r>
        <w:r w:rsidDel="00B53275">
          <w:rPr>
            <w:noProof/>
            <w:webHidden/>
          </w:rPr>
          <w:tab/>
          <w:delText>136</w:delText>
        </w:r>
      </w:del>
    </w:p>
    <w:p w14:paraId="742D941D" w14:textId="1D42DF98" w:rsidR="00AE4A4A" w:rsidRDefault="00722ED2" w:rsidP="00AE4A4A">
      <w:pPr>
        <w:pStyle w:val="Heading1"/>
        <w:numPr>
          <w:ilvl w:val="0"/>
          <w:numId w:val="0"/>
        </w:numPr>
        <w:ind w:left="431" w:hanging="431"/>
      </w:pPr>
      <w:r w:rsidRPr="00661FB9">
        <w:rPr>
          <w:rFonts w:cs="Times New Roman"/>
        </w:rPr>
        <w:fldChar w:fldCharType="end"/>
      </w:r>
      <w:bookmarkStart w:id="2839" w:name="_Toc96419538"/>
      <w:r w:rsidR="00AE4A4A" w:rsidRPr="00AE4A4A">
        <w:t xml:space="preserve"> </w:t>
      </w:r>
      <w:bookmarkStart w:id="2840" w:name="_Toc192619452"/>
      <w:r w:rsidR="00AE4A4A" w:rsidRPr="004B2691">
        <w:t>List of Tables</w:t>
      </w:r>
      <w:bookmarkEnd w:id="2839"/>
      <w:bookmarkEnd w:id="2840"/>
    </w:p>
    <w:p w14:paraId="3CEF22FD" w14:textId="22ECABE3" w:rsidR="00B53275" w:rsidRDefault="00EA78B1">
      <w:pPr>
        <w:pStyle w:val="TableofFigures"/>
        <w:tabs>
          <w:tab w:val="right" w:leader="dot" w:pos="10456"/>
        </w:tabs>
        <w:rPr>
          <w:ins w:id="2841" w:author="Author"/>
          <w:noProof/>
          <w:color w:val="auto"/>
          <w:kern w:val="2"/>
          <w:sz w:val="24"/>
          <w:szCs w:val="24"/>
          <w:lang w:val="en-GB" w:eastAsia="en-GB"/>
          <w14:ligatures w14:val="standardContextual"/>
        </w:rPr>
      </w:pPr>
      <w:r>
        <w:fldChar w:fldCharType="begin"/>
      </w:r>
      <w:r>
        <w:instrText xml:space="preserve"> TOC \h \z \c "Table" </w:instrText>
      </w:r>
      <w:r>
        <w:fldChar w:fldCharType="separate"/>
      </w:r>
      <w:ins w:id="2842" w:author="Author">
        <w:r w:rsidR="00B53275" w:rsidRPr="000C546A">
          <w:rPr>
            <w:rStyle w:val="Hyperlink"/>
            <w:noProof/>
          </w:rPr>
          <w:fldChar w:fldCharType="begin"/>
        </w:r>
        <w:r w:rsidR="00B53275" w:rsidRPr="000C546A">
          <w:rPr>
            <w:rStyle w:val="Hyperlink"/>
            <w:noProof/>
          </w:rPr>
          <w:instrText xml:space="preserve"> </w:instrText>
        </w:r>
        <w:r w:rsidR="00B53275">
          <w:rPr>
            <w:noProof/>
          </w:rPr>
          <w:instrText>HYPERLINK \l "_Toc192620418"</w:instrText>
        </w:r>
        <w:r w:rsidR="00B53275" w:rsidRPr="000C546A">
          <w:rPr>
            <w:rStyle w:val="Hyperlink"/>
            <w:noProof/>
          </w:rPr>
          <w:instrText xml:space="preserve"> </w:instrText>
        </w:r>
        <w:r w:rsidR="00B53275" w:rsidRPr="000C546A">
          <w:rPr>
            <w:rStyle w:val="Hyperlink"/>
            <w:noProof/>
          </w:rPr>
        </w:r>
        <w:r w:rsidR="00B53275" w:rsidRPr="000C546A">
          <w:rPr>
            <w:rStyle w:val="Hyperlink"/>
            <w:noProof/>
          </w:rPr>
          <w:fldChar w:fldCharType="separate"/>
        </w:r>
        <w:r w:rsidR="00B53275" w:rsidRPr="000C546A">
          <w:rPr>
            <w:rStyle w:val="Hyperlink"/>
            <w:noProof/>
          </w:rPr>
          <w:t>Table 1: Clarifying parent-address for Global Classes</w:t>
        </w:r>
        <w:r w:rsidR="00B53275">
          <w:rPr>
            <w:noProof/>
            <w:webHidden/>
          </w:rPr>
          <w:tab/>
        </w:r>
        <w:r w:rsidR="00B53275">
          <w:rPr>
            <w:noProof/>
            <w:webHidden/>
          </w:rPr>
          <w:fldChar w:fldCharType="begin"/>
        </w:r>
        <w:r w:rsidR="00B53275">
          <w:rPr>
            <w:noProof/>
            <w:webHidden/>
          </w:rPr>
          <w:instrText xml:space="preserve"> PAGEREF _Toc192620418 \h </w:instrText>
        </w:r>
      </w:ins>
      <w:r w:rsidR="00B53275">
        <w:rPr>
          <w:noProof/>
          <w:webHidden/>
        </w:rPr>
      </w:r>
      <w:r w:rsidR="00B53275">
        <w:rPr>
          <w:noProof/>
          <w:webHidden/>
        </w:rPr>
        <w:fldChar w:fldCharType="separate"/>
      </w:r>
      <w:ins w:id="2843" w:author="Author">
        <w:r w:rsidR="00B53275">
          <w:rPr>
            <w:noProof/>
            <w:webHidden/>
          </w:rPr>
          <w:t>42</w:t>
        </w:r>
        <w:r w:rsidR="00B53275">
          <w:rPr>
            <w:noProof/>
            <w:webHidden/>
          </w:rPr>
          <w:fldChar w:fldCharType="end"/>
        </w:r>
        <w:r w:rsidR="00B53275" w:rsidRPr="000C546A">
          <w:rPr>
            <w:rStyle w:val="Hyperlink"/>
            <w:noProof/>
          </w:rPr>
          <w:fldChar w:fldCharType="end"/>
        </w:r>
      </w:ins>
    </w:p>
    <w:p w14:paraId="3D1E2A1D" w14:textId="1E2B1DBA" w:rsidR="00B53275" w:rsidRDefault="00B53275">
      <w:pPr>
        <w:pStyle w:val="TableofFigures"/>
        <w:tabs>
          <w:tab w:val="right" w:leader="dot" w:pos="10456"/>
        </w:tabs>
        <w:rPr>
          <w:ins w:id="2844" w:author="Author"/>
          <w:noProof/>
          <w:color w:val="auto"/>
          <w:kern w:val="2"/>
          <w:sz w:val="24"/>
          <w:szCs w:val="24"/>
          <w:lang w:val="en-GB" w:eastAsia="en-GB"/>
          <w14:ligatures w14:val="standardContextual"/>
        </w:rPr>
      </w:pPr>
      <w:ins w:id="2845" w:author="Author">
        <w:r w:rsidRPr="000C546A">
          <w:rPr>
            <w:rStyle w:val="Hyperlink"/>
            <w:noProof/>
          </w:rPr>
          <w:fldChar w:fldCharType="begin"/>
        </w:r>
        <w:r w:rsidRPr="000C546A">
          <w:rPr>
            <w:rStyle w:val="Hyperlink"/>
            <w:noProof/>
          </w:rPr>
          <w:instrText xml:space="preserve"> </w:instrText>
        </w:r>
        <w:r>
          <w:rPr>
            <w:noProof/>
          </w:rPr>
          <w:instrText>HYPERLINK \l "_Toc192620419"</w:instrText>
        </w:r>
        <w:r w:rsidRPr="000C546A">
          <w:rPr>
            <w:rStyle w:val="Hyperlink"/>
            <w:noProof/>
          </w:rPr>
          <w:instrText xml:space="preserve"> </w:instrText>
        </w:r>
        <w:r w:rsidRPr="000C546A">
          <w:rPr>
            <w:rStyle w:val="Hyperlink"/>
            <w:noProof/>
          </w:rPr>
        </w:r>
        <w:r w:rsidRPr="000C546A">
          <w:rPr>
            <w:rStyle w:val="Hyperlink"/>
            <w:noProof/>
          </w:rPr>
          <w:fldChar w:fldCharType="separate"/>
        </w:r>
        <w:r w:rsidRPr="000C546A">
          <w:rPr>
            <w:rStyle w:val="Hyperlink"/>
            <w:noProof/>
          </w:rPr>
          <w:t>Table 2: Clarifying parent-address for Local Classes</w:t>
        </w:r>
        <w:r>
          <w:rPr>
            <w:noProof/>
            <w:webHidden/>
          </w:rPr>
          <w:tab/>
        </w:r>
        <w:r>
          <w:rPr>
            <w:noProof/>
            <w:webHidden/>
          </w:rPr>
          <w:fldChar w:fldCharType="begin"/>
        </w:r>
        <w:r>
          <w:rPr>
            <w:noProof/>
            <w:webHidden/>
          </w:rPr>
          <w:instrText xml:space="preserve"> PAGEREF _Toc192620419 \h </w:instrText>
        </w:r>
      </w:ins>
      <w:r>
        <w:rPr>
          <w:noProof/>
          <w:webHidden/>
        </w:rPr>
      </w:r>
      <w:r>
        <w:rPr>
          <w:noProof/>
          <w:webHidden/>
        </w:rPr>
        <w:fldChar w:fldCharType="separate"/>
      </w:r>
      <w:ins w:id="2846" w:author="Author">
        <w:r>
          <w:rPr>
            <w:noProof/>
            <w:webHidden/>
          </w:rPr>
          <w:t>44</w:t>
        </w:r>
        <w:r>
          <w:rPr>
            <w:noProof/>
            <w:webHidden/>
          </w:rPr>
          <w:fldChar w:fldCharType="end"/>
        </w:r>
        <w:r w:rsidRPr="000C546A">
          <w:rPr>
            <w:rStyle w:val="Hyperlink"/>
            <w:noProof/>
          </w:rPr>
          <w:fldChar w:fldCharType="end"/>
        </w:r>
      </w:ins>
    </w:p>
    <w:p w14:paraId="49426B15" w14:textId="64FA63E3" w:rsidR="00B53275" w:rsidRDefault="00B53275">
      <w:pPr>
        <w:pStyle w:val="TableofFigures"/>
        <w:tabs>
          <w:tab w:val="right" w:leader="dot" w:pos="10456"/>
        </w:tabs>
        <w:rPr>
          <w:ins w:id="2847" w:author="Author"/>
          <w:noProof/>
          <w:color w:val="auto"/>
          <w:kern w:val="2"/>
          <w:sz w:val="24"/>
          <w:szCs w:val="24"/>
          <w:lang w:val="en-GB" w:eastAsia="en-GB"/>
          <w14:ligatures w14:val="standardContextual"/>
        </w:rPr>
      </w:pPr>
      <w:ins w:id="2848" w:author="Author">
        <w:r w:rsidRPr="000C546A">
          <w:rPr>
            <w:rStyle w:val="Hyperlink"/>
            <w:noProof/>
          </w:rPr>
          <w:fldChar w:fldCharType="begin"/>
        </w:r>
        <w:r w:rsidRPr="000C546A">
          <w:rPr>
            <w:rStyle w:val="Hyperlink"/>
            <w:noProof/>
          </w:rPr>
          <w:instrText xml:space="preserve"> </w:instrText>
        </w:r>
        <w:r>
          <w:rPr>
            <w:noProof/>
          </w:rPr>
          <w:instrText>HYPERLINK \l "_Toc192620420"</w:instrText>
        </w:r>
        <w:r w:rsidRPr="000C546A">
          <w:rPr>
            <w:rStyle w:val="Hyperlink"/>
            <w:noProof/>
          </w:rPr>
          <w:instrText xml:space="preserve"> </w:instrText>
        </w:r>
        <w:r w:rsidRPr="000C546A">
          <w:rPr>
            <w:rStyle w:val="Hyperlink"/>
            <w:noProof/>
          </w:rPr>
        </w:r>
        <w:r w:rsidRPr="000C546A">
          <w:rPr>
            <w:rStyle w:val="Hyperlink"/>
            <w:noProof/>
          </w:rPr>
          <w:fldChar w:fldCharType="separate"/>
        </w:r>
        <w:r w:rsidRPr="000C546A">
          <w:rPr>
            <w:rStyle w:val="Hyperlink"/>
            <w:noProof/>
          </w:rPr>
          <w:t>Table 3: Parameters per entity type</w:t>
        </w:r>
        <w:r>
          <w:rPr>
            <w:noProof/>
            <w:webHidden/>
          </w:rPr>
          <w:tab/>
        </w:r>
        <w:r>
          <w:rPr>
            <w:noProof/>
            <w:webHidden/>
          </w:rPr>
          <w:fldChar w:fldCharType="begin"/>
        </w:r>
        <w:r>
          <w:rPr>
            <w:noProof/>
            <w:webHidden/>
          </w:rPr>
          <w:instrText xml:space="preserve"> PAGEREF _Toc192620420 \h </w:instrText>
        </w:r>
      </w:ins>
      <w:r>
        <w:rPr>
          <w:noProof/>
          <w:webHidden/>
        </w:rPr>
      </w:r>
      <w:r>
        <w:rPr>
          <w:noProof/>
          <w:webHidden/>
        </w:rPr>
        <w:fldChar w:fldCharType="separate"/>
      </w:r>
      <w:ins w:id="2849" w:author="Author">
        <w:r>
          <w:rPr>
            <w:noProof/>
            <w:webHidden/>
          </w:rPr>
          <w:t>89</w:t>
        </w:r>
        <w:r>
          <w:rPr>
            <w:noProof/>
            <w:webHidden/>
          </w:rPr>
          <w:fldChar w:fldCharType="end"/>
        </w:r>
        <w:r w:rsidRPr="000C546A">
          <w:rPr>
            <w:rStyle w:val="Hyperlink"/>
            <w:noProof/>
          </w:rPr>
          <w:fldChar w:fldCharType="end"/>
        </w:r>
      </w:ins>
    </w:p>
    <w:p w14:paraId="0EDBFE8B" w14:textId="1412E896" w:rsidR="006D1621" w:rsidDel="00B53275" w:rsidRDefault="006D1621">
      <w:pPr>
        <w:pStyle w:val="TableofFigures"/>
        <w:tabs>
          <w:tab w:val="right" w:leader="dot" w:pos="10456"/>
        </w:tabs>
        <w:rPr>
          <w:ins w:id="2850" w:author="Author"/>
          <w:del w:id="2851" w:author="Author"/>
          <w:noProof/>
          <w:color w:val="auto"/>
          <w:kern w:val="2"/>
          <w:sz w:val="24"/>
          <w:szCs w:val="24"/>
          <w:lang w:val="en-GB" w:eastAsia="en-GB"/>
          <w14:ligatures w14:val="standardContextual"/>
        </w:rPr>
      </w:pPr>
      <w:ins w:id="2852" w:author="Author">
        <w:del w:id="2853" w:author="Author">
          <w:r w:rsidRPr="00B53275" w:rsidDel="00B53275">
            <w:rPr>
              <w:rStyle w:val="Hyperlink"/>
              <w:noProof/>
            </w:rPr>
            <w:delText>Table 1: Clarifying parent-address for Global Classes</w:delText>
          </w:r>
          <w:r w:rsidDel="00B53275">
            <w:rPr>
              <w:noProof/>
              <w:webHidden/>
            </w:rPr>
            <w:tab/>
            <w:delText>42</w:delText>
          </w:r>
        </w:del>
      </w:ins>
    </w:p>
    <w:p w14:paraId="28C0DA43" w14:textId="41A5EC0C" w:rsidR="006D1621" w:rsidDel="00B53275" w:rsidRDefault="006D1621">
      <w:pPr>
        <w:pStyle w:val="TableofFigures"/>
        <w:tabs>
          <w:tab w:val="right" w:leader="dot" w:pos="10456"/>
        </w:tabs>
        <w:rPr>
          <w:ins w:id="2854" w:author="Author"/>
          <w:del w:id="2855" w:author="Author"/>
          <w:noProof/>
          <w:color w:val="auto"/>
          <w:kern w:val="2"/>
          <w:sz w:val="24"/>
          <w:szCs w:val="24"/>
          <w:lang w:val="en-GB" w:eastAsia="en-GB"/>
          <w14:ligatures w14:val="standardContextual"/>
        </w:rPr>
      </w:pPr>
      <w:ins w:id="2856" w:author="Author">
        <w:del w:id="2857" w:author="Author">
          <w:r w:rsidRPr="00B53275" w:rsidDel="00B53275">
            <w:rPr>
              <w:rStyle w:val="Hyperlink"/>
              <w:noProof/>
            </w:rPr>
            <w:delText>Table 2: Clarifying parent-address for Local Classes</w:delText>
          </w:r>
          <w:r w:rsidDel="00B53275">
            <w:rPr>
              <w:noProof/>
              <w:webHidden/>
            </w:rPr>
            <w:tab/>
            <w:delText>44</w:delText>
          </w:r>
        </w:del>
      </w:ins>
    </w:p>
    <w:p w14:paraId="098205EC" w14:textId="6D06123C" w:rsidR="006D1621" w:rsidDel="00B53275" w:rsidRDefault="006D1621">
      <w:pPr>
        <w:pStyle w:val="TableofFigures"/>
        <w:tabs>
          <w:tab w:val="right" w:leader="dot" w:pos="10456"/>
        </w:tabs>
        <w:rPr>
          <w:ins w:id="2858" w:author="Author"/>
          <w:del w:id="2859" w:author="Author"/>
          <w:noProof/>
          <w:color w:val="auto"/>
          <w:kern w:val="2"/>
          <w:sz w:val="24"/>
          <w:szCs w:val="24"/>
          <w:lang w:val="en-GB" w:eastAsia="en-GB"/>
          <w14:ligatures w14:val="standardContextual"/>
        </w:rPr>
      </w:pPr>
      <w:ins w:id="2860" w:author="Author">
        <w:del w:id="2861" w:author="Author">
          <w:r w:rsidRPr="00B53275" w:rsidDel="00B53275">
            <w:rPr>
              <w:rStyle w:val="Hyperlink"/>
              <w:noProof/>
            </w:rPr>
            <w:delText>Table 3: Parameters per entity type</w:delText>
          </w:r>
          <w:r w:rsidDel="00B53275">
            <w:rPr>
              <w:noProof/>
              <w:webHidden/>
            </w:rPr>
            <w:tab/>
            <w:delText>89</w:delText>
          </w:r>
        </w:del>
      </w:ins>
    </w:p>
    <w:p w14:paraId="44722AB7" w14:textId="5C29F072" w:rsidR="00C1187B" w:rsidDel="00B53275" w:rsidRDefault="00C1187B">
      <w:pPr>
        <w:pStyle w:val="TableofFigures"/>
        <w:tabs>
          <w:tab w:val="right" w:leader="dot" w:pos="10456"/>
        </w:tabs>
        <w:rPr>
          <w:del w:id="2862" w:author="Author"/>
          <w:noProof/>
          <w:color w:val="auto"/>
          <w:kern w:val="2"/>
          <w:sz w:val="22"/>
          <w:szCs w:val="22"/>
          <w:lang w:eastAsia="en-US"/>
          <w14:ligatures w14:val="standardContextual"/>
        </w:rPr>
      </w:pPr>
      <w:del w:id="2863" w:author="Author">
        <w:r w:rsidRPr="006D1621" w:rsidDel="00B53275">
          <w:rPr>
            <w:rPrChange w:id="2864" w:author="Author">
              <w:rPr>
                <w:rStyle w:val="Hyperlink"/>
                <w:noProof/>
              </w:rPr>
            </w:rPrChange>
          </w:rPr>
          <w:delText>Table 1: Clarifying parent-address for Global Classes</w:delText>
        </w:r>
        <w:r w:rsidDel="00B53275">
          <w:rPr>
            <w:noProof/>
            <w:webHidden/>
          </w:rPr>
          <w:tab/>
          <w:delText>42</w:delText>
        </w:r>
      </w:del>
    </w:p>
    <w:p w14:paraId="6ADD8E03" w14:textId="5BCD26AC" w:rsidR="00C1187B" w:rsidDel="00B53275" w:rsidRDefault="00C1187B">
      <w:pPr>
        <w:pStyle w:val="TableofFigures"/>
        <w:tabs>
          <w:tab w:val="right" w:leader="dot" w:pos="10456"/>
        </w:tabs>
        <w:rPr>
          <w:del w:id="2865" w:author="Author"/>
          <w:noProof/>
          <w:color w:val="auto"/>
          <w:kern w:val="2"/>
          <w:sz w:val="22"/>
          <w:szCs w:val="22"/>
          <w:lang w:eastAsia="en-US"/>
          <w14:ligatures w14:val="standardContextual"/>
        </w:rPr>
      </w:pPr>
      <w:del w:id="2866" w:author="Author">
        <w:r w:rsidRPr="006D1621" w:rsidDel="00B53275">
          <w:rPr>
            <w:rPrChange w:id="2867" w:author="Author">
              <w:rPr>
                <w:rStyle w:val="Hyperlink"/>
                <w:noProof/>
              </w:rPr>
            </w:rPrChange>
          </w:rPr>
          <w:delText>Table 2: Clarifying parent-address for Local Classes</w:delText>
        </w:r>
        <w:r w:rsidDel="00B53275">
          <w:rPr>
            <w:noProof/>
            <w:webHidden/>
          </w:rPr>
          <w:tab/>
          <w:delText>44</w:delText>
        </w:r>
      </w:del>
    </w:p>
    <w:p w14:paraId="509DF9A2" w14:textId="3686F56C" w:rsidR="00C1187B" w:rsidDel="00B53275" w:rsidRDefault="00C1187B">
      <w:pPr>
        <w:pStyle w:val="TableofFigures"/>
        <w:tabs>
          <w:tab w:val="right" w:leader="dot" w:pos="10456"/>
        </w:tabs>
        <w:rPr>
          <w:del w:id="2868" w:author="Author"/>
          <w:noProof/>
          <w:color w:val="auto"/>
          <w:kern w:val="2"/>
          <w:sz w:val="22"/>
          <w:szCs w:val="22"/>
          <w:lang w:eastAsia="en-US"/>
          <w14:ligatures w14:val="standardContextual"/>
        </w:rPr>
      </w:pPr>
      <w:del w:id="2869" w:author="Author">
        <w:r w:rsidRPr="006D1621" w:rsidDel="00B53275">
          <w:rPr>
            <w:rPrChange w:id="2870" w:author="Author">
              <w:rPr>
                <w:rStyle w:val="Hyperlink"/>
                <w:noProof/>
              </w:rPr>
            </w:rPrChange>
          </w:rPr>
          <w:delText>Table 3: Parameters per entity type</w:delText>
        </w:r>
        <w:r w:rsidDel="00B53275">
          <w:rPr>
            <w:noProof/>
            <w:webHidden/>
          </w:rPr>
          <w:tab/>
          <w:delText>90</w:delText>
        </w:r>
      </w:del>
    </w:p>
    <w:p w14:paraId="04A60B97" w14:textId="577E8F19" w:rsidR="00722ED2" w:rsidRPr="00661FB9" w:rsidRDefault="00EA78B1" w:rsidP="00EC5D96">
      <w:pPr>
        <w:rPr>
          <w:rFonts w:cs="Times New Roman"/>
        </w:rPr>
      </w:pPr>
      <w:r>
        <w:fldChar w:fldCharType="end"/>
      </w:r>
    </w:p>
    <w:p w14:paraId="711741CC" w14:textId="77777777" w:rsidR="00722ED2" w:rsidRPr="00661FB9" w:rsidRDefault="00722ED2" w:rsidP="00661FB9">
      <w:pPr>
        <w:pStyle w:val="TOCHeading"/>
        <w:keepNext/>
        <w:jc w:val="both"/>
        <w:outlineLvl w:val="0"/>
        <w:rPr>
          <w:rFonts w:ascii="Times New Roman" w:hAnsi="Times New Roman" w:cs="Times New Roman"/>
        </w:rPr>
      </w:pPr>
      <w:bookmarkStart w:id="2871" w:name="_Toc16163703"/>
      <w:bookmarkStart w:id="2872" w:name="_Toc192619453"/>
      <w:r w:rsidRPr="00661FB9">
        <w:rPr>
          <w:rFonts w:ascii="Times New Roman" w:hAnsi="Times New Roman" w:cs="Times New Roman"/>
        </w:rPr>
        <w:lastRenderedPageBreak/>
        <w:t>Document History</w:t>
      </w:r>
      <w:bookmarkEnd w:id="2871"/>
      <w:bookmarkEnd w:id="2872"/>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597"/>
        <w:gridCol w:w="7333"/>
      </w:tblGrid>
      <w:tr w:rsidR="00312632" w:rsidRPr="00661FB9" w14:paraId="5501ADBF" w14:textId="77777777" w:rsidTr="003E034C">
        <w:trPr>
          <w:cantSplit/>
          <w:trHeight w:val="548"/>
          <w:tblHeader/>
        </w:trPr>
        <w:tc>
          <w:tcPr>
            <w:tcW w:w="1555" w:type="dxa"/>
            <w:shd w:val="clear" w:color="auto" w:fill="FFFF99"/>
          </w:tcPr>
          <w:p w14:paraId="244413D1" w14:textId="77777777" w:rsidR="00722ED2" w:rsidRPr="00661FB9" w:rsidRDefault="00722ED2" w:rsidP="00661FB9">
            <w:pPr>
              <w:keepNext/>
              <w:spacing w:before="120" w:after="120"/>
              <w:jc w:val="both"/>
              <w:rPr>
                <w:rFonts w:cs="Times New Roman"/>
                <w:b/>
                <w:sz w:val="20"/>
                <w:szCs w:val="20"/>
              </w:rPr>
            </w:pPr>
            <w:r w:rsidRPr="00661FB9">
              <w:rPr>
                <w:rFonts w:cs="Times New Roman"/>
                <w:b/>
                <w:sz w:val="20"/>
                <w:szCs w:val="20"/>
              </w:rPr>
              <w:t>Version</w:t>
            </w:r>
          </w:p>
        </w:tc>
        <w:tc>
          <w:tcPr>
            <w:tcW w:w="1597" w:type="dxa"/>
            <w:shd w:val="clear" w:color="auto" w:fill="FFFF99"/>
          </w:tcPr>
          <w:p w14:paraId="62B8F132" w14:textId="77777777" w:rsidR="00722ED2" w:rsidRPr="00661FB9" w:rsidRDefault="00722ED2" w:rsidP="00661FB9">
            <w:pPr>
              <w:keepNext/>
              <w:spacing w:before="120" w:after="120"/>
              <w:jc w:val="both"/>
              <w:rPr>
                <w:rFonts w:cs="Times New Roman"/>
                <w:b/>
                <w:sz w:val="20"/>
                <w:szCs w:val="20"/>
              </w:rPr>
            </w:pPr>
            <w:r w:rsidRPr="00661FB9">
              <w:rPr>
                <w:rFonts w:cs="Times New Roman"/>
                <w:b/>
                <w:sz w:val="20"/>
                <w:szCs w:val="20"/>
              </w:rPr>
              <w:t>Date</w:t>
            </w:r>
          </w:p>
        </w:tc>
        <w:tc>
          <w:tcPr>
            <w:tcW w:w="7333" w:type="dxa"/>
            <w:shd w:val="clear" w:color="auto" w:fill="FFFF99"/>
          </w:tcPr>
          <w:p w14:paraId="6C09F4D0" w14:textId="77777777" w:rsidR="00722ED2" w:rsidRPr="00661FB9" w:rsidRDefault="00722ED2" w:rsidP="00661FB9">
            <w:pPr>
              <w:keepNext/>
              <w:spacing w:before="120" w:after="120"/>
              <w:jc w:val="both"/>
              <w:rPr>
                <w:rFonts w:cs="Times New Roman"/>
                <w:b/>
                <w:sz w:val="20"/>
                <w:szCs w:val="20"/>
              </w:rPr>
            </w:pPr>
            <w:r w:rsidRPr="00661FB9">
              <w:rPr>
                <w:rFonts w:cs="Times New Roman"/>
                <w:b/>
                <w:sz w:val="20"/>
                <w:szCs w:val="20"/>
              </w:rPr>
              <w:t>Description of Change</w:t>
            </w:r>
          </w:p>
        </w:tc>
      </w:tr>
      <w:tr w:rsidR="00722ED2" w:rsidRPr="00661FB9" w14:paraId="3DF52865" w14:textId="77777777" w:rsidTr="003E034C">
        <w:trPr>
          <w:cantSplit/>
        </w:trPr>
        <w:tc>
          <w:tcPr>
            <w:tcW w:w="1555" w:type="dxa"/>
          </w:tcPr>
          <w:p w14:paraId="3C735EAA" w14:textId="77777777" w:rsidR="00722ED2" w:rsidRPr="00407C86" w:rsidRDefault="0087265E" w:rsidP="00661FB9">
            <w:pPr>
              <w:spacing w:before="120" w:after="120"/>
              <w:jc w:val="both"/>
              <w:rPr>
                <w:rFonts w:cs="Times New Roman"/>
                <w:sz w:val="20"/>
                <w:szCs w:val="20"/>
              </w:rPr>
            </w:pPr>
            <w:r>
              <w:rPr>
                <w:rFonts w:cs="Times New Roman"/>
                <w:sz w:val="20"/>
                <w:szCs w:val="20"/>
              </w:rPr>
              <w:t>1.</w:t>
            </w:r>
            <w:r w:rsidR="00EA14FC">
              <w:rPr>
                <w:rFonts w:cs="Times New Roman"/>
                <w:sz w:val="20"/>
                <w:szCs w:val="20"/>
              </w:rPr>
              <w:t>1</w:t>
            </w:r>
          </w:p>
        </w:tc>
        <w:tc>
          <w:tcPr>
            <w:tcW w:w="1597" w:type="dxa"/>
          </w:tcPr>
          <w:p w14:paraId="31037746" w14:textId="77777777" w:rsidR="00722ED2" w:rsidRPr="00407C86" w:rsidRDefault="00480162" w:rsidP="00661FB9">
            <w:pPr>
              <w:spacing w:before="120" w:after="120"/>
              <w:jc w:val="both"/>
              <w:rPr>
                <w:rFonts w:cs="Times New Roman"/>
                <w:sz w:val="20"/>
                <w:szCs w:val="20"/>
              </w:rPr>
            </w:pPr>
            <w:r>
              <w:rPr>
                <w:rFonts w:cs="Times New Roman"/>
                <w:sz w:val="20"/>
                <w:szCs w:val="20"/>
              </w:rPr>
              <w:t>December</w:t>
            </w:r>
            <w:r w:rsidR="00410BAE">
              <w:rPr>
                <w:rFonts w:cs="Times New Roman"/>
                <w:sz w:val="20"/>
                <w:szCs w:val="20"/>
              </w:rPr>
              <w:t xml:space="preserve"> 2021</w:t>
            </w:r>
            <w:r w:rsidR="00722ED2" w:rsidRPr="00407C86">
              <w:rPr>
                <w:rFonts w:cs="Times New Roman"/>
                <w:sz w:val="20"/>
                <w:szCs w:val="20"/>
              </w:rPr>
              <w:t xml:space="preserve"> </w:t>
            </w:r>
          </w:p>
        </w:tc>
        <w:tc>
          <w:tcPr>
            <w:tcW w:w="7333" w:type="dxa"/>
          </w:tcPr>
          <w:p w14:paraId="6D039843" w14:textId="77777777" w:rsidR="00722ED2" w:rsidRPr="00407C86" w:rsidRDefault="00722ED2" w:rsidP="00661FB9">
            <w:pPr>
              <w:spacing w:before="120" w:after="120"/>
              <w:jc w:val="both"/>
              <w:rPr>
                <w:rFonts w:cs="Times New Roman"/>
                <w:sz w:val="20"/>
                <w:szCs w:val="20"/>
              </w:rPr>
            </w:pPr>
            <w:r w:rsidRPr="00407C86">
              <w:rPr>
                <w:rFonts w:cs="Times New Roman"/>
                <w:sz w:val="20"/>
                <w:szCs w:val="20"/>
              </w:rPr>
              <w:t>Initi</w:t>
            </w:r>
            <w:r w:rsidR="002D551F" w:rsidRPr="00407C86">
              <w:rPr>
                <w:rFonts w:cs="Times New Roman"/>
                <w:sz w:val="20"/>
                <w:szCs w:val="20"/>
              </w:rPr>
              <w:t xml:space="preserve">al version of the Reference Implementation </w:t>
            </w:r>
            <w:r w:rsidR="008462A8">
              <w:rPr>
                <w:rFonts w:cs="Times New Roman"/>
                <w:sz w:val="20"/>
                <w:szCs w:val="20"/>
              </w:rPr>
              <w:t xml:space="preserve">Agreement </w:t>
            </w:r>
            <w:r w:rsidR="002D551F" w:rsidRPr="00407C86">
              <w:rPr>
                <w:rFonts w:cs="Times New Roman"/>
                <w:sz w:val="20"/>
                <w:szCs w:val="20"/>
              </w:rPr>
              <w:t>document</w:t>
            </w:r>
            <w:r w:rsidR="008D390D">
              <w:rPr>
                <w:rFonts w:cs="Times New Roman"/>
                <w:sz w:val="20"/>
                <w:szCs w:val="20"/>
              </w:rPr>
              <w:t xml:space="preserve"> on streaming</w:t>
            </w:r>
            <w:r w:rsidR="002D551F" w:rsidRPr="00407C86">
              <w:rPr>
                <w:rFonts w:cs="Times New Roman"/>
                <w:sz w:val="20"/>
                <w:szCs w:val="20"/>
              </w:rPr>
              <w:t xml:space="preserve"> </w:t>
            </w:r>
            <w:r w:rsidR="008D390D">
              <w:rPr>
                <w:rFonts w:cs="Times New Roman"/>
                <w:sz w:val="20"/>
                <w:szCs w:val="20"/>
              </w:rPr>
              <w:t>for</w:t>
            </w:r>
            <w:r w:rsidR="002D551F" w:rsidRPr="00407C86">
              <w:rPr>
                <w:rFonts w:cs="Times New Roman"/>
                <w:sz w:val="20"/>
                <w:szCs w:val="20"/>
              </w:rPr>
              <w:t xml:space="preserve"> TAPI v2.1.</w:t>
            </w:r>
            <w:r w:rsidR="008D390D">
              <w:rPr>
                <w:rFonts w:cs="Times New Roman"/>
                <w:sz w:val="20"/>
                <w:szCs w:val="20"/>
              </w:rPr>
              <w:t>3</w:t>
            </w:r>
          </w:p>
        </w:tc>
      </w:tr>
      <w:tr w:rsidR="00E3588A" w:rsidRPr="00661FB9" w14:paraId="7F889F4D" w14:textId="77777777" w:rsidTr="003E034C">
        <w:trPr>
          <w:cantSplit/>
        </w:trPr>
        <w:tc>
          <w:tcPr>
            <w:tcW w:w="1555" w:type="dxa"/>
          </w:tcPr>
          <w:p w14:paraId="011B6D75" w14:textId="77777777" w:rsidR="00BE4775" w:rsidRDefault="00E3588A" w:rsidP="00661FB9">
            <w:pPr>
              <w:spacing w:before="120" w:after="120"/>
              <w:jc w:val="both"/>
              <w:rPr>
                <w:rFonts w:cs="Times New Roman"/>
                <w:sz w:val="20"/>
                <w:szCs w:val="20"/>
              </w:rPr>
            </w:pPr>
            <w:r>
              <w:rPr>
                <w:rFonts w:cs="Times New Roman"/>
                <w:sz w:val="20"/>
                <w:szCs w:val="20"/>
              </w:rPr>
              <w:t>2.0</w:t>
            </w:r>
          </w:p>
        </w:tc>
        <w:tc>
          <w:tcPr>
            <w:tcW w:w="1597" w:type="dxa"/>
          </w:tcPr>
          <w:p w14:paraId="1442CEEA" w14:textId="77777777" w:rsidR="00E3588A" w:rsidRDefault="004E03C2" w:rsidP="00661FB9">
            <w:pPr>
              <w:spacing w:before="120" w:after="120"/>
              <w:jc w:val="both"/>
              <w:rPr>
                <w:rFonts w:cs="Times New Roman"/>
                <w:sz w:val="20"/>
                <w:szCs w:val="20"/>
              </w:rPr>
            </w:pPr>
            <w:r>
              <w:rPr>
                <w:rFonts w:cs="Times New Roman"/>
                <w:sz w:val="20"/>
                <w:szCs w:val="20"/>
              </w:rPr>
              <w:t>December</w:t>
            </w:r>
            <w:r w:rsidR="00E3588A">
              <w:rPr>
                <w:rFonts w:cs="Times New Roman"/>
                <w:sz w:val="20"/>
                <w:szCs w:val="20"/>
              </w:rPr>
              <w:t xml:space="preserve"> 2022</w:t>
            </w:r>
          </w:p>
        </w:tc>
        <w:tc>
          <w:tcPr>
            <w:tcW w:w="7333" w:type="dxa"/>
          </w:tcPr>
          <w:p w14:paraId="62089D55" w14:textId="77777777" w:rsidR="00E3588A" w:rsidRPr="00407C86" w:rsidRDefault="00E3588A" w:rsidP="00661FB9">
            <w:pPr>
              <w:spacing w:before="120" w:after="120"/>
              <w:jc w:val="both"/>
              <w:rPr>
                <w:rFonts w:cs="Times New Roman"/>
                <w:sz w:val="20"/>
                <w:szCs w:val="20"/>
              </w:rPr>
            </w:pPr>
            <w:r>
              <w:rPr>
                <w:rFonts w:cs="Times New Roman"/>
                <w:sz w:val="20"/>
                <w:szCs w:val="20"/>
              </w:rPr>
              <w:t>Updated to cover TAPI v2.4</w:t>
            </w:r>
            <w:r w:rsidR="00ED5057">
              <w:rPr>
                <w:rFonts w:cs="Times New Roman"/>
                <w:sz w:val="20"/>
                <w:szCs w:val="20"/>
              </w:rPr>
              <w:t>.0.</w:t>
            </w:r>
          </w:p>
        </w:tc>
      </w:tr>
      <w:tr w:rsidR="00781255" w:rsidRPr="00661FB9" w14:paraId="00A48DA7" w14:textId="77777777" w:rsidTr="003E034C">
        <w:trPr>
          <w:cantSplit/>
        </w:trPr>
        <w:tc>
          <w:tcPr>
            <w:tcW w:w="1555" w:type="dxa"/>
          </w:tcPr>
          <w:p w14:paraId="37545831" w14:textId="77777777" w:rsidR="00781255" w:rsidRDefault="00781255" w:rsidP="00661FB9">
            <w:pPr>
              <w:spacing w:before="120" w:after="120"/>
              <w:jc w:val="both"/>
              <w:rPr>
                <w:rFonts w:cs="Times New Roman"/>
                <w:sz w:val="20"/>
                <w:szCs w:val="20"/>
              </w:rPr>
            </w:pPr>
            <w:r>
              <w:rPr>
                <w:rFonts w:cs="Times New Roman"/>
                <w:sz w:val="20"/>
                <w:szCs w:val="20"/>
              </w:rPr>
              <w:t>3.0</w:t>
            </w:r>
          </w:p>
        </w:tc>
        <w:tc>
          <w:tcPr>
            <w:tcW w:w="1597" w:type="dxa"/>
          </w:tcPr>
          <w:p w14:paraId="39C81629" w14:textId="527416C8" w:rsidR="00781255" w:rsidRDefault="00085D33" w:rsidP="00661FB9">
            <w:pPr>
              <w:spacing w:before="120" w:after="120"/>
              <w:jc w:val="both"/>
              <w:rPr>
                <w:rFonts w:cs="Times New Roman"/>
                <w:sz w:val="20"/>
                <w:szCs w:val="20"/>
              </w:rPr>
            </w:pPr>
            <w:r>
              <w:rPr>
                <w:rFonts w:cs="Times New Roman"/>
                <w:sz w:val="20"/>
                <w:szCs w:val="20"/>
              </w:rPr>
              <w:t>October</w:t>
            </w:r>
            <w:r w:rsidR="00781255">
              <w:rPr>
                <w:rFonts w:cs="Times New Roman"/>
                <w:sz w:val="20"/>
                <w:szCs w:val="20"/>
              </w:rPr>
              <w:t xml:space="preserve"> 2023</w:t>
            </w:r>
          </w:p>
        </w:tc>
        <w:tc>
          <w:tcPr>
            <w:tcW w:w="7333" w:type="dxa"/>
          </w:tcPr>
          <w:p w14:paraId="604134B5" w14:textId="6F39C814" w:rsidR="00085D33" w:rsidRDefault="00085D33" w:rsidP="00661FB9">
            <w:pPr>
              <w:spacing w:before="120" w:after="120"/>
              <w:jc w:val="both"/>
              <w:rPr>
                <w:rFonts w:cs="Times New Roman"/>
                <w:sz w:val="20"/>
                <w:szCs w:val="20"/>
              </w:rPr>
            </w:pPr>
            <w:r>
              <w:rPr>
                <w:rFonts w:cs="Times New Roman"/>
                <w:sz w:val="20"/>
                <w:szCs w:val="20"/>
              </w:rPr>
              <w:t>Updated to cover TAPI v2.5.0.</w:t>
            </w:r>
          </w:p>
          <w:p w14:paraId="4C06EBE0" w14:textId="23C1E37F" w:rsidR="00781255" w:rsidRDefault="00781255" w:rsidP="00661FB9">
            <w:pPr>
              <w:spacing w:before="120" w:after="120"/>
              <w:jc w:val="both"/>
              <w:rPr>
                <w:rFonts w:cs="Times New Roman"/>
                <w:sz w:val="20"/>
                <w:szCs w:val="20"/>
              </w:rPr>
            </w:pPr>
            <w:r>
              <w:rPr>
                <w:rFonts w:cs="Times New Roman"/>
                <w:sz w:val="20"/>
                <w:szCs w:val="20"/>
              </w:rPr>
              <w:t>Addition of:</w:t>
            </w:r>
          </w:p>
          <w:p w14:paraId="4093C711" w14:textId="77777777" w:rsidR="00781255" w:rsidRDefault="00781255" w:rsidP="00781255">
            <w:pPr>
              <w:pStyle w:val="ListParagraph"/>
              <w:numPr>
                <w:ilvl w:val="0"/>
                <w:numId w:val="74"/>
              </w:numPr>
              <w:spacing w:before="120" w:after="120"/>
              <w:jc w:val="both"/>
              <w:rPr>
                <w:rFonts w:cs="Times New Roman"/>
                <w:sz w:val="20"/>
                <w:szCs w:val="20"/>
              </w:rPr>
            </w:pPr>
            <w:r>
              <w:rPr>
                <w:rFonts w:cs="Times New Roman"/>
                <w:sz w:val="20"/>
                <w:szCs w:val="20"/>
              </w:rPr>
              <w:t xml:space="preserve">Description of </w:t>
            </w:r>
            <w:r w:rsidRPr="00781255">
              <w:rPr>
                <w:rFonts w:cs="Times New Roman"/>
                <w:sz w:val="20"/>
                <w:szCs w:val="20"/>
              </w:rPr>
              <w:t>CHANGE_ONLY streaming</w:t>
            </w:r>
            <w:r>
              <w:rPr>
                <w:rFonts w:cs="Times New Roman"/>
                <w:sz w:val="20"/>
                <w:szCs w:val="20"/>
              </w:rPr>
              <w:t>.</w:t>
            </w:r>
          </w:p>
          <w:p w14:paraId="0048B717" w14:textId="77848A79" w:rsidR="00781255" w:rsidRPr="00781255" w:rsidRDefault="00781255" w:rsidP="00781255">
            <w:pPr>
              <w:pStyle w:val="ListParagraph"/>
              <w:numPr>
                <w:ilvl w:val="0"/>
                <w:numId w:val="74"/>
              </w:numPr>
              <w:spacing w:before="120" w:after="120"/>
              <w:jc w:val="both"/>
              <w:rPr>
                <w:rFonts w:cs="Times New Roman"/>
                <w:sz w:val="20"/>
                <w:szCs w:val="20"/>
              </w:rPr>
            </w:pPr>
            <w:r>
              <w:rPr>
                <w:rFonts w:cs="Times New Roman"/>
                <w:sz w:val="20"/>
                <w:szCs w:val="20"/>
              </w:rPr>
              <w:t xml:space="preserve">Detailed model and use cases for PM streaming using </w:t>
            </w:r>
            <w:proofErr w:type="spellStart"/>
            <w:r w:rsidR="003F1A9E">
              <w:rPr>
                <w:rFonts w:cs="Times New Roman"/>
                <w:sz w:val="20"/>
                <w:szCs w:val="20"/>
              </w:rPr>
              <w:t>g</w:t>
            </w:r>
            <w:r>
              <w:rPr>
                <w:rFonts w:cs="Times New Roman"/>
                <w:sz w:val="20"/>
                <w:szCs w:val="20"/>
              </w:rPr>
              <w:t>NMI</w:t>
            </w:r>
            <w:proofErr w:type="spellEnd"/>
            <w:r>
              <w:rPr>
                <w:rFonts w:cs="Times New Roman"/>
                <w:sz w:val="20"/>
                <w:szCs w:val="20"/>
              </w:rPr>
              <w:t>/</w:t>
            </w:r>
            <w:proofErr w:type="spellStart"/>
            <w:r>
              <w:rPr>
                <w:rFonts w:cs="Times New Roman"/>
                <w:sz w:val="20"/>
                <w:szCs w:val="20"/>
              </w:rPr>
              <w:t>Protobuf</w:t>
            </w:r>
            <w:proofErr w:type="spellEnd"/>
            <w:r>
              <w:rPr>
                <w:rFonts w:cs="Times New Roman"/>
                <w:sz w:val="20"/>
                <w:szCs w:val="20"/>
              </w:rPr>
              <w:t>.</w:t>
            </w:r>
          </w:p>
        </w:tc>
      </w:tr>
      <w:tr w:rsidR="00012C3F" w:rsidRPr="00661FB9" w14:paraId="4603A9B8" w14:textId="77777777" w:rsidTr="003E034C">
        <w:trPr>
          <w:cantSplit/>
        </w:trPr>
        <w:tc>
          <w:tcPr>
            <w:tcW w:w="1555" w:type="dxa"/>
          </w:tcPr>
          <w:p w14:paraId="45A61693" w14:textId="29EFE2CC" w:rsidR="00012C3F" w:rsidRDefault="00012C3F" w:rsidP="00661FB9">
            <w:pPr>
              <w:spacing w:before="120" w:after="120"/>
              <w:jc w:val="both"/>
              <w:rPr>
                <w:rFonts w:cs="Times New Roman"/>
                <w:sz w:val="20"/>
                <w:szCs w:val="20"/>
              </w:rPr>
            </w:pPr>
            <w:r>
              <w:rPr>
                <w:rFonts w:cs="Times New Roman"/>
                <w:sz w:val="20"/>
                <w:szCs w:val="20"/>
              </w:rPr>
              <w:t>3</w:t>
            </w:r>
            <w:r w:rsidR="00C85CB1">
              <w:rPr>
                <w:rFonts w:cs="Times New Roman"/>
                <w:sz w:val="20"/>
                <w:szCs w:val="20"/>
              </w:rPr>
              <w:t>.1</w:t>
            </w:r>
          </w:p>
        </w:tc>
        <w:tc>
          <w:tcPr>
            <w:tcW w:w="1597" w:type="dxa"/>
          </w:tcPr>
          <w:p w14:paraId="0FBCD37B" w14:textId="095C9CCD" w:rsidR="00012C3F" w:rsidRDefault="00C85CB1" w:rsidP="00661FB9">
            <w:pPr>
              <w:spacing w:before="120" w:after="120"/>
              <w:jc w:val="both"/>
              <w:rPr>
                <w:rFonts w:cs="Times New Roman"/>
                <w:sz w:val="20"/>
                <w:szCs w:val="20"/>
              </w:rPr>
            </w:pPr>
            <w:r>
              <w:rPr>
                <w:rFonts w:cs="Times New Roman"/>
                <w:sz w:val="20"/>
                <w:szCs w:val="20"/>
              </w:rPr>
              <w:t>October 2023</w:t>
            </w:r>
          </w:p>
        </w:tc>
        <w:tc>
          <w:tcPr>
            <w:tcW w:w="7333" w:type="dxa"/>
          </w:tcPr>
          <w:p w14:paraId="5A09D380" w14:textId="65170071" w:rsidR="00012C3F" w:rsidRDefault="00D84094" w:rsidP="00661FB9">
            <w:pPr>
              <w:spacing w:before="120" w:after="120"/>
              <w:jc w:val="both"/>
              <w:rPr>
                <w:rFonts w:cs="Times New Roman"/>
                <w:sz w:val="20"/>
                <w:szCs w:val="20"/>
              </w:rPr>
            </w:pPr>
            <w:r>
              <w:rPr>
                <w:rFonts w:cs="Times New Roman"/>
                <w:sz w:val="20"/>
                <w:szCs w:val="20"/>
              </w:rPr>
              <w:t>Corrections to</w:t>
            </w:r>
            <w:r w:rsidR="000C1279">
              <w:rPr>
                <w:rFonts w:cs="Times New Roman"/>
                <w:sz w:val="20"/>
                <w:szCs w:val="20"/>
              </w:rPr>
              <w:t xml:space="preserve"> </w:t>
            </w:r>
            <w:proofErr w:type="spellStart"/>
            <w:r w:rsidR="000A0F74">
              <w:rPr>
                <w:rFonts w:cs="Times New Roman"/>
                <w:sz w:val="20"/>
                <w:szCs w:val="20"/>
              </w:rPr>
              <w:t>P</w:t>
            </w:r>
            <w:r w:rsidR="000C1279">
              <w:rPr>
                <w:rFonts w:cs="Times New Roman"/>
                <w:sz w:val="20"/>
                <w:szCs w:val="20"/>
              </w:rPr>
              <w:t>rotobuf</w:t>
            </w:r>
            <w:proofErr w:type="spellEnd"/>
            <w:r w:rsidR="000C1279">
              <w:rPr>
                <w:rFonts w:cs="Times New Roman"/>
                <w:sz w:val="20"/>
                <w:szCs w:val="20"/>
              </w:rPr>
              <w:t xml:space="preserve"> enumeration</w:t>
            </w:r>
            <w:r>
              <w:rPr>
                <w:rFonts w:cs="Times New Roman"/>
                <w:sz w:val="20"/>
                <w:szCs w:val="20"/>
              </w:rPr>
              <w:t xml:space="preserve"> default</w:t>
            </w:r>
            <w:r w:rsidR="000C1279">
              <w:rPr>
                <w:rFonts w:cs="Times New Roman"/>
                <w:sz w:val="20"/>
                <w:szCs w:val="20"/>
              </w:rPr>
              <w:t>s</w:t>
            </w:r>
            <w:r>
              <w:rPr>
                <w:rFonts w:cs="Times New Roman"/>
                <w:sz w:val="20"/>
                <w:szCs w:val="20"/>
              </w:rPr>
              <w:t xml:space="preserve"> </w:t>
            </w:r>
            <w:r w:rsidR="000C1279">
              <w:rPr>
                <w:rFonts w:cs="Times New Roman"/>
                <w:sz w:val="20"/>
                <w:szCs w:val="20"/>
              </w:rPr>
              <w:t xml:space="preserve">(issue identified during </w:t>
            </w:r>
            <w:r>
              <w:rPr>
                <w:rFonts w:cs="Times New Roman"/>
                <w:sz w:val="20"/>
                <w:szCs w:val="20"/>
              </w:rPr>
              <w:t>TST review</w:t>
            </w:r>
            <w:r w:rsidR="000A0F74">
              <w:rPr>
                <w:rFonts w:cs="Times New Roman"/>
                <w:sz w:val="20"/>
                <w:szCs w:val="20"/>
              </w:rPr>
              <w:t xml:space="preserve"> period</w:t>
            </w:r>
            <w:r w:rsidR="000C1279">
              <w:rPr>
                <w:rFonts w:cs="Times New Roman"/>
                <w:sz w:val="20"/>
                <w:szCs w:val="20"/>
              </w:rPr>
              <w:t>)</w:t>
            </w:r>
            <w:r>
              <w:rPr>
                <w:rFonts w:cs="Times New Roman"/>
                <w:sz w:val="20"/>
                <w:szCs w:val="20"/>
              </w:rPr>
              <w:t>.</w:t>
            </w:r>
          </w:p>
        </w:tc>
      </w:tr>
      <w:tr w:rsidR="00CA5646" w:rsidRPr="00661FB9" w14:paraId="4E0B795A" w14:textId="77777777" w:rsidTr="003E034C">
        <w:trPr>
          <w:cantSplit/>
          <w:ins w:id="2873" w:author="Author"/>
        </w:trPr>
        <w:tc>
          <w:tcPr>
            <w:tcW w:w="1555" w:type="dxa"/>
          </w:tcPr>
          <w:p w14:paraId="4E9C6EF5" w14:textId="5C407CC3" w:rsidR="00CA5646" w:rsidRDefault="006F4809" w:rsidP="00661FB9">
            <w:pPr>
              <w:spacing w:before="120" w:after="120"/>
              <w:jc w:val="both"/>
              <w:rPr>
                <w:ins w:id="2874" w:author="Author"/>
                <w:rFonts w:cs="Times New Roman"/>
                <w:sz w:val="20"/>
                <w:szCs w:val="20"/>
              </w:rPr>
            </w:pPr>
            <w:ins w:id="2875" w:author="Author">
              <w:r>
                <w:rPr>
                  <w:rFonts w:cs="Times New Roman"/>
                  <w:sz w:val="20"/>
                  <w:szCs w:val="20"/>
                </w:rPr>
                <w:t>3.2</w:t>
              </w:r>
            </w:ins>
          </w:p>
        </w:tc>
        <w:tc>
          <w:tcPr>
            <w:tcW w:w="1597" w:type="dxa"/>
          </w:tcPr>
          <w:p w14:paraId="6259996C" w14:textId="1290573D" w:rsidR="00CA5646" w:rsidRDefault="006F4809" w:rsidP="00661FB9">
            <w:pPr>
              <w:spacing w:before="120" w:after="120"/>
              <w:jc w:val="both"/>
              <w:rPr>
                <w:ins w:id="2876" w:author="Author"/>
                <w:rFonts w:cs="Times New Roman"/>
                <w:sz w:val="20"/>
                <w:szCs w:val="20"/>
              </w:rPr>
            </w:pPr>
            <w:ins w:id="2877" w:author="Author">
              <w:r>
                <w:rPr>
                  <w:rFonts w:cs="Times New Roman"/>
                  <w:sz w:val="20"/>
                  <w:szCs w:val="20"/>
                </w:rPr>
                <w:t>March 2025</w:t>
              </w:r>
            </w:ins>
          </w:p>
        </w:tc>
        <w:tc>
          <w:tcPr>
            <w:tcW w:w="7333" w:type="dxa"/>
          </w:tcPr>
          <w:p w14:paraId="225FBE12" w14:textId="01D9546F" w:rsidR="00CA5646" w:rsidRDefault="00AC2D75" w:rsidP="00661FB9">
            <w:pPr>
              <w:spacing w:before="120" w:after="120"/>
              <w:jc w:val="both"/>
              <w:rPr>
                <w:ins w:id="2878" w:author="Author"/>
                <w:rFonts w:cs="Times New Roman"/>
                <w:sz w:val="20"/>
                <w:szCs w:val="20"/>
              </w:rPr>
            </w:pPr>
            <w:ins w:id="2879" w:author="Author">
              <w:r w:rsidRPr="002606AB">
                <w:rPr>
                  <w:rFonts w:cs="Times New Roman"/>
                  <w:sz w:val="20"/>
                  <w:szCs w:val="20"/>
                </w:rPr>
                <w:t>Updated to cover TAPI v2.6.0 with corrections for review comments on the RC. Note that the RC was unchanged from TAPI 2.5</w:t>
              </w:r>
              <w:r>
                <w:rPr>
                  <w:rFonts w:cs="Times New Roman"/>
                  <w:sz w:val="20"/>
                  <w:szCs w:val="20"/>
                </w:rPr>
                <w:t>.</w:t>
              </w:r>
            </w:ins>
          </w:p>
        </w:tc>
      </w:tr>
    </w:tbl>
    <w:p w14:paraId="43DAFE29" w14:textId="77777777" w:rsidR="00722ED2" w:rsidRPr="00661FB9" w:rsidRDefault="00722ED2">
      <w:pPr>
        <w:pStyle w:val="Heading1"/>
        <w:pPrChange w:id="2880" w:author="Author">
          <w:pPr>
            <w:spacing w:after="0"/>
            <w:jc w:val="both"/>
          </w:pPr>
        </w:pPrChange>
      </w:pPr>
      <w:bookmarkStart w:id="2881" w:name="_Ref415288333"/>
      <w:bookmarkStart w:id="2882" w:name="_Ref415288340"/>
      <w:bookmarkStart w:id="2883" w:name="_Ref415288345"/>
      <w:bookmarkStart w:id="2884" w:name="_Ref415288350"/>
      <w:r w:rsidRPr="00661FB9">
        <w:br w:type="page"/>
      </w:r>
    </w:p>
    <w:p w14:paraId="43553F7A" w14:textId="77777777" w:rsidR="00722ED2" w:rsidRPr="00661FB9" w:rsidRDefault="00722ED2">
      <w:pPr>
        <w:pStyle w:val="Heading1"/>
        <w:numPr>
          <w:ilvl w:val="0"/>
          <w:numId w:val="94"/>
        </w:numPr>
        <w:pPrChange w:id="2885" w:author="Author">
          <w:pPr>
            <w:pStyle w:val="Heading1"/>
          </w:pPr>
        </w:pPrChange>
      </w:pPr>
      <w:bookmarkStart w:id="2886" w:name="_Ref462041700"/>
      <w:bookmarkStart w:id="2887" w:name="_Toc16163704"/>
      <w:bookmarkStart w:id="2888" w:name="_Toc192619454"/>
      <w:r w:rsidRPr="00661FB9">
        <w:lastRenderedPageBreak/>
        <w:t>Introduction</w:t>
      </w:r>
      <w:bookmarkEnd w:id="2881"/>
      <w:bookmarkEnd w:id="2882"/>
      <w:bookmarkEnd w:id="2883"/>
      <w:bookmarkEnd w:id="2884"/>
      <w:bookmarkEnd w:id="2886"/>
      <w:bookmarkEnd w:id="2887"/>
      <w:bookmarkEnd w:id="2888"/>
    </w:p>
    <w:p w14:paraId="3870FC8B" w14:textId="77777777" w:rsidR="00722ED2" w:rsidRPr="00661FB9" w:rsidRDefault="00722ED2" w:rsidP="00EB62A7">
      <w:pPr>
        <w:pStyle w:val="Heading2"/>
      </w:pPr>
      <w:bookmarkStart w:id="2889" w:name="_Toc16163705"/>
      <w:bookmarkStart w:id="2890" w:name="_Toc192619455"/>
      <w:r w:rsidRPr="00661FB9">
        <w:t>General introduction</w:t>
      </w:r>
      <w:bookmarkEnd w:id="2889"/>
      <w:bookmarkEnd w:id="2890"/>
    </w:p>
    <w:p w14:paraId="61953670" w14:textId="63BAF214" w:rsidR="00722ED2" w:rsidRPr="00661FB9" w:rsidRDefault="00722ED2" w:rsidP="00661FB9">
      <w:pPr>
        <w:jc w:val="both"/>
        <w:rPr>
          <w:rFonts w:cs="Times New Roman"/>
        </w:rPr>
      </w:pPr>
      <w:r w:rsidRPr="00661FB9">
        <w:rPr>
          <w:rFonts w:cs="Times New Roman"/>
        </w:rPr>
        <w:t xml:space="preserve">This </w:t>
      </w:r>
      <w:del w:id="2891" w:author="Author">
        <w:r w:rsidRPr="00661FB9" w:rsidDel="00CC6C05">
          <w:rPr>
            <w:rFonts w:cs="Times New Roman"/>
          </w:rPr>
          <w:delText xml:space="preserve">ONF </w:delText>
        </w:r>
      </w:del>
      <w:ins w:id="2892" w:author="Author">
        <w:r w:rsidR="00CC6C05">
          <w:rPr>
            <w:rFonts w:cs="Times New Roman"/>
          </w:rPr>
          <w:t>LF</w:t>
        </w:r>
        <w:r w:rsidR="00CC6C05" w:rsidRPr="00661FB9">
          <w:rPr>
            <w:rFonts w:cs="Times New Roman"/>
          </w:rPr>
          <w:t xml:space="preserve"> </w:t>
        </w:r>
      </w:ins>
      <w:r w:rsidRPr="00661FB9">
        <w:rPr>
          <w:rFonts w:cs="Times New Roman"/>
        </w:rPr>
        <w:t xml:space="preserve">Technical Recommendation (TR) </w:t>
      </w:r>
      <w:r w:rsidR="00150156">
        <w:rPr>
          <w:rFonts w:cs="Times New Roman"/>
        </w:rPr>
        <w:t xml:space="preserve">is a supplement </w:t>
      </w:r>
      <w:r w:rsidR="0067191B">
        <w:rPr>
          <w:rFonts w:cs="Times New Roman"/>
        </w:rPr>
        <w:t xml:space="preserve">to the </w:t>
      </w:r>
      <w:r w:rsidR="002D551F" w:rsidRPr="00661FB9">
        <w:rPr>
          <w:rFonts w:cs="Times New Roman"/>
        </w:rPr>
        <w:t>Reference Implementation</w:t>
      </w:r>
      <w:r w:rsidR="0067191B">
        <w:rPr>
          <w:rFonts w:cs="Times New Roman"/>
        </w:rPr>
        <w:t xml:space="preserve"> for the </w:t>
      </w:r>
      <w:r w:rsidR="002D551F" w:rsidRPr="00661FB9">
        <w:rPr>
          <w:rFonts w:cs="Times New Roman"/>
        </w:rPr>
        <w:t>TRANSPORT-API (TAPI</w:t>
      </w:r>
      <w:r w:rsidR="002D551F" w:rsidRPr="00AB1213">
        <w:rPr>
          <w:rFonts w:cs="Times New Roman"/>
        </w:rPr>
        <w:t xml:space="preserve">) </w:t>
      </w:r>
      <w:r w:rsidR="0043297B" w:rsidRPr="00AB1213">
        <w:rPr>
          <w:rFonts w:cs="Times New Roman"/>
        </w:rPr>
        <w:t>[</w:t>
      </w:r>
      <w:del w:id="2893" w:author="Author">
        <w:r w:rsidR="00AB1213" w:rsidRPr="00AB1213" w:rsidDel="00251869">
          <w:rPr>
            <w:rFonts w:cs="Times New Roman"/>
          </w:rPr>
          <w:delText>ONF TR-</w:delText>
        </w:r>
        <w:r w:rsidR="00604625" w:rsidDel="00251869">
          <w:rPr>
            <w:rFonts w:cs="Times New Roman"/>
          </w:rPr>
          <w:delText>54</w:delText>
        </w:r>
        <w:r w:rsidR="00E00735" w:rsidDel="00251869">
          <w:rPr>
            <w:rFonts w:cs="Times New Roman"/>
          </w:rPr>
          <w:delText>7</w:delText>
        </w:r>
      </w:del>
      <w:ins w:id="2894" w:author="Author">
        <w:r w:rsidR="00251869">
          <w:rPr>
            <w:rFonts w:cs="Times New Roman"/>
          </w:rPr>
          <w:t>LF TR-547</w:t>
        </w:r>
      </w:ins>
      <w:r w:rsidR="0043297B" w:rsidRPr="00AB1213">
        <w:rPr>
          <w:rFonts w:cs="Times New Roman"/>
        </w:rPr>
        <w:t>].</w:t>
      </w:r>
      <w:r w:rsidR="001C2CF8">
        <w:rPr>
          <w:rFonts w:cs="Times New Roman"/>
        </w:rPr>
        <w:t xml:space="preserve"> </w:t>
      </w:r>
    </w:p>
    <w:p w14:paraId="34564DA4" w14:textId="77777777" w:rsidR="00722ED2" w:rsidRPr="00407C86" w:rsidRDefault="00722ED2" w:rsidP="00EB62A7">
      <w:pPr>
        <w:pStyle w:val="Heading2"/>
      </w:pPr>
      <w:bookmarkStart w:id="2895" w:name="_Toc16163706"/>
      <w:bookmarkStart w:id="2896" w:name="_Toc192619456"/>
      <w:r w:rsidRPr="00407C86">
        <w:t>Introduction to this document</w:t>
      </w:r>
      <w:bookmarkEnd w:id="2895"/>
      <w:bookmarkEnd w:id="2896"/>
    </w:p>
    <w:p w14:paraId="6DED5615" w14:textId="77777777" w:rsidR="00325CD8" w:rsidRPr="00407C86" w:rsidRDefault="00722ED2" w:rsidP="00407C86">
      <w:pPr>
        <w:jc w:val="both"/>
        <w:rPr>
          <w:rFonts w:cs="Times New Roman"/>
          <w:highlight w:val="yellow"/>
        </w:rPr>
      </w:pPr>
      <w:r w:rsidRPr="00407C86">
        <w:rPr>
          <w:rFonts w:cs="Times New Roman"/>
        </w:rPr>
        <w:t>T</w:t>
      </w:r>
      <w:bookmarkStart w:id="2897" w:name="_Ref2161836"/>
      <w:bookmarkStart w:id="2898" w:name="_Ref4664794"/>
      <w:bookmarkStart w:id="2899" w:name="_Toc14454009"/>
      <w:bookmarkStart w:id="2900" w:name="_Ref415286922"/>
      <w:bookmarkStart w:id="2901" w:name="_Ref524960143"/>
      <w:r w:rsidR="00325CD8" w:rsidRPr="00407C86">
        <w:rPr>
          <w:rFonts w:cs="Times New Roman"/>
          <w:lang w:eastAsia="de-DE"/>
        </w:rPr>
        <w:t>he</w:t>
      </w:r>
      <w:r w:rsidR="00325CD8" w:rsidRPr="00325CD8">
        <w:rPr>
          <w:rFonts w:cs="Times New Roman"/>
          <w:lang w:eastAsia="de-DE"/>
        </w:rPr>
        <w:t xml:space="preserve"> purpose of this document is to</w:t>
      </w:r>
      <w:r w:rsidR="001C2CF8">
        <w:rPr>
          <w:rFonts w:cs="Times New Roman"/>
          <w:lang w:eastAsia="de-DE"/>
        </w:rPr>
        <w:t xml:space="preserve"> explain TAPI streaming and</w:t>
      </w:r>
      <w:r w:rsidR="00325CD8" w:rsidRPr="00325CD8">
        <w:rPr>
          <w:rFonts w:cs="Times New Roman"/>
          <w:lang w:eastAsia="de-DE"/>
        </w:rPr>
        <w:t xml:space="preserve"> </w:t>
      </w:r>
      <w:r w:rsidR="002E29E1">
        <w:rPr>
          <w:rFonts w:cs="Times New Roman"/>
          <w:lang w:eastAsia="de-DE"/>
        </w:rPr>
        <w:t>provide</w:t>
      </w:r>
      <w:r w:rsidR="00325CD8" w:rsidRPr="00325CD8">
        <w:rPr>
          <w:rFonts w:cs="Times New Roman"/>
          <w:lang w:eastAsia="de-DE"/>
        </w:rPr>
        <w:t xml:space="preserve"> </w:t>
      </w:r>
      <w:r w:rsidR="00325CD8">
        <w:rPr>
          <w:rFonts w:cs="Times New Roman"/>
          <w:lang w:eastAsia="de-DE"/>
        </w:rPr>
        <w:t>a set of guidelines and recommendations for use</w:t>
      </w:r>
      <w:r w:rsidR="00150F00">
        <w:rPr>
          <w:rFonts w:cs="Times New Roman"/>
          <w:lang w:eastAsia="de-DE"/>
        </w:rPr>
        <w:t xml:space="preserve"> of</w:t>
      </w:r>
      <w:r w:rsidR="00325CD8">
        <w:rPr>
          <w:rFonts w:cs="Times New Roman"/>
          <w:lang w:eastAsia="de-DE"/>
        </w:rPr>
        <w:t xml:space="preserve"> TAPI </w:t>
      </w:r>
      <w:r w:rsidR="001C2CF8">
        <w:rPr>
          <w:rFonts w:cs="Times New Roman"/>
          <w:lang w:eastAsia="de-DE"/>
        </w:rPr>
        <w:t>streaming.</w:t>
      </w:r>
    </w:p>
    <w:p w14:paraId="450C44BC" w14:textId="4611A883" w:rsidR="00325CD8" w:rsidRPr="00325CD8" w:rsidRDefault="00325CD8" w:rsidP="00912BB0">
      <w:pPr>
        <w:pStyle w:val="Text"/>
        <w:rPr>
          <w:rFonts w:ascii="Times New Roman" w:hAnsi="Times New Roman" w:cs="Times New Roman"/>
          <w:sz w:val="24"/>
          <w:lang w:eastAsia="de-DE"/>
        </w:rPr>
      </w:pPr>
      <w:r w:rsidRPr="00325CD8">
        <w:rPr>
          <w:rFonts w:ascii="Times New Roman" w:hAnsi="Times New Roman" w:cs="Times New Roman"/>
          <w:sz w:val="24"/>
          <w:lang w:eastAsia="de-DE"/>
        </w:rPr>
        <w:t>The target architecture</w:t>
      </w:r>
      <w:r w:rsidR="001650CA">
        <w:rPr>
          <w:rFonts w:ascii="Times New Roman" w:hAnsi="Times New Roman" w:cs="Times New Roman"/>
          <w:sz w:val="24"/>
          <w:lang w:eastAsia="de-DE"/>
        </w:rPr>
        <w:t xml:space="preserve"> for TAPI</w:t>
      </w:r>
      <w:r w:rsidR="00150F00">
        <w:rPr>
          <w:rFonts w:ascii="Times New Roman" w:hAnsi="Times New Roman" w:cs="Times New Roman"/>
          <w:sz w:val="24"/>
          <w:lang w:eastAsia="de-DE"/>
        </w:rPr>
        <w:t xml:space="preserve"> </w:t>
      </w:r>
      <w:r w:rsidR="006C6F35">
        <w:rPr>
          <w:rFonts w:ascii="Times New Roman" w:hAnsi="Times New Roman" w:cs="Times New Roman"/>
          <w:sz w:val="24"/>
          <w:lang w:eastAsia="de-DE"/>
        </w:rPr>
        <w:t xml:space="preserve">is provided </w:t>
      </w:r>
      <w:r w:rsidR="00AB1213">
        <w:rPr>
          <w:rFonts w:ascii="Times New Roman" w:hAnsi="Times New Roman" w:cs="Times New Roman"/>
          <w:sz w:val="24"/>
          <w:lang w:eastAsia="de-DE"/>
        </w:rPr>
        <w:t xml:space="preserve">in </w:t>
      </w:r>
      <w:r w:rsidR="00AB1213" w:rsidRPr="00AB1213">
        <w:rPr>
          <w:rFonts w:cs="Times New Roman"/>
        </w:rPr>
        <w:t>[</w:t>
      </w:r>
      <w:del w:id="2902" w:author="Author">
        <w:r w:rsidR="00AB1213" w:rsidRPr="00AB1213" w:rsidDel="00FC1099">
          <w:rPr>
            <w:rFonts w:cs="Times New Roman"/>
          </w:rPr>
          <w:delText>ONF TR-</w:delText>
        </w:r>
        <w:r w:rsidR="00604625" w:rsidDel="00FC1099">
          <w:rPr>
            <w:rFonts w:cs="Times New Roman"/>
          </w:rPr>
          <w:delText>54</w:delText>
        </w:r>
        <w:r w:rsidR="00E00735" w:rsidDel="00FC1099">
          <w:rPr>
            <w:rFonts w:cs="Times New Roman"/>
          </w:rPr>
          <w:delText>7</w:delText>
        </w:r>
      </w:del>
      <w:ins w:id="2903" w:author="Author">
        <w:r w:rsidR="00FC1099">
          <w:rPr>
            <w:rFonts w:cs="Times New Roman"/>
          </w:rPr>
          <w:t>LF TR-547</w:t>
        </w:r>
      </w:ins>
      <w:r w:rsidR="00AB1213" w:rsidRPr="00AB1213">
        <w:rPr>
          <w:rFonts w:cs="Times New Roman"/>
        </w:rPr>
        <w:t>]</w:t>
      </w:r>
      <w:r w:rsidR="00AB1213">
        <w:rPr>
          <w:rFonts w:cs="Times New Roman"/>
        </w:rPr>
        <w:t>.</w:t>
      </w:r>
      <w:r w:rsidR="006C6F35">
        <w:rPr>
          <w:rFonts w:ascii="Times New Roman" w:hAnsi="Times New Roman" w:cs="Times New Roman"/>
          <w:sz w:val="24"/>
          <w:lang w:eastAsia="de-DE"/>
        </w:rPr>
        <w:t xml:space="preserve"> The figure below is a copy of the figure provided in </w:t>
      </w:r>
      <w:r w:rsidR="00901A0A">
        <w:rPr>
          <w:rFonts w:ascii="Times New Roman" w:hAnsi="Times New Roman" w:cs="Times New Roman"/>
          <w:sz w:val="24"/>
          <w:lang w:eastAsia="de-DE"/>
        </w:rPr>
        <w:t>that document</w:t>
      </w:r>
      <w:r w:rsidR="006C6F35">
        <w:rPr>
          <w:rFonts w:ascii="Times New Roman" w:hAnsi="Times New Roman" w:cs="Times New Roman"/>
          <w:sz w:val="24"/>
          <w:lang w:eastAsia="de-DE"/>
        </w:rPr>
        <w:t>.</w:t>
      </w:r>
      <w:r w:rsidRPr="00325CD8">
        <w:rPr>
          <w:rFonts w:ascii="Times New Roman" w:hAnsi="Times New Roman" w:cs="Times New Roman"/>
          <w:sz w:val="24"/>
          <w:lang w:eastAsia="de-DE"/>
        </w:rPr>
        <w:t xml:space="preserve"> </w:t>
      </w:r>
    </w:p>
    <w:p w14:paraId="02B5C9BA" w14:textId="77777777" w:rsidR="00325CD8" w:rsidRDefault="00912BB0" w:rsidP="00325CD8">
      <w:pPr>
        <w:pStyle w:val="Text"/>
        <w:rPr>
          <w:rFonts w:ascii="Times New Roman" w:hAnsi="Times New Roman" w:cs="Times New Roman"/>
          <w:sz w:val="24"/>
        </w:rPr>
      </w:pPr>
      <w:r>
        <w:rPr>
          <w:rFonts w:ascii="Times New Roman" w:hAnsi="Times New Roman" w:cs="Times New Roman"/>
          <w:sz w:val="24"/>
        </w:rPr>
        <w:t xml:space="preserve">This document focuses on the autonomous flow of information </w:t>
      </w:r>
      <w:r w:rsidR="00EC03F8">
        <w:rPr>
          <w:rFonts w:ascii="Times New Roman" w:hAnsi="Times New Roman" w:cs="Times New Roman"/>
          <w:sz w:val="24"/>
        </w:rPr>
        <w:t>via TAPI from SDN-C</w:t>
      </w:r>
      <w:r w:rsidR="00D0304F">
        <w:rPr>
          <w:rStyle w:val="FootnoteReference"/>
          <w:rFonts w:ascii="Times New Roman" w:hAnsi="Times New Roman" w:cs="Times New Roman"/>
          <w:sz w:val="24"/>
          <w:lang w:eastAsia="de-DE"/>
        </w:rPr>
        <w:footnoteReference w:id="2"/>
      </w:r>
      <w:r w:rsidR="00EC03F8">
        <w:rPr>
          <w:rFonts w:ascii="Times New Roman" w:hAnsi="Times New Roman" w:cs="Times New Roman"/>
          <w:sz w:val="24"/>
        </w:rPr>
        <w:t xml:space="preserve"> to OSS/SDTN and from SDTN to OSS.</w:t>
      </w:r>
    </w:p>
    <w:p w14:paraId="1308877D" w14:textId="77777777" w:rsidR="00325CD8" w:rsidRDefault="00325CD8" w:rsidP="00325CD8">
      <w:pPr>
        <w:pStyle w:val="Text"/>
        <w:rPr>
          <w:lang w:eastAsia="de-DE"/>
        </w:rPr>
      </w:pPr>
    </w:p>
    <w:p w14:paraId="4942929D" w14:textId="77777777" w:rsidR="00325CD8" w:rsidRDefault="00CA1AD5" w:rsidP="00AF0F06">
      <w:pPr>
        <w:pStyle w:val="Text"/>
        <w:jc w:val="center"/>
        <w:rPr>
          <w:lang w:eastAsia="de-DE"/>
        </w:rPr>
      </w:pPr>
      <w:r>
        <w:rPr>
          <w:noProof/>
          <w:lang w:eastAsia="de-DE"/>
        </w:rPr>
        <w:drawing>
          <wp:inline distT="0" distB="0" distL="0" distR="0" wp14:anchorId="413D0E84" wp14:editId="5E62AA9A">
            <wp:extent cx="5986780" cy="17252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6780" cy="1725295"/>
                    </a:xfrm>
                    <a:prstGeom prst="rect">
                      <a:avLst/>
                    </a:prstGeom>
                    <a:noFill/>
                  </pic:spPr>
                </pic:pic>
              </a:graphicData>
            </a:graphic>
          </wp:inline>
        </w:drawing>
      </w:r>
    </w:p>
    <w:p w14:paraId="19FF7777" w14:textId="43F20311" w:rsidR="00325CD8" w:rsidRDefault="00325CD8" w:rsidP="00CA3534">
      <w:pPr>
        <w:pStyle w:val="FigureCaption"/>
      </w:pPr>
      <w:bookmarkStart w:id="2904" w:name="_Ref8641135"/>
      <w:bookmarkStart w:id="2905" w:name="_Toc14369023"/>
      <w:bookmarkStart w:id="2906" w:name="_Toc16009291"/>
      <w:bookmarkStart w:id="2907" w:name="_Ref86650242"/>
      <w:bookmarkStart w:id="2908" w:name="_Ref86650265"/>
      <w:bookmarkStart w:id="2909" w:name="_Ref86650549"/>
      <w:bookmarkStart w:id="2910" w:name="_Toc192620375"/>
      <w:r w:rsidRPr="00CA3534">
        <w:t xml:space="preserve">Figure </w:t>
      </w:r>
      <w:r w:rsidR="00E33FC2">
        <w:rPr>
          <w:noProof/>
        </w:rPr>
        <w:fldChar w:fldCharType="begin"/>
      </w:r>
      <w:r w:rsidR="00E33FC2">
        <w:rPr>
          <w:noProof/>
        </w:rPr>
        <w:instrText xml:space="preserve"> SEQ Figure \* ARABIC </w:instrText>
      </w:r>
      <w:r w:rsidR="00E33FC2">
        <w:rPr>
          <w:noProof/>
        </w:rPr>
        <w:fldChar w:fldCharType="separate"/>
      </w:r>
      <w:r w:rsidR="00B53275">
        <w:rPr>
          <w:noProof/>
        </w:rPr>
        <w:t>1</w:t>
      </w:r>
      <w:r w:rsidR="00E33FC2">
        <w:rPr>
          <w:noProof/>
        </w:rPr>
        <w:fldChar w:fldCharType="end"/>
      </w:r>
      <w:bookmarkEnd w:id="2904"/>
      <w:r w:rsidRPr="00CA3534">
        <w:t xml:space="preserve"> </w:t>
      </w:r>
      <w:r w:rsidR="00676417">
        <w:t xml:space="preserve"> Example </w:t>
      </w:r>
      <w:r w:rsidRPr="00CA3534">
        <w:t>SDN architecture for WDM</w:t>
      </w:r>
      <w:bookmarkEnd w:id="2905"/>
      <w:bookmarkEnd w:id="2906"/>
      <w:r w:rsidR="00676417">
        <w:t>/OTN network</w:t>
      </w:r>
      <w:bookmarkEnd w:id="2907"/>
      <w:bookmarkEnd w:id="2908"/>
      <w:bookmarkEnd w:id="2909"/>
      <w:bookmarkEnd w:id="2910"/>
    </w:p>
    <w:p w14:paraId="7896CF51" w14:textId="77777777" w:rsidR="00EE1BD6" w:rsidRPr="00EE1BD6" w:rsidRDefault="00EE1BD6" w:rsidP="00EB62A7">
      <w:pPr>
        <w:pStyle w:val="Heading2"/>
        <w:rPr>
          <w:sz w:val="32"/>
          <w:szCs w:val="32"/>
        </w:rPr>
      </w:pPr>
      <w:bookmarkStart w:id="2911" w:name="_Toc192619457"/>
      <w:bookmarkStart w:id="2912" w:name="_Toc16163788"/>
      <w:bookmarkEnd w:id="2897"/>
      <w:bookmarkEnd w:id="2898"/>
      <w:bookmarkEnd w:id="2899"/>
      <w:r>
        <w:t>Specification</w:t>
      </w:r>
      <w:bookmarkEnd w:id="2911"/>
    </w:p>
    <w:p w14:paraId="4C9C5461" w14:textId="77777777" w:rsidR="008342AF" w:rsidRDefault="00F07307" w:rsidP="00EE1BD6">
      <w:r>
        <w:t>For TAPI,</w:t>
      </w:r>
      <w:r w:rsidR="00EE1BD6">
        <w:t xml:space="preserve"> the </w:t>
      </w:r>
      <w:r w:rsidR="00375A28">
        <w:t>YANG</w:t>
      </w:r>
      <w:r w:rsidR="00DB72C6">
        <w:t xml:space="preserve"> model files for a release are</w:t>
      </w:r>
      <w:r w:rsidR="00EE1BD6">
        <w:t xml:space="preserve"> normative. </w:t>
      </w:r>
      <w:r w:rsidR="00D46C7F">
        <w:t>All attributes other than those that cover identification of the entity/structure are</w:t>
      </w:r>
      <w:r w:rsidR="00E44A31">
        <w:t xml:space="preserve"> essentially</w:t>
      </w:r>
      <w:r w:rsidR="00D46C7F">
        <w:t xml:space="preserve"> conditional</w:t>
      </w:r>
      <w:r w:rsidR="0002463A">
        <w:t>.</w:t>
      </w:r>
      <w:r w:rsidR="006A23D9">
        <w:t xml:space="preserve"> The corresponding UML model</w:t>
      </w:r>
      <w:r w:rsidR="000B6512">
        <w:t xml:space="preserve"> </w:t>
      </w:r>
      <w:r w:rsidR="00EE1BD6">
        <w:t xml:space="preserve">highlights which attributes are </w:t>
      </w:r>
      <w:r w:rsidR="000B6512">
        <w:t>mandatory</w:t>
      </w:r>
      <w:r w:rsidR="00E44A31">
        <w:t>,</w:t>
      </w:r>
      <w:r w:rsidR="000B6512">
        <w:t xml:space="preserve"> and which are conditional</w:t>
      </w:r>
      <w:r w:rsidR="00583DAB">
        <w:t xml:space="preserve"> mandatory</w:t>
      </w:r>
      <w:r w:rsidR="00427D89">
        <w:rPr>
          <w:rStyle w:val="FootnoteReference"/>
        </w:rPr>
        <w:footnoteReference w:id="3"/>
      </w:r>
      <w:r w:rsidR="00583DAB">
        <w:t>. For conditional</w:t>
      </w:r>
      <w:r w:rsidR="00427D89">
        <w:t xml:space="preserve"> mandatory</w:t>
      </w:r>
      <w:r w:rsidR="00583DAB">
        <w:t xml:space="preserve"> attributes the UML model highlights the conditions for which the attribute must be present</w:t>
      </w:r>
      <w:r w:rsidR="00E44A31">
        <w:t>,</w:t>
      </w:r>
      <w:r w:rsidR="008342AF">
        <w:t xml:space="preserve"> and this is reflected in the description</w:t>
      </w:r>
      <w:r w:rsidR="00434BCA">
        <w:t xml:space="preserve"> statement</w:t>
      </w:r>
      <w:r w:rsidR="00EE1BD6">
        <w:t xml:space="preserve">. </w:t>
      </w:r>
    </w:p>
    <w:p w14:paraId="245DF41E" w14:textId="77777777" w:rsidR="00EE1BD6" w:rsidRDefault="00AF49A7" w:rsidP="00EE1BD6">
      <w:r>
        <w:t xml:space="preserve">This document </w:t>
      </w:r>
      <w:r w:rsidR="00637798">
        <w:t xml:space="preserve">focusses on the </w:t>
      </w:r>
      <w:r w:rsidR="000F05E4">
        <w:t xml:space="preserve">use of TAPI streaming with compacted logs. The document </w:t>
      </w:r>
      <w:r w:rsidR="00F07307">
        <w:t>indicates</w:t>
      </w:r>
      <w:r w:rsidR="000F05E4">
        <w:t>, for this usage,</w:t>
      </w:r>
      <w:r w:rsidR="00F07307">
        <w:t xml:space="preserve"> </w:t>
      </w:r>
      <w:r>
        <w:t>whether properties are mandatory</w:t>
      </w:r>
      <w:r w:rsidR="00EB62A7">
        <w:t>, conditional mandatory</w:t>
      </w:r>
      <w:r>
        <w:t xml:space="preserve"> or optional</w:t>
      </w:r>
      <w:r w:rsidR="00F07307">
        <w:t xml:space="preserve"> and in this respect this document is normative.</w:t>
      </w:r>
    </w:p>
    <w:p w14:paraId="436AE56F" w14:textId="511D1D9F" w:rsidR="00F07307" w:rsidRDefault="00812BC8" w:rsidP="00003E76">
      <w:pPr>
        <w:spacing w:after="0"/>
      </w:pPr>
      <w:r>
        <w:t>B</w:t>
      </w:r>
      <w:r w:rsidR="004B1107">
        <w:t>ehavioral aspects</w:t>
      </w:r>
      <w:r>
        <w:t xml:space="preserve"> are</w:t>
      </w:r>
      <w:r w:rsidR="00777244">
        <w:t xml:space="preserve"> not covered by the </w:t>
      </w:r>
      <w:r w:rsidR="00375A28">
        <w:t>YANG</w:t>
      </w:r>
      <w:r w:rsidR="00777244">
        <w:t xml:space="preserve"> model</w:t>
      </w:r>
      <w:r>
        <w:t xml:space="preserve">. </w:t>
      </w:r>
      <w:r w:rsidR="008367A1">
        <w:t>T</w:t>
      </w:r>
      <w:r w:rsidR="00777244">
        <w:t>his document</w:t>
      </w:r>
      <w:r w:rsidR="008367A1">
        <w:t xml:space="preserve"> covers behavioral aspects in</w:t>
      </w:r>
      <w:r w:rsidR="000D31FB">
        <w:t xml:space="preserve"> section</w:t>
      </w:r>
      <w:r w:rsidR="008367A1">
        <w:t xml:space="preserve"> </w:t>
      </w:r>
      <w:r w:rsidR="00A22939">
        <w:fldChar w:fldCharType="begin"/>
      </w:r>
      <w:r w:rsidR="00A22939">
        <w:instrText xml:space="preserve"> REF _Ref121383288 \r \h </w:instrText>
      </w:r>
      <w:r w:rsidR="00A22939">
        <w:fldChar w:fldCharType="separate"/>
      </w:r>
      <w:r w:rsidR="00B53275">
        <w:t>7</w:t>
      </w:r>
      <w:r w:rsidR="00A22939">
        <w:fldChar w:fldCharType="end"/>
      </w:r>
      <w:r w:rsidR="00AE6F9E">
        <w:t xml:space="preserve"> </w:t>
      </w:r>
      <w:r w:rsidR="00003E76">
        <w:fldChar w:fldCharType="begin"/>
      </w:r>
      <w:r w:rsidR="00003E76">
        <w:instrText xml:space="preserve"> REF _Ref121383289 \h </w:instrText>
      </w:r>
      <w:r w:rsidR="00003E76">
        <w:fldChar w:fldCharType="separate"/>
      </w:r>
      <w:r w:rsidR="00B53275">
        <w:rPr>
          <w:rFonts w:eastAsia="Times New Roman"/>
        </w:rPr>
        <w:t>Use Cases</w:t>
      </w:r>
      <w:r w:rsidR="00003E76">
        <w:fldChar w:fldCharType="end"/>
      </w:r>
      <w:r w:rsidR="000D31FB">
        <w:t xml:space="preserve"> on page</w:t>
      </w:r>
      <w:r w:rsidR="00AE6F9E">
        <w:t xml:space="preserve"> </w:t>
      </w:r>
      <w:r w:rsidR="00003E76">
        <w:fldChar w:fldCharType="begin"/>
      </w:r>
      <w:r w:rsidR="00003E76">
        <w:instrText xml:space="preserve"> PAGEREF _Ref121383290 \h </w:instrText>
      </w:r>
      <w:r w:rsidR="00003E76">
        <w:fldChar w:fldCharType="separate"/>
      </w:r>
      <w:ins w:id="2913" w:author="Author">
        <w:r w:rsidR="00B53275">
          <w:rPr>
            <w:noProof/>
          </w:rPr>
          <w:t>88</w:t>
        </w:r>
        <w:del w:id="2914" w:author="Author">
          <w:r w:rsidR="006D1621" w:rsidDel="00B53275">
            <w:rPr>
              <w:noProof/>
            </w:rPr>
            <w:delText>88</w:delText>
          </w:r>
        </w:del>
      </w:ins>
      <w:del w:id="2915" w:author="Author">
        <w:r w:rsidR="00C1187B" w:rsidDel="00B53275">
          <w:rPr>
            <w:noProof/>
          </w:rPr>
          <w:delText>89</w:delText>
        </w:r>
      </w:del>
      <w:r w:rsidR="00003E76">
        <w:fldChar w:fldCharType="end"/>
      </w:r>
      <w:r w:rsidR="00045249">
        <w:t>. Some uses cases are identified as normative and some informative.</w:t>
      </w:r>
    </w:p>
    <w:p w14:paraId="76F0B88D" w14:textId="77777777" w:rsidR="00EE1BD6" w:rsidRDefault="00E10309" w:rsidP="00EE1BD6">
      <w:r>
        <w:t xml:space="preserve">Many parts of this document are simply informative and explanatory. Where this document is normative the </w:t>
      </w:r>
      <w:r w:rsidR="00712FA2">
        <w:t>words “normative” and</w:t>
      </w:r>
      <w:r>
        <w:t>/or</w:t>
      </w:r>
      <w:r w:rsidR="00712FA2">
        <w:t xml:space="preserve"> “shall”</w:t>
      </w:r>
      <w:r>
        <w:t xml:space="preserve"> </w:t>
      </w:r>
      <w:r w:rsidR="00C04CC9">
        <w:t xml:space="preserve">and/or “must” </w:t>
      </w:r>
      <w:r>
        <w:t>will be used</w:t>
      </w:r>
      <w:r w:rsidR="00712FA2">
        <w:t>.</w:t>
      </w:r>
    </w:p>
    <w:p w14:paraId="0BE4E247" w14:textId="302F290D" w:rsidR="00DD6E49" w:rsidRDefault="00A205BA" w:rsidP="00E6467E">
      <w:pPr>
        <w:rPr>
          <w:sz w:val="32"/>
          <w:szCs w:val="32"/>
        </w:rPr>
      </w:pPr>
      <w:r>
        <w:t xml:space="preserve">See section </w:t>
      </w:r>
      <w:r>
        <w:fldChar w:fldCharType="begin"/>
      </w:r>
      <w:r>
        <w:instrText xml:space="preserve"> REF _Ref121383667 \r \h </w:instrText>
      </w:r>
      <w:r>
        <w:fldChar w:fldCharType="separate"/>
      </w:r>
      <w:r w:rsidR="00B53275">
        <w:t>12</w:t>
      </w:r>
      <w:r>
        <w:fldChar w:fldCharType="end"/>
      </w:r>
      <w:r>
        <w:t xml:space="preserve"> </w:t>
      </w:r>
      <w:r>
        <w:fldChar w:fldCharType="begin"/>
      </w:r>
      <w:r>
        <w:instrText xml:space="preserve"> REF _Ref121383672 \h </w:instrText>
      </w:r>
      <w:r>
        <w:fldChar w:fldCharType="separate"/>
      </w:r>
      <w:r w:rsidR="00B53275">
        <w:t>Appendix: Changes between versions</w:t>
      </w:r>
      <w:r>
        <w:fldChar w:fldCharType="end"/>
      </w:r>
      <w:r>
        <w:t xml:space="preserve"> on page </w:t>
      </w:r>
      <w:r>
        <w:fldChar w:fldCharType="begin"/>
      </w:r>
      <w:r>
        <w:instrText xml:space="preserve"> PAGEREF _Ref121383675 \h </w:instrText>
      </w:r>
      <w:r>
        <w:fldChar w:fldCharType="separate"/>
      </w:r>
      <w:ins w:id="2916" w:author="Author">
        <w:r w:rsidR="00B53275">
          <w:rPr>
            <w:noProof/>
          </w:rPr>
          <w:t>148</w:t>
        </w:r>
        <w:del w:id="2917" w:author="Author">
          <w:r w:rsidR="006D1621" w:rsidDel="00B53275">
            <w:rPr>
              <w:noProof/>
            </w:rPr>
            <w:delText>148</w:delText>
          </w:r>
        </w:del>
      </w:ins>
      <w:del w:id="2918" w:author="Author">
        <w:r w:rsidR="00C1187B" w:rsidDel="00B53275">
          <w:rPr>
            <w:noProof/>
          </w:rPr>
          <w:delText>161</w:delText>
        </w:r>
      </w:del>
      <w:r>
        <w:fldChar w:fldCharType="end"/>
      </w:r>
      <w:r>
        <w:t xml:space="preserve"> for </w:t>
      </w:r>
      <w:r w:rsidR="00526BC3">
        <w:t>changes since the previous version of this document.</w:t>
      </w:r>
      <w:r w:rsidR="00DD6E49">
        <w:br w:type="page"/>
      </w:r>
    </w:p>
    <w:p w14:paraId="66C96461" w14:textId="77777777" w:rsidR="007B4527" w:rsidRDefault="00EC03F8" w:rsidP="007B4527">
      <w:pPr>
        <w:pStyle w:val="Heading1"/>
        <w:rPr>
          <w:rFonts w:eastAsia="Times New Roman"/>
        </w:rPr>
      </w:pPr>
      <w:bookmarkStart w:id="2919" w:name="_Toc192619458"/>
      <w:r>
        <w:rPr>
          <w:rFonts w:eastAsia="Times New Roman"/>
        </w:rPr>
        <w:lastRenderedPageBreak/>
        <w:t>Overview</w:t>
      </w:r>
      <w:bookmarkEnd w:id="2919"/>
    </w:p>
    <w:p w14:paraId="571CCBFB" w14:textId="77777777" w:rsidR="007B4527" w:rsidRDefault="007B4527" w:rsidP="00EB62A7">
      <w:pPr>
        <w:pStyle w:val="Heading2"/>
      </w:pPr>
      <w:bookmarkStart w:id="2920" w:name="_Toc192619459"/>
      <w:r>
        <w:t>Essential feature</w:t>
      </w:r>
      <w:r w:rsidR="00943BA6">
        <w:t xml:space="preserve"> and benefits</w:t>
      </w:r>
      <w:bookmarkEnd w:id="2920"/>
    </w:p>
    <w:p w14:paraId="06CA47DC" w14:textId="77777777" w:rsidR="007B4527" w:rsidRDefault="007B4527" w:rsidP="007B4527">
      <w:pPr>
        <w:rPr>
          <w:rFonts w:eastAsia="Times New Roman"/>
        </w:rPr>
      </w:pPr>
      <w:r>
        <w:rPr>
          <w:rFonts w:eastAsia="Times New Roman"/>
        </w:rPr>
        <w:t>Streaming is the name for a type of mechanism that handles the providing of information from one system to another in some form of steady and continuous flow</w:t>
      </w:r>
      <w:r w:rsidR="000F05E4">
        <w:rPr>
          <w:rStyle w:val="FootnoteReference"/>
          <w:rFonts w:eastAsia="Times New Roman"/>
        </w:rPr>
        <w:footnoteReference w:id="4"/>
      </w:r>
      <w:r>
        <w:rPr>
          <w:rFonts w:eastAsia="Times New Roman"/>
        </w:rPr>
        <w:t xml:space="preserve">. </w:t>
      </w:r>
    </w:p>
    <w:p w14:paraId="19337713" w14:textId="77777777" w:rsidR="007B4527" w:rsidRDefault="007B4527" w:rsidP="007B4527">
      <w:pPr>
        <w:rPr>
          <w:rFonts w:eastAsia="Times New Roman"/>
        </w:rPr>
      </w:pPr>
      <w:r>
        <w:rPr>
          <w:rFonts w:eastAsia="Times New Roman"/>
        </w:rPr>
        <w:t xml:space="preserve">In the context of a </w:t>
      </w:r>
      <w:r w:rsidR="00761253">
        <w:rPr>
          <w:rFonts w:eastAsia="Times New Roman"/>
        </w:rPr>
        <w:t>Management-Control</w:t>
      </w:r>
      <w:r>
        <w:rPr>
          <w:rFonts w:eastAsia="Times New Roman"/>
        </w:rPr>
        <w:t xml:space="preserve"> solution streaming is used primarily for the </w:t>
      </w:r>
      <w:proofErr w:type="gramStart"/>
      <w:r>
        <w:rPr>
          <w:rFonts w:eastAsia="Times New Roman"/>
        </w:rPr>
        <w:t>reporting  of</w:t>
      </w:r>
      <w:proofErr w:type="gramEnd"/>
      <w:r>
        <w:rPr>
          <w:rFonts w:eastAsia="Times New Roman"/>
        </w:rPr>
        <w:t xml:space="preserve"> ongoing change of state of the controlled system </w:t>
      </w:r>
      <w:r w:rsidR="00F9559A">
        <w:rPr>
          <w:rFonts w:eastAsia="Times New Roman"/>
        </w:rPr>
        <w:t xml:space="preserve">(and </w:t>
      </w:r>
      <w:r w:rsidR="002E4B69">
        <w:rPr>
          <w:rFonts w:eastAsia="Times New Roman"/>
        </w:rPr>
        <w:t xml:space="preserve">of </w:t>
      </w:r>
      <w:r w:rsidR="00F9559A">
        <w:rPr>
          <w:rFonts w:eastAsia="Times New Roman"/>
        </w:rPr>
        <w:t>other events from the con</w:t>
      </w:r>
      <w:r w:rsidR="00E71F23">
        <w:rPr>
          <w:rFonts w:eastAsia="Times New Roman"/>
        </w:rPr>
        <w:t xml:space="preserve">trolled system) </w:t>
      </w:r>
      <w:r>
        <w:rPr>
          <w:rFonts w:eastAsia="Times New Roman"/>
        </w:rPr>
        <w:t xml:space="preserve">from one </w:t>
      </w:r>
      <w:r w:rsidR="00761253">
        <w:rPr>
          <w:rFonts w:eastAsia="Times New Roman"/>
        </w:rPr>
        <w:t>Management-Control</w:t>
      </w:r>
      <w:r>
        <w:rPr>
          <w:rFonts w:eastAsia="Times New Roman"/>
        </w:rPr>
        <w:t xml:space="preserve"> entity to another (usually superior</w:t>
      </w:r>
      <w:r w:rsidR="00A42D19">
        <w:rPr>
          <w:rFonts w:eastAsia="Times New Roman"/>
        </w:rPr>
        <w:t>/client</w:t>
      </w:r>
      <w:r>
        <w:rPr>
          <w:rFonts w:eastAsia="Times New Roman"/>
        </w:rPr>
        <w:t xml:space="preserve">) </w:t>
      </w:r>
      <w:r w:rsidR="00761253">
        <w:rPr>
          <w:rFonts w:eastAsia="Times New Roman"/>
        </w:rPr>
        <w:t>Management-Control</w:t>
      </w:r>
      <w:r>
        <w:rPr>
          <w:rFonts w:eastAsia="Times New Roman"/>
        </w:rPr>
        <w:t xml:space="preserve"> </w:t>
      </w:r>
      <w:r w:rsidR="0088358E">
        <w:rPr>
          <w:rFonts w:eastAsia="Times New Roman"/>
        </w:rPr>
        <w:t xml:space="preserve"> </w:t>
      </w:r>
      <w:r>
        <w:rPr>
          <w:rFonts w:eastAsia="Times New Roman"/>
        </w:rPr>
        <w:t>entity. In this context</w:t>
      </w:r>
      <w:r w:rsidR="00EE6477">
        <w:rPr>
          <w:rFonts w:eastAsia="Times New Roman"/>
        </w:rPr>
        <w:t>,</w:t>
      </w:r>
      <w:r>
        <w:rPr>
          <w:rFonts w:eastAsia="Times New Roman"/>
        </w:rPr>
        <w:t xml:space="preserve"> as much of the information is derived from readings of instruments</w:t>
      </w:r>
      <w:r w:rsidR="00BE17CB">
        <w:rPr>
          <w:rFonts w:eastAsia="Times New Roman"/>
        </w:rPr>
        <w:t>,</w:t>
      </w:r>
      <w:r>
        <w:rPr>
          <w:rFonts w:eastAsia="Times New Roman"/>
        </w:rPr>
        <w:t xml:space="preserve"> the flow is often called telemetry</w:t>
      </w:r>
      <w:r>
        <w:rPr>
          <w:rStyle w:val="FootnoteReference"/>
          <w:rFonts w:eastAsia="Times New Roman"/>
        </w:rPr>
        <w:footnoteReference w:id="5"/>
      </w:r>
      <w:r>
        <w:rPr>
          <w:rFonts w:eastAsia="Times New Roman"/>
        </w:rPr>
        <w:t>.</w:t>
      </w:r>
    </w:p>
    <w:p w14:paraId="666BD790" w14:textId="77777777" w:rsidR="007B4527" w:rsidRDefault="007B4527" w:rsidP="007B4527">
      <w:pPr>
        <w:rPr>
          <w:rFonts w:eastAsia="Times New Roman"/>
        </w:rPr>
      </w:pPr>
      <w:r>
        <w:rPr>
          <w:rFonts w:eastAsia="Times New Roman"/>
        </w:rPr>
        <w:t xml:space="preserve">The stream provides engineered flow such that peak load is </w:t>
      </w:r>
      <w:r w:rsidR="00166862">
        <w:rPr>
          <w:rFonts w:eastAsia="Times New Roman"/>
        </w:rPr>
        <w:t xml:space="preserve">reduced and spread </w:t>
      </w:r>
      <w:r>
        <w:rPr>
          <w:rFonts w:eastAsia="Times New Roman"/>
        </w:rPr>
        <w:t>using some mechanism such as back-pressure and/or selective pruning of detail.</w:t>
      </w:r>
    </w:p>
    <w:p w14:paraId="523989FA" w14:textId="02B445A0" w:rsidR="00FC1AFE" w:rsidRDefault="00FC1AFE" w:rsidP="00DF2B2C">
      <w:pPr>
        <w:spacing w:after="0"/>
        <w:rPr>
          <w:rFonts w:eastAsia="Times New Roman"/>
        </w:rPr>
      </w:pPr>
      <w:r>
        <w:rPr>
          <w:rFonts w:eastAsia="Times New Roman"/>
        </w:rPr>
        <w:t>In the following discussion</w:t>
      </w:r>
      <w:r w:rsidR="00CE311E">
        <w:rPr>
          <w:rFonts w:eastAsia="Times New Roman"/>
        </w:rPr>
        <w:t xml:space="preserve"> various terms such as controller, client and provider will be used. </w:t>
      </w:r>
      <w:r w:rsidR="00273C37">
        <w:rPr>
          <w:rFonts w:eastAsia="Times New Roman"/>
        </w:rPr>
        <w:t xml:space="preserve">For the </w:t>
      </w:r>
      <w:r w:rsidR="00CE311E">
        <w:rPr>
          <w:rFonts w:eastAsia="Times New Roman"/>
        </w:rPr>
        <w:t xml:space="preserve">usage in this document of these terms </w:t>
      </w:r>
      <w:r w:rsidR="00273C37">
        <w:rPr>
          <w:rFonts w:eastAsia="Times New Roman"/>
        </w:rPr>
        <w:t xml:space="preserve">see section </w:t>
      </w:r>
      <w:r w:rsidR="00DF2B2C">
        <w:rPr>
          <w:rFonts w:eastAsia="Times New Roman"/>
        </w:rPr>
        <w:fldChar w:fldCharType="begin"/>
      </w:r>
      <w:r w:rsidR="00DF2B2C">
        <w:rPr>
          <w:rFonts w:eastAsia="Times New Roman"/>
        </w:rPr>
        <w:instrText xml:space="preserve"> REF _Ref121383296 \r \h </w:instrText>
      </w:r>
      <w:r w:rsidR="00DF2B2C">
        <w:rPr>
          <w:rFonts w:eastAsia="Times New Roman"/>
        </w:rPr>
      </w:r>
      <w:r w:rsidR="00DF2B2C">
        <w:rPr>
          <w:rFonts w:eastAsia="Times New Roman"/>
        </w:rPr>
        <w:fldChar w:fldCharType="separate"/>
      </w:r>
      <w:r w:rsidR="00B53275">
        <w:rPr>
          <w:rFonts w:eastAsia="Times New Roman"/>
        </w:rPr>
        <w:t>10</w:t>
      </w:r>
      <w:r w:rsidR="00DF2B2C">
        <w:rPr>
          <w:rFonts w:eastAsia="Times New Roman"/>
        </w:rPr>
        <w:fldChar w:fldCharType="end"/>
      </w:r>
      <w:r w:rsidR="00DF2B2C">
        <w:rPr>
          <w:rFonts w:eastAsia="Times New Roman"/>
        </w:rPr>
        <w:t xml:space="preserve"> </w:t>
      </w:r>
      <w:r w:rsidR="00DF2B2C">
        <w:rPr>
          <w:rFonts w:eastAsia="Times New Roman"/>
        </w:rPr>
        <w:fldChar w:fldCharType="begin"/>
      </w:r>
      <w:r w:rsidR="00DF2B2C">
        <w:rPr>
          <w:rFonts w:eastAsia="Times New Roman"/>
        </w:rPr>
        <w:instrText xml:space="preserve"> REF _Ref121383301 \h </w:instrText>
      </w:r>
      <w:r w:rsidR="00DF2B2C">
        <w:rPr>
          <w:rFonts w:eastAsia="Times New Roman"/>
        </w:rPr>
      </w:r>
      <w:r w:rsidR="00DF2B2C">
        <w:rPr>
          <w:rFonts w:eastAsia="Times New Roman"/>
        </w:rPr>
        <w:fldChar w:fldCharType="separate"/>
      </w:r>
      <w:ins w:id="2921" w:author="Author">
        <w:r w:rsidR="00B53275" w:rsidRPr="003873FC">
          <w:t>Definitions</w:t>
        </w:r>
        <w:r w:rsidR="00B53275">
          <w:t xml:space="preserve"> and Terminology</w:t>
        </w:r>
        <w:del w:id="2922" w:author="Author">
          <w:r w:rsidR="006D1621" w:rsidRPr="003873FC" w:rsidDel="00B53275">
            <w:delText>Definitions</w:delText>
          </w:r>
          <w:r w:rsidR="006D1621" w:rsidDel="00B53275">
            <w:delText xml:space="preserve"> and Terminology</w:delText>
          </w:r>
        </w:del>
      </w:ins>
      <w:del w:id="2923" w:author="Author">
        <w:r w:rsidR="00C1187B" w:rsidRPr="003873FC" w:rsidDel="00B53275">
          <w:delText>Definitions</w:delText>
        </w:r>
        <w:r w:rsidR="00C1187B" w:rsidDel="00B53275">
          <w:delText xml:space="preserve"> and Terminology</w:delText>
        </w:r>
      </w:del>
      <w:r w:rsidR="00DF2B2C">
        <w:rPr>
          <w:rFonts w:eastAsia="Times New Roman"/>
        </w:rPr>
        <w:fldChar w:fldCharType="end"/>
      </w:r>
      <w:r w:rsidR="00DF2B2C">
        <w:rPr>
          <w:rFonts w:eastAsia="Times New Roman"/>
        </w:rPr>
        <w:t xml:space="preserve"> </w:t>
      </w:r>
      <w:r w:rsidR="00273C37">
        <w:rPr>
          <w:rFonts w:eastAsia="Times New Roman"/>
        </w:rPr>
        <w:t>on page</w:t>
      </w:r>
      <w:r w:rsidR="00DF2B2C">
        <w:rPr>
          <w:rFonts w:eastAsia="Times New Roman"/>
        </w:rPr>
        <w:t xml:space="preserve"> </w:t>
      </w:r>
      <w:r w:rsidR="00DF2B2C">
        <w:rPr>
          <w:rFonts w:eastAsia="Times New Roman"/>
        </w:rPr>
        <w:fldChar w:fldCharType="begin"/>
      </w:r>
      <w:r w:rsidR="00DF2B2C">
        <w:rPr>
          <w:rFonts w:eastAsia="Times New Roman"/>
        </w:rPr>
        <w:instrText xml:space="preserve"> PAGEREF _Ref121383328 \h </w:instrText>
      </w:r>
      <w:r w:rsidR="00DF2B2C">
        <w:rPr>
          <w:rFonts w:eastAsia="Times New Roman"/>
        </w:rPr>
      </w:r>
      <w:r w:rsidR="00DF2B2C">
        <w:rPr>
          <w:rFonts w:eastAsia="Times New Roman"/>
        </w:rPr>
        <w:fldChar w:fldCharType="separate"/>
      </w:r>
      <w:ins w:id="2924" w:author="Author">
        <w:r w:rsidR="00B53275">
          <w:rPr>
            <w:rFonts w:eastAsia="Times New Roman"/>
            <w:noProof/>
          </w:rPr>
          <w:t>145</w:t>
        </w:r>
        <w:del w:id="2925" w:author="Author">
          <w:r w:rsidR="006D1621" w:rsidDel="00B53275">
            <w:rPr>
              <w:rFonts w:eastAsia="Times New Roman"/>
              <w:noProof/>
            </w:rPr>
            <w:delText>145</w:delText>
          </w:r>
        </w:del>
      </w:ins>
      <w:del w:id="2926" w:author="Author">
        <w:r w:rsidR="00C1187B" w:rsidDel="00B53275">
          <w:rPr>
            <w:rFonts w:eastAsia="Times New Roman"/>
            <w:noProof/>
          </w:rPr>
          <w:delText>158</w:delText>
        </w:r>
      </w:del>
      <w:r w:rsidR="00DF2B2C">
        <w:rPr>
          <w:rFonts w:eastAsia="Times New Roman"/>
        </w:rPr>
        <w:fldChar w:fldCharType="end"/>
      </w:r>
      <w:r w:rsidR="00273C37">
        <w:rPr>
          <w:rFonts w:eastAsia="Times New Roman"/>
        </w:rPr>
        <w:t>.</w:t>
      </w:r>
    </w:p>
    <w:p w14:paraId="046F0D6C" w14:textId="77777777" w:rsidR="009D47DE" w:rsidRDefault="00590282" w:rsidP="007B4527">
      <w:pPr>
        <w:rPr>
          <w:rFonts w:eastAsia="Times New Roman"/>
        </w:rPr>
      </w:pPr>
      <w:r>
        <w:rPr>
          <w:rFonts w:eastAsia="Times New Roman"/>
        </w:rPr>
        <w:t xml:space="preserve">The </w:t>
      </w:r>
      <w:r w:rsidR="00854692">
        <w:rPr>
          <w:rFonts w:eastAsia="Times New Roman"/>
        </w:rPr>
        <w:t xml:space="preserve">definition allows for many alternative stream strategies using the same </w:t>
      </w:r>
      <w:r w:rsidR="00955D63">
        <w:rPr>
          <w:rFonts w:eastAsia="Times New Roman"/>
        </w:rPr>
        <w:t xml:space="preserve">extensible </w:t>
      </w:r>
      <w:r w:rsidR="00854692">
        <w:rPr>
          <w:rFonts w:eastAsia="Times New Roman"/>
        </w:rPr>
        <w:t xml:space="preserve">structure. </w:t>
      </w:r>
      <w:r w:rsidR="009D47DE">
        <w:rPr>
          <w:rFonts w:eastAsia="Times New Roman"/>
        </w:rPr>
        <w:t>S</w:t>
      </w:r>
      <w:r w:rsidR="00704E00">
        <w:rPr>
          <w:rFonts w:eastAsia="Times New Roman"/>
        </w:rPr>
        <w:t>treaming approach</w:t>
      </w:r>
      <w:r w:rsidR="009D47DE">
        <w:rPr>
          <w:rFonts w:eastAsia="Times New Roman"/>
        </w:rPr>
        <w:t>es are</w:t>
      </w:r>
      <w:r w:rsidR="00EF1F96">
        <w:rPr>
          <w:rFonts w:eastAsia="Times New Roman"/>
        </w:rPr>
        <w:t xml:space="preserve"> </w:t>
      </w:r>
      <w:r w:rsidR="00704E00">
        <w:rPr>
          <w:rFonts w:eastAsia="Times New Roman"/>
        </w:rPr>
        <w:t>defined that</w:t>
      </w:r>
      <w:r w:rsidR="009D47DE">
        <w:rPr>
          <w:rFonts w:eastAsia="Times New Roman"/>
        </w:rPr>
        <w:t>:</w:t>
      </w:r>
    </w:p>
    <w:p w14:paraId="3362944B" w14:textId="63B3CAED" w:rsidR="006631E7" w:rsidRDefault="006631E7" w:rsidP="00515260">
      <w:pPr>
        <w:pStyle w:val="ListParagraph"/>
        <w:numPr>
          <w:ilvl w:val="0"/>
          <w:numId w:val="58"/>
        </w:numPr>
      </w:pPr>
      <w:r>
        <w:t xml:space="preserve">Focus on </w:t>
      </w:r>
      <w:r w:rsidR="00EB3269">
        <w:t>conveying</w:t>
      </w:r>
      <w:r>
        <w:t xml:space="preserve"> </w:t>
      </w:r>
      <w:r w:rsidR="00462270">
        <w:t xml:space="preserve">TAPI </w:t>
      </w:r>
      <w:r w:rsidR="00933980">
        <w:t>global class</w:t>
      </w:r>
      <w:r w:rsidR="00774CB2">
        <w:t xml:space="preserve"> instanc</w:t>
      </w:r>
      <w:r w:rsidR="00933980">
        <w:t>e</w:t>
      </w:r>
      <w:r w:rsidR="0058112C">
        <w:t xml:space="preserve"> (see also [</w:t>
      </w:r>
      <w:del w:id="2927" w:author="Author">
        <w:r w:rsidR="0058112C" w:rsidDel="00FC1099">
          <w:delText>ONF TR-547</w:delText>
        </w:r>
      </w:del>
      <w:ins w:id="2928" w:author="Author">
        <w:r w:rsidR="00FC1099">
          <w:t>LF TR-547</w:t>
        </w:r>
      </w:ins>
      <w:r w:rsidR="0058112C">
        <w:t>] section on “TAPI Global and Local objects”)</w:t>
      </w:r>
      <w:r w:rsidR="00462270">
        <w:t xml:space="preserve">, i.e., </w:t>
      </w:r>
      <w:r w:rsidR="00D22E7D">
        <w:t xml:space="preserve">specific </w:t>
      </w:r>
      <w:r w:rsidR="00375A28">
        <w:t>YANG</w:t>
      </w:r>
      <w:r>
        <w:t xml:space="preserve"> sub-trees</w:t>
      </w:r>
      <w:r w:rsidR="00C608E8">
        <w:rPr>
          <w:rStyle w:val="FootnoteReference"/>
        </w:rPr>
        <w:footnoteReference w:id="6"/>
      </w:r>
      <w:r w:rsidR="00F97945">
        <w:t xml:space="preserve"> (see </w:t>
      </w:r>
      <w:r w:rsidR="00914C98">
        <w:fldChar w:fldCharType="begin"/>
      </w:r>
      <w:r w:rsidR="00914C98">
        <w:instrText xml:space="preserve"> REF _Ref70684320 \r \h </w:instrText>
      </w:r>
      <w:r w:rsidR="00914C98">
        <w:fldChar w:fldCharType="separate"/>
      </w:r>
      <w:r w:rsidR="00B53275">
        <w:t>3.5</w:t>
      </w:r>
      <w:r w:rsidR="00914C98">
        <w:fldChar w:fldCharType="end"/>
      </w:r>
      <w:r w:rsidR="00914C98">
        <w:t xml:space="preserve"> </w:t>
      </w:r>
      <w:r w:rsidR="00914C98">
        <w:fldChar w:fldCharType="begin"/>
      </w:r>
      <w:r w:rsidR="00914C98">
        <w:instrText xml:space="preserve"> REF _Ref70684324 \h </w:instrText>
      </w:r>
      <w:r w:rsidR="00914C98">
        <w:fldChar w:fldCharType="separate"/>
      </w:r>
      <w:r w:rsidR="00B53275">
        <w:t>TAPI Application in detail</w:t>
      </w:r>
      <w:r w:rsidR="00914C98">
        <w:fldChar w:fldCharType="end"/>
      </w:r>
      <w:r w:rsidR="00914C98">
        <w:t xml:space="preserve"> on page </w:t>
      </w:r>
      <w:r w:rsidR="00914C98">
        <w:fldChar w:fldCharType="begin"/>
      </w:r>
      <w:r w:rsidR="00914C98">
        <w:instrText xml:space="preserve"> PAGEREF _Ref70684328 \h </w:instrText>
      </w:r>
      <w:r w:rsidR="00914C98">
        <w:fldChar w:fldCharType="separate"/>
      </w:r>
      <w:r w:rsidR="00B53275">
        <w:rPr>
          <w:noProof/>
        </w:rPr>
        <w:t>14</w:t>
      </w:r>
      <w:r w:rsidR="00914C98">
        <w:fldChar w:fldCharType="end"/>
      </w:r>
      <w:r w:rsidR="00F97945">
        <w:t>).</w:t>
      </w:r>
    </w:p>
    <w:p w14:paraId="67DFD397" w14:textId="74330FC9" w:rsidR="00973F94" w:rsidRDefault="00EF5353" w:rsidP="00515260">
      <w:pPr>
        <w:pStyle w:val="ListParagraph"/>
        <w:numPr>
          <w:ilvl w:val="0"/>
          <w:numId w:val="58"/>
        </w:numPr>
      </w:pPr>
      <w:r>
        <w:t xml:space="preserve">Provide </w:t>
      </w:r>
      <w:r w:rsidR="00973F94">
        <w:t>an opportunity for event time reporting that is structured to allow for reporting of time uncertainty</w:t>
      </w:r>
      <w:r w:rsidR="00F97945">
        <w:t xml:space="preserve"> (see </w:t>
      </w:r>
      <w:r w:rsidR="00100393">
        <w:fldChar w:fldCharType="begin"/>
      </w:r>
      <w:r w:rsidR="00100393">
        <w:instrText xml:space="preserve"> REF _Ref52454933 \r \h </w:instrText>
      </w:r>
      <w:r w:rsidR="00100393">
        <w:fldChar w:fldCharType="separate"/>
      </w:r>
      <w:r w:rsidR="00B53275">
        <w:t>4.8</w:t>
      </w:r>
      <w:r w:rsidR="00100393">
        <w:fldChar w:fldCharType="end"/>
      </w:r>
      <w:r w:rsidR="00FE6DEE">
        <w:t xml:space="preserve"> </w:t>
      </w:r>
      <w:r w:rsidR="00100393">
        <w:fldChar w:fldCharType="begin"/>
      </w:r>
      <w:r w:rsidR="00100393">
        <w:instrText xml:space="preserve"> REF _Ref52454933 \h </w:instrText>
      </w:r>
      <w:r w:rsidR="00100393">
        <w:fldChar w:fldCharType="separate"/>
      </w:r>
      <w:r w:rsidR="00B53275">
        <w:t>Time</w:t>
      </w:r>
      <w:r w:rsidR="00100393">
        <w:fldChar w:fldCharType="end"/>
      </w:r>
      <w:r w:rsidR="00FE6DEE">
        <w:t xml:space="preserve"> </w:t>
      </w:r>
      <w:r w:rsidR="00100393">
        <w:fldChar w:fldCharType="begin"/>
      </w:r>
      <w:r w:rsidR="00100393">
        <w:instrText xml:space="preserve"> PAGEREF _Ref52454933 \p \h </w:instrText>
      </w:r>
      <w:r w:rsidR="00100393">
        <w:fldChar w:fldCharType="separate"/>
      </w:r>
      <w:r w:rsidR="00B53275">
        <w:rPr>
          <w:noProof/>
        </w:rPr>
        <w:t>on page 68</w:t>
      </w:r>
      <w:r w:rsidR="00100393">
        <w:fldChar w:fldCharType="end"/>
      </w:r>
      <w:r w:rsidR="00F97945">
        <w:t>).</w:t>
      </w:r>
    </w:p>
    <w:p w14:paraId="10C5399A" w14:textId="77777777" w:rsidR="00590282" w:rsidRPr="009D47DE" w:rsidRDefault="00CB5DE2" w:rsidP="00515260">
      <w:pPr>
        <w:pStyle w:val="ListParagraph"/>
        <w:numPr>
          <w:ilvl w:val="0"/>
          <w:numId w:val="58"/>
        </w:numPr>
      </w:pPr>
      <w:r>
        <w:rPr>
          <w:rFonts w:eastAsia="Times New Roman"/>
        </w:rPr>
        <w:t>A</w:t>
      </w:r>
      <w:r w:rsidR="00704E00" w:rsidRPr="009D47DE">
        <w:rPr>
          <w:rFonts w:eastAsia="Times New Roman"/>
        </w:rPr>
        <w:t>llow a client</w:t>
      </w:r>
      <w:r w:rsidR="007F1442">
        <w:rPr>
          <w:rStyle w:val="FootnoteReference"/>
          <w:rFonts w:eastAsia="Times New Roman"/>
        </w:rPr>
        <w:footnoteReference w:id="7"/>
      </w:r>
      <w:r w:rsidR="00AE3DC3">
        <w:rPr>
          <w:rFonts w:eastAsia="Times New Roman"/>
        </w:rPr>
        <w:t xml:space="preserve"> </w:t>
      </w:r>
      <w:r w:rsidR="00704E00" w:rsidRPr="009D47DE">
        <w:rPr>
          <w:rFonts w:eastAsia="Times New Roman"/>
        </w:rPr>
        <w:t>to achieve and maintain eventual consistency</w:t>
      </w:r>
      <w:r w:rsidR="007F1442">
        <w:rPr>
          <w:rStyle w:val="FootnoteReference"/>
          <w:rFonts w:eastAsia="Times New Roman"/>
        </w:rPr>
        <w:footnoteReference w:id="8"/>
      </w:r>
      <w:r w:rsidR="00704E00" w:rsidRPr="009D47DE">
        <w:rPr>
          <w:rFonts w:eastAsia="Times New Roman"/>
        </w:rPr>
        <w:t xml:space="preserve"> with the state of the controlled system simply by connecting to the stream(s)</w:t>
      </w:r>
      <w:r w:rsidR="006855D0" w:rsidRPr="009D47DE">
        <w:rPr>
          <w:rFonts w:eastAsia="Times New Roman"/>
        </w:rPr>
        <w:t xml:space="preserve">, i.e., with no need to </w:t>
      </w:r>
      <w:r w:rsidR="00635544">
        <w:rPr>
          <w:rFonts w:eastAsia="Times New Roman"/>
        </w:rPr>
        <w:t>retrieve</w:t>
      </w:r>
      <w:r w:rsidR="00635544">
        <w:rPr>
          <w:rStyle w:val="FootnoteReference"/>
          <w:rFonts w:eastAsia="Times New Roman"/>
        </w:rPr>
        <w:footnoteReference w:id="9"/>
      </w:r>
      <w:r w:rsidR="006855D0" w:rsidRPr="009D47DE">
        <w:rPr>
          <w:rFonts w:eastAsia="Times New Roman"/>
        </w:rPr>
        <w:t xml:space="preserve"> current state</w:t>
      </w:r>
      <w:r w:rsidR="00943BA6" w:rsidRPr="009D47DE">
        <w:rPr>
          <w:rFonts w:eastAsia="Times New Roman"/>
        </w:rPr>
        <w:t xml:space="preserve"> prior to processing</w:t>
      </w:r>
      <w:r w:rsidR="00FC4865">
        <w:rPr>
          <w:rFonts w:eastAsia="Times New Roman"/>
        </w:rPr>
        <w:t xml:space="preserve"> log</w:t>
      </w:r>
      <w:r w:rsidR="00943BA6" w:rsidRPr="009D47DE">
        <w:rPr>
          <w:rFonts w:eastAsia="Times New Roman"/>
        </w:rPr>
        <w:t xml:space="preserve"> reports.</w:t>
      </w:r>
    </w:p>
    <w:p w14:paraId="793F7214" w14:textId="77777777" w:rsidR="000945BE" w:rsidRPr="00203188" w:rsidRDefault="00CF1B8C" w:rsidP="00515260">
      <w:pPr>
        <w:pStyle w:val="ListParagraph"/>
        <w:numPr>
          <w:ilvl w:val="1"/>
          <w:numId w:val="58"/>
        </w:numPr>
      </w:pPr>
      <w:r>
        <w:rPr>
          <w:rFonts w:eastAsia="Times New Roman"/>
        </w:rPr>
        <w:t>M</w:t>
      </w:r>
      <w:r w:rsidR="000945BE">
        <w:rPr>
          <w:rFonts w:eastAsia="Times New Roman"/>
        </w:rPr>
        <w:t>ake</w:t>
      </w:r>
      <w:r>
        <w:rPr>
          <w:rFonts w:eastAsia="Times New Roman"/>
        </w:rPr>
        <w:t>s</w:t>
      </w:r>
      <w:r w:rsidR="000945BE">
        <w:rPr>
          <w:rFonts w:eastAsia="Times New Roman"/>
        </w:rPr>
        <w:t xml:space="preserve"> it a provider</w:t>
      </w:r>
      <w:r w:rsidR="00A42D19">
        <w:rPr>
          <w:rStyle w:val="FootnoteReference"/>
          <w:rFonts w:eastAsia="Times New Roman"/>
        </w:rPr>
        <w:footnoteReference w:id="10"/>
      </w:r>
      <w:r w:rsidR="000945BE">
        <w:rPr>
          <w:rFonts w:eastAsia="Times New Roman"/>
        </w:rPr>
        <w:t xml:space="preserve"> responsibility to send information to the client that ensures eventual consistency is achievable</w:t>
      </w:r>
      <w:r w:rsidR="00DD00B7">
        <w:rPr>
          <w:rStyle w:val="FootnoteReference"/>
          <w:rFonts w:eastAsia="Times New Roman"/>
        </w:rPr>
        <w:footnoteReference w:id="11"/>
      </w:r>
      <w:r w:rsidR="000945BE">
        <w:rPr>
          <w:rFonts w:eastAsia="Times New Roman"/>
        </w:rPr>
        <w:t>, removing sequencing complexity</w:t>
      </w:r>
      <w:r w:rsidR="00203188">
        <w:rPr>
          <w:rFonts w:eastAsia="Times New Roman"/>
        </w:rPr>
        <w:t>.</w:t>
      </w:r>
    </w:p>
    <w:p w14:paraId="12085EC2" w14:textId="77777777" w:rsidR="00203188" w:rsidRPr="00B71E97" w:rsidRDefault="00203188" w:rsidP="00515260">
      <w:pPr>
        <w:pStyle w:val="ListParagraph"/>
        <w:numPr>
          <w:ilvl w:val="1"/>
          <w:numId w:val="58"/>
        </w:numPr>
      </w:pPr>
      <w:r>
        <w:rPr>
          <w:rFonts w:eastAsia="Times New Roman"/>
        </w:rPr>
        <w:t xml:space="preserve">Improves provide-side scale </w:t>
      </w:r>
      <w:r w:rsidR="005D3D80">
        <w:rPr>
          <w:rFonts w:eastAsia="Times New Roman"/>
        </w:rPr>
        <w:t xml:space="preserve">as simply based on a time-sequenced log of events as opposed to a combination of a time-sequenced log and a </w:t>
      </w:r>
      <w:r w:rsidR="006A46BB">
        <w:rPr>
          <w:rFonts w:eastAsia="Times New Roman"/>
        </w:rPr>
        <w:t>repository</w:t>
      </w:r>
      <w:r w:rsidR="00000E3B">
        <w:rPr>
          <w:rStyle w:val="FootnoteReference"/>
          <w:rFonts w:eastAsia="Times New Roman"/>
        </w:rPr>
        <w:footnoteReference w:id="12"/>
      </w:r>
      <w:r w:rsidR="00F956EA">
        <w:rPr>
          <w:rFonts w:eastAsia="Times New Roman"/>
        </w:rPr>
        <w:t xml:space="preserve">. </w:t>
      </w:r>
    </w:p>
    <w:p w14:paraId="6627E4C2" w14:textId="77777777" w:rsidR="00B71E97" w:rsidRDefault="00B71E97" w:rsidP="00B71E97">
      <w:pPr>
        <w:pStyle w:val="ListParagraph"/>
        <w:ind w:left="774"/>
      </w:pPr>
      <w:r>
        <w:rPr>
          <w:rFonts w:eastAsia="Times New Roman"/>
        </w:rPr>
        <w:t xml:space="preserve">Note: There is still a need for the </w:t>
      </w:r>
      <w:r w:rsidR="0084026A">
        <w:rPr>
          <w:rFonts w:eastAsia="Times New Roman"/>
        </w:rPr>
        <w:t>client</w:t>
      </w:r>
      <w:r>
        <w:rPr>
          <w:rFonts w:eastAsia="Times New Roman"/>
        </w:rPr>
        <w:t xml:space="preserve"> to “mark and sweep” </w:t>
      </w:r>
      <w:r w:rsidR="00E13260">
        <w:rPr>
          <w:rFonts w:eastAsia="Times New Roman"/>
        </w:rPr>
        <w:t>to achieve</w:t>
      </w:r>
      <w:r w:rsidR="00CF705C">
        <w:rPr>
          <w:rFonts w:eastAsia="Times New Roman"/>
        </w:rPr>
        <w:t xml:space="preserve"> full system realignment</w:t>
      </w:r>
      <w:r w:rsidR="00E13260">
        <w:rPr>
          <w:rFonts w:eastAsia="Times New Roman"/>
        </w:rPr>
        <w:t xml:space="preserve"> on </w:t>
      </w:r>
      <w:r w:rsidR="00A66D82">
        <w:rPr>
          <w:rFonts w:eastAsia="Times New Roman"/>
        </w:rPr>
        <w:t xml:space="preserve">recovery from </w:t>
      </w:r>
      <w:r w:rsidR="00E13260">
        <w:rPr>
          <w:rFonts w:eastAsia="Times New Roman"/>
        </w:rPr>
        <w:t>major loss of communications.</w:t>
      </w:r>
    </w:p>
    <w:p w14:paraId="237FCDBB" w14:textId="77777777" w:rsidR="007A2E86" w:rsidRPr="007A2E86" w:rsidRDefault="007A2E86" w:rsidP="00515260">
      <w:pPr>
        <w:pStyle w:val="ListParagraph"/>
        <w:numPr>
          <w:ilvl w:val="0"/>
          <w:numId w:val="58"/>
        </w:numPr>
      </w:pPr>
      <w:r>
        <w:rPr>
          <w:rFonts w:eastAsia="Times New Roman"/>
        </w:rPr>
        <w:t xml:space="preserve">Allow for </w:t>
      </w:r>
      <w:r w:rsidR="00584746">
        <w:rPr>
          <w:rFonts w:eastAsia="Times New Roman"/>
        </w:rPr>
        <w:t xml:space="preserve">efficient </w:t>
      </w:r>
      <w:r>
        <w:rPr>
          <w:rFonts w:eastAsia="Times New Roman"/>
        </w:rPr>
        <w:t xml:space="preserve">recovery from temporary </w:t>
      </w:r>
      <w:r w:rsidR="001D769D">
        <w:rPr>
          <w:rFonts w:eastAsia="Times New Roman"/>
        </w:rPr>
        <w:t>streaming channel communication</w:t>
      </w:r>
      <w:r>
        <w:rPr>
          <w:rFonts w:eastAsia="Times New Roman"/>
        </w:rPr>
        <w:t xml:space="preserve"> failures</w:t>
      </w:r>
      <w:r w:rsidR="00484DB1">
        <w:rPr>
          <w:rStyle w:val="FootnoteReference"/>
          <w:rFonts w:eastAsia="Times New Roman"/>
        </w:rPr>
        <w:footnoteReference w:id="13"/>
      </w:r>
      <w:r w:rsidR="00773020">
        <w:rPr>
          <w:rFonts w:eastAsia="Times New Roman"/>
        </w:rPr>
        <w:t>.</w:t>
      </w:r>
    </w:p>
    <w:p w14:paraId="79043DF2" w14:textId="77777777" w:rsidR="00666814" w:rsidRPr="000945BE" w:rsidRDefault="009D47DE" w:rsidP="00515260">
      <w:pPr>
        <w:pStyle w:val="ListParagraph"/>
        <w:numPr>
          <w:ilvl w:val="0"/>
          <w:numId w:val="58"/>
        </w:numPr>
      </w:pPr>
      <w:r>
        <w:rPr>
          <w:rFonts w:eastAsia="Times New Roman"/>
        </w:rPr>
        <w:t xml:space="preserve">Take pressure </w:t>
      </w:r>
      <w:proofErr w:type="gramStart"/>
      <w:r>
        <w:rPr>
          <w:rFonts w:eastAsia="Times New Roman"/>
        </w:rPr>
        <w:t>off of</w:t>
      </w:r>
      <w:proofErr w:type="gramEnd"/>
      <w:r>
        <w:rPr>
          <w:rFonts w:eastAsia="Times New Roman"/>
        </w:rPr>
        <w:t xml:space="preserve"> a client when under heavy load</w:t>
      </w:r>
      <w:r w:rsidR="00F94FDF">
        <w:rPr>
          <w:rFonts w:eastAsia="Times New Roman"/>
        </w:rPr>
        <w:t>, recognizing that loss of some detail when under extreme pressure is inevitable and tolerable</w:t>
      </w:r>
      <w:r w:rsidR="00484DB1">
        <w:rPr>
          <w:rStyle w:val="FootnoteReference"/>
          <w:rFonts w:eastAsia="Times New Roman"/>
        </w:rPr>
        <w:footnoteReference w:id="14"/>
      </w:r>
      <w:r w:rsidR="00265D87">
        <w:rPr>
          <w:rFonts w:eastAsia="Times New Roman"/>
        </w:rPr>
        <w:t>.</w:t>
      </w:r>
    </w:p>
    <w:p w14:paraId="32C963E7" w14:textId="77777777" w:rsidR="000945BE" w:rsidRPr="009648E6" w:rsidRDefault="000945BE" w:rsidP="00515260">
      <w:pPr>
        <w:pStyle w:val="ListParagraph"/>
        <w:numPr>
          <w:ilvl w:val="0"/>
          <w:numId w:val="58"/>
        </w:numPr>
      </w:pPr>
      <w:r>
        <w:rPr>
          <w:rFonts w:eastAsia="Times New Roman"/>
        </w:rPr>
        <w:t xml:space="preserve">Remove the need for complex subscription in </w:t>
      </w:r>
      <w:r w:rsidR="009648E6">
        <w:rPr>
          <w:rFonts w:eastAsia="Times New Roman"/>
        </w:rPr>
        <w:t xml:space="preserve">normal </w:t>
      </w:r>
      <w:r w:rsidR="003559F9">
        <w:rPr>
          <w:rFonts w:eastAsia="Times New Roman"/>
        </w:rPr>
        <w:t>controller</w:t>
      </w:r>
      <w:r w:rsidR="009648E6">
        <w:rPr>
          <w:rFonts w:eastAsia="Times New Roman"/>
        </w:rPr>
        <w:t>-controller interaction</w:t>
      </w:r>
      <w:r w:rsidR="00584746">
        <w:rPr>
          <w:rFonts w:eastAsia="Times New Roman"/>
        </w:rPr>
        <w:t>.</w:t>
      </w:r>
    </w:p>
    <w:p w14:paraId="730A5979" w14:textId="77777777" w:rsidR="00945955" w:rsidRPr="00945955" w:rsidRDefault="00B42CC6" w:rsidP="00515260">
      <w:pPr>
        <w:pStyle w:val="ListParagraph"/>
        <w:numPr>
          <w:ilvl w:val="0"/>
          <w:numId w:val="58"/>
        </w:numPr>
      </w:pPr>
      <w:r>
        <w:rPr>
          <w:rFonts w:eastAsia="Times New Roman"/>
        </w:rPr>
        <w:lastRenderedPageBreak/>
        <w:t>Are</w:t>
      </w:r>
      <w:r w:rsidR="00945955">
        <w:rPr>
          <w:rFonts w:eastAsia="Times New Roman"/>
        </w:rPr>
        <w:t xml:space="preserve"> structured to s</w:t>
      </w:r>
      <w:r w:rsidR="009648E6">
        <w:rPr>
          <w:rFonts w:eastAsia="Times New Roman"/>
        </w:rPr>
        <w:t>upport</w:t>
      </w:r>
      <w:r w:rsidR="00FD6F19">
        <w:rPr>
          <w:rFonts w:eastAsia="Times New Roman"/>
        </w:rPr>
        <w:t>,</w:t>
      </w:r>
      <w:r w:rsidR="00945955">
        <w:rPr>
          <w:rFonts w:eastAsia="Times New Roman"/>
        </w:rPr>
        <w:t xml:space="preserve"> in future</w:t>
      </w:r>
      <w:r w:rsidR="001E61FF">
        <w:rPr>
          <w:rFonts w:eastAsia="Times New Roman"/>
        </w:rPr>
        <w:t xml:space="preserve"> versions of this specification</w:t>
      </w:r>
      <w:r w:rsidR="005E69F7">
        <w:rPr>
          <w:rStyle w:val="FootnoteReference"/>
          <w:rFonts w:eastAsia="Times New Roman"/>
        </w:rPr>
        <w:footnoteReference w:id="15"/>
      </w:r>
      <w:r w:rsidR="005E69F7">
        <w:rPr>
          <w:rFonts w:eastAsia="Times New Roman"/>
        </w:rPr>
        <w:t>,</w:t>
      </w:r>
      <w:r w:rsidR="007C37CF">
        <w:rPr>
          <w:rFonts w:eastAsia="Times New Roman"/>
        </w:rPr>
        <w:t xml:space="preserve"> the:</w:t>
      </w:r>
    </w:p>
    <w:p w14:paraId="6F177EE0" w14:textId="77777777" w:rsidR="009648E6" w:rsidRPr="000B51B2" w:rsidRDefault="007C37CF" w:rsidP="00515260">
      <w:pPr>
        <w:pStyle w:val="ListParagraph"/>
        <w:numPr>
          <w:ilvl w:val="1"/>
          <w:numId w:val="58"/>
        </w:numPr>
      </w:pPr>
      <w:r>
        <w:rPr>
          <w:rFonts w:eastAsia="Times New Roman"/>
        </w:rPr>
        <w:t>P</w:t>
      </w:r>
      <w:r w:rsidR="00A179DB">
        <w:rPr>
          <w:rFonts w:eastAsia="Times New Roman"/>
        </w:rPr>
        <w:t>roviding of multiple alternative views of the controlled solution</w:t>
      </w:r>
      <w:r w:rsidR="00CF48D1">
        <w:rPr>
          <w:rStyle w:val="FootnoteReference"/>
          <w:rFonts w:eastAsia="Times New Roman"/>
        </w:rPr>
        <w:footnoteReference w:id="16"/>
      </w:r>
    </w:p>
    <w:p w14:paraId="736B4465" w14:textId="77777777" w:rsidR="00FD6F19" w:rsidRPr="009B4D87" w:rsidRDefault="007C37CF" w:rsidP="00515260">
      <w:pPr>
        <w:pStyle w:val="ListParagraph"/>
        <w:numPr>
          <w:ilvl w:val="1"/>
          <w:numId w:val="58"/>
        </w:numPr>
      </w:pPr>
      <w:r>
        <w:rPr>
          <w:rFonts w:eastAsia="Times New Roman"/>
        </w:rPr>
        <w:t>C</w:t>
      </w:r>
      <w:r w:rsidR="004D502E">
        <w:rPr>
          <w:rFonts w:eastAsia="Times New Roman"/>
        </w:rPr>
        <w:t>reation of streams for temporary flows of information such as one or more spotlights</w:t>
      </w:r>
      <w:r w:rsidR="00945955">
        <w:rPr>
          <w:rFonts w:eastAsia="Times New Roman"/>
        </w:rPr>
        <w:t xml:space="preserve"> on detailed state change</w:t>
      </w:r>
      <w:r w:rsidR="004D502E">
        <w:rPr>
          <w:rFonts w:eastAsia="Times New Roman"/>
        </w:rPr>
        <w:t xml:space="preserve"> </w:t>
      </w:r>
      <w:r w:rsidR="00945955">
        <w:rPr>
          <w:rFonts w:eastAsia="Times New Roman"/>
        </w:rPr>
        <w:t>or snapshots of current state</w:t>
      </w:r>
    </w:p>
    <w:p w14:paraId="752BBB9E" w14:textId="77777777" w:rsidR="009B4D87" w:rsidRPr="00666814" w:rsidRDefault="009B4D87" w:rsidP="009B4D87">
      <w:r>
        <w:t>The TAPI streaming approach is aligned in principle with the approach tak</w:t>
      </w:r>
      <w:r w:rsidR="00E12A0C">
        <w:t>en by the [GNMI] community</w:t>
      </w:r>
      <w:r w:rsidR="00991192">
        <w:t xml:space="preserve"> with respect to the operation of the STREAM</w:t>
      </w:r>
      <w:r w:rsidR="0091438B">
        <w:t xml:space="preserve"> described in the [GNMI-SPEC]</w:t>
      </w:r>
      <w:r w:rsidR="00B45173">
        <w:t>.</w:t>
      </w:r>
    </w:p>
    <w:p w14:paraId="29C99004" w14:textId="77777777" w:rsidR="007B4527" w:rsidRDefault="007B4527" w:rsidP="00EB62A7">
      <w:pPr>
        <w:pStyle w:val="Heading2"/>
      </w:pPr>
      <w:bookmarkStart w:id="2929" w:name="_Toc192619460"/>
      <w:r>
        <w:t>TAPI application</w:t>
      </w:r>
      <w:bookmarkEnd w:id="2929"/>
    </w:p>
    <w:p w14:paraId="34A6A76B" w14:textId="7BBF3C0D" w:rsidR="007B4527" w:rsidRDefault="007B4527" w:rsidP="007B4527">
      <w:pPr>
        <w:rPr>
          <w:rFonts w:eastAsia="Times New Roman"/>
        </w:rPr>
      </w:pPr>
      <w:r>
        <w:rPr>
          <w:rFonts w:eastAsia="Times New Roman"/>
        </w:rPr>
        <w:t xml:space="preserve">TAPI </w:t>
      </w:r>
      <w:r w:rsidR="0006028A">
        <w:rPr>
          <w:rFonts w:eastAsia="Times New Roman"/>
        </w:rPr>
        <w:t xml:space="preserve">Streaming </w:t>
      </w:r>
      <w:r>
        <w:rPr>
          <w:rFonts w:eastAsia="Times New Roman"/>
        </w:rPr>
        <w:t xml:space="preserve">can be used in several different applications. The primary application is one where </w:t>
      </w:r>
      <w:r w:rsidR="00650C70">
        <w:rPr>
          <w:rFonts w:eastAsia="Times New Roman"/>
        </w:rPr>
        <w:t xml:space="preserve">a </w:t>
      </w:r>
      <w:r>
        <w:rPr>
          <w:rFonts w:eastAsia="Times New Roman"/>
        </w:rPr>
        <w:t xml:space="preserve">provider is </w:t>
      </w:r>
      <w:r w:rsidR="00650C70">
        <w:rPr>
          <w:rFonts w:eastAsia="Times New Roman"/>
        </w:rPr>
        <w:t>offering</w:t>
      </w:r>
      <w:r>
        <w:rPr>
          <w:rFonts w:eastAsia="Times New Roman"/>
        </w:rPr>
        <w:t xml:space="preserve"> an ongoing flow of state updates to a client</w:t>
      </w:r>
      <w:r w:rsidR="00EC03F8">
        <w:rPr>
          <w:rFonts w:eastAsia="Times New Roman"/>
        </w:rPr>
        <w:t xml:space="preserve">, as depicted in </w:t>
      </w:r>
      <w:r w:rsidR="00D57A22">
        <w:rPr>
          <w:rFonts w:eastAsia="Times New Roman"/>
        </w:rPr>
        <w:fldChar w:fldCharType="begin"/>
      </w:r>
      <w:r w:rsidR="00D57A22">
        <w:rPr>
          <w:rFonts w:eastAsia="Times New Roman"/>
        </w:rPr>
        <w:instrText xml:space="preserve"> REF _Ref8641135 \h </w:instrText>
      </w:r>
      <w:r w:rsidR="00D57A22">
        <w:rPr>
          <w:rFonts w:eastAsia="Times New Roman"/>
        </w:rPr>
      </w:r>
      <w:r w:rsidR="00D57A22">
        <w:rPr>
          <w:rFonts w:eastAsia="Times New Roman"/>
        </w:rPr>
        <w:fldChar w:fldCharType="separate"/>
      </w:r>
      <w:ins w:id="2930" w:author="Author">
        <w:r w:rsidR="00B53275" w:rsidRPr="00CA3534">
          <w:t xml:space="preserve">Figure </w:t>
        </w:r>
        <w:r w:rsidR="00B53275">
          <w:rPr>
            <w:noProof/>
          </w:rPr>
          <w:t>1</w:t>
        </w:r>
        <w:del w:id="2931" w:author="Author">
          <w:r w:rsidR="006D1621" w:rsidRPr="00CA3534" w:rsidDel="00B53275">
            <w:delText xml:space="preserve">Figure </w:delText>
          </w:r>
          <w:r w:rsidR="006D1621" w:rsidDel="00B53275">
            <w:rPr>
              <w:noProof/>
            </w:rPr>
            <w:delText>1</w:delText>
          </w:r>
        </w:del>
      </w:ins>
      <w:del w:id="2932" w:author="Author">
        <w:r w:rsidR="00C1187B" w:rsidRPr="00CA3534" w:rsidDel="00B53275">
          <w:delText xml:space="preserve">Figure </w:delText>
        </w:r>
        <w:r w:rsidR="00C1187B" w:rsidDel="00B53275">
          <w:rPr>
            <w:noProof/>
          </w:rPr>
          <w:delText>1</w:delText>
        </w:r>
      </w:del>
      <w:r w:rsidR="00D57A22">
        <w:rPr>
          <w:rFonts w:eastAsia="Times New Roman"/>
        </w:rPr>
        <w:fldChar w:fldCharType="end"/>
      </w:r>
      <w:r w:rsidR="00D57A22">
        <w:rPr>
          <w:rFonts w:eastAsia="Times New Roman"/>
        </w:rPr>
        <w:t xml:space="preserve"> </w:t>
      </w:r>
      <w:r w:rsidR="00D57A22">
        <w:rPr>
          <w:rFonts w:eastAsia="Times New Roman"/>
        </w:rPr>
        <w:fldChar w:fldCharType="begin"/>
      </w:r>
      <w:r w:rsidR="00D57A22">
        <w:rPr>
          <w:rFonts w:eastAsia="Times New Roman"/>
        </w:rPr>
        <w:instrText xml:space="preserve"> REF _Ref86650549 \p \h </w:instrText>
      </w:r>
      <w:r w:rsidR="00D57A22">
        <w:rPr>
          <w:rFonts w:eastAsia="Times New Roman"/>
        </w:rPr>
      </w:r>
      <w:r w:rsidR="00D57A22">
        <w:rPr>
          <w:rFonts w:eastAsia="Times New Roman"/>
        </w:rPr>
        <w:fldChar w:fldCharType="separate"/>
      </w:r>
      <w:r w:rsidR="00B53275">
        <w:rPr>
          <w:rFonts w:eastAsia="Times New Roman"/>
        </w:rPr>
        <w:t>above</w:t>
      </w:r>
      <w:r w:rsidR="00D57A22">
        <w:rPr>
          <w:rFonts w:eastAsia="Times New Roman"/>
        </w:rPr>
        <w:fldChar w:fldCharType="end"/>
      </w:r>
      <w:r w:rsidR="00EC03F8">
        <w:rPr>
          <w:rFonts w:eastAsia="Times New Roman"/>
        </w:rPr>
        <w:t>.</w:t>
      </w:r>
    </w:p>
    <w:p w14:paraId="78719606" w14:textId="77777777" w:rsidR="006B07A0" w:rsidRDefault="007B4527" w:rsidP="007B4527">
      <w:pPr>
        <w:rPr>
          <w:rFonts w:eastAsia="Times New Roman"/>
        </w:rPr>
      </w:pPr>
      <w:r>
        <w:rPr>
          <w:rFonts w:eastAsia="Times New Roman"/>
        </w:rPr>
        <w:t>In this application the following a</w:t>
      </w:r>
      <w:r w:rsidR="00AD1054" w:rsidRPr="001C2684">
        <w:rPr>
          <w:rFonts w:eastAsia="Times New Roman"/>
        </w:rPr>
        <w:t>ssumptions</w:t>
      </w:r>
      <w:r>
        <w:rPr>
          <w:rFonts w:eastAsia="Times New Roman"/>
        </w:rPr>
        <w:t xml:space="preserve"> apply</w:t>
      </w:r>
      <w:r w:rsidR="00AD1054" w:rsidRPr="001C2684">
        <w:rPr>
          <w:rFonts w:eastAsia="Times New Roman"/>
        </w:rPr>
        <w:t>:</w:t>
      </w:r>
    </w:p>
    <w:p w14:paraId="3895626F" w14:textId="77777777" w:rsidR="00AB4748" w:rsidRDefault="00AD1054" w:rsidP="00A41030">
      <w:pPr>
        <w:pStyle w:val="ListParagraph"/>
        <w:numPr>
          <w:ilvl w:val="0"/>
          <w:numId w:val="18"/>
        </w:numPr>
      </w:pPr>
      <w:r w:rsidRPr="001D5266">
        <w:t>The client</w:t>
      </w:r>
      <w:r w:rsidR="007B4527" w:rsidRPr="001D5266">
        <w:t xml:space="preserve"> </w:t>
      </w:r>
      <w:r w:rsidRPr="001D5266">
        <w:t>has one or more</w:t>
      </w:r>
      <w:r w:rsidR="007B4527" w:rsidRPr="001D5266">
        <w:t xml:space="preserve"> internal</w:t>
      </w:r>
      <w:r w:rsidRPr="001D5266">
        <w:t xml:space="preserve"> representations of the semantics (models) of the </w:t>
      </w:r>
      <w:r w:rsidR="007B4527" w:rsidRPr="001D5266">
        <w:t>controlled system (network etc.)</w:t>
      </w:r>
      <w:r w:rsidR="00AB4748">
        <w:t>. A representation may:</w:t>
      </w:r>
    </w:p>
    <w:p w14:paraId="55EE18B6" w14:textId="77777777" w:rsidR="00AB4748" w:rsidRPr="00AB4748" w:rsidRDefault="00AB4748" w:rsidP="00A41030">
      <w:pPr>
        <w:pStyle w:val="ListParagraph"/>
        <w:numPr>
          <w:ilvl w:val="1"/>
          <w:numId w:val="18"/>
        </w:numPr>
      </w:pPr>
      <w:r>
        <w:rPr>
          <w:rFonts w:eastAsia="Times New Roman"/>
        </w:rPr>
        <w:t>R</w:t>
      </w:r>
      <w:r w:rsidR="00AD1054" w:rsidRPr="00AB4748">
        <w:rPr>
          <w:rFonts w:eastAsia="Times New Roman"/>
        </w:rPr>
        <w:t>elate to a subset of the TAPI model (e.g., just physical inventory)</w:t>
      </w:r>
    </w:p>
    <w:p w14:paraId="2A36D689" w14:textId="77777777" w:rsidR="00AB4748" w:rsidRPr="00AB4748" w:rsidRDefault="00AB4748" w:rsidP="00A41030">
      <w:pPr>
        <w:pStyle w:val="ListParagraph"/>
        <w:numPr>
          <w:ilvl w:val="1"/>
          <w:numId w:val="18"/>
        </w:numPr>
      </w:pPr>
      <w:r>
        <w:rPr>
          <w:rFonts w:eastAsia="Times New Roman"/>
        </w:rPr>
        <w:t>C</w:t>
      </w:r>
      <w:r w:rsidR="007B4527" w:rsidRPr="00AB4748">
        <w:rPr>
          <w:rFonts w:eastAsia="Times New Roman"/>
        </w:rPr>
        <w:t>ompress</w:t>
      </w:r>
      <w:r w:rsidR="00AD1054" w:rsidRPr="00AB4748">
        <w:rPr>
          <w:rFonts w:eastAsia="Times New Roman"/>
        </w:rPr>
        <w:t xml:space="preserve"> or expand parts of the model (e.g., Topology and Node are combined into a </w:t>
      </w:r>
      <w:proofErr w:type="spellStart"/>
      <w:r w:rsidR="00AD1054" w:rsidRPr="00AB4748">
        <w:rPr>
          <w:rFonts w:eastAsia="Times New Roman"/>
        </w:rPr>
        <w:t>ForwardingDomain</w:t>
      </w:r>
      <w:proofErr w:type="spellEnd"/>
      <w:r w:rsidR="00AD1054" w:rsidRPr="00AB4748">
        <w:rPr>
          <w:rFonts w:eastAsia="Times New Roman"/>
        </w:rPr>
        <w:t>)</w:t>
      </w:r>
    </w:p>
    <w:p w14:paraId="14D10623" w14:textId="77777777" w:rsidR="00AB4748" w:rsidRPr="00AB4748" w:rsidRDefault="00AB4748" w:rsidP="00A41030">
      <w:pPr>
        <w:pStyle w:val="ListParagraph"/>
        <w:numPr>
          <w:ilvl w:val="1"/>
          <w:numId w:val="18"/>
        </w:numPr>
      </w:pPr>
      <w:r>
        <w:rPr>
          <w:rFonts w:eastAsia="Times New Roman"/>
        </w:rPr>
        <w:t>B</w:t>
      </w:r>
      <w:r w:rsidR="00AD1054" w:rsidRPr="00AB4748">
        <w:rPr>
          <w:rFonts w:eastAsia="Times New Roman"/>
        </w:rPr>
        <w:t xml:space="preserve">e enriched with associations (e.g., some or </w:t>
      </w:r>
      <w:proofErr w:type="gramStart"/>
      <w:r w:rsidR="00AD1054" w:rsidRPr="00AB4748">
        <w:rPr>
          <w:rFonts w:eastAsia="Times New Roman"/>
        </w:rPr>
        <w:t>all of</w:t>
      </w:r>
      <w:proofErr w:type="gramEnd"/>
      <w:r w:rsidR="00AD1054" w:rsidRPr="00AB4748">
        <w:rPr>
          <w:rFonts w:eastAsia="Times New Roman"/>
        </w:rPr>
        <w:t xml:space="preserve"> the one-way navigations are converted to two</w:t>
      </w:r>
      <w:r w:rsidR="007B4527" w:rsidRPr="00AB4748">
        <w:rPr>
          <w:rFonts w:eastAsia="Times New Roman"/>
        </w:rPr>
        <w:t>-</w:t>
      </w:r>
      <w:r w:rsidR="00AD1054" w:rsidRPr="00AB4748">
        <w:rPr>
          <w:rFonts w:eastAsia="Times New Roman"/>
        </w:rPr>
        <w:t>way navigations)</w:t>
      </w:r>
    </w:p>
    <w:p w14:paraId="31E52151" w14:textId="77777777" w:rsidR="00AB4748" w:rsidRPr="00AB4748" w:rsidRDefault="00AD1054" w:rsidP="00A41030">
      <w:pPr>
        <w:pStyle w:val="ListParagraph"/>
        <w:numPr>
          <w:ilvl w:val="0"/>
          <w:numId w:val="18"/>
        </w:numPr>
      </w:pPr>
      <w:r w:rsidRPr="00AB4748">
        <w:rPr>
          <w:rFonts w:eastAsia="Times New Roman"/>
        </w:rPr>
        <w:t>The client</w:t>
      </w:r>
      <w:r w:rsidR="00D97775">
        <w:rPr>
          <w:rFonts w:eastAsia="Times New Roman"/>
        </w:rPr>
        <w:t xml:space="preserve"> </w:t>
      </w:r>
      <w:r w:rsidRPr="00AB4748">
        <w:rPr>
          <w:rFonts w:eastAsia="Times New Roman"/>
        </w:rPr>
        <w:t>maintains</w:t>
      </w:r>
      <w:r w:rsidR="007B4527" w:rsidRPr="00AB4748">
        <w:rPr>
          <w:rFonts w:eastAsia="Times New Roman"/>
        </w:rPr>
        <w:t xml:space="preserve"> (stores in some form of repository)</w:t>
      </w:r>
      <w:r w:rsidRPr="00AB4748">
        <w:rPr>
          <w:rFonts w:eastAsia="Times New Roman"/>
        </w:rPr>
        <w:t xml:space="preserve"> a</w:t>
      </w:r>
      <w:r w:rsidR="007B4527" w:rsidRPr="00AB4748">
        <w:rPr>
          <w:rFonts w:eastAsia="Times New Roman"/>
        </w:rPr>
        <w:t>n ongoing live</w:t>
      </w:r>
      <w:r w:rsidRPr="00AB4748">
        <w:rPr>
          <w:rFonts w:eastAsia="Times New Roman"/>
        </w:rPr>
        <w:t xml:space="preserve"> view of the</w:t>
      </w:r>
      <w:r w:rsidR="007B4527" w:rsidRPr="00AB4748">
        <w:rPr>
          <w:rFonts w:eastAsia="Times New Roman"/>
        </w:rPr>
        <w:t xml:space="preserve"> state of the</w:t>
      </w:r>
      <w:r w:rsidRPr="00AB4748">
        <w:rPr>
          <w:rFonts w:eastAsia="Times New Roman"/>
        </w:rPr>
        <w:t xml:space="preserve"> instances of </w:t>
      </w:r>
      <w:r w:rsidR="00CF48D1">
        <w:rPr>
          <w:rFonts w:eastAsia="Times New Roman"/>
        </w:rPr>
        <w:t>elements</w:t>
      </w:r>
      <w:r w:rsidRPr="00AB4748">
        <w:rPr>
          <w:rFonts w:eastAsia="Times New Roman"/>
        </w:rPr>
        <w:t xml:space="preserve"> in the</w:t>
      </w:r>
      <w:r w:rsidR="007B4527" w:rsidRPr="00AB4748">
        <w:rPr>
          <w:rFonts w:eastAsia="Times New Roman"/>
        </w:rPr>
        <w:t xml:space="preserve"> controlled system</w:t>
      </w:r>
      <w:r w:rsidRPr="00AB4748">
        <w:rPr>
          <w:rFonts w:eastAsia="Times New Roman"/>
        </w:rPr>
        <w:t xml:space="preserve"> </w:t>
      </w:r>
      <w:proofErr w:type="gramStart"/>
      <w:r w:rsidR="007B4527" w:rsidRPr="00AB4748">
        <w:rPr>
          <w:rFonts w:eastAsia="Times New Roman"/>
        </w:rPr>
        <w:t>so as to</w:t>
      </w:r>
      <w:proofErr w:type="gramEnd"/>
      <w:r w:rsidR="007B4527" w:rsidRPr="00AB4748">
        <w:rPr>
          <w:rFonts w:eastAsia="Times New Roman"/>
        </w:rPr>
        <w:t xml:space="preserve"> populate</w:t>
      </w:r>
      <w:r w:rsidRPr="00AB4748">
        <w:rPr>
          <w:rFonts w:eastAsia="Times New Roman"/>
        </w:rPr>
        <w:t xml:space="preserve"> each of its representational forms</w:t>
      </w:r>
    </w:p>
    <w:p w14:paraId="3E3BE788" w14:textId="77777777" w:rsidR="00AB4748" w:rsidRPr="00AB4748" w:rsidRDefault="007B4527" w:rsidP="00A41030">
      <w:pPr>
        <w:pStyle w:val="ListParagraph"/>
        <w:numPr>
          <w:ilvl w:val="1"/>
          <w:numId w:val="18"/>
        </w:numPr>
      </w:pPr>
      <w:r w:rsidRPr="00AB4748">
        <w:rPr>
          <w:rFonts w:eastAsia="Times New Roman"/>
        </w:rPr>
        <w:t xml:space="preserve">A mechanism is </w:t>
      </w:r>
      <w:r w:rsidR="0030016C">
        <w:rPr>
          <w:rFonts w:eastAsia="Times New Roman"/>
        </w:rPr>
        <w:t>available</w:t>
      </w:r>
      <w:r w:rsidRPr="00AB4748">
        <w:rPr>
          <w:rFonts w:eastAsia="Times New Roman"/>
        </w:rPr>
        <w:t xml:space="preserve"> that enables the on-going reporting</w:t>
      </w:r>
      <w:r w:rsidR="0030016C">
        <w:rPr>
          <w:rFonts w:eastAsia="Times New Roman"/>
        </w:rPr>
        <w:t xml:space="preserve">, </w:t>
      </w:r>
      <w:r w:rsidR="0030016C" w:rsidRPr="00AB4748">
        <w:rPr>
          <w:rFonts w:eastAsia="Times New Roman"/>
        </w:rPr>
        <w:t>from the provider to the client,</w:t>
      </w:r>
      <w:r w:rsidRPr="00AB4748">
        <w:rPr>
          <w:rFonts w:eastAsia="Times New Roman"/>
        </w:rPr>
        <w:t xml:space="preserve"> of change </w:t>
      </w:r>
      <w:r w:rsidR="0030016C">
        <w:rPr>
          <w:rFonts w:eastAsia="Times New Roman"/>
        </w:rPr>
        <w:t>in information known to the provider</w:t>
      </w:r>
      <w:r w:rsidR="00CF48D1">
        <w:rPr>
          <w:rFonts w:eastAsia="Times New Roman"/>
        </w:rPr>
        <w:t>.</w:t>
      </w:r>
    </w:p>
    <w:p w14:paraId="1B2E34B6" w14:textId="57ED01B4" w:rsidR="00AB4748" w:rsidRPr="00FD2848" w:rsidRDefault="007B4527" w:rsidP="00A41030">
      <w:pPr>
        <w:pStyle w:val="ListParagraph"/>
        <w:numPr>
          <w:ilvl w:val="1"/>
          <w:numId w:val="18"/>
        </w:numPr>
      </w:pPr>
      <w:r w:rsidRPr="00AB4748">
        <w:rPr>
          <w:rFonts w:eastAsia="Times New Roman"/>
        </w:rPr>
        <w:t xml:space="preserve">Note: A view that is constructed from the currently known state will necessarily be </w:t>
      </w:r>
      <w:proofErr w:type="spellStart"/>
      <w:r w:rsidRPr="00AB4748">
        <w:rPr>
          <w:rFonts w:eastAsia="Times New Roman"/>
        </w:rPr>
        <w:t>plesiochronous</w:t>
      </w:r>
      <w:proofErr w:type="spellEnd"/>
      <w:r w:rsidR="00CF48D1">
        <w:rPr>
          <w:rStyle w:val="FootnoteReference"/>
          <w:rFonts w:eastAsia="Times New Roman"/>
        </w:rPr>
        <w:footnoteReference w:id="17"/>
      </w:r>
      <w:r w:rsidRPr="00AB4748">
        <w:rPr>
          <w:rFonts w:eastAsia="Times New Roman"/>
        </w:rPr>
        <w:t xml:space="preserve"> with respect to the actual network state because of differential network and processing delays. After some period, the </w:t>
      </w:r>
      <w:r w:rsidR="0018495B">
        <w:rPr>
          <w:rFonts w:eastAsia="Times New Roman"/>
        </w:rPr>
        <w:t xml:space="preserve">temporal </w:t>
      </w:r>
      <w:r w:rsidRPr="00AB4748">
        <w:rPr>
          <w:rFonts w:eastAsia="Times New Roman"/>
        </w:rPr>
        <w:t>inaccuracies can mainly be corrected</w:t>
      </w:r>
      <w:r w:rsidR="00F7131C">
        <w:rPr>
          <w:rFonts w:eastAsia="Times New Roman"/>
        </w:rPr>
        <w:t xml:space="preserve"> in a view of a particular past time</w:t>
      </w:r>
      <w:r w:rsidRPr="00AB4748">
        <w:rPr>
          <w:rFonts w:eastAsia="Times New Roman"/>
        </w:rPr>
        <w:t xml:space="preserve"> such that the state that was present at some appropriately past time is determinable.</w:t>
      </w:r>
      <w:r w:rsidR="007C2149">
        <w:rPr>
          <w:rFonts w:eastAsia="Times New Roman"/>
        </w:rPr>
        <w:t xml:space="preserve"> This is consistent with the concept of “eventual consistency”</w:t>
      </w:r>
      <w:r w:rsidR="000933EE">
        <w:rPr>
          <w:rFonts w:eastAsia="Times New Roman"/>
        </w:rPr>
        <w:t xml:space="preserve"> (see </w:t>
      </w:r>
      <w:r w:rsidR="000933EE">
        <w:fldChar w:fldCharType="begin"/>
      </w:r>
      <w:r w:rsidR="000933EE">
        <w:instrText xml:space="preserve"> REF _Ref49753911 \r \h </w:instrText>
      </w:r>
      <w:r w:rsidR="000933EE">
        <w:fldChar w:fldCharType="separate"/>
      </w:r>
      <w:r w:rsidR="00B53275">
        <w:t>3.17</w:t>
      </w:r>
      <w:r w:rsidR="000933EE">
        <w:fldChar w:fldCharType="end"/>
      </w:r>
      <w:r w:rsidR="000933EE">
        <w:t xml:space="preserve"> </w:t>
      </w:r>
      <w:r w:rsidR="000933EE">
        <w:fldChar w:fldCharType="begin"/>
      </w:r>
      <w:r w:rsidR="000933EE">
        <w:instrText xml:space="preserve"> REF _Ref49753917 \h </w:instrText>
      </w:r>
      <w:r w:rsidR="000933EE">
        <w:fldChar w:fldCharType="separate"/>
      </w:r>
      <w:r w:rsidR="00B53275">
        <w:t>Eventual Consistency and Fidelity</w:t>
      </w:r>
      <w:r w:rsidR="000933EE">
        <w:fldChar w:fldCharType="end"/>
      </w:r>
      <w:r w:rsidR="000933EE">
        <w:t>)</w:t>
      </w:r>
      <w:r w:rsidR="007C2149">
        <w:rPr>
          <w:rFonts w:eastAsia="Times New Roman"/>
        </w:rPr>
        <w:t>.</w:t>
      </w:r>
    </w:p>
    <w:p w14:paraId="56A8D799" w14:textId="77777777" w:rsidR="00AB4748" w:rsidRPr="00AB4748" w:rsidRDefault="007B4527" w:rsidP="00A41030">
      <w:pPr>
        <w:pStyle w:val="ListParagraph"/>
        <w:numPr>
          <w:ilvl w:val="0"/>
          <w:numId w:val="18"/>
        </w:numPr>
      </w:pPr>
      <w:r w:rsidRPr="00AB4748">
        <w:rPr>
          <w:rFonts w:eastAsia="Times New Roman"/>
        </w:rPr>
        <w:t>When connected for the first time</w:t>
      </w:r>
      <w:r w:rsidR="004B7C44">
        <w:rPr>
          <w:rFonts w:eastAsia="Times New Roman"/>
        </w:rPr>
        <w:t>,</w:t>
      </w:r>
      <w:r w:rsidRPr="00AB4748">
        <w:rPr>
          <w:rFonts w:eastAsia="Times New Roman"/>
        </w:rPr>
        <w:t xml:space="preserve"> the client must gain knowledge of current state prior to receiving information on change (changes alone are insufficient to provide a clear view of the system state especially recognizing that most states change very rarely</w:t>
      </w:r>
      <w:r w:rsidR="00FD2848">
        <w:rPr>
          <w:rFonts w:eastAsia="Times New Roman"/>
        </w:rPr>
        <w:t xml:space="preserve"> – waiting for a change to determine current state is not viable</w:t>
      </w:r>
      <w:r w:rsidRPr="00AB4748">
        <w:rPr>
          <w:rFonts w:eastAsia="Times New Roman"/>
        </w:rPr>
        <w:t xml:space="preserve">).  </w:t>
      </w:r>
    </w:p>
    <w:p w14:paraId="2663EC3D" w14:textId="77777777" w:rsidR="00AB4748" w:rsidRPr="00AB4748" w:rsidRDefault="00AD1054" w:rsidP="00A41030">
      <w:pPr>
        <w:pStyle w:val="ListParagraph"/>
        <w:numPr>
          <w:ilvl w:val="1"/>
          <w:numId w:val="18"/>
        </w:numPr>
      </w:pPr>
      <w:r w:rsidRPr="00AB4748">
        <w:rPr>
          <w:rFonts w:eastAsia="Times New Roman"/>
        </w:rPr>
        <w:t xml:space="preserve">On connection to the </w:t>
      </w:r>
      <w:r w:rsidR="007B4527" w:rsidRPr="00AB4748">
        <w:rPr>
          <w:rFonts w:eastAsia="Times New Roman"/>
        </w:rPr>
        <w:t>provider</w:t>
      </w:r>
      <w:r w:rsidR="004B7C44">
        <w:rPr>
          <w:rFonts w:eastAsia="Times New Roman"/>
        </w:rPr>
        <w:t>,</w:t>
      </w:r>
      <w:r w:rsidRPr="00AB4748">
        <w:rPr>
          <w:rFonts w:eastAsia="Times New Roman"/>
        </w:rPr>
        <w:t xml:space="preserve"> the client gains alignment with the current state and </w:t>
      </w:r>
      <w:r w:rsidR="007B4527" w:rsidRPr="00AB4748">
        <w:rPr>
          <w:rFonts w:eastAsia="Times New Roman"/>
        </w:rPr>
        <w:t xml:space="preserve">then </w:t>
      </w:r>
      <w:r w:rsidRPr="00AB4748">
        <w:rPr>
          <w:rFonts w:eastAsia="Times New Roman"/>
        </w:rPr>
        <w:t>maintains alignment as the state changes</w:t>
      </w:r>
    </w:p>
    <w:p w14:paraId="626AA9F6" w14:textId="77777777" w:rsidR="00AB4748" w:rsidRPr="00AB4748" w:rsidRDefault="00AD1054" w:rsidP="00A41030">
      <w:pPr>
        <w:pStyle w:val="ListParagraph"/>
        <w:numPr>
          <w:ilvl w:val="1"/>
          <w:numId w:val="18"/>
        </w:numPr>
      </w:pPr>
      <w:r w:rsidRPr="00AB4748">
        <w:rPr>
          <w:rFonts w:eastAsia="Times New Roman"/>
        </w:rPr>
        <w:t xml:space="preserve">Through the on-going process the </w:t>
      </w:r>
      <w:r w:rsidR="004B7C44">
        <w:rPr>
          <w:rFonts w:eastAsia="Times New Roman"/>
        </w:rPr>
        <w:t>client populates</w:t>
      </w:r>
      <w:r w:rsidR="007B4527" w:rsidRPr="00AB4748">
        <w:rPr>
          <w:rFonts w:eastAsia="Times New Roman"/>
        </w:rPr>
        <w:t xml:space="preserve"> its repository </w:t>
      </w:r>
      <w:r w:rsidRPr="00AB4748">
        <w:rPr>
          <w:rFonts w:eastAsia="Times New Roman"/>
        </w:rPr>
        <w:t>as appropriate and deals with the challenges of asynchronous receipt (e.g., the referencing entity arrives before the referenced entity)</w:t>
      </w:r>
    </w:p>
    <w:p w14:paraId="31073F59" w14:textId="77777777" w:rsidR="007B4527" w:rsidRDefault="007B4527" w:rsidP="007B4527">
      <w:pPr>
        <w:rPr>
          <w:rFonts w:eastAsia="Times New Roman"/>
        </w:rPr>
      </w:pPr>
      <w:r w:rsidRPr="001C2684">
        <w:rPr>
          <w:rFonts w:eastAsia="Times New Roman"/>
        </w:rPr>
        <w:t>Consequently</w:t>
      </w:r>
      <w:r>
        <w:rPr>
          <w:rFonts w:eastAsia="Times New Roman"/>
        </w:rPr>
        <w:t>,</w:t>
      </w:r>
      <w:r w:rsidR="00AD1054" w:rsidRPr="001C2684">
        <w:rPr>
          <w:rFonts w:eastAsia="Times New Roman"/>
        </w:rPr>
        <w:t xml:space="preserve"> the </w:t>
      </w:r>
      <w:r w:rsidR="00145E7E">
        <w:rPr>
          <w:rFonts w:eastAsia="Times New Roman"/>
        </w:rPr>
        <w:t>provider</w:t>
      </w:r>
      <w:r w:rsidR="00AD1054" w:rsidRPr="001C2684">
        <w:rPr>
          <w:rFonts w:eastAsia="Times New Roman"/>
        </w:rPr>
        <w:t xml:space="preserve"> aims to </w:t>
      </w:r>
      <w:r w:rsidR="00FC1AFE" w:rsidRPr="001C2684">
        <w:rPr>
          <w:rFonts w:eastAsia="Times New Roman"/>
        </w:rPr>
        <w:t>optimize</w:t>
      </w:r>
      <w:r w:rsidR="00AD1054" w:rsidRPr="001C2684">
        <w:rPr>
          <w:rFonts w:eastAsia="Times New Roman"/>
        </w:rPr>
        <w:t xml:space="preserve"> the process of maintaining alignment for the client</w:t>
      </w:r>
      <w:r>
        <w:rPr>
          <w:rFonts w:eastAsia="Times New Roman"/>
        </w:rPr>
        <w:t>.</w:t>
      </w:r>
    </w:p>
    <w:p w14:paraId="7E161245" w14:textId="77777777" w:rsidR="007B4527" w:rsidRDefault="007B4527" w:rsidP="007B4527">
      <w:pPr>
        <w:rPr>
          <w:rFonts w:eastAsia="Times New Roman"/>
        </w:rPr>
      </w:pPr>
      <w:bookmarkStart w:id="2933" w:name="_Hlk86554302"/>
      <w:r>
        <w:rPr>
          <w:rFonts w:eastAsia="Times New Roman"/>
        </w:rPr>
        <w:t>Note that TAPI</w:t>
      </w:r>
      <w:r w:rsidR="004B7C44">
        <w:rPr>
          <w:rFonts w:eastAsia="Times New Roman"/>
        </w:rPr>
        <w:t xml:space="preserve"> Streaming</w:t>
      </w:r>
      <w:r>
        <w:rPr>
          <w:rFonts w:eastAsia="Times New Roman"/>
        </w:rPr>
        <w:t xml:space="preserve"> is not</w:t>
      </w:r>
      <w:r w:rsidR="00006DD0">
        <w:rPr>
          <w:rFonts w:eastAsia="Times New Roman"/>
        </w:rPr>
        <w:t xml:space="preserve"> currently</w:t>
      </w:r>
      <w:r>
        <w:rPr>
          <w:rFonts w:eastAsia="Times New Roman"/>
        </w:rPr>
        <w:t xml:space="preserve"> intended to</w:t>
      </w:r>
      <w:r w:rsidR="006E00FD">
        <w:rPr>
          <w:rFonts w:eastAsia="Times New Roman"/>
        </w:rPr>
        <w:t xml:space="preserve"> directly</w:t>
      </w:r>
      <w:r>
        <w:rPr>
          <w:rFonts w:eastAsia="Times New Roman"/>
        </w:rPr>
        <w:t xml:space="preserve"> support:</w:t>
      </w:r>
    </w:p>
    <w:p w14:paraId="2FC7D236" w14:textId="77777777" w:rsidR="006B07A0" w:rsidRPr="001C2684" w:rsidRDefault="007B4527" w:rsidP="00A41030">
      <w:pPr>
        <w:pStyle w:val="ListParagraph"/>
        <w:numPr>
          <w:ilvl w:val="0"/>
          <w:numId w:val="18"/>
        </w:numPr>
        <w:rPr>
          <w:rFonts w:eastAsia="Times New Roman"/>
        </w:rPr>
      </w:pPr>
      <w:r>
        <w:rPr>
          <w:rFonts w:eastAsia="Times New Roman"/>
        </w:rPr>
        <w:t>A</w:t>
      </w:r>
      <w:r w:rsidRPr="00470A98">
        <w:rPr>
          <w:rFonts w:eastAsia="Times New Roman"/>
        </w:rPr>
        <w:t xml:space="preserve"> client requiring access to the provider</w:t>
      </w:r>
      <w:r>
        <w:rPr>
          <w:rFonts w:eastAsia="Times New Roman"/>
        </w:rPr>
        <w:t xml:space="preserve"> </w:t>
      </w:r>
      <w:r w:rsidR="00AD1054" w:rsidRPr="001C2684">
        <w:rPr>
          <w:rFonts w:eastAsia="Times New Roman"/>
        </w:rPr>
        <w:t>database supporting random queries</w:t>
      </w:r>
    </w:p>
    <w:p w14:paraId="1FD81FE3" w14:textId="77777777" w:rsidR="007B4527" w:rsidRDefault="00AD1054" w:rsidP="00A41030">
      <w:pPr>
        <w:pStyle w:val="ListParagraph"/>
        <w:numPr>
          <w:ilvl w:val="0"/>
          <w:numId w:val="18"/>
        </w:numPr>
        <w:rPr>
          <w:rFonts w:eastAsia="Times New Roman"/>
        </w:rPr>
      </w:pPr>
      <w:r w:rsidRPr="001C2684">
        <w:rPr>
          <w:rFonts w:eastAsia="Times New Roman"/>
        </w:rPr>
        <w:t>A GUI</w:t>
      </w:r>
    </w:p>
    <w:p w14:paraId="414BF8C5" w14:textId="5457A9AE" w:rsidR="001C676A" w:rsidRPr="00006DD0" w:rsidRDefault="00006DD0" w:rsidP="00006DD0">
      <w:pPr>
        <w:rPr>
          <w:rFonts w:eastAsia="Times New Roman"/>
        </w:rPr>
      </w:pPr>
      <w:r>
        <w:rPr>
          <w:rFonts w:eastAsia="Times New Roman"/>
        </w:rPr>
        <w:t xml:space="preserve">See section </w:t>
      </w:r>
      <w:r>
        <w:rPr>
          <w:rFonts w:eastAsia="Times New Roman"/>
        </w:rPr>
        <w:fldChar w:fldCharType="begin"/>
      </w:r>
      <w:r>
        <w:rPr>
          <w:rFonts w:eastAsia="Times New Roman"/>
        </w:rPr>
        <w:instrText xml:space="preserve"> REF _Ref86650923 \r \h </w:instrText>
      </w:r>
      <w:r>
        <w:rPr>
          <w:rFonts w:eastAsia="Times New Roman"/>
        </w:rPr>
      </w:r>
      <w:r>
        <w:rPr>
          <w:rFonts w:eastAsia="Times New Roman"/>
        </w:rPr>
        <w:fldChar w:fldCharType="separate"/>
      </w:r>
      <w:r w:rsidR="00B53275">
        <w:rPr>
          <w:rFonts w:eastAsia="Times New Roman"/>
        </w:rPr>
        <w:t>7.10</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_Ref86650929 \h </w:instrText>
      </w:r>
      <w:r>
        <w:rPr>
          <w:rFonts w:eastAsia="Times New Roman"/>
        </w:rPr>
      </w:r>
      <w:r>
        <w:rPr>
          <w:rFonts w:eastAsia="Times New Roman"/>
        </w:rPr>
        <w:fldChar w:fldCharType="separate"/>
      </w:r>
      <w:r w:rsidR="00B53275">
        <w:t>Use cases beyond current release</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_Ref86650946 \h </w:instrText>
      </w:r>
      <w:r>
        <w:rPr>
          <w:rFonts w:eastAsia="Times New Roman"/>
        </w:rPr>
      </w:r>
      <w:r>
        <w:rPr>
          <w:rFonts w:eastAsia="Times New Roman"/>
        </w:rPr>
        <w:fldChar w:fldCharType="separate"/>
      </w:r>
      <w:ins w:id="2934" w:author="Author">
        <w:r w:rsidR="00B53275">
          <w:rPr>
            <w:rFonts w:eastAsia="Times New Roman"/>
            <w:noProof/>
          </w:rPr>
          <w:t>122</w:t>
        </w:r>
        <w:del w:id="2935" w:author="Author">
          <w:r w:rsidR="006D1621" w:rsidDel="00B53275">
            <w:rPr>
              <w:rFonts w:eastAsia="Times New Roman"/>
              <w:noProof/>
            </w:rPr>
            <w:delText>122</w:delText>
          </w:r>
        </w:del>
      </w:ins>
      <w:del w:id="2936" w:author="Author">
        <w:r w:rsidR="00C1187B" w:rsidDel="00B53275">
          <w:rPr>
            <w:rFonts w:eastAsia="Times New Roman"/>
            <w:noProof/>
          </w:rPr>
          <w:delText>123</w:delText>
        </w:r>
      </w:del>
      <w:r>
        <w:rPr>
          <w:rFonts w:eastAsia="Times New Roman"/>
        </w:rPr>
        <w:fldChar w:fldCharType="end"/>
      </w:r>
      <w:r>
        <w:rPr>
          <w:rFonts w:eastAsia="Times New Roman"/>
        </w:rPr>
        <w:t>.</w:t>
      </w:r>
    </w:p>
    <w:p w14:paraId="1A9364FA" w14:textId="77777777" w:rsidR="007B4527" w:rsidRDefault="003D7603" w:rsidP="00EE687D">
      <w:pPr>
        <w:pStyle w:val="Heading1"/>
      </w:pPr>
      <w:bookmarkStart w:id="2937" w:name="_Toc192619461"/>
      <w:bookmarkEnd w:id="2933"/>
      <w:r>
        <w:lastRenderedPageBreak/>
        <w:t>S</w:t>
      </w:r>
      <w:r w:rsidR="007B4527">
        <w:t>ummary of key considerations</w:t>
      </w:r>
      <w:bookmarkEnd w:id="2937"/>
    </w:p>
    <w:p w14:paraId="23958245" w14:textId="77777777" w:rsidR="003D7603" w:rsidRDefault="003D7603" w:rsidP="00EB62A7">
      <w:pPr>
        <w:pStyle w:val="Heading2"/>
      </w:pPr>
      <w:bookmarkStart w:id="2938" w:name="_Toc192619462"/>
      <w:r>
        <w:t>Overview</w:t>
      </w:r>
      <w:bookmarkEnd w:id="2938"/>
    </w:p>
    <w:p w14:paraId="39B3546D" w14:textId="77777777" w:rsidR="004F566F" w:rsidRDefault="003D7603" w:rsidP="003D7603">
      <w:r>
        <w:t>This section</w:t>
      </w:r>
      <w:r w:rsidR="00301667">
        <w:t xml:space="preserve"> </w:t>
      </w:r>
      <w:r w:rsidR="006C2D3D">
        <w:t xml:space="preserve">examines the TAPI streaming capability in detail. Examples of UML and </w:t>
      </w:r>
      <w:r w:rsidR="00375A28">
        <w:t>YANG</w:t>
      </w:r>
      <w:r w:rsidR="006C2D3D">
        <w:t xml:space="preserve"> are provided as appropriate.</w:t>
      </w:r>
      <w:r w:rsidR="00AF00C1">
        <w:t xml:space="preserve"> </w:t>
      </w:r>
    </w:p>
    <w:p w14:paraId="2FBABEC1" w14:textId="77777777" w:rsidR="0077166A" w:rsidRPr="003D7603" w:rsidRDefault="0077166A" w:rsidP="003D7603">
      <w:r>
        <w:t>The characteristics of streaming are described in general and are illustrated using example focusing on alarm reporting.</w:t>
      </w:r>
    </w:p>
    <w:p w14:paraId="2A34ADD5" w14:textId="28E1F614" w:rsidR="007B4527" w:rsidRDefault="004B7C44" w:rsidP="00EB62A7">
      <w:pPr>
        <w:pStyle w:val="Heading2"/>
      </w:pPr>
      <w:bookmarkStart w:id="2939" w:name="_Toc192619463"/>
      <w:r>
        <w:t>RESTCONF notification mechanism</w:t>
      </w:r>
      <w:r w:rsidR="00DF5439">
        <w:t xml:space="preserve"> (described in [</w:t>
      </w:r>
      <w:del w:id="2940" w:author="Author">
        <w:r w:rsidR="00DF5439" w:rsidDel="00FC1099">
          <w:delText>ONF TR-547</w:delText>
        </w:r>
      </w:del>
      <w:ins w:id="2941" w:author="Author">
        <w:r w:rsidR="00FC1099">
          <w:t>LF TR-547</w:t>
        </w:r>
      </w:ins>
      <w:r w:rsidR="00DF5439">
        <w:t>])</w:t>
      </w:r>
      <w:bookmarkEnd w:id="2939"/>
    </w:p>
    <w:p w14:paraId="41FD954D" w14:textId="77777777" w:rsidR="007B4527" w:rsidRDefault="007B4527" w:rsidP="007B4527">
      <w:pPr>
        <w:pStyle w:val="NormalWeb"/>
        <w:rPr>
          <w:rFonts w:eastAsiaTheme="minorEastAsia"/>
        </w:rPr>
      </w:pPr>
      <w:r>
        <w:t>RESTCONF specifies a traditional form of notification where the assumption is that a relatively short</w:t>
      </w:r>
      <w:r w:rsidR="00F53EE3">
        <w:rPr>
          <w:rStyle w:val="FootnoteReference"/>
        </w:rPr>
        <w:footnoteReference w:id="18"/>
      </w:r>
      <w:r>
        <w:t xml:space="preserve"> queue of notifications will be available on the provider</w:t>
      </w:r>
      <w:r w:rsidR="00C430D1">
        <w:t xml:space="preserve"> to allow the client to </w:t>
      </w:r>
      <w:r w:rsidR="00DF5439">
        <w:t xml:space="preserve">receive </w:t>
      </w:r>
      <w:r w:rsidR="00C430D1">
        <w:t>recent changes</w:t>
      </w:r>
      <w:r w:rsidR="004F326C">
        <w:rPr>
          <w:rStyle w:val="FootnoteReference"/>
        </w:rPr>
        <w:footnoteReference w:id="19"/>
      </w:r>
      <w:r>
        <w:t xml:space="preserve"> and</w:t>
      </w:r>
      <w:r w:rsidR="00110D33">
        <w:t xml:space="preserve"> where</w:t>
      </w:r>
      <w:r>
        <w:t xml:space="preserve"> alignment with current state (in the case of alarms, alignment with current active alarms) will be achieved by </w:t>
      </w:r>
      <w:r w:rsidR="004B7C44">
        <w:t xml:space="preserve">retrieving appropriate information from the TAPI context, e.g., using </w:t>
      </w:r>
      <w:r>
        <w:t>GET</w:t>
      </w:r>
      <w:r w:rsidR="004B7C44">
        <w:t xml:space="preserve"> operations</w:t>
      </w:r>
      <w:r>
        <w:t xml:space="preserve"> via RESTCONF.</w:t>
      </w:r>
    </w:p>
    <w:p w14:paraId="38558B68" w14:textId="77777777" w:rsidR="007B4527" w:rsidRDefault="007B4527" w:rsidP="00EB62A7">
      <w:pPr>
        <w:pStyle w:val="Heading2"/>
      </w:pPr>
      <w:bookmarkStart w:id="2942" w:name="_Toc192619464"/>
      <w:r>
        <w:t>TAPI Streaming</w:t>
      </w:r>
      <w:bookmarkEnd w:id="2942"/>
      <w:r>
        <w:t xml:space="preserve"> </w:t>
      </w:r>
    </w:p>
    <w:p w14:paraId="44D1E5DB" w14:textId="77777777" w:rsidR="007B4527" w:rsidRDefault="007B4527" w:rsidP="007B4527">
      <w:pPr>
        <w:spacing w:before="100" w:beforeAutospacing="1" w:after="100" w:afterAutospacing="1"/>
        <w:rPr>
          <w:rFonts w:eastAsia="Times New Roman"/>
        </w:rPr>
      </w:pPr>
      <w:r>
        <w:rPr>
          <w:rFonts w:eastAsia="Times New Roman"/>
        </w:rPr>
        <w:t>An Event source/server streaming mechanism is made available as an alternative to traditional notifications</w:t>
      </w:r>
      <w:r w:rsidR="004B7C44">
        <w:rPr>
          <w:rFonts w:eastAsia="Times New Roman"/>
        </w:rPr>
        <w:t>.</w:t>
      </w:r>
    </w:p>
    <w:p w14:paraId="436BCA91" w14:textId="77777777" w:rsidR="007B4527" w:rsidRDefault="007B4527" w:rsidP="007B4527">
      <w:pPr>
        <w:pStyle w:val="NormalWeb"/>
      </w:pPr>
      <w:r>
        <w:t>The streaming capability is distinct from TAPI Notification and is designed to better deal with scale and to provide</w:t>
      </w:r>
      <w:r w:rsidR="002E0DF8">
        <w:t xml:space="preserve"> an</w:t>
      </w:r>
      <w:r>
        <w:t xml:space="preserve"> improve</w:t>
      </w:r>
      <w:r w:rsidR="00B459E2">
        <w:t>d</w:t>
      </w:r>
      <w:r>
        <w:t xml:space="preserve"> operational approach.</w:t>
      </w:r>
    </w:p>
    <w:p w14:paraId="1946E582" w14:textId="3974EED6" w:rsidR="005A1E72" w:rsidRDefault="007B4527" w:rsidP="007B4527">
      <w:pPr>
        <w:pStyle w:val="NormalWeb"/>
      </w:pPr>
      <w:r>
        <w:t xml:space="preserve">The </w:t>
      </w:r>
      <w:r w:rsidRPr="00601B69">
        <w:t xml:space="preserve">method </w:t>
      </w:r>
      <w:r w:rsidR="00601B69" w:rsidRPr="00794B9F">
        <w:t>defined</w:t>
      </w:r>
      <w:r w:rsidR="00FB2396">
        <w:t xml:space="preserve"> offers a “compacted log” (see </w:t>
      </w:r>
      <w:r w:rsidR="00F37E1E">
        <w:fldChar w:fldCharType="begin"/>
      </w:r>
      <w:r w:rsidR="00F37E1E">
        <w:instrText xml:space="preserve"> REF _Ref70686195 \r \h </w:instrText>
      </w:r>
      <w:r w:rsidR="00F37E1E">
        <w:fldChar w:fldCharType="separate"/>
      </w:r>
      <w:r w:rsidR="00B53275">
        <w:t>3.8.1.1</w:t>
      </w:r>
      <w:r w:rsidR="00F37E1E">
        <w:fldChar w:fldCharType="end"/>
      </w:r>
      <w:r w:rsidR="00F37E1E">
        <w:t xml:space="preserve"> </w:t>
      </w:r>
      <w:r w:rsidR="00F37E1E">
        <w:fldChar w:fldCharType="begin"/>
      </w:r>
      <w:r w:rsidR="00F37E1E">
        <w:instrText xml:space="preserve"> REF _Ref70686201 \h </w:instrText>
      </w:r>
      <w:r w:rsidR="00F37E1E">
        <w:fldChar w:fldCharType="separate"/>
      </w:r>
      <w:r w:rsidR="00B53275">
        <w:t>Compacted log</w:t>
      </w:r>
      <w:r w:rsidR="00F37E1E">
        <w:fldChar w:fldCharType="end"/>
      </w:r>
      <w:r w:rsidR="00F37E1E">
        <w:t xml:space="preserve"> on page </w:t>
      </w:r>
      <w:r w:rsidR="00F37E1E">
        <w:fldChar w:fldCharType="begin"/>
      </w:r>
      <w:r w:rsidR="00F37E1E">
        <w:instrText xml:space="preserve"> PAGEREF _Ref70686206 \h </w:instrText>
      </w:r>
      <w:r w:rsidR="00F37E1E">
        <w:fldChar w:fldCharType="separate"/>
      </w:r>
      <w:r w:rsidR="00B53275">
        <w:rPr>
          <w:noProof/>
        </w:rPr>
        <w:t>27</w:t>
      </w:r>
      <w:r w:rsidR="00F37E1E">
        <w:fldChar w:fldCharType="end"/>
      </w:r>
      <w:r w:rsidR="00F37E1E">
        <w:t>)</w:t>
      </w:r>
      <w:r w:rsidR="00FB2396">
        <w:t xml:space="preserve"> capability that</w:t>
      </w:r>
      <w:r w:rsidR="008D1293" w:rsidRPr="00601B69">
        <w:t xml:space="preserve"> </w:t>
      </w:r>
      <w:r w:rsidRPr="00601B69">
        <w:t>allow</w:t>
      </w:r>
      <w:r w:rsidR="00381DED" w:rsidRPr="00601B69">
        <w:t>s</w:t>
      </w:r>
      <w:r w:rsidRPr="00601B69">
        <w:t xml:space="preserve"> th</w:t>
      </w:r>
      <w:r>
        <w:t>e client to gain and maintain alignment with current state from the stream alone (with no need to get current state). The client can achieve eventual consistency</w:t>
      </w:r>
      <w:r w:rsidR="00344DB5">
        <w:t xml:space="preserve"> (see </w:t>
      </w:r>
      <w:r w:rsidR="00344DB5">
        <w:fldChar w:fldCharType="begin"/>
      </w:r>
      <w:r w:rsidR="00344DB5">
        <w:instrText xml:space="preserve"> REF _Ref49753911 \r \h </w:instrText>
      </w:r>
      <w:r w:rsidR="00344DB5">
        <w:fldChar w:fldCharType="separate"/>
      </w:r>
      <w:r w:rsidR="00B53275">
        <w:t>3.17</w:t>
      </w:r>
      <w:r w:rsidR="00344DB5">
        <w:fldChar w:fldCharType="end"/>
      </w:r>
      <w:r w:rsidR="00344DB5">
        <w:t xml:space="preserve"> </w:t>
      </w:r>
      <w:r w:rsidR="00344DB5">
        <w:fldChar w:fldCharType="begin"/>
      </w:r>
      <w:r w:rsidR="00344DB5">
        <w:instrText xml:space="preserve"> REF _Ref49753917 \h </w:instrText>
      </w:r>
      <w:r w:rsidR="00344DB5">
        <w:fldChar w:fldCharType="separate"/>
      </w:r>
      <w:r w:rsidR="00B53275">
        <w:t>Eventual Consistency and Fidelity</w:t>
      </w:r>
      <w:r w:rsidR="00344DB5">
        <w:fldChar w:fldCharType="end"/>
      </w:r>
      <w:r w:rsidR="00344DB5">
        <w:t xml:space="preserve"> on page </w:t>
      </w:r>
      <w:r w:rsidR="00344DB5">
        <w:fldChar w:fldCharType="begin"/>
      </w:r>
      <w:r w:rsidR="00344DB5">
        <w:instrText xml:space="preserve"> PAGEREF _Ref49753921 \h </w:instrText>
      </w:r>
      <w:r w:rsidR="00344DB5">
        <w:fldChar w:fldCharType="separate"/>
      </w:r>
      <w:r w:rsidR="00B53275">
        <w:rPr>
          <w:noProof/>
        </w:rPr>
        <w:t>48</w:t>
      </w:r>
      <w:r w:rsidR="00344DB5">
        <w:fldChar w:fldCharType="end"/>
      </w:r>
      <w:r w:rsidR="00344DB5">
        <w:t>)</w:t>
      </w:r>
      <w:r>
        <w:t xml:space="preserve"> by simply connecting to the relevant streams. The client will receive an ongoing view of change, assuming that the client is keeping up </w:t>
      </w:r>
      <w:r w:rsidR="00203313">
        <w:t xml:space="preserve">reasonably </w:t>
      </w:r>
      <w:r>
        <w:t xml:space="preserve">with the stream. </w:t>
      </w:r>
      <w:r w:rsidR="005A1E72">
        <w:t>The stream is designed to allow for some client delay with no loss of information fidelity.</w:t>
      </w:r>
    </w:p>
    <w:p w14:paraId="4FDF74FB" w14:textId="5CC85377" w:rsidR="007B4527" w:rsidRDefault="007B4527" w:rsidP="007B4527">
      <w:pPr>
        <w:pStyle w:val="NormalWeb"/>
      </w:pPr>
      <w:r>
        <w:t>When the client has a significant delay, there will be a loss of fidelity</w:t>
      </w:r>
      <w:r w:rsidR="00553F36">
        <w:t>, due to compaction</w:t>
      </w:r>
      <w:r w:rsidR="00877305">
        <w:t xml:space="preserve"> (see </w:t>
      </w:r>
      <w:r w:rsidR="008A7273">
        <w:fldChar w:fldCharType="begin"/>
      </w:r>
      <w:r w:rsidR="008A7273">
        <w:instrText xml:space="preserve"> REF _Ref49253815 \r \h </w:instrText>
      </w:r>
      <w:r w:rsidR="008A7273">
        <w:fldChar w:fldCharType="separate"/>
      </w:r>
      <w:r w:rsidR="00B53275">
        <w:t>3.8.1</w:t>
      </w:r>
      <w:r w:rsidR="008A7273">
        <w:fldChar w:fldCharType="end"/>
      </w:r>
      <w:r w:rsidR="008A7273">
        <w:t xml:space="preserve"> </w:t>
      </w:r>
      <w:r w:rsidR="008A7273">
        <w:fldChar w:fldCharType="begin"/>
      </w:r>
      <w:r w:rsidR="008A7273">
        <w:instrText xml:space="preserve"> REF _Ref49253815 \h </w:instrText>
      </w:r>
      <w:r w:rsidR="008A7273">
        <w:fldChar w:fldCharType="separate"/>
      </w:r>
      <w:r w:rsidR="00B53275">
        <w:t>Log storage strategy</w:t>
      </w:r>
      <w:r w:rsidR="008A7273">
        <w:fldChar w:fldCharType="end"/>
      </w:r>
      <w:r w:rsidR="008A7273">
        <w:t xml:space="preserve"> on page</w:t>
      </w:r>
      <w:r w:rsidR="00CF71A6">
        <w:t xml:space="preserve"> </w:t>
      </w:r>
      <w:r w:rsidR="008A7273">
        <w:fldChar w:fldCharType="begin"/>
      </w:r>
      <w:r w:rsidR="008A7273">
        <w:instrText xml:space="preserve"> PAGEREF _Ref49253815 \h </w:instrText>
      </w:r>
      <w:r w:rsidR="008A7273">
        <w:fldChar w:fldCharType="separate"/>
      </w:r>
      <w:r w:rsidR="00B53275">
        <w:rPr>
          <w:noProof/>
        </w:rPr>
        <w:t>27</w:t>
      </w:r>
      <w:r w:rsidR="008A7273">
        <w:fldChar w:fldCharType="end"/>
      </w:r>
      <w:r w:rsidR="008A7273">
        <w:t>)</w:t>
      </w:r>
      <w:r w:rsidR="00553F36">
        <w:t>,</w:t>
      </w:r>
      <w:r>
        <w:t xml:space="preserve"> but no impact on eventual consistency. If the client has a very large delay</w:t>
      </w:r>
      <w:r w:rsidR="003E7682">
        <w:rPr>
          <w:rStyle w:val="FootnoteReference"/>
        </w:rPr>
        <w:footnoteReference w:id="20"/>
      </w:r>
      <w:r>
        <w:t>, then a resync will be initiated by the provider. Resynchronization will be achieved simply by the client reconnecting to the stream from offset zero. This will again allow the client to achieve eventual consistency.</w:t>
      </w:r>
    </w:p>
    <w:p w14:paraId="4A97A955" w14:textId="77777777" w:rsidR="00301667" w:rsidRDefault="00301667" w:rsidP="00301667">
      <w:pPr>
        <w:pStyle w:val="NormalWeb"/>
      </w:pPr>
      <w:r>
        <w:t>The streaming capability provides a reliable pipeline for reporting of change</w:t>
      </w:r>
      <w:r w:rsidR="00E300BD">
        <w:rPr>
          <w:rStyle w:val="FootnoteReference"/>
        </w:rPr>
        <w:footnoteReference w:id="21"/>
      </w:r>
      <w:r>
        <w:t>. This improves the information flow integrity and reduces the need for recovery and resynchronization.</w:t>
      </w:r>
    </w:p>
    <w:p w14:paraId="37480E27" w14:textId="77777777" w:rsidR="00301667" w:rsidRDefault="00301667" w:rsidP="00EB62A7">
      <w:pPr>
        <w:pStyle w:val="Heading2"/>
      </w:pPr>
      <w:bookmarkStart w:id="2943" w:name="_Toc192619465"/>
      <w:r>
        <w:lastRenderedPageBreak/>
        <w:t>Stream content</w:t>
      </w:r>
      <w:bookmarkEnd w:id="2943"/>
    </w:p>
    <w:p w14:paraId="6253B3B3" w14:textId="77777777" w:rsidR="007B4527" w:rsidRDefault="007B4527" w:rsidP="007B4527">
      <w:pPr>
        <w:pStyle w:val="NormalWeb"/>
      </w:pPr>
      <w:r>
        <w:t>The streaming approach is generally applicable to all information available over TAPI from the provider to client.</w:t>
      </w:r>
      <w:r w:rsidR="002D17FD">
        <w:t xml:space="preserve"> Different stream and log strategies will apply to different types of information. This document focusses on the compacted log approach.</w:t>
      </w:r>
    </w:p>
    <w:p w14:paraId="4021C972" w14:textId="27DDEFD1" w:rsidR="0077166A" w:rsidRPr="0077166A" w:rsidRDefault="005A1E72" w:rsidP="0013353E">
      <w:pPr>
        <w:spacing w:after="0"/>
      </w:pPr>
      <w:r>
        <w:t xml:space="preserve">The streaming capability also offers </w:t>
      </w:r>
      <w:r w:rsidR="00931749">
        <w:t>an alarm structure definition. In TAPI 2.4 the alarm structure used b</w:t>
      </w:r>
      <w:r w:rsidR="00A44049">
        <w:t>y</w:t>
      </w:r>
      <w:r w:rsidR="00931749">
        <w:t xml:space="preserve"> </w:t>
      </w:r>
      <w:proofErr w:type="spellStart"/>
      <w:r w:rsidR="00931749">
        <w:t>tapi</w:t>
      </w:r>
      <w:proofErr w:type="spellEnd"/>
      <w:r w:rsidR="00931749">
        <w:t xml:space="preserve">-streaming and that used by </w:t>
      </w:r>
      <w:proofErr w:type="spellStart"/>
      <w:r w:rsidR="00931749">
        <w:t>tapi</w:t>
      </w:r>
      <w:proofErr w:type="spellEnd"/>
      <w:r w:rsidR="00931749">
        <w:t xml:space="preserve">-notification have been </w:t>
      </w:r>
      <w:r w:rsidR="00A44049">
        <w:t xml:space="preserve">aligned (as defined in </w:t>
      </w:r>
      <w:proofErr w:type="spellStart"/>
      <w:r w:rsidR="00A44049">
        <w:t>tapi-</w:t>
      </w:r>
      <w:proofErr w:type="gramStart"/>
      <w:r w:rsidR="00A44049">
        <w:t>fm.yang</w:t>
      </w:r>
      <w:proofErr w:type="spellEnd"/>
      <w:proofErr w:type="gramEnd"/>
      <w:r w:rsidR="00A44049">
        <w:t xml:space="preserve">). This structure is described in section </w:t>
      </w:r>
      <w:r w:rsidR="007817B0">
        <w:fldChar w:fldCharType="begin"/>
      </w:r>
      <w:r w:rsidR="007817B0">
        <w:instrText xml:space="preserve"> REF _Ref121382895 \r \h </w:instrText>
      </w:r>
      <w:r w:rsidR="007817B0">
        <w:fldChar w:fldCharType="separate"/>
      </w:r>
      <w:r w:rsidR="00B53275">
        <w:t>4</w:t>
      </w:r>
      <w:r w:rsidR="007817B0">
        <w:fldChar w:fldCharType="end"/>
      </w:r>
      <w:r w:rsidR="007817B0">
        <w:t xml:space="preserve"> </w:t>
      </w:r>
      <w:r w:rsidR="007817B0">
        <w:fldChar w:fldCharType="begin"/>
      </w:r>
      <w:r w:rsidR="007817B0">
        <w:instrText xml:space="preserve"> REF _Ref121382920 \h </w:instrText>
      </w:r>
      <w:r w:rsidR="007817B0">
        <w:fldChar w:fldCharType="separate"/>
      </w:r>
      <w:r w:rsidR="00B53275">
        <w:t>Using the compacted log approach for alarm reporting</w:t>
      </w:r>
      <w:r w:rsidR="007817B0">
        <w:fldChar w:fldCharType="end"/>
      </w:r>
      <w:r w:rsidR="007817B0">
        <w:t xml:space="preserve"> </w:t>
      </w:r>
      <w:r w:rsidR="00141580">
        <w:t>on page</w:t>
      </w:r>
      <w:r w:rsidR="0009315C">
        <w:t xml:space="preserve"> </w:t>
      </w:r>
      <w:r w:rsidR="007817B0">
        <w:fldChar w:fldCharType="begin"/>
      </w:r>
      <w:r w:rsidR="007817B0">
        <w:instrText xml:space="preserve"> PAGEREF _Ref121382942 \h </w:instrText>
      </w:r>
      <w:r w:rsidR="007817B0">
        <w:fldChar w:fldCharType="separate"/>
      </w:r>
      <w:r w:rsidR="00B53275">
        <w:rPr>
          <w:noProof/>
        </w:rPr>
        <w:t>54</w:t>
      </w:r>
      <w:r w:rsidR="007817B0">
        <w:fldChar w:fldCharType="end"/>
      </w:r>
      <w:r w:rsidR="00141580">
        <w:t>.</w:t>
      </w:r>
      <w:r w:rsidR="0077166A">
        <w:t xml:space="preserve"> </w:t>
      </w:r>
    </w:p>
    <w:p w14:paraId="6B39F812" w14:textId="77777777" w:rsidR="007B4527" w:rsidRDefault="007B4527" w:rsidP="00EB62A7">
      <w:pPr>
        <w:pStyle w:val="Heading2"/>
      </w:pPr>
      <w:bookmarkStart w:id="2944" w:name="_Ref70684320"/>
      <w:bookmarkStart w:id="2945" w:name="_Ref70684324"/>
      <w:bookmarkStart w:id="2946" w:name="_Ref70684328"/>
      <w:bookmarkStart w:id="2947" w:name="_Toc192619466"/>
      <w:r>
        <w:t>TAPI Application in detail</w:t>
      </w:r>
      <w:bookmarkEnd w:id="2944"/>
      <w:bookmarkEnd w:id="2945"/>
      <w:bookmarkEnd w:id="2946"/>
      <w:bookmarkEnd w:id="2947"/>
    </w:p>
    <w:p w14:paraId="29EECCB1" w14:textId="77777777" w:rsidR="003759AE" w:rsidRDefault="007B4527" w:rsidP="007B4527">
      <w:pPr>
        <w:pStyle w:val="NormalWeb"/>
      </w:pPr>
      <w:r>
        <w:t xml:space="preserve">A </w:t>
      </w:r>
      <w:r w:rsidR="00761253">
        <w:t>Management-Control</w:t>
      </w:r>
      <w:r>
        <w:t xml:space="preserve"> system, such as an Orchestrator, high level </w:t>
      </w:r>
      <w:r w:rsidR="003559F9">
        <w:t>c</w:t>
      </w:r>
      <w:r>
        <w:t xml:space="preserve">ontroller, OSS etc., has the role </w:t>
      </w:r>
      <w:r w:rsidR="0059410B">
        <w:t xml:space="preserve">of configuring and adjusting the controlled system (network) </w:t>
      </w:r>
      <w:r w:rsidR="00D264A5">
        <w:t xml:space="preserve">to </w:t>
      </w:r>
      <w:r>
        <w:t>achiev</w:t>
      </w:r>
      <w:r w:rsidR="00D264A5">
        <w:t>e</w:t>
      </w:r>
      <w:r>
        <w:t xml:space="preserve"> intended capability (intent, service etc.)</w:t>
      </w:r>
      <w:r w:rsidR="008B35F3">
        <w:t>.</w:t>
      </w:r>
      <w:r>
        <w:t xml:space="preserve"> </w:t>
      </w:r>
      <w:r w:rsidR="008B35F3">
        <w:t>B</w:t>
      </w:r>
      <w:r>
        <w:t xml:space="preserve">y monitoring and processing information (e.g., alarms) from </w:t>
      </w:r>
      <w:r w:rsidR="0085011C">
        <w:t>the</w:t>
      </w:r>
      <w:r>
        <w:t xml:space="preserve"> controlled system</w:t>
      </w:r>
      <w:r w:rsidR="004E1035">
        <w:t>,</w:t>
      </w:r>
      <w:r>
        <w:t xml:space="preserve"> the overall assembly of </w:t>
      </w:r>
      <w:r w:rsidR="00761253">
        <w:t>Management-Control</w:t>
      </w:r>
      <w:r w:rsidR="0085011C">
        <w:t xml:space="preserve"> </w:t>
      </w:r>
      <w:r>
        <w:t>systems can determine actions</w:t>
      </w:r>
      <w:r w:rsidR="0085011C">
        <w:t xml:space="preserve"> necessary</w:t>
      </w:r>
      <w:r>
        <w:t xml:space="preserve"> to </w:t>
      </w:r>
      <w:r w:rsidR="0085011C">
        <w:t>enable ongoing</w:t>
      </w:r>
      <w:r>
        <w:t xml:space="preserve"> support </w:t>
      </w:r>
      <w:r w:rsidR="0085011C">
        <w:t xml:space="preserve">of </w:t>
      </w:r>
      <w:r>
        <w:t>intent</w:t>
      </w:r>
      <w:r w:rsidR="0085011C">
        <w:t>/service</w:t>
      </w:r>
      <w:r w:rsidR="00DE5F19">
        <w:t xml:space="preserve">. The </w:t>
      </w:r>
      <w:r w:rsidR="00761253">
        <w:t>Management-Control</w:t>
      </w:r>
      <w:r w:rsidR="00DE5F19">
        <w:t xml:space="preserve"> systems can also </w:t>
      </w:r>
      <w:r>
        <w:t xml:space="preserve">identify repair action prioritization (via analysis of problems). </w:t>
      </w:r>
    </w:p>
    <w:p w14:paraId="492F6968" w14:textId="77777777" w:rsidR="007B4527" w:rsidRDefault="00761253" w:rsidP="007B4527">
      <w:pPr>
        <w:pStyle w:val="NormalWeb"/>
        <w:rPr>
          <w:rFonts w:eastAsiaTheme="minorEastAsia"/>
        </w:rPr>
      </w:pPr>
      <w:r>
        <w:t>Management-Control</w:t>
      </w:r>
      <w:r w:rsidR="003759AE">
        <w:t xml:space="preserve"> system components use</w:t>
      </w:r>
      <w:r w:rsidR="007B4527">
        <w:t xml:space="preserve"> TAPI to acquire</w:t>
      </w:r>
      <w:r w:rsidR="003759AE">
        <w:t>,</w:t>
      </w:r>
      <w:r w:rsidR="007B4527">
        <w:t xml:space="preserve"> from the subordinate </w:t>
      </w:r>
      <w:r w:rsidR="003759AE">
        <w:t>systems</w:t>
      </w:r>
      <w:r w:rsidR="000B61CD">
        <w:t>,</w:t>
      </w:r>
      <w:r w:rsidR="003759AE">
        <w:t xml:space="preserve"> </w:t>
      </w:r>
      <w:r w:rsidR="007B4527">
        <w:t xml:space="preserve">information from </w:t>
      </w:r>
      <w:r w:rsidR="00DA27E1">
        <w:t>a</w:t>
      </w:r>
      <w:r w:rsidR="007B4527">
        <w:t xml:space="preserve"> fragment of the overall network</w:t>
      </w:r>
      <w:r w:rsidR="00DA27E1">
        <w:t xml:space="preserve">, </w:t>
      </w:r>
      <w:r w:rsidR="000B61CD">
        <w:t>e.g.</w:t>
      </w:r>
      <w:r w:rsidR="007B4527">
        <w:t xml:space="preserve">, the devices </w:t>
      </w:r>
      <w:r w:rsidR="00A048BF">
        <w:t>controlled</w:t>
      </w:r>
      <w:r w:rsidR="007B4527">
        <w:t xml:space="preserve"> by </w:t>
      </w:r>
      <w:r w:rsidR="000B61CD">
        <w:t xml:space="preserve">a </w:t>
      </w:r>
      <w:r w:rsidR="007B4527">
        <w:t>controller</w:t>
      </w:r>
      <w:r w:rsidR="00DA27E1">
        <w:t>,</w:t>
      </w:r>
      <w:r w:rsidR="007B4527">
        <w:t xml:space="preserve"> where that information is </w:t>
      </w:r>
      <w:r w:rsidR="000B61CD">
        <w:t xml:space="preserve">presented </w:t>
      </w:r>
      <w:r w:rsidR="007B4527">
        <w:t>in terms of TAPI entities</w:t>
      </w:r>
      <w:r w:rsidR="005E7039">
        <w:rPr>
          <w:rStyle w:val="FootnoteReference"/>
        </w:rPr>
        <w:footnoteReference w:id="22"/>
      </w:r>
      <w:r w:rsidR="007B4527">
        <w:t xml:space="preserve"> within a TAPI Context.</w:t>
      </w:r>
    </w:p>
    <w:p w14:paraId="3AEBA315" w14:textId="77777777" w:rsidR="007B4527" w:rsidRDefault="002A21CA" w:rsidP="007B4527">
      <w:pPr>
        <w:pStyle w:val="NormalWeb"/>
      </w:pPr>
      <w:r>
        <w:t>T</w:t>
      </w:r>
      <w:r w:rsidR="007B4527">
        <w:t xml:space="preserve">he </w:t>
      </w:r>
      <w:r>
        <w:t>client</w:t>
      </w:r>
      <w:r w:rsidR="007B4527">
        <w:t xml:space="preserve"> maintains history and live views of the state of the things in the network </w:t>
      </w:r>
      <w:proofErr w:type="gramStart"/>
      <w:r w:rsidR="007B4527">
        <w:t>so as to</w:t>
      </w:r>
      <w:proofErr w:type="gramEnd"/>
      <w:r w:rsidR="007B4527">
        <w:t xml:space="preserve"> do the necessary analysis</w:t>
      </w:r>
      <w:r>
        <w:t>, h</w:t>
      </w:r>
      <w:r w:rsidR="007B4527">
        <w:t xml:space="preserve">ence that </w:t>
      </w:r>
      <w:r w:rsidR="00761253">
        <w:t>Management-Control</w:t>
      </w:r>
      <w:r w:rsidR="004D43D0">
        <w:t xml:space="preserve"> </w:t>
      </w:r>
      <w:r w:rsidR="007B4527">
        <w:t>system</w:t>
      </w:r>
      <w:r w:rsidR="00DA27E1">
        <w:t xml:space="preserve"> uses a mechanism </w:t>
      </w:r>
      <w:r w:rsidR="00F109D0">
        <w:t>providing autonomous updates and</w:t>
      </w:r>
      <w:r w:rsidR="007B4527">
        <w:t xml:space="preserve"> </w:t>
      </w:r>
      <w:r w:rsidR="006C6C48">
        <w:t>n</w:t>
      </w:r>
      <w:r w:rsidR="00E6421C">
        <w:t>eed</w:t>
      </w:r>
      <w:r w:rsidR="007B4527">
        <w:t xml:space="preserve"> NOT query</w:t>
      </w:r>
      <w:r>
        <w:t xml:space="preserve"> the provider for</w:t>
      </w:r>
      <w:r w:rsidR="007B4527">
        <w:t xml:space="preserve"> states.</w:t>
      </w:r>
    </w:p>
    <w:p w14:paraId="7CDC3078" w14:textId="77777777" w:rsidR="007B4527" w:rsidRDefault="007B4527" w:rsidP="007B4527">
      <w:pPr>
        <w:pStyle w:val="NormalWeb"/>
        <w:rPr>
          <w:rFonts w:eastAsiaTheme="minorEastAsia"/>
        </w:rPr>
      </w:pPr>
      <w:r>
        <w:rPr>
          <w:color w:val="000000"/>
        </w:rPr>
        <w:t>The overall solution is expected to have the following characteristics</w:t>
      </w:r>
      <w:r w:rsidR="00F109D0">
        <w:rPr>
          <w:color w:val="000000"/>
        </w:rPr>
        <w:t xml:space="preserve"> for the provider</w:t>
      </w:r>
      <w:r>
        <w:rPr>
          <w:color w:val="000000"/>
        </w:rPr>
        <w:t>:</w:t>
      </w:r>
    </w:p>
    <w:p w14:paraId="263C759D" w14:textId="77777777" w:rsidR="00333FCD" w:rsidRPr="00333FCD" w:rsidRDefault="007B4527" w:rsidP="00333FCD">
      <w:pPr>
        <w:numPr>
          <w:ilvl w:val="0"/>
          <w:numId w:val="6"/>
        </w:numPr>
        <w:spacing w:before="100" w:beforeAutospacing="1" w:after="100" w:afterAutospacing="1"/>
        <w:rPr>
          <w:rFonts w:eastAsia="Times New Roman"/>
        </w:rPr>
      </w:pPr>
      <w:r>
        <w:rPr>
          <w:rFonts w:eastAsia="Times New Roman"/>
        </w:rPr>
        <w:t>Few</w:t>
      </w:r>
      <w:r w:rsidR="00CA25F5">
        <w:rPr>
          <w:rFonts w:eastAsia="Times New Roman"/>
        </w:rPr>
        <w:t xml:space="preserve"> (~2)</w:t>
      </w:r>
      <w:r>
        <w:rPr>
          <w:rFonts w:eastAsia="Times New Roman"/>
        </w:rPr>
        <w:t xml:space="preserve"> direct client</w:t>
      </w:r>
      <w:r w:rsidR="00345A44">
        <w:rPr>
          <w:rFonts w:eastAsia="Times New Roman"/>
        </w:rPr>
        <w:t>s</w:t>
      </w:r>
      <w:r w:rsidR="00CA25F5">
        <w:rPr>
          <w:rStyle w:val="FootnoteReference"/>
          <w:rFonts w:eastAsia="Times New Roman"/>
        </w:rPr>
        <w:footnoteReference w:id="23"/>
      </w:r>
    </w:p>
    <w:p w14:paraId="7878D1FC" w14:textId="77777777" w:rsidR="007B4527" w:rsidRDefault="00494664" w:rsidP="006B0A86">
      <w:pPr>
        <w:numPr>
          <w:ilvl w:val="1"/>
          <w:numId w:val="6"/>
        </w:numPr>
        <w:spacing w:before="100" w:beforeAutospacing="1" w:after="100" w:afterAutospacing="1"/>
        <w:rPr>
          <w:rFonts w:eastAsia="Times New Roman"/>
        </w:rPr>
      </w:pPr>
      <w:r>
        <w:rPr>
          <w:rFonts w:eastAsia="Times New Roman"/>
        </w:rPr>
        <w:t>For example, a s</w:t>
      </w:r>
      <w:r w:rsidR="007B4527">
        <w:rPr>
          <w:rFonts w:eastAsia="Times New Roman"/>
        </w:rPr>
        <w:t>ingle OSS/orchestrator with several separate internal systems (</w:t>
      </w:r>
      <w:r w:rsidR="00991192">
        <w:rPr>
          <w:rFonts w:eastAsia="Times New Roman"/>
        </w:rPr>
        <w:t>f</w:t>
      </w:r>
      <w:r w:rsidR="007B4527">
        <w:rPr>
          <w:rFonts w:eastAsia="Times New Roman"/>
        </w:rPr>
        <w:t>ault, provisioning, equipment inventory) and potentially some form of resilience</w:t>
      </w:r>
    </w:p>
    <w:p w14:paraId="4E1CBB77" w14:textId="64AFE276" w:rsidR="00D112E5" w:rsidRDefault="00D112E5" w:rsidP="00D112E5">
      <w:pPr>
        <w:numPr>
          <w:ilvl w:val="1"/>
          <w:numId w:val="6"/>
        </w:numPr>
        <w:spacing w:before="100" w:beforeAutospacing="1" w:after="100" w:afterAutospacing="1"/>
        <w:rPr>
          <w:rFonts w:eastAsia="Times New Roman"/>
        </w:rPr>
      </w:pPr>
      <w:r>
        <w:rPr>
          <w:rFonts w:eastAsia="Times New Roman"/>
        </w:rPr>
        <w:t>It is expected that TAPI is used at a point</w:t>
      </w:r>
      <w:r w:rsidR="00747ED8">
        <w:rPr>
          <w:rFonts w:eastAsia="Times New Roman"/>
        </w:rPr>
        <w:t xml:space="preserve"> </w:t>
      </w:r>
      <w:r w:rsidR="00106040">
        <w:rPr>
          <w:rFonts w:eastAsia="Times New Roman"/>
        </w:rPr>
        <w:t>low</w:t>
      </w:r>
      <w:r>
        <w:rPr>
          <w:rFonts w:eastAsia="Times New Roman"/>
        </w:rPr>
        <w:t xml:space="preserve"> in the </w:t>
      </w:r>
      <w:r w:rsidR="00761253">
        <w:rPr>
          <w:rFonts w:eastAsia="Times New Roman"/>
        </w:rPr>
        <w:t>Management-Control</w:t>
      </w:r>
      <w:r>
        <w:rPr>
          <w:rFonts w:eastAsia="Times New Roman"/>
        </w:rPr>
        <w:t xml:space="preserve"> hierarchy close to the </w:t>
      </w:r>
      <w:r w:rsidR="00A048BF">
        <w:rPr>
          <w:rFonts w:eastAsia="Times New Roman"/>
        </w:rPr>
        <w:t xml:space="preserve">controlled </w:t>
      </w:r>
      <w:r>
        <w:rPr>
          <w:rFonts w:eastAsia="Times New Roman"/>
        </w:rPr>
        <w:t>devices</w:t>
      </w:r>
      <w:r w:rsidR="00C25979">
        <w:rPr>
          <w:rFonts w:eastAsia="Times New Roman"/>
        </w:rPr>
        <w:t xml:space="preserve"> (see </w:t>
      </w:r>
      <w:r w:rsidR="00C25979">
        <w:rPr>
          <w:rFonts w:eastAsia="Times New Roman"/>
        </w:rPr>
        <w:fldChar w:fldCharType="begin"/>
      </w:r>
      <w:r w:rsidR="00C25979">
        <w:rPr>
          <w:rFonts w:eastAsia="Times New Roman"/>
        </w:rPr>
        <w:instrText xml:space="preserve"> REF _Ref8641135 \h </w:instrText>
      </w:r>
      <w:r w:rsidR="00C25979">
        <w:rPr>
          <w:rFonts w:eastAsia="Times New Roman"/>
        </w:rPr>
      </w:r>
      <w:r w:rsidR="00C25979">
        <w:rPr>
          <w:rFonts w:eastAsia="Times New Roman"/>
        </w:rPr>
        <w:fldChar w:fldCharType="separate"/>
      </w:r>
      <w:ins w:id="2948" w:author="Author">
        <w:r w:rsidR="00B53275" w:rsidRPr="00CA3534">
          <w:t xml:space="preserve">Figure </w:t>
        </w:r>
        <w:r w:rsidR="00B53275">
          <w:rPr>
            <w:noProof/>
          </w:rPr>
          <w:t>1</w:t>
        </w:r>
        <w:del w:id="2949" w:author="Author">
          <w:r w:rsidR="006D1621" w:rsidRPr="00CA3534" w:rsidDel="00B53275">
            <w:delText xml:space="preserve">Figure </w:delText>
          </w:r>
          <w:r w:rsidR="006D1621" w:rsidDel="00B53275">
            <w:rPr>
              <w:noProof/>
            </w:rPr>
            <w:delText>1</w:delText>
          </w:r>
        </w:del>
      </w:ins>
      <w:del w:id="2950" w:author="Author">
        <w:r w:rsidR="00C1187B" w:rsidRPr="00CA3534" w:rsidDel="00B53275">
          <w:delText xml:space="preserve">Figure </w:delText>
        </w:r>
        <w:r w:rsidR="00C1187B" w:rsidDel="00B53275">
          <w:rPr>
            <w:noProof/>
          </w:rPr>
          <w:delText>1</w:delText>
        </w:r>
      </w:del>
      <w:r w:rsidR="00C25979">
        <w:rPr>
          <w:rFonts w:eastAsia="Times New Roman"/>
        </w:rPr>
        <w:fldChar w:fldCharType="end"/>
      </w:r>
      <w:r w:rsidR="00C25979">
        <w:rPr>
          <w:rFonts w:eastAsia="Times New Roman"/>
        </w:rPr>
        <w:t>)</w:t>
      </w:r>
      <w:r w:rsidR="00747ED8">
        <w:rPr>
          <w:rFonts w:eastAsia="Times New Roman"/>
        </w:rPr>
        <w:t>:</w:t>
      </w:r>
    </w:p>
    <w:p w14:paraId="3F509514" w14:textId="77777777" w:rsidR="00B5248A" w:rsidRDefault="00B5248A" w:rsidP="00D112E5">
      <w:pPr>
        <w:numPr>
          <w:ilvl w:val="2"/>
          <w:numId w:val="6"/>
        </w:numPr>
        <w:spacing w:before="100" w:beforeAutospacing="1" w:after="100" w:afterAutospacing="1"/>
        <w:rPr>
          <w:rFonts w:eastAsia="Times New Roman"/>
        </w:rPr>
      </w:pPr>
      <w:r>
        <w:rPr>
          <w:rFonts w:eastAsia="Times New Roman"/>
        </w:rPr>
        <w:t>I</w:t>
      </w:r>
      <w:r w:rsidR="0026338B">
        <w:rPr>
          <w:rFonts w:eastAsia="Times New Roman"/>
        </w:rPr>
        <w:t xml:space="preserve">nterfaces </w:t>
      </w:r>
      <w:r>
        <w:rPr>
          <w:rFonts w:eastAsia="Times New Roman"/>
        </w:rPr>
        <w:t>above the OSS are unlikely to use TAPI</w:t>
      </w:r>
      <w:r w:rsidR="00CB34D3">
        <w:rPr>
          <w:rFonts w:eastAsia="Times New Roman"/>
        </w:rPr>
        <w:t xml:space="preserve"> such as:</w:t>
      </w:r>
    </w:p>
    <w:p w14:paraId="1173F9BC" w14:textId="77777777" w:rsidR="00CB34D3" w:rsidRDefault="00CB34D3" w:rsidP="00CB34D3">
      <w:pPr>
        <w:numPr>
          <w:ilvl w:val="3"/>
          <w:numId w:val="6"/>
        </w:numPr>
        <w:spacing w:before="100" w:beforeAutospacing="1" w:after="100" w:afterAutospacing="1"/>
        <w:rPr>
          <w:rFonts w:eastAsia="Times New Roman"/>
        </w:rPr>
      </w:pPr>
      <w:r>
        <w:rPr>
          <w:rFonts w:eastAsia="Times New Roman"/>
        </w:rPr>
        <w:t xml:space="preserve">Interface to customer </w:t>
      </w:r>
      <w:r w:rsidR="00C1593F">
        <w:rPr>
          <w:rFonts w:eastAsia="Times New Roman"/>
        </w:rPr>
        <w:t>management solutions</w:t>
      </w:r>
    </w:p>
    <w:p w14:paraId="29405021" w14:textId="77777777" w:rsidR="00C1593F" w:rsidRDefault="00C1593F" w:rsidP="00CB34D3">
      <w:pPr>
        <w:numPr>
          <w:ilvl w:val="3"/>
          <w:numId w:val="6"/>
        </w:numPr>
        <w:spacing w:before="100" w:beforeAutospacing="1" w:after="100" w:afterAutospacing="1"/>
        <w:rPr>
          <w:rFonts w:eastAsia="Times New Roman"/>
        </w:rPr>
      </w:pPr>
      <w:r>
        <w:rPr>
          <w:rFonts w:eastAsia="Times New Roman"/>
        </w:rPr>
        <w:t>Interfaces direct to end user</w:t>
      </w:r>
    </w:p>
    <w:p w14:paraId="234EC99F" w14:textId="77777777" w:rsidR="00D112E5" w:rsidRDefault="00D112E5" w:rsidP="00D112E5">
      <w:pPr>
        <w:numPr>
          <w:ilvl w:val="2"/>
          <w:numId w:val="6"/>
        </w:numPr>
        <w:spacing w:before="100" w:beforeAutospacing="1" w:after="100" w:afterAutospacing="1"/>
        <w:rPr>
          <w:rFonts w:eastAsia="Times New Roman"/>
        </w:rPr>
      </w:pPr>
      <w:r>
        <w:rPr>
          <w:rFonts w:eastAsia="Times New Roman"/>
        </w:rPr>
        <w:t>At this point it is likely that the solution is somewhat traditional in nature with an OSS</w:t>
      </w:r>
      <w:r w:rsidR="0031046A">
        <w:rPr>
          <w:rFonts w:eastAsia="Times New Roman"/>
        </w:rPr>
        <w:t>,</w:t>
      </w:r>
      <w:r w:rsidR="00DA2FDE">
        <w:rPr>
          <w:rFonts w:eastAsia="Times New Roman"/>
        </w:rPr>
        <w:t xml:space="preserve"> or Orchestrator, or</w:t>
      </w:r>
      <w:r>
        <w:rPr>
          <w:rFonts w:eastAsia="Times New Roman"/>
        </w:rPr>
        <w:t xml:space="preserve"> potentially an orchestrator</w:t>
      </w:r>
      <w:r w:rsidR="0031046A">
        <w:rPr>
          <w:rFonts w:eastAsia="Times New Roman"/>
        </w:rPr>
        <w:t xml:space="preserve"> and OSS</w:t>
      </w:r>
      <w:r>
        <w:rPr>
          <w:rFonts w:eastAsia="Times New Roman"/>
        </w:rPr>
        <w:t xml:space="preserve"> operating in conjunction</w:t>
      </w:r>
    </w:p>
    <w:p w14:paraId="2099A51E" w14:textId="77777777" w:rsidR="00D112E5" w:rsidRDefault="00D112E5" w:rsidP="00D112E5">
      <w:pPr>
        <w:numPr>
          <w:ilvl w:val="2"/>
          <w:numId w:val="6"/>
        </w:numPr>
        <w:spacing w:before="100" w:beforeAutospacing="1" w:after="100" w:afterAutospacing="1"/>
        <w:rPr>
          <w:rFonts w:eastAsia="Times New Roman"/>
        </w:rPr>
      </w:pPr>
      <w:r>
        <w:rPr>
          <w:rFonts w:eastAsia="Times New Roman"/>
        </w:rPr>
        <w:t>It is assumed that the OSS/Orchestrator will be composed of functionally focused components (e.g., fault analysis, path computation) but that it will provide a relatively unified interface to the subordinate systems</w:t>
      </w:r>
    </w:p>
    <w:p w14:paraId="416026E5" w14:textId="77777777" w:rsidR="00D35495" w:rsidRDefault="00D35495" w:rsidP="00D112E5">
      <w:pPr>
        <w:numPr>
          <w:ilvl w:val="2"/>
          <w:numId w:val="6"/>
        </w:numPr>
        <w:spacing w:before="100" w:beforeAutospacing="1" w:after="100" w:afterAutospacing="1"/>
        <w:rPr>
          <w:rFonts w:eastAsia="Times New Roman"/>
        </w:rPr>
      </w:pPr>
      <w:r>
        <w:rPr>
          <w:rFonts w:eastAsia="Times New Roman"/>
        </w:rPr>
        <w:t>The OSS/Orchestrator may be operating some form of resilience</w:t>
      </w:r>
    </w:p>
    <w:p w14:paraId="20C10579" w14:textId="77777777" w:rsidR="00EE71F5" w:rsidRDefault="005D74A2" w:rsidP="00D112E5">
      <w:pPr>
        <w:numPr>
          <w:ilvl w:val="1"/>
          <w:numId w:val="6"/>
        </w:numPr>
        <w:spacing w:before="100" w:beforeAutospacing="1" w:after="100" w:afterAutospacing="1"/>
        <w:rPr>
          <w:rFonts w:eastAsia="Times New Roman"/>
        </w:rPr>
      </w:pPr>
      <w:r>
        <w:rPr>
          <w:rFonts w:eastAsia="Times New Roman"/>
        </w:rPr>
        <w:t>It is allowed</w:t>
      </w:r>
      <w:r w:rsidR="00EE71F5">
        <w:rPr>
          <w:rFonts w:eastAsia="Times New Roman"/>
        </w:rPr>
        <w:t xml:space="preserve"> for a </w:t>
      </w:r>
      <w:r w:rsidR="007F515F">
        <w:rPr>
          <w:rFonts w:eastAsia="Times New Roman"/>
        </w:rPr>
        <w:t>provider to divide up the information based upon entity type</w:t>
      </w:r>
    </w:p>
    <w:p w14:paraId="27FBA41D" w14:textId="77777777" w:rsidR="007F515F" w:rsidRDefault="007F515F" w:rsidP="007F515F">
      <w:pPr>
        <w:numPr>
          <w:ilvl w:val="2"/>
          <w:numId w:val="6"/>
        </w:numPr>
        <w:spacing w:before="100" w:beforeAutospacing="1" w:after="100" w:afterAutospacing="1"/>
        <w:rPr>
          <w:rFonts w:eastAsia="Times New Roman"/>
        </w:rPr>
      </w:pPr>
      <w:r>
        <w:rPr>
          <w:rFonts w:eastAsia="Times New Roman"/>
        </w:rPr>
        <w:t>This allows simple separation of topology from equipment from alarms</w:t>
      </w:r>
    </w:p>
    <w:p w14:paraId="7BD3A600" w14:textId="77777777" w:rsidR="007F515F" w:rsidRDefault="007F515F" w:rsidP="003873FC">
      <w:pPr>
        <w:numPr>
          <w:ilvl w:val="2"/>
          <w:numId w:val="6"/>
        </w:numPr>
        <w:spacing w:before="100" w:beforeAutospacing="1" w:after="100" w:afterAutospacing="1"/>
        <w:rPr>
          <w:rFonts w:eastAsia="Times New Roman"/>
        </w:rPr>
      </w:pPr>
      <w:r>
        <w:rPr>
          <w:rFonts w:eastAsia="Times New Roman"/>
        </w:rPr>
        <w:t xml:space="preserve">This simple split probably matches the </w:t>
      </w:r>
      <w:r w:rsidR="00207B73">
        <w:rPr>
          <w:rFonts w:eastAsia="Times New Roman"/>
        </w:rPr>
        <w:t>normal gross partition of roles in an OSS/Orchestrator</w:t>
      </w:r>
    </w:p>
    <w:p w14:paraId="01945A6B" w14:textId="77777777" w:rsidR="00D112E5" w:rsidRPr="00D112E5" w:rsidRDefault="005D74A2" w:rsidP="00D112E5">
      <w:pPr>
        <w:numPr>
          <w:ilvl w:val="1"/>
          <w:numId w:val="6"/>
        </w:numPr>
        <w:spacing w:before="100" w:beforeAutospacing="1" w:after="100" w:afterAutospacing="1"/>
        <w:rPr>
          <w:rFonts w:eastAsia="Times New Roman"/>
        </w:rPr>
      </w:pPr>
      <w:r>
        <w:rPr>
          <w:rFonts w:eastAsia="Times New Roman"/>
        </w:rPr>
        <w:lastRenderedPageBreak/>
        <w:t>I</w:t>
      </w:r>
      <w:r w:rsidR="00D112E5">
        <w:rPr>
          <w:rFonts w:eastAsia="Times New Roman"/>
        </w:rPr>
        <w:t>t is assumed that there will be</w:t>
      </w:r>
      <w:r w:rsidR="00735B19">
        <w:rPr>
          <w:rFonts w:eastAsia="Times New Roman"/>
        </w:rPr>
        <w:t xml:space="preserve"> one or two clients for each stream type (perhaps up to 4 if</w:t>
      </w:r>
      <w:r w:rsidR="003E5ADC">
        <w:rPr>
          <w:rFonts w:eastAsia="Times New Roman"/>
        </w:rPr>
        <w:t>, for example,</w:t>
      </w:r>
      <w:r w:rsidR="00735B19">
        <w:rPr>
          <w:rFonts w:eastAsia="Times New Roman"/>
        </w:rPr>
        <w:t xml:space="preserve"> there is both a</w:t>
      </w:r>
      <w:r w:rsidR="00FD62CD">
        <w:rPr>
          <w:rFonts w:eastAsia="Times New Roman"/>
        </w:rPr>
        <w:t xml:space="preserve"> resi</w:t>
      </w:r>
      <w:r w:rsidR="003E5ADC">
        <w:rPr>
          <w:rFonts w:eastAsia="Times New Roman"/>
        </w:rPr>
        <w:t>lient</w:t>
      </w:r>
      <w:r w:rsidR="00735B19">
        <w:rPr>
          <w:rFonts w:eastAsia="Times New Roman"/>
        </w:rPr>
        <w:t xml:space="preserve"> orchestrator and a</w:t>
      </w:r>
      <w:r w:rsidR="003E5ADC">
        <w:rPr>
          <w:rFonts w:eastAsia="Times New Roman"/>
        </w:rPr>
        <w:t xml:space="preserve"> resilient</w:t>
      </w:r>
      <w:r w:rsidR="00735B19">
        <w:rPr>
          <w:rFonts w:eastAsia="Times New Roman"/>
        </w:rPr>
        <w:t xml:space="preserve"> OSS which are both providing some alarm capability)</w:t>
      </w:r>
    </w:p>
    <w:p w14:paraId="335D7DA2" w14:textId="77777777" w:rsidR="007B4527" w:rsidRDefault="00683A46" w:rsidP="006B0A86">
      <w:pPr>
        <w:numPr>
          <w:ilvl w:val="0"/>
          <w:numId w:val="6"/>
        </w:numPr>
        <w:spacing w:before="100" w:beforeAutospacing="1" w:after="100" w:afterAutospacing="1"/>
        <w:rPr>
          <w:rFonts w:eastAsia="Times New Roman"/>
        </w:rPr>
      </w:pPr>
      <w:r>
        <w:rPr>
          <w:rFonts w:eastAsia="Times New Roman"/>
        </w:rPr>
        <w:t>Long-lived clients:</w:t>
      </w:r>
    </w:p>
    <w:p w14:paraId="24A983A0" w14:textId="77777777" w:rsidR="007B4527" w:rsidRDefault="007B4527" w:rsidP="006B0A86">
      <w:pPr>
        <w:numPr>
          <w:ilvl w:val="1"/>
          <w:numId w:val="6"/>
        </w:numPr>
        <w:spacing w:before="100" w:beforeAutospacing="1" w:after="100" w:afterAutospacing="1"/>
        <w:rPr>
          <w:rFonts w:eastAsia="Times New Roman"/>
        </w:rPr>
      </w:pPr>
      <w:r>
        <w:rPr>
          <w:rFonts w:eastAsia="Times New Roman"/>
        </w:rPr>
        <w:t>Clients remain “connected” for a very long time and if the connection is dropped the same client will usually try to reconnect</w:t>
      </w:r>
    </w:p>
    <w:p w14:paraId="162B52F4" w14:textId="77777777" w:rsidR="0031046A" w:rsidRDefault="005D74A2" w:rsidP="006B0A86">
      <w:pPr>
        <w:numPr>
          <w:ilvl w:val="1"/>
          <w:numId w:val="6"/>
        </w:numPr>
        <w:spacing w:before="100" w:beforeAutospacing="1" w:after="100" w:afterAutospacing="1"/>
        <w:rPr>
          <w:rFonts w:eastAsia="Times New Roman"/>
        </w:rPr>
      </w:pPr>
      <w:r>
        <w:rPr>
          <w:rFonts w:eastAsia="Times New Roman"/>
        </w:rPr>
        <w:t>B</w:t>
      </w:r>
      <w:r w:rsidR="0031046A">
        <w:rPr>
          <w:rFonts w:eastAsia="Times New Roman"/>
        </w:rPr>
        <w:t xml:space="preserve">ecause of the </w:t>
      </w:r>
      <w:r w:rsidR="00502429">
        <w:rPr>
          <w:rFonts w:eastAsia="Times New Roman"/>
        </w:rPr>
        <w:t>point of use of TAPI</w:t>
      </w:r>
      <w:r w:rsidR="0031046A">
        <w:rPr>
          <w:rFonts w:eastAsia="Times New Roman"/>
        </w:rPr>
        <w:t xml:space="preserve"> in the </w:t>
      </w:r>
      <w:r w:rsidR="00761253">
        <w:rPr>
          <w:rFonts w:eastAsia="Times New Roman"/>
        </w:rPr>
        <w:t>Management-Control</w:t>
      </w:r>
      <w:r w:rsidR="0031046A">
        <w:rPr>
          <w:rFonts w:eastAsia="Times New Roman"/>
        </w:rPr>
        <w:t xml:space="preserve"> hierarchy and the role and purpose of the clients (OSS/Orchestrator)</w:t>
      </w:r>
      <w:r w:rsidR="00502429">
        <w:rPr>
          <w:rFonts w:eastAsia="Times New Roman"/>
        </w:rPr>
        <w:t>, it is expected that the clients will be permanently connected.</w:t>
      </w:r>
    </w:p>
    <w:p w14:paraId="171A10DB" w14:textId="77777777" w:rsidR="007B4527" w:rsidRDefault="007B4527" w:rsidP="006B0A86">
      <w:pPr>
        <w:numPr>
          <w:ilvl w:val="0"/>
          <w:numId w:val="6"/>
        </w:numPr>
        <w:spacing w:before="100" w:beforeAutospacing="1" w:after="100" w:afterAutospacing="1"/>
        <w:rPr>
          <w:rFonts w:eastAsia="Times New Roman"/>
        </w:rPr>
      </w:pPr>
      <w:r>
        <w:rPr>
          <w:rFonts w:eastAsia="Times New Roman"/>
          <w:color w:val="000000"/>
        </w:rPr>
        <w:t>Provider maintains alignment with underlying system</w:t>
      </w:r>
    </w:p>
    <w:p w14:paraId="5E0551D9" w14:textId="77777777" w:rsidR="007B4527" w:rsidRPr="003873FC" w:rsidRDefault="007B4527" w:rsidP="006B0A86">
      <w:pPr>
        <w:numPr>
          <w:ilvl w:val="1"/>
          <w:numId w:val="6"/>
        </w:numPr>
        <w:spacing w:before="100" w:beforeAutospacing="1" w:after="100" w:afterAutospacing="1"/>
        <w:rPr>
          <w:rFonts w:eastAsia="Times New Roman"/>
        </w:rPr>
      </w:pPr>
      <w:r>
        <w:rPr>
          <w:rFonts w:eastAsia="Times New Roman"/>
          <w:color w:val="000000"/>
        </w:rPr>
        <w:t>The TAPI realization assumes a reliable input that ensures eventual consistency with current network state</w:t>
      </w:r>
    </w:p>
    <w:p w14:paraId="0D21E171" w14:textId="77777777" w:rsidR="00F371C9" w:rsidRDefault="00F371C9" w:rsidP="006B0A86">
      <w:pPr>
        <w:numPr>
          <w:ilvl w:val="1"/>
          <w:numId w:val="6"/>
        </w:numPr>
        <w:spacing w:before="100" w:beforeAutospacing="1" w:after="100" w:afterAutospacing="1"/>
        <w:rPr>
          <w:rFonts w:eastAsia="Times New Roman"/>
        </w:rPr>
      </w:pPr>
      <w:r>
        <w:rPr>
          <w:rFonts w:eastAsia="Times New Roman"/>
        </w:rPr>
        <w:t xml:space="preserve">As the client is an OSS/Orchestrator, it will have a repository. </w:t>
      </w:r>
    </w:p>
    <w:p w14:paraId="67D2618C" w14:textId="77777777" w:rsidR="00F371C9" w:rsidRDefault="00F371C9" w:rsidP="00F371C9">
      <w:pPr>
        <w:numPr>
          <w:ilvl w:val="2"/>
          <w:numId w:val="6"/>
        </w:numPr>
        <w:spacing w:before="100" w:beforeAutospacing="1" w:after="100" w:afterAutospacing="1"/>
        <w:rPr>
          <w:rFonts w:eastAsia="Times New Roman"/>
        </w:rPr>
      </w:pPr>
      <w:r>
        <w:rPr>
          <w:rFonts w:eastAsia="Times New Roman"/>
        </w:rPr>
        <w:t>The normal mode or operation is to align the repository with the view provided by the underlying system and to build a broader view of the network by integrating the views from many underlying systems.</w:t>
      </w:r>
    </w:p>
    <w:p w14:paraId="0CF52C3A" w14:textId="77777777" w:rsidR="00F371C9" w:rsidRDefault="00F371C9" w:rsidP="003873FC">
      <w:pPr>
        <w:numPr>
          <w:ilvl w:val="2"/>
          <w:numId w:val="6"/>
        </w:numPr>
        <w:spacing w:before="100" w:beforeAutospacing="1" w:after="100" w:afterAutospacing="1"/>
        <w:rPr>
          <w:rFonts w:eastAsia="Times New Roman"/>
        </w:rPr>
      </w:pPr>
      <w:r>
        <w:rPr>
          <w:rFonts w:eastAsia="Times New Roman"/>
        </w:rPr>
        <w:t>For the OSS/Orchestrator to perform</w:t>
      </w:r>
      <w:r w:rsidR="005F069C">
        <w:rPr>
          <w:rFonts w:eastAsia="Times New Roman"/>
        </w:rPr>
        <w:t xml:space="preserve"> its expected functions</w:t>
      </w:r>
      <w:r>
        <w:rPr>
          <w:rFonts w:eastAsia="Times New Roman"/>
        </w:rPr>
        <w:t xml:space="preserve"> it is necessary</w:t>
      </w:r>
      <w:r w:rsidR="00484344">
        <w:rPr>
          <w:rFonts w:eastAsia="Times New Roman"/>
        </w:rPr>
        <w:t xml:space="preserve"> for it</w:t>
      </w:r>
      <w:r>
        <w:rPr>
          <w:rFonts w:eastAsia="Times New Roman"/>
        </w:rPr>
        <w:t xml:space="preserve"> to maintain alignment.</w:t>
      </w:r>
    </w:p>
    <w:p w14:paraId="34AE63EB" w14:textId="77777777" w:rsidR="006761C9" w:rsidRPr="00A75391" w:rsidRDefault="007B4527" w:rsidP="007B4527">
      <w:pPr>
        <w:rPr>
          <w:rFonts w:eastAsia="Times New Roman"/>
        </w:rPr>
      </w:pPr>
      <w:r>
        <w:rPr>
          <w:rFonts w:eastAsia="Times New Roman"/>
        </w:rPr>
        <w:t xml:space="preserve">The primary </w:t>
      </w:r>
      <w:r w:rsidR="00700831">
        <w:rPr>
          <w:rFonts w:eastAsia="Times New Roman"/>
        </w:rPr>
        <w:t>focus</w:t>
      </w:r>
      <w:r>
        <w:rPr>
          <w:rFonts w:eastAsia="Times New Roman"/>
        </w:rPr>
        <w:t xml:space="preserve"> for Streaming is</w:t>
      </w:r>
      <w:r w:rsidR="00700831">
        <w:rPr>
          <w:rFonts w:eastAsia="Times New Roman"/>
        </w:rPr>
        <w:t xml:space="preserve"> simple and efficient </w:t>
      </w:r>
      <w:r w:rsidR="004B6627">
        <w:rPr>
          <w:rFonts w:eastAsia="Times New Roman"/>
        </w:rPr>
        <w:t xml:space="preserve">ongoing </w:t>
      </w:r>
      <w:r w:rsidR="00952BA5">
        <w:rPr>
          <w:rFonts w:eastAsia="Times New Roman"/>
        </w:rPr>
        <w:t xml:space="preserve">alignment </w:t>
      </w:r>
      <w:r w:rsidR="004B6627">
        <w:rPr>
          <w:rFonts w:eastAsia="Times New Roman"/>
        </w:rPr>
        <w:t xml:space="preserve">of a client </w:t>
      </w:r>
      <w:r w:rsidR="00952BA5">
        <w:rPr>
          <w:rFonts w:eastAsia="Times New Roman"/>
        </w:rPr>
        <w:t xml:space="preserve">with a view presented </w:t>
      </w:r>
      <w:r w:rsidR="004B6627">
        <w:rPr>
          <w:rFonts w:eastAsia="Times New Roman"/>
        </w:rPr>
        <w:t xml:space="preserve">by </w:t>
      </w:r>
      <w:r w:rsidR="00E8526F">
        <w:rPr>
          <w:rFonts w:eastAsia="Times New Roman"/>
        </w:rPr>
        <w:t xml:space="preserve">a </w:t>
      </w:r>
      <w:r w:rsidR="004B6627">
        <w:rPr>
          <w:rFonts w:eastAsia="Times New Roman"/>
        </w:rPr>
        <w:t>provider</w:t>
      </w:r>
      <w:r w:rsidR="00E8526F">
        <w:rPr>
          <w:rFonts w:eastAsia="Times New Roman"/>
        </w:rPr>
        <w:t>.</w:t>
      </w:r>
    </w:p>
    <w:p w14:paraId="213C06B7" w14:textId="77777777" w:rsidR="007B4527" w:rsidRDefault="007C72D8" w:rsidP="00EB62A7">
      <w:pPr>
        <w:pStyle w:val="Heading2"/>
      </w:pPr>
      <w:bookmarkStart w:id="2951" w:name="_Toc192619467"/>
      <w:r>
        <w:t xml:space="preserve">Summary of </w:t>
      </w:r>
      <w:r w:rsidR="007B4527">
        <w:t>Streaming Characteristics</w:t>
      </w:r>
      <w:bookmarkEnd w:id="2951"/>
    </w:p>
    <w:p w14:paraId="16DA53E1" w14:textId="77777777" w:rsidR="0006219F" w:rsidRPr="0006219F" w:rsidRDefault="0006219F" w:rsidP="0006219F">
      <w:r>
        <w:t>The key characteristics of the TAPI Streaming solution:</w:t>
      </w:r>
    </w:p>
    <w:p w14:paraId="50D09775"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 xml:space="preserve">Ensures </w:t>
      </w:r>
      <w:r w:rsidR="007B5BD7">
        <w:rPr>
          <w:rFonts w:eastAsia="Times New Roman"/>
        </w:rPr>
        <w:t>“</w:t>
      </w:r>
      <w:r>
        <w:rPr>
          <w:rFonts w:eastAsia="Times New Roman"/>
        </w:rPr>
        <w:t>e</w:t>
      </w:r>
      <w:r w:rsidR="007B4527">
        <w:rPr>
          <w:rFonts w:eastAsia="Times New Roman"/>
        </w:rPr>
        <w:t>ventual consistency</w:t>
      </w:r>
      <w:r w:rsidR="007B5BD7">
        <w:rPr>
          <w:rFonts w:eastAsia="Times New Roman"/>
        </w:rPr>
        <w:t>”</w:t>
      </w:r>
      <w:r w:rsidR="0006219F">
        <w:rPr>
          <w:rFonts w:eastAsia="Times New Roman"/>
        </w:rPr>
        <w:t xml:space="preserve"> of the client with the </w:t>
      </w:r>
      <w:r w:rsidR="00DA2D3E">
        <w:rPr>
          <w:rFonts w:eastAsia="Times New Roman"/>
        </w:rPr>
        <w:t>view presented by the provider</w:t>
      </w:r>
    </w:p>
    <w:p w14:paraId="6D4F5099"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Essentially, if the controlled system stops changing, once the whole stream has been received and processed in order by the client, the client view will be aligned with the corresponding controlled system state (assuming communication with all components in the controlled system</w:t>
      </w:r>
      <w:r w:rsidR="004457EB">
        <w:rPr>
          <w:rFonts w:eastAsia="Times New Roman"/>
        </w:rPr>
        <w:t xml:space="preserve"> is operating correctly etc.</w:t>
      </w:r>
      <w:r>
        <w:rPr>
          <w:rFonts w:eastAsia="Times New Roman"/>
        </w:rPr>
        <w:t>)</w:t>
      </w:r>
    </w:p>
    <w:p w14:paraId="16D3E968" w14:textId="77777777" w:rsidR="007B4527" w:rsidRDefault="0055408A" w:rsidP="006B0A86">
      <w:pPr>
        <w:numPr>
          <w:ilvl w:val="0"/>
          <w:numId w:val="8"/>
        </w:numPr>
        <w:spacing w:before="100" w:beforeAutospacing="1" w:after="100" w:afterAutospacing="1"/>
        <w:rPr>
          <w:rFonts w:eastAsia="Times New Roman"/>
        </w:rPr>
      </w:pPr>
      <w:r>
        <w:rPr>
          <w:rFonts w:eastAsia="Times New Roman"/>
        </w:rPr>
        <w:t xml:space="preserve">Is built on a provider </w:t>
      </w:r>
      <w:r w:rsidR="007B4527">
        <w:rPr>
          <w:rFonts w:eastAsia="Times New Roman"/>
        </w:rPr>
        <w:t>log of records</w:t>
      </w:r>
      <w:r>
        <w:rPr>
          <w:rFonts w:eastAsia="Times New Roman"/>
        </w:rPr>
        <w:t xml:space="preserve"> </w:t>
      </w:r>
      <w:r w:rsidR="008F2DAB">
        <w:rPr>
          <w:rFonts w:eastAsia="Times New Roman"/>
        </w:rPr>
        <w:t xml:space="preserve">detailing </w:t>
      </w:r>
      <w:r>
        <w:rPr>
          <w:rFonts w:eastAsia="Times New Roman"/>
        </w:rPr>
        <w:t>change</w:t>
      </w:r>
      <w:r w:rsidR="008F2DAB">
        <w:rPr>
          <w:rFonts w:eastAsia="Times New Roman"/>
        </w:rPr>
        <w:t xml:space="preserve"> in the controlled system</w:t>
      </w:r>
    </w:p>
    <w:p w14:paraId="5AADFCF1"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The log is designed to enable “eventual consistency”</w:t>
      </w:r>
    </w:p>
    <w:p w14:paraId="5FCD924D" w14:textId="77777777" w:rsidR="007B4527" w:rsidRDefault="0055408A" w:rsidP="006B0A86">
      <w:pPr>
        <w:numPr>
          <w:ilvl w:val="0"/>
          <w:numId w:val="8"/>
        </w:numPr>
        <w:spacing w:before="100" w:beforeAutospacing="1" w:after="100" w:afterAutospacing="1"/>
        <w:rPr>
          <w:rFonts w:eastAsia="Times New Roman"/>
        </w:rPr>
      </w:pPr>
      <w:r>
        <w:rPr>
          <w:rFonts w:eastAsia="Times New Roman"/>
        </w:rPr>
        <w:t>Guarantees delivery of e</w:t>
      </w:r>
      <w:r w:rsidR="007B4527">
        <w:rPr>
          <w:rFonts w:eastAsia="Times New Roman"/>
        </w:rPr>
        <w:t>ach log record</w:t>
      </w:r>
      <w:r w:rsidR="00A657E1">
        <w:rPr>
          <w:rFonts w:eastAsia="Times New Roman"/>
        </w:rPr>
        <w:t xml:space="preserve"> </w:t>
      </w:r>
      <w:r w:rsidR="007B4527">
        <w:rPr>
          <w:rFonts w:eastAsia="Times New Roman"/>
        </w:rPr>
        <w:t xml:space="preserve">“at least once” </w:t>
      </w:r>
    </w:p>
    <w:p w14:paraId="6C726B43"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 xml:space="preserve">Clearly, this guarantee applies within a particular operational envelope as defined in this document </w:t>
      </w:r>
    </w:p>
    <w:p w14:paraId="7C89DAA1" w14:textId="77777777" w:rsidR="007B4527" w:rsidRDefault="004E7087" w:rsidP="006B0A86">
      <w:pPr>
        <w:numPr>
          <w:ilvl w:val="1"/>
          <w:numId w:val="8"/>
        </w:numPr>
        <w:spacing w:before="100" w:beforeAutospacing="1" w:after="100" w:afterAutospacing="1"/>
        <w:rPr>
          <w:rFonts w:eastAsia="Times New Roman"/>
        </w:rPr>
      </w:pPr>
      <w:r>
        <w:rPr>
          <w:rFonts w:eastAsia="Times New Roman"/>
        </w:rPr>
        <w:t>The provider m</w:t>
      </w:r>
      <w:r w:rsidR="007B4527">
        <w:rPr>
          <w:rFonts w:eastAsia="Times New Roman"/>
        </w:rPr>
        <w:t>ay deliver some information more than once, but this will be in a pattern that ensures “eventual consistency”</w:t>
      </w:r>
    </w:p>
    <w:p w14:paraId="4F9544E7"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Is h</w:t>
      </w:r>
      <w:r w:rsidR="007B4527">
        <w:rPr>
          <w:rFonts w:eastAsia="Times New Roman"/>
        </w:rPr>
        <w:t>ighly scalable and available</w:t>
      </w:r>
    </w:p>
    <w:p w14:paraId="2C8139D8"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Boundless scale (with corresponding system resources)</w:t>
      </w:r>
    </w:p>
    <w:p w14:paraId="7494EAD5"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Is h</w:t>
      </w:r>
      <w:r w:rsidR="007B4527">
        <w:rPr>
          <w:rFonts w:eastAsia="Times New Roman"/>
        </w:rPr>
        <w:t>ighly reliable (</w:t>
      </w:r>
      <w:r w:rsidR="00432A50">
        <w:rPr>
          <w:rFonts w:eastAsia="Times New Roman"/>
        </w:rPr>
        <w:t xml:space="preserve">network </w:t>
      </w:r>
      <w:r w:rsidR="007B4527">
        <w:rPr>
          <w:rFonts w:eastAsia="Times New Roman"/>
        </w:rPr>
        <w:t>fault tolerant)</w:t>
      </w:r>
    </w:p>
    <w:p w14:paraId="1001E5A4" w14:textId="77777777" w:rsidR="007B4527" w:rsidRPr="008F0789" w:rsidRDefault="007B4527" w:rsidP="003940E5">
      <w:pPr>
        <w:numPr>
          <w:ilvl w:val="1"/>
          <w:numId w:val="8"/>
        </w:numPr>
        <w:spacing w:before="100" w:beforeAutospacing="1" w:after="100" w:afterAutospacing="1"/>
        <w:rPr>
          <w:rFonts w:eastAsia="Times New Roman"/>
        </w:rPr>
      </w:pPr>
      <w:r>
        <w:rPr>
          <w:rFonts w:eastAsia="Times New Roman"/>
        </w:rPr>
        <w:t>Provides an inherent high availability solution (assuming necessary implementation</w:t>
      </w:r>
      <w:r w:rsidR="003940E5">
        <w:rPr>
          <w:rFonts w:eastAsia="Times New Roman"/>
        </w:rPr>
        <w:t xml:space="preserve"> can be realized on a resilient server</w:t>
      </w:r>
      <w:r w:rsidRPr="003940E5">
        <w:rPr>
          <w:rFonts w:eastAsia="Times New Roman"/>
        </w:rPr>
        <w:t>)</w:t>
      </w:r>
    </w:p>
    <w:p w14:paraId="33D38C96" w14:textId="77777777" w:rsidR="00CB5461" w:rsidRDefault="00080F97" w:rsidP="00CB5461">
      <w:pPr>
        <w:numPr>
          <w:ilvl w:val="1"/>
          <w:numId w:val="8"/>
        </w:numPr>
        <w:spacing w:before="100" w:beforeAutospacing="1" w:after="100" w:afterAutospacing="1"/>
        <w:rPr>
          <w:rFonts w:eastAsia="Times New Roman"/>
        </w:rPr>
      </w:pPr>
      <w:r>
        <w:rPr>
          <w:rFonts w:eastAsia="Times New Roman"/>
        </w:rPr>
        <w:t>Is tolerant to network communications disruption</w:t>
      </w:r>
      <w:r w:rsidR="00835CDC">
        <w:rPr>
          <w:rFonts w:eastAsia="Times New Roman"/>
        </w:rPr>
        <w:t xml:space="preserve"> allowing the client to resume from where it </w:t>
      </w:r>
      <w:r w:rsidR="00380E6B">
        <w:rPr>
          <w:rFonts w:eastAsia="Times New Roman"/>
        </w:rPr>
        <w:t>last successfully received a record.</w:t>
      </w:r>
    </w:p>
    <w:p w14:paraId="55C51F52" w14:textId="77777777" w:rsidR="00380E6B" w:rsidRDefault="00701774" w:rsidP="00CB5461">
      <w:pPr>
        <w:numPr>
          <w:ilvl w:val="1"/>
          <w:numId w:val="8"/>
        </w:numPr>
        <w:spacing w:before="100" w:beforeAutospacing="1" w:after="100" w:afterAutospacing="1"/>
        <w:rPr>
          <w:rFonts w:eastAsia="Times New Roman"/>
        </w:rPr>
      </w:pPr>
      <w:r>
        <w:rPr>
          <w:rFonts w:eastAsia="Times New Roman"/>
        </w:rPr>
        <w:t>Can feed multiple instances of client</w:t>
      </w:r>
    </w:p>
    <w:p w14:paraId="064F7BE9"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Has l</w:t>
      </w:r>
      <w:r w:rsidR="007B4527">
        <w:rPr>
          <w:rFonts w:eastAsia="Times New Roman"/>
        </w:rPr>
        <w:t>ow latency and high throughput on big data scale</w:t>
      </w:r>
    </w:p>
    <w:p w14:paraId="32515B6F"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Assuming the appropriate implementation technology</w:t>
      </w:r>
    </w:p>
    <w:p w14:paraId="762D773B" w14:textId="77777777" w:rsidR="007B4527" w:rsidRDefault="004F20D5" w:rsidP="006B0A86">
      <w:pPr>
        <w:numPr>
          <w:ilvl w:val="0"/>
          <w:numId w:val="8"/>
        </w:numPr>
        <w:spacing w:before="100" w:beforeAutospacing="1" w:after="100" w:afterAutospacing="1"/>
        <w:rPr>
          <w:rFonts w:eastAsia="Times New Roman"/>
        </w:rPr>
      </w:pPr>
      <w:r>
        <w:rPr>
          <w:rFonts w:eastAsia="Times New Roman"/>
        </w:rPr>
        <w:t xml:space="preserve">Offers flexibility in the division of </w:t>
      </w:r>
      <w:r w:rsidR="007B4527">
        <w:rPr>
          <w:rFonts w:eastAsia="Times New Roman"/>
        </w:rPr>
        <w:t xml:space="preserve">information across </w:t>
      </w:r>
      <w:r w:rsidR="006736F7">
        <w:rPr>
          <w:rFonts w:eastAsia="Times New Roman"/>
        </w:rPr>
        <w:t>streams</w:t>
      </w:r>
    </w:p>
    <w:p w14:paraId="4943FE55" w14:textId="77777777" w:rsidR="00DE7861" w:rsidRDefault="00DE7861" w:rsidP="00DE7861">
      <w:pPr>
        <w:numPr>
          <w:ilvl w:val="1"/>
          <w:numId w:val="8"/>
        </w:numPr>
        <w:spacing w:before="100" w:beforeAutospacing="1" w:after="100" w:afterAutospacing="1"/>
        <w:rPr>
          <w:rFonts w:eastAsia="Times New Roman"/>
        </w:rPr>
      </w:pPr>
      <w:r>
        <w:rPr>
          <w:rFonts w:eastAsia="Times New Roman"/>
        </w:rPr>
        <w:t xml:space="preserve">There can be multiple streams </w:t>
      </w:r>
      <w:r w:rsidR="00AC4448">
        <w:rPr>
          <w:rFonts w:eastAsia="Times New Roman"/>
        </w:rPr>
        <w:t xml:space="preserve">offered by a provider to a client where </w:t>
      </w:r>
      <w:r w:rsidR="00AC44FC">
        <w:rPr>
          <w:rFonts w:eastAsia="Times New Roman"/>
        </w:rPr>
        <w:t>each stream differs from the others in terms of information content and/or protocol</w:t>
      </w:r>
    </w:p>
    <w:p w14:paraId="5080CBEF" w14:textId="77777777" w:rsidR="00AC44FC" w:rsidRDefault="00AC44FC" w:rsidP="003873FC">
      <w:pPr>
        <w:numPr>
          <w:ilvl w:val="1"/>
          <w:numId w:val="8"/>
        </w:numPr>
        <w:spacing w:before="100" w:beforeAutospacing="1" w:after="100" w:afterAutospacing="1"/>
        <w:rPr>
          <w:rFonts w:eastAsia="Times New Roman"/>
        </w:rPr>
      </w:pPr>
      <w:r>
        <w:rPr>
          <w:rFonts w:eastAsia="Times New Roman"/>
        </w:rPr>
        <w:lastRenderedPageBreak/>
        <w:t xml:space="preserve">In the case where there are multiple streams </w:t>
      </w:r>
      <w:proofErr w:type="gramStart"/>
      <w:r>
        <w:rPr>
          <w:rFonts w:eastAsia="Times New Roman"/>
        </w:rPr>
        <w:t>offered,</w:t>
      </w:r>
      <w:proofErr w:type="gramEnd"/>
      <w:r>
        <w:rPr>
          <w:rFonts w:eastAsia="Times New Roman"/>
        </w:rPr>
        <w:t xml:space="preserve"> the client may </w:t>
      </w:r>
      <w:r w:rsidR="00BD2CF0">
        <w:rPr>
          <w:rFonts w:eastAsia="Times New Roman"/>
        </w:rPr>
        <w:t xml:space="preserve">have </w:t>
      </w:r>
      <w:r>
        <w:rPr>
          <w:rFonts w:eastAsia="Times New Roman"/>
        </w:rPr>
        <w:t>to connect to several streams to get all the information it needs</w:t>
      </w:r>
    </w:p>
    <w:p w14:paraId="781C6D7B" w14:textId="77777777" w:rsidR="007B4527" w:rsidRDefault="007B4527" w:rsidP="006B0A86">
      <w:pPr>
        <w:numPr>
          <w:ilvl w:val="0"/>
          <w:numId w:val="8"/>
        </w:numPr>
        <w:spacing w:before="100" w:beforeAutospacing="1" w:after="100" w:afterAutospacing="1"/>
        <w:rPr>
          <w:rFonts w:eastAsia="Times New Roman"/>
        </w:rPr>
      </w:pPr>
      <w:r>
        <w:rPr>
          <w:rFonts w:eastAsia="Times New Roman"/>
        </w:rPr>
        <w:t xml:space="preserve">Allows the client to re-consume records from a given </w:t>
      </w:r>
      <w:r w:rsidR="006736F7">
        <w:rPr>
          <w:rFonts w:eastAsia="Times New Roman"/>
        </w:rPr>
        <w:t>stream</w:t>
      </w:r>
      <w:r>
        <w:rPr>
          <w:rFonts w:eastAsia="Times New Roman"/>
        </w:rPr>
        <w:t xml:space="preserve"> any time</w:t>
      </w:r>
      <w:r w:rsidR="00FE264A">
        <w:rPr>
          <w:rFonts w:eastAsia="Times New Roman"/>
        </w:rPr>
        <w:t>.</w:t>
      </w:r>
    </w:p>
    <w:p w14:paraId="75A109D5" w14:textId="77777777" w:rsidR="007B4527" w:rsidRDefault="004C3337" w:rsidP="006B0A86">
      <w:pPr>
        <w:numPr>
          <w:ilvl w:val="0"/>
          <w:numId w:val="8"/>
        </w:numPr>
        <w:spacing w:before="100" w:beforeAutospacing="1" w:after="100" w:afterAutospacing="1"/>
        <w:rPr>
          <w:rFonts w:eastAsia="Times New Roman"/>
        </w:rPr>
      </w:pPr>
      <w:r>
        <w:rPr>
          <w:rFonts w:eastAsia="Times New Roman"/>
        </w:rPr>
        <w:t>Supports back-pressure</w:t>
      </w:r>
      <w:r w:rsidR="00D16C3A">
        <w:rPr>
          <w:rStyle w:val="FootnoteReference"/>
          <w:rFonts w:eastAsia="Times New Roman"/>
        </w:rPr>
        <w:footnoteReference w:id="24"/>
      </w:r>
      <w:r>
        <w:rPr>
          <w:rFonts w:eastAsia="Times New Roman"/>
        </w:rPr>
        <w:t xml:space="preserve"> from client to</w:t>
      </w:r>
      <w:r w:rsidR="00473029">
        <w:rPr>
          <w:rFonts w:eastAsia="Times New Roman"/>
        </w:rPr>
        <w:t xml:space="preserve"> enable a</w:t>
      </w:r>
      <w:r>
        <w:rPr>
          <w:rFonts w:eastAsia="Times New Roman"/>
        </w:rPr>
        <w:t xml:space="preserve"> r</w:t>
      </w:r>
      <w:r w:rsidR="007B4527">
        <w:rPr>
          <w:rFonts w:eastAsia="Times New Roman"/>
        </w:rPr>
        <w:t>eactive producer</w:t>
      </w:r>
      <w:r w:rsidR="00FE264A">
        <w:rPr>
          <w:rFonts w:eastAsia="Times New Roman"/>
        </w:rPr>
        <w:t>.</w:t>
      </w:r>
    </w:p>
    <w:p w14:paraId="3E031DD9" w14:textId="77777777" w:rsidR="00F03334" w:rsidRDefault="00A60BD6" w:rsidP="00EB62A7">
      <w:pPr>
        <w:pStyle w:val="Heading2"/>
      </w:pPr>
      <w:bookmarkStart w:id="2952" w:name="_Ref52928055"/>
      <w:bookmarkStart w:id="2953" w:name="_Toc192619468"/>
      <w:r>
        <w:t>Supported and available streams</w:t>
      </w:r>
      <w:bookmarkEnd w:id="2952"/>
      <w:bookmarkEnd w:id="2953"/>
    </w:p>
    <w:p w14:paraId="189CF636" w14:textId="77777777" w:rsidR="00406405" w:rsidRDefault="00A60BD6" w:rsidP="00A60BD6">
      <w:r>
        <w:t>The interface can offer many streams for a context</w:t>
      </w:r>
      <w:r w:rsidR="007433F5">
        <w:t>. The client can determine</w:t>
      </w:r>
      <w:r w:rsidR="002C4DF6">
        <w:t>, using calls on the provider,</w:t>
      </w:r>
      <w:r w:rsidR="007433F5">
        <w:t xml:space="preserve"> both the </w:t>
      </w:r>
      <w:r w:rsidR="00E662EF">
        <w:t xml:space="preserve">types of </w:t>
      </w:r>
      <w:proofErr w:type="gramStart"/>
      <w:r w:rsidR="00E662EF">
        <w:t>stream</w:t>
      </w:r>
      <w:proofErr w:type="gramEnd"/>
      <w:r w:rsidR="00E662EF">
        <w:t xml:space="preserve"> supported</w:t>
      </w:r>
      <w:r w:rsidR="006E6EB5">
        <w:t>,</w:t>
      </w:r>
      <w:r w:rsidR="00E662EF">
        <w:t xml:space="preserve"> and the available streams</w:t>
      </w:r>
      <w:r w:rsidR="00790FDD">
        <w:t xml:space="preserve"> that are active for connection</w:t>
      </w:r>
      <w:r w:rsidR="00A32D38">
        <w:t xml:space="preserve"> and streaming</w:t>
      </w:r>
      <w:r w:rsidR="00E662EF">
        <w:t>.</w:t>
      </w:r>
      <w:r w:rsidR="00057829">
        <w:t xml:space="preserve"> A variety of connection protocol, content, </w:t>
      </w:r>
      <w:r w:rsidR="00F27723">
        <w:t xml:space="preserve">record strategy and storage strategy combinations might be offered. </w:t>
      </w:r>
      <w:r w:rsidR="002E64AC">
        <w:t xml:space="preserve">Clearly, </w:t>
      </w:r>
      <w:r w:rsidR="00406405">
        <w:t>some combinations will not be useful.</w:t>
      </w:r>
    </w:p>
    <w:p w14:paraId="589E2A11" w14:textId="77777777" w:rsidR="0001191C" w:rsidRDefault="0001191C" w:rsidP="00A60BD6">
      <w:r>
        <w:t xml:space="preserve">The next sections provide some fragments of </w:t>
      </w:r>
      <w:r w:rsidR="00375A28">
        <w:t>YANG</w:t>
      </w:r>
      <w:r w:rsidR="00EE00C2">
        <w:t xml:space="preserve">. The formal </w:t>
      </w:r>
      <w:r w:rsidR="00375A28">
        <w:t>YANG</w:t>
      </w:r>
      <w:r w:rsidR="00EE00C2">
        <w:t xml:space="preserve"> deliverable </w:t>
      </w:r>
      <w:r w:rsidR="00755229">
        <w:t>shall</w:t>
      </w:r>
      <w:r w:rsidR="00EE00C2">
        <w:t xml:space="preserve"> be used as the definitive source of information on the encoding.</w:t>
      </w:r>
      <w:r w:rsidR="00902BF8">
        <w:t xml:space="preserve"> This section indicates where properties are mandatory or optional</w:t>
      </w:r>
      <w:r w:rsidR="007E5CA6">
        <w:t xml:space="preserve"> for a Compacted Log based stream. Other streaming strategies will be documented in future releases.</w:t>
      </w:r>
    </w:p>
    <w:p w14:paraId="46C0ADB6" w14:textId="77777777" w:rsidR="00F74A9B" w:rsidRDefault="00F74A9B" w:rsidP="00F74A9B">
      <w:pPr>
        <w:pStyle w:val="Heading3"/>
      </w:pPr>
      <w:bookmarkStart w:id="2954" w:name="_Ref46834694"/>
      <w:bookmarkStart w:id="2955" w:name="_Ref46834698"/>
      <w:bookmarkStart w:id="2956" w:name="_Ref46834708"/>
      <w:bookmarkStart w:id="2957" w:name="_Ref52524766"/>
      <w:bookmarkStart w:id="2958" w:name="_Toc192619469"/>
      <w:r>
        <w:t>Supported stream type</w:t>
      </w:r>
      <w:bookmarkEnd w:id="2954"/>
      <w:bookmarkEnd w:id="2955"/>
      <w:bookmarkEnd w:id="2956"/>
      <w:bookmarkEnd w:id="2957"/>
      <w:bookmarkEnd w:id="2958"/>
    </w:p>
    <w:p w14:paraId="68D4E94B" w14:textId="77777777" w:rsidR="00F74A9B" w:rsidRDefault="00F74A9B" w:rsidP="00F74A9B">
      <w:r>
        <w:t xml:space="preserve">This </w:t>
      </w:r>
      <w:r w:rsidR="00337D1F">
        <w:t>structure allows the provider to report the streams that it can support, regardless of whether they are active or not.</w:t>
      </w:r>
    </w:p>
    <w:p w14:paraId="4B06DBB4" w14:textId="317D0DFD" w:rsidR="00EE00C2" w:rsidRPr="00F74A9B" w:rsidRDefault="00EE00C2" w:rsidP="00F74A9B">
      <w:r>
        <w:t xml:space="preserve">Note </w:t>
      </w:r>
      <w:r w:rsidR="00B82CA6">
        <w:t>that “record-retention” and “segment-size”</w:t>
      </w:r>
      <w:r w:rsidR="00E82EC7">
        <w:t xml:space="preserve"> (see </w:t>
      </w:r>
      <w:r w:rsidR="00E67E64">
        <w:t xml:space="preserve">section </w:t>
      </w:r>
      <w:r w:rsidR="00E67E64">
        <w:fldChar w:fldCharType="begin"/>
      </w:r>
      <w:r w:rsidR="00E67E64">
        <w:instrText xml:space="preserve"> REF _Ref48040152 \r \h </w:instrText>
      </w:r>
      <w:r w:rsidR="00E67E64">
        <w:fldChar w:fldCharType="separate"/>
      </w:r>
      <w:r w:rsidR="00B53275">
        <w:t>8.1</w:t>
      </w:r>
      <w:r w:rsidR="00E67E64">
        <w:fldChar w:fldCharType="end"/>
      </w:r>
      <w:r w:rsidR="00E67E64">
        <w:t xml:space="preserve"> </w:t>
      </w:r>
      <w:r w:rsidR="00E67E64">
        <w:fldChar w:fldCharType="begin"/>
      </w:r>
      <w:r w:rsidR="00E67E64">
        <w:instrText xml:space="preserve"> REF _Ref48040152 \h </w:instrText>
      </w:r>
      <w:r w:rsidR="00E67E64">
        <w:fldChar w:fldCharType="separate"/>
      </w:r>
      <w:r w:rsidR="00B53275">
        <w:t>Appendix – Considering compacted logs</w:t>
      </w:r>
      <w:r w:rsidR="00E67E64">
        <w:fldChar w:fldCharType="end"/>
      </w:r>
      <w:r w:rsidR="00E67E64">
        <w:t xml:space="preserve"> on page </w:t>
      </w:r>
      <w:r w:rsidR="00E67E64">
        <w:fldChar w:fldCharType="begin"/>
      </w:r>
      <w:r w:rsidR="00E67E64">
        <w:instrText xml:space="preserve"> PAGEREF _Ref48040152 \h </w:instrText>
      </w:r>
      <w:r w:rsidR="00E67E64">
        <w:fldChar w:fldCharType="separate"/>
      </w:r>
      <w:ins w:id="2959" w:author="Author">
        <w:r w:rsidR="00B53275">
          <w:rPr>
            <w:noProof/>
          </w:rPr>
          <w:t>125</w:t>
        </w:r>
        <w:del w:id="2960" w:author="Author">
          <w:r w:rsidR="006D1621" w:rsidDel="00B53275">
            <w:rPr>
              <w:noProof/>
            </w:rPr>
            <w:delText>125</w:delText>
          </w:r>
        </w:del>
      </w:ins>
      <w:del w:id="2961" w:author="Author">
        <w:r w:rsidR="00C1187B" w:rsidDel="00B53275">
          <w:rPr>
            <w:noProof/>
          </w:rPr>
          <w:delText>126</w:delText>
        </w:r>
      </w:del>
      <w:r w:rsidR="00E67E64">
        <w:fldChar w:fldCharType="end"/>
      </w:r>
      <w:r w:rsidR="00E67E64">
        <w:t>)</w:t>
      </w:r>
      <w:r w:rsidR="00B82CA6">
        <w:t xml:space="preserve"> are both string fields. They </w:t>
      </w:r>
      <w:r w:rsidR="005B1B08">
        <w:t xml:space="preserve">both have potential for complex structuring and may require future formalization. For example, </w:t>
      </w:r>
      <w:r w:rsidR="009D19C9">
        <w:t xml:space="preserve">“record-retention” is either time or capacity </w:t>
      </w:r>
      <w:proofErr w:type="gramStart"/>
      <w:r w:rsidR="009D19C9">
        <w:t>and also</w:t>
      </w:r>
      <w:proofErr w:type="gramEnd"/>
      <w:r w:rsidR="009D19C9">
        <w:t xml:space="preserve"> has a key word </w:t>
      </w:r>
      <w:r w:rsidR="0089518B">
        <w:t>when the retention is “FOREVER”. In a future release this may become a complex structure.</w:t>
      </w:r>
    </w:p>
    <w:p w14:paraId="61277316" w14:textId="17FCD987" w:rsidR="00E76289" w:rsidRDefault="00F32BDC" w:rsidP="005B2A74">
      <w:pPr>
        <w:pStyle w:val="FigureCaption"/>
      </w:pPr>
      <w:bookmarkStart w:id="2962" w:name="_Toc192620376"/>
      <w:r w:rsidRPr="00F32BDC">
        <w:rPr>
          <w:noProof/>
        </w:rPr>
        <w:lastRenderedPageBreak/>
        <mc:AlternateContent>
          <mc:Choice Requires="wps">
            <w:drawing>
              <wp:anchor distT="0" distB="0" distL="114300" distR="114300" simplePos="0" relativeHeight="251629568" behindDoc="0" locked="0" layoutInCell="1" allowOverlap="0" wp14:anchorId="0A37CF2F" wp14:editId="1A13ED82">
                <wp:simplePos x="0" y="0"/>
                <wp:positionH relativeFrom="margin">
                  <wp:align>left</wp:align>
                </wp:positionH>
                <wp:positionV relativeFrom="paragraph">
                  <wp:posOffset>635</wp:posOffset>
                </wp:positionV>
                <wp:extent cx="6602400" cy="7372800"/>
                <wp:effectExtent l="0" t="0" r="27305" b="19050"/>
                <wp:wrapTopAndBottom/>
                <wp:docPr id="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400" cy="7372800"/>
                        </a:xfrm>
                        <a:prstGeom prst="rect">
                          <a:avLst/>
                        </a:prstGeom>
                        <a:solidFill>
                          <a:schemeClr val="accent4">
                            <a:lumMod val="20000"/>
                            <a:lumOff val="80000"/>
                          </a:schemeClr>
                        </a:solidFill>
                        <a:ln>
                          <a:solidFill>
                            <a:schemeClr val="tx1"/>
                          </a:solidFill>
                        </a:ln>
                      </wps:spPr>
                      <wps:txbx>
                        <w:txbxContent>
                          <w:p w14:paraId="24EE0B17" w14:textId="77777777" w:rsidR="00033784" w:rsidRPr="00F32BDC" w:rsidRDefault="00033784" w:rsidP="00F32BDC">
                            <w:pPr>
                              <w:spacing w:before="40" w:after="40" w:line="216" w:lineRule="auto"/>
                              <w:rPr>
                                <w:sz w:val="20"/>
                                <w:szCs w:val="20"/>
                              </w:rPr>
                            </w:pPr>
                            <w:r w:rsidRPr="00F32BDC">
                              <w:rPr>
                                <w:rFonts w:asciiTheme="minorHAnsi" w:hAnsi="Arial"/>
                                <w:kern w:val="24"/>
                                <w:sz w:val="16"/>
                                <w:szCs w:val="16"/>
                              </w:rPr>
                              <w:t xml:space="preserve"> grouping supported-stream-type {</w:t>
                            </w:r>
                          </w:p>
                          <w:p w14:paraId="5B2C2BA6"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stream-type-name {</w:t>
                            </w:r>
                          </w:p>
                          <w:p w14:paraId="4893654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w:t>
                            </w:r>
                            <w:proofErr w:type="gramStart"/>
                            <w:r w:rsidRPr="00F32BDC">
                              <w:rPr>
                                <w:rFonts w:asciiTheme="minorHAnsi" w:hAnsi="Arial"/>
                                <w:kern w:val="24"/>
                                <w:sz w:val="16"/>
                                <w:szCs w:val="16"/>
                              </w:rPr>
                              <w:t>string;</w:t>
                            </w:r>
                            <w:proofErr w:type="gramEnd"/>
                          </w:p>
                          <w:p w14:paraId="59A15D29"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w:t>
                            </w:r>
                            <w:proofErr w:type="gramStart"/>
                            <w:r w:rsidRPr="00F32BDC">
                              <w:rPr>
                                <w:rFonts w:asciiTheme="minorHAnsi" w:hAnsi="Arial"/>
                                <w:kern w:val="24"/>
                                <w:sz w:val="16"/>
                                <w:szCs w:val="16"/>
                              </w:rPr>
                              <w:t>false;</w:t>
                            </w:r>
                            <w:proofErr w:type="gramEnd"/>
                          </w:p>
                          <w:p w14:paraId="1E7FDE37" w14:textId="77777777" w:rsidR="0026520D" w:rsidRPr="0026520D" w:rsidRDefault="00033784" w:rsidP="0026520D">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r w:rsidR="0026520D" w:rsidRPr="0026520D">
                              <w:rPr>
                                <w:rFonts w:asciiTheme="minorHAnsi" w:hAnsi="Arial"/>
                                <w:kern w:val="24"/>
                                <w:sz w:val="16"/>
                                <w:szCs w:val="16"/>
                              </w:rPr>
                              <w:t>description "Name of the stream type.</w:t>
                            </w:r>
                          </w:p>
                          <w:p w14:paraId="2A7CA22C" w14:textId="77777777" w:rsidR="007D716C" w:rsidRPr="00F32BDC" w:rsidRDefault="0026520D" w:rsidP="0026520D">
                            <w:pPr>
                              <w:spacing w:before="40" w:after="40" w:line="216" w:lineRule="auto"/>
                              <w:rPr>
                                <w:sz w:val="20"/>
                                <w:szCs w:val="14"/>
                              </w:rPr>
                            </w:pPr>
                            <w:r w:rsidRPr="0026520D">
                              <w:rPr>
                                <w:rFonts w:asciiTheme="minorHAnsi" w:hAnsi="Arial"/>
                                <w:kern w:val="24"/>
                                <w:sz w:val="16"/>
                                <w:szCs w:val="16"/>
                              </w:rPr>
                              <w:t xml:space="preserve">                CONDITION: Mandatory where assisted human interpretation is required.</w:t>
                            </w:r>
                            <w:proofErr w:type="gramStart"/>
                            <w:r w:rsidRPr="0026520D">
                              <w:rPr>
                                <w:rFonts w:asciiTheme="minorHAnsi" w:hAnsi="Arial"/>
                                <w:kern w:val="24"/>
                                <w:sz w:val="16"/>
                                <w:szCs w:val="16"/>
                              </w:rPr>
                              <w:t>";</w:t>
                            </w:r>
                            <w:proofErr w:type="gramEnd"/>
                          </w:p>
                          <w:p w14:paraId="0A6642B0"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1018FF1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record-retention {</w:t>
                            </w:r>
                          </w:p>
                          <w:p w14:paraId="29FF65E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type </w:t>
                            </w:r>
                            <w:proofErr w:type="gramStart"/>
                            <w:r w:rsidRPr="00A40BCD">
                              <w:rPr>
                                <w:rFonts w:asciiTheme="minorHAnsi" w:hAnsi="Arial"/>
                                <w:kern w:val="24"/>
                                <w:sz w:val="16"/>
                                <w:szCs w:val="16"/>
                              </w:rPr>
                              <w:t>string;</w:t>
                            </w:r>
                            <w:proofErr w:type="gramEnd"/>
                          </w:p>
                          <w:p w14:paraId="45F455FC"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default "FOREVER</w:t>
                            </w:r>
                            <w:proofErr w:type="gramStart"/>
                            <w:r w:rsidRPr="00A40BCD">
                              <w:rPr>
                                <w:rFonts w:asciiTheme="minorHAnsi" w:hAnsi="Arial"/>
                                <w:kern w:val="24"/>
                                <w:sz w:val="16"/>
                                <w:szCs w:val="16"/>
                              </w:rPr>
                              <w:t>";</w:t>
                            </w:r>
                            <w:proofErr w:type="gramEnd"/>
                          </w:p>
                          <w:p w14:paraId="499377F1"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config </w:t>
                            </w:r>
                            <w:proofErr w:type="gramStart"/>
                            <w:r w:rsidRPr="00A40BCD">
                              <w:rPr>
                                <w:rFonts w:asciiTheme="minorHAnsi" w:hAnsi="Arial"/>
                                <w:kern w:val="24"/>
                                <w:sz w:val="16"/>
                                <w:szCs w:val="16"/>
                              </w:rPr>
                              <w:t>false;</w:t>
                            </w:r>
                            <w:proofErr w:type="gramEnd"/>
                          </w:p>
                          <w:p w14:paraId="396D38C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description "Time in minutes.</w:t>
                            </w:r>
                          </w:p>
                          <w:p w14:paraId="2E274D0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Statement of retention time and/or retention capacity in bytes.</w:t>
                            </w:r>
                          </w:p>
                          <w:p w14:paraId="34C21A19"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Key word 'FOREVER' means that records will never be removed from the log.</w:t>
                            </w:r>
                          </w:p>
                          <w:p w14:paraId="156FF8CB"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May be overridden for </w:t>
                            </w:r>
                            <w:proofErr w:type="gramStart"/>
                            <w:r w:rsidRPr="00A40BCD">
                              <w:rPr>
                                <w:rFonts w:asciiTheme="minorHAnsi" w:hAnsi="Arial"/>
                                <w:kern w:val="24"/>
                                <w:sz w:val="16"/>
                                <w:szCs w:val="16"/>
                              </w:rPr>
                              <w:t>particular cases</w:t>
                            </w:r>
                            <w:proofErr w:type="gramEnd"/>
                            <w:r w:rsidRPr="00A40BCD">
                              <w:rPr>
                                <w:rFonts w:asciiTheme="minorHAnsi" w:hAnsi="Arial"/>
                                <w:kern w:val="24"/>
                                <w:sz w:val="16"/>
                                <w:szCs w:val="16"/>
                              </w:rPr>
                              <w:t xml:space="preserve"> of specific </w:t>
                            </w:r>
                            <w:proofErr w:type="spellStart"/>
                            <w:r w:rsidRPr="00A40BCD">
                              <w:rPr>
                                <w:rFonts w:asciiTheme="minorHAnsi" w:hAnsi="Arial"/>
                                <w:kern w:val="24"/>
                                <w:sz w:val="16"/>
                                <w:szCs w:val="16"/>
                              </w:rPr>
                              <w:t>LogStorageStrategy</w:t>
                            </w:r>
                            <w:proofErr w:type="spellEnd"/>
                            <w:r w:rsidRPr="00A40BCD">
                              <w:rPr>
                                <w:rFonts w:asciiTheme="minorHAnsi" w:hAnsi="Arial"/>
                                <w:kern w:val="24"/>
                                <w:sz w:val="16"/>
                                <w:szCs w:val="16"/>
                              </w:rPr>
                              <w:t xml:space="preserve"> (via augment).</w:t>
                            </w:r>
                          </w:p>
                          <w:p w14:paraId="03A830B5"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Applies to all record types in the stream unless overridden by another parameter (such as tombstone retention for a compacted log).</w:t>
                            </w:r>
                          </w:p>
                          <w:p w14:paraId="666142A1" w14:textId="77777777" w:rsidR="007D716C" w:rsidRPr="00F32BDC" w:rsidRDefault="00A40BCD" w:rsidP="00A40BCD">
                            <w:pPr>
                              <w:spacing w:before="40" w:after="40" w:line="216" w:lineRule="auto"/>
                              <w:rPr>
                                <w:sz w:val="20"/>
                                <w:szCs w:val="14"/>
                              </w:rPr>
                            </w:pPr>
                            <w:r w:rsidRPr="00A40BCD">
                              <w:rPr>
                                <w:rFonts w:asciiTheme="minorHAnsi" w:hAnsi="Arial"/>
                                <w:kern w:val="24"/>
                                <w:sz w:val="16"/>
                                <w:szCs w:val="16"/>
                              </w:rPr>
                              <w:t xml:space="preserve">                CONDITION: Mandatory where not default.";</w:t>
                            </w:r>
                          </w:p>
                          <w:p w14:paraId="3C460124"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64A69612"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segment-size {</w:t>
                            </w:r>
                          </w:p>
                          <w:p w14:paraId="65D8222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w:t>
                            </w:r>
                            <w:proofErr w:type="gramStart"/>
                            <w:r w:rsidRPr="00F32BDC">
                              <w:rPr>
                                <w:rFonts w:asciiTheme="minorHAnsi" w:hAnsi="Arial"/>
                                <w:kern w:val="24"/>
                                <w:sz w:val="16"/>
                                <w:szCs w:val="16"/>
                              </w:rPr>
                              <w:t>string;</w:t>
                            </w:r>
                            <w:proofErr w:type="gramEnd"/>
                          </w:p>
                          <w:p w14:paraId="2FA233EA"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w:t>
                            </w:r>
                            <w:proofErr w:type="gramStart"/>
                            <w:r w:rsidRPr="00F32BDC">
                              <w:rPr>
                                <w:rFonts w:asciiTheme="minorHAnsi" w:hAnsi="Arial"/>
                                <w:kern w:val="24"/>
                                <w:sz w:val="16"/>
                                <w:szCs w:val="16"/>
                              </w:rPr>
                              <w:t>false;</w:t>
                            </w:r>
                            <w:proofErr w:type="gramEnd"/>
                          </w:p>
                          <w:p w14:paraId="7CAE6F5F" w14:textId="77777777" w:rsidR="007D716C" w:rsidRPr="007D716C" w:rsidRDefault="007D716C" w:rsidP="007D716C">
                            <w:pPr>
                              <w:spacing w:before="40" w:after="40" w:line="216" w:lineRule="auto"/>
                              <w:rPr>
                                <w:rFonts w:asciiTheme="minorHAnsi" w:hAnsi="Arial"/>
                                <w:kern w:val="24"/>
                                <w:sz w:val="16"/>
                                <w:szCs w:val="16"/>
                              </w:rPr>
                            </w:pPr>
                            <w:r w:rsidRPr="007D716C">
                              <w:rPr>
                                <w:rFonts w:asciiTheme="minorHAnsi" w:hAnsi="Arial"/>
                                <w:kern w:val="24"/>
                                <w:sz w:val="16"/>
                                <w:szCs w:val="16"/>
                              </w:rPr>
                              <w:t xml:space="preserve">            description "Size of sub-structuring of the log.</w:t>
                            </w:r>
                          </w:p>
                          <w:p w14:paraId="4AF387C5" w14:textId="77777777" w:rsidR="007D716C" w:rsidRPr="00F32BDC" w:rsidRDefault="007D716C" w:rsidP="007D716C">
                            <w:pPr>
                              <w:spacing w:before="40" w:after="40" w:line="216" w:lineRule="auto"/>
                              <w:rPr>
                                <w:sz w:val="20"/>
                                <w:szCs w:val="14"/>
                              </w:rPr>
                            </w:pPr>
                            <w:r w:rsidRPr="007D716C">
                              <w:rPr>
                                <w:rFonts w:asciiTheme="minorHAnsi" w:hAnsi="Arial"/>
                                <w:kern w:val="24"/>
                                <w:sz w:val="16"/>
                                <w:szCs w:val="16"/>
                              </w:rPr>
                              <w:t xml:space="preserve">                CONDITION: Mandatory where log is </w:t>
                            </w:r>
                            <w:proofErr w:type="gramStart"/>
                            <w:r w:rsidRPr="007D716C">
                              <w:rPr>
                                <w:rFonts w:asciiTheme="minorHAnsi" w:hAnsi="Arial"/>
                                <w:kern w:val="24"/>
                                <w:sz w:val="16"/>
                                <w:szCs w:val="16"/>
                              </w:rPr>
                              <w:t>segmented</w:t>
                            </w:r>
                            <w:proofErr w:type="gramEnd"/>
                            <w:r w:rsidRPr="007D716C">
                              <w:rPr>
                                <w:rFonts w:asciiTheme="minorHAnsi" w:hAnsi="Arial"/>
                                <w:kern w:val="24"/>
                                <w:sz w:val="16"/>
                                <w:szCs w:val="16"/>
                              </w:rPr>
                              <w:t xml:space="preserve"> and segment size is considered relevant for client application usage.";</w:t>
                            </w:r>
                          </w:p>
                          <w:p w14:paraId="7BAC7EE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238E860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leaf-list stream-type-content {</w:t>
                            </w:r>
                          </w:p>
                          <w:p w14:paraId="2DB83693"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type </w:t>
                            </w:r>
                            <w:proofErr w:type="spellStart"/>
                            <w:r w:rsidRPr="00741D2F">
                              <w:rPr>
                                <w:rFonts w:asciiTheme="minorHAnsi" w:hAnsi="Arial"/>
                                <w:kern w:val="24"/>
                                <w:sz w:val="16"/>
                                <w:szCs w:val="16"/>
                              </w:rPr>
                              <w:t>tapi-</w:t>
                            </w:r>
                            <w:proofErr w:type="gramStart"/>
                            <w:r w:rsidRPr="00741D2F">
                              <w:rPr>
                                <w:rFonts w:asciiTheme="minorHAnsi" w:hAnsi="Arial"/>
                                <w:kern w:val="24"/>
                                <w:sz w:val="16"/>
                                <w:szCs w:val="16"/>
                              </w:rPr>
                              <w:t>common:object</w:t>
                            </w:r>
                            <w:proofErr w:type="gramEnd"/>
                            <w:r w:rsidRPr="00741D2F">
                              <w:rPr>
                                <w:rFonts w:asciiTheme="minorHAnsi" w:hAnsi="Arial"/>
                                <w:kern w:val="24"/>
                                <w:sz w:val="16"/>
                                <w:szCs w:val="16"/>
                              </w:rPr>
                              <w:t>-type</w:t>
                            </w:r>
                            <w:proofErr w:type="spellEnd"/>
                            <w:r w:rsidRPr="00741D2F">
                              <w:rPr>
                                <w:rFonts w:asciiTheme="minorHAnsi" w:hAnsi="Arial"/>
                                <w:kern w:val="24"/>
                                <w:sz w:val="16"/>
                                <w:szCs w:val="16"/>
                              </w:rPr>
                              <w:t>;</w:t>
                            </w:r>
                          </w:p>
                          <w:p w14:paraId="0F126731"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config </w:t>
                            </w:r>
                            <w:proofErr w:type="gramStart"/>
                            <w:r w:rsidRPr="00741D2F">
                              <w:rPr>
                                <w:rFonts w:asciiTheme="minorHAnsi" w:hAnsi="Arial"/>
                                <w:kern w:val="24"/>
                                <w:sz w:val="16"/>
                                <w:szCs w:val="16"/>
                              </w:rPr>
                              <w:t>false;</w:t>
                            </w:r>
                            <w:proofErr w:type="gramEnd"/>
                          </w:p>
                          <w:p w14:paraId="500D88B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description "Identifies the classes that are supported through the stream. </w:t>
                            </w:r>
                          </w:p>
                          <w:p w14:paraId="324273A7"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The list may be a subset of the classes within the context.</w:t>
                            </w:r>
                          </w:p>
                          <w:p w14:paraId="3A5B96B9"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CONDITION: Mandatory if the stream propagates TAPI entities. If not present a separate augment MUST explain stream content.</w:t>
                            </w:r>
                            <w:proofErr w:type="gramStart"/>
                            <w:r w:rsidRPr="00741D2F">
                              <w:rPr>
                                <w:rFonts w:asciiTheme="minorHAnsi" w:hAnsi="Arial"/>
                                <w:kern w:val="24"/>
                                <w:sz w:val="16"/>
                                <w:szCs w:val="16"/>
                              </w:rPr>
                              <w:t>";</w:t>
                            </w:r>
                            <w:proofErr w:type="gramEnd"/>
                          </w:p>
                          <w:p w14:paraId="66B214DE" w14:textId="77777777" w:rsidR="00A40705" w:rsidRPr="00F32BDC" w:rsidRDefault="00741D2F" w:rsidP="00741D2F">
                            <w:pPr>
                              <w:spacing w:before="40" w:after="40" w:line="216" w:lineRule="auto"/>
                              <w:rPr>
                                <w:sz w:val="20"/>
                                <w:szCs w:val="14"/>
                              </w:rPr>
                            </w:pPr>
                            <w:r w:rsidRPr="00741D2F">
                              <w:rPr>
                                <w:rFonts w:asciiTheme="minorHAnsi" w:hAnsi="Arial"/>
                                <w:kern w:val="24"/>
                                <w:sz w:val="16"/>
                                <w:szCs w:val="16"/>
                              </w:rPr>
                              <w:t xml:space="preserve">        }</w:t>
                            </w:r>
                          </w:p>
                          <w:p w14:paraId="58D7646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log-storage-strategy {</w:t>
                            </w:r>
                          </w:p>
                          <w:p w14:paraId="5A34E3B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type log-storage-</w:t>
                            </w:r>
                            <w:proofErr w:type="gramStart"/>
                            <w:r w:rsidRPr="00A40705">
                              <w:rPr>
                                <w:rFonts w:asciiTheme="minorHAnsi" w:hAnsi="Arial"/>
                                <w:kern w:val="24"/>
                                <w:sz w:val="16"/>
                                <w:szCs w:val="16"/>
                              </w:rPr>
                              <w:t>strategy;</w:t>
                            </w:r>
                            <w:proofErr w:type="gramEnd"/>
                          </w:p>
                          <w:p w14:paraId="3A10EB2D"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default "LOG_STORAGE_STRATEGY_COMPACTED</w:t>
                            </w:r>
                            <w:proofErr w:type="gramStart"/>
                            <w:r w:rsidRPr="00A40705">
                              <w:rPr>
                                <w:rFonts w:asciiTheme="minorHAnsi" w:hAnsi="Arial"/>
                                <w:kern w:val="24"/>
                                <w:sz w:val="16"/>
                                <w:szCs w:val="16"/>
                              </w:rPr>
                              <w:t>";</w:t>
                            </w:r>
                            <w:proofErr w:type="gramEnd"/>
                          </w:p>
                          <w:p w14:paraId="361AF550"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config </w:t>
                            </w:r>
                            <w:proofErr w:type="gramStart"/>
                            <w:r w:rsidRPr="00A40705">
                              <w:rPr>
                                <w:rFonts w:asciiTheme="minorHAnsi" w:hAnsi="Arial"/>
                                <w:kern w:val="24"/>
                                <w:sz w:val="16"/>
                                <w:szCs w:val="16"/>
                              </w:rPr>
                              <w:t>false;</w:t>
                            </w:r>
                            <w:proofErr w:type="gramEnd"/>
                          </w:p>
                          <w:p w14:paraId="4341E15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description "Indicates the storage characteristics of the log supporting the stream.</w:t>
                            </w:r>
                          </w:p>
                          <w:p w14:paraId="516EBA4B"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CONDITION: Mandatory where not default.";</w:t>
                            </w:r>
                          </w:p>
                          <w:p w14:paraId="1FEDBA79" w14:textId="77777777" w:rsidR="00A40705" w:rsidRPr="00F32BDC" w:rsidRDefault="00A40705" w:rsidP="00A40705">
                            <w:pPr>
                              <w:spacing w:before="40" w:after="40" w:line="216" w:lineRule="auto"/>
                              <w:rPr>
                                <w:sz w:val="20"/>
                                <w:szCs w:val="14"/>
                              </w:rPr>
                            </w:pPr>
                            <w:r w:rsidRPr="00A40705">
                              <w:rPr>
                                <w:rFonts w:asciiTheme="minorHAnsi" w:hAnsi="Arial"/>
                                <w:kern w:val="24"/>
                                <w:sz w:val="16"/>
                                <w:szCs w:val="16"/>
                              </w:rPr>
                              <w:t xml:space="preserve">        }</w:t>
                            </w:r>
                          </w:p>
                          <w:p w14:paraId="7E1764A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log-record-strategy {</w:t>
                            </w:r>
                          </w:p>
                          <w:p w14:paraId="627D83C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log-record-</w:t>
                            </w:r>
                            <w:proofErr w:type="gramStart"/>
                            <w:r w:rsidRPr="00F32BDC">
                              <w:rPr>
                                <w:rFonts w:asciiTheme="minorHAnsi" w:hAnsi="Arial"/>
                                <w:kern w:val="24"/>
                                <w:sz w:val="16"/>
                                <w:szCs w:val="16"/>
                              </w:rPr>
                              <w:t>strategy;</w:t>
                            </w:r>
                            <w:proofErr w:type="gramEnd"/>
                          </w:p>
                          <w:p w14:paraId="04356827"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default "LOG_RECORD_STRATEGY_WHOLE_ENTITY</w:t>
                            </w:r>
                            <w:proofErr w:type="gramStart"/>
                            <w:r w:rsidRPr="002F609E">
                              <w:rPr>
                                <w:rFonts w:asciiTheme="minorHAnsi" w:hAnsi="Arial"/>
                                <w:kern w:val="24"/>
                                <w:sz w:val="16"/>
                                <w:szCs w:val="16"/>
                              </w:rPr>
                              <w:t>";</w:t>
                            </w:r>
                            <w:proofErr w:type="gramEnd"/>
                          </w:p>
                          <w:p w14:paraId="0FE94124"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config </w:t>
                            </w:r>
                            <w:proofErr w:type="gramStart"/>
                            <w:r w:rsidRPr="002F609E">
                              <w:rPr>
                                <w:rFonts w:asciiTheme="minorHAnsi" w:hAnsi="Arial"/>
                                <w:kern w:val="24"/>
                                <w:sz w:val="16"/>
                                <w:szCs w:val="16"/>
                              </w:rPr>
                              <w:t>false;</w:t>
                            </w:r>
                            <w:proofErr w:type="gramEnd"/>
                          </w:p>
                          <w:p w14:paraId="0274B290"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description "Indicates the type of content of each log record.</w:t>
                            </w:r>
                          </w:p>
                          <w:p w14:paraId="51F2DF6E"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CONDITION: Mandatory where not default.";</w:t>
                            </w:r>
                          </w:p>
                          <w:p w14:paraId="6D7263BD" w14:textId="77777777" w:rsidR="002F609E" w:rsidRPr="00F32BDC" w:rsidRDefault="002F609E" w:rsidP="002F609E">
                            <w:pPr>
                              <w:spacing w:before="40" w:after="40" w:line="216" w:lineRule="auto"/>
                              <w:rPr>
                                <w:sz w:val="20"/>
                                <w:szCs w:val="14"/>
                              </w:rPr>
                            </w:pPr>
                            <w:r w:rsidRPr="002F609E">
                              <w:rPr>
                                <w:rFonts w:asciiTheme="minorHAnsi" w:hAnsi="Arial"/>
                                <w:kern w:val="24"/>
                                <w:sz w:val="16"/>
                                <w:szCs w:val="16"/>
                              </w:rPr>
                              <w:t xml:space="preserve">        }</w:t>
                            </w:r>
                          </w:p>
                          <w:p w14:paraId="58694644"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leaf record-trigger {</w:t>
                            </w:r>
                          </w:p>
                          <w:p w14:paraId="59B97B3D" w14:textId="77777777" w:rsid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type record-</w:t>
                            </w:r>
                            <w:proofErr w:type="gramStart"/>
                            <w:r w:rsidRPr="00781189">
                              <w:rPr>
                                <w:rFonts w:asciiTheme="minorHAnsi" w:hAnsi="Arial"/>
                                <w:kern w:val="24"/>
                                <w:sz w:val="16"/>
                                <w:szCs w:val="16"/>
                              </w:rPr>
                              <w:t>trigger;</w:t>
                            </w:r>
                            <w:proofErr w:type="gramEnd"/>
                          </w:p>
                          <w:p w14:paraId="3BB9B983" w14:textId="77777777" w:rsidR="00914D93" w:rsidRPr="00781189" w:rsidRDefault="00914D93" w:rsidP="00781189">
                            <w:pPr>
                              <w:spacing w:before="40" w:after="40" w:line="216" w:lineRule="auto"/>
                              <w:rPr>
                                <w:rFonts w:asciiTheme="minorHAnsi" w:hAnsi="Arial"/>
                                <w:kern w:val="24"/>
                                <w:sz w:val="16"/>
                                <w:szCs w:val="16"/>
                              </w:rPr>
                            </w:pPr>
                            <w:r w:rsidRPr="00914D93">
                              <w:rPr>
                                <w:rFonts w:asciiTheme="minorHAnsi" w:hAnsi="Arial"/>
                                <w:kern w:val="24"/>
                                <w:sz w:val="16"/>
                                <w:szCs w:val="16"/>
                              </w:rPr>
                              <w:t xml:space="preserve">            default "RECORD_TRIGGER_ON_CHANGE</w:t>
                            </w:r>
                            <w:proofErr w:type="gramStart"/>
                            <w:r w:rsidRPr="00914D93">
                              <w:rPr>
                                <w:rFonts w:asciiTheme="minorHAnsi" w:hAnsi="Arial"/>
                                <w:kern w:val="24"/>
                                <w:sz w:val="16"/>
                                <w:szCs w:val="16"/>
                              </w:rPr>
                              <w:t>";</w:t>
                            </w:r>
                            <w:proofErr w:type="gramEnd"/>
                          </w:p>
                          <w:p w14:paraId="5F0EB513"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config </w:t>
                            </w:r>
                            <w:proofErr w:type="gramStart"/>
                            <w:r w:rsidRPr="00781189">
                              <w:rPr>
                                <w:rFonts w:asciiTheme="minorHAnsi" w:hAnsi="Arial"/>
                                <w:kern w:val="24"/>
                                <w:sz w:val="16"/>
                                <w:szCs w:val="16"/>
                              </w:rPr>
                              <w:t>false;</w:t>
                            </w:r>
                            <w:proofErr w:type="gramEnd"/>
                          </w:p>
                          <w:p w14:paraId="5245759D"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description "Defines the trigger to log a record.</w:t>
                            </w:r>
                          </w:p>
                          <w:p w14:paraId="4DBDEE76"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CONDITION: Mandatory where not default.";</w:t>
                            </w:r>
                          </w:p>
                          <w:p w14:paraId="0A720A53" w14:textId="77777777" w:rsidR="00781189" w:rsidRPr="00F32BDC" w:rsidRDefault="00781189" w:rsidP="00781189">
                            <w:pPr>
                              <w:spacing w:before="40" w:after="40" w:line="216" w:lineRule="auto"/>
                              <w:rPr>
                                <w:sz w:val="20"/>
                                <w:szCs w:val="14"/>
                              </w:rPr>
                            </w:pPr>
                            <w:r w:rsidRPr="00781189">
                              <w:rPr>
                                <w:rFonts w:asciiTheme="minorHAnsi" w:hAnsi="Arial"/>
                                <w:kern w:val="24"/>
                                <w:sz w:val="16"/>
                                <w:szCs w:val="16"/>
                              </w:rPr>
                              <w:t xml:space="preserve">        }</w:t>
                            </w:r>
                          </w:p>
                          <w:p w14:paraId="5402C36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uses </w:t>
                            </w:r>
                            <w:proofErr w:type="spellStart"/>
                            <w:r w:rsidRPr="00F32BDC">
                              <w:rPr>
                                <w:rFonts w:asciiTheme="minorHAnsi" w:hAnsi="Arial"/>
                                <w:kern w:val="24"/>
                                <w:sz w:val="16"/>
                                <w:szCs w:val="16"/>
                              </w:rPr>
                              <w:t>tapi-</w:t>
                            </w:r>
                            <w:proofErr w:type="gramStart"/>
                            <w:r w:rsidRPr="00F32BDC">
                              <w:rPr>
                                <w:rFonts w:asciiTheme="minorHAnsi" w:hAnsi="Arial"/>
                                <w:kern w:val="24"/>
                                <w:sz w:val="16"/>
                                <w:szCs w:val="16"/>
                              </w:rPr>
                              <w:t>common:global</w:t>
                            </w:r>
                            <w:proofErr w:type="gramEnd"/>
                            <w:r w:rsidRPr="00F32BDC">
                              <w:rPr>
                                <w:rFonts w:asciiTheme="minorHAnsi" w:hAnsi="Arial"/>
                                <w:kern w:val="24"/>
                                <w:sz w:val="16"/>
                                <w:szCs w:val="16"/>
                              </w:rPr>
                              <w:t>-class</w:t>
                            </w:r>
                            <w:proofErr w:type="spellEnd"/>
                            <w:r w:rsidRPr="00F32BDC">
                              <w:rPr>
                                <w:rFonts w:asciiTheme="minorHAnsi" w:hAnsi="Arial"/>
                                <w:kern w:val="24"/>
                                <w:sz w:val="16"/>
                                <w:szCs w:val="16"/>
                              </w:rPr>
                              <w:t>;</w:t>
                            </w:r>
                          </w:p>
                          <w:p w14:paraId="090E470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description "Definition of a supported stream type.</w:t>
                            </w:r>
                            <w:proofErr w:type="gramStart"/>
                            <w:r w:rsidRPr="00F32BDC">
                              <w:rPr>
                                <w:rFonts w:asciiTheme="minorHAnsi" w:hAnsi="Arial"/>
                                <w:kern w:val="24"/>
                                <w:sz w:val="16"/>
                                <w:szCs w:val="16"/>
                              </w:rPr>
                              <w:t>";</w:t>
                            </w:r>
                            <w:proofErr w:type="gramEnd"/>
                          </w:p>
                          <w:p w14:paraId="03C82C91" w14:textId="77777777" w:rsidR="004F0A46" w:rsidRPr="00A56331" w:rsidRDefault="00033784" w:rsidP="00F32BDC">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A37CF2F" id="Content Placeholder 2" o:spid="_x0000_s1027" style="position:absolute;left:0;text-align:left;margin-left:0;margin-top:.05pt;width:519.85pt;height:580.55pt;z-index:251629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" o:allowoverlap="f" fillcolor="#f9ecd4 [663]" strokecolor="#141313 [3213]">
                <v:path arrowok="t"/>
                <o:lock v:ext="edit" grouping="t"/>
                <v:textbox>
                  <w:txbxContent>
                    <w:p w14:paraId="24EE0B17" w14:textId="77777777" w:rsidR="00033784" w:rsidRPr="00F32BDC" w:rsidRDefault="00033784" w:rsidP="00F32BDC">
                      <w:pPr>
                        <w:spacing w:before="40" w:after="40" w:line="216" w:lineRule="auto"/>
                        <w:rPr>
                          <w:sz w:val="20"/>
                          <w:szCs w:val="20"/>
                        </w:rPr>
                      </w:pPr>
                      <w:r w:rsidRPr="00F32BDC">
                        <w:rPr>
                          <w:rFonts w:asciiTheme="minorHAnsi" w:hAnsi="Arial"/>
                          <w:kern w:val="24"/>
                          <w:sz w:val="16"/>
                          <w:szCs w:val="16"/>
                        </w:rPr>
                        <w:t xml:space="preserve"> grouping supported-stream-type {</w:t>
                      </w:r>
                    </w:p>
                    <w:p w14:paraId="5B2C2BA6"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stream-type-name {</w:t>
                      </w:r>
                    </w:p>
                    <w:p w14:paraId="4893654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w:t>
                      </w:r>
                      <w:proofErr w:type="gramStart"/>
                      <w:r w:rsidRPr="00F32BDC">
                        <w:rPr>
                          <w:rFonts w:asciiTheme="minorHAnsi" w:hAnsi="Arial"/>
                          <w:kern w:val="24"/>
                          <w:sz w:val="16"/>
                          <w:szCs w:val="16"/>
                        </w:rPr>
                        <w:t>string;</w:t>
                      </w:r>
                      <w:proofErr w:type="gramEnd"/>
                    </w:p>
                    <w:p w14:paraId="59A15D29"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w:t>
                      </w:r>
                      <w:proofErr w:type="gramStart"/>
                      <w:r w:rsidRPr="00F32BDC">
                        <w:rPr>
                          <w:rFonts w:asciiTheme="minorHAnsi" w:hAnsi="Arial"/>
                          <w:kern w:val="24"/>
                          <w:sz w:val="16"/>
                          <w:szCs w:val="16"/>
                        </w:rPr>
                        <w:t>false;</w:t>
                      </w:r>
                      <w:proofErr w:type="gramEnd"/>
                    </w:p>
                    <w:p w14:paraId="1E7FDE37" w14:textId="77777777" w:rsidR="0026520D" w:rsidRPr="0026520D" w:rsidRDefault="00033784" w:rsidP="0026520D">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r w:rsidR="0026520D" w:rsidRPr="0026520D">
                        <w:rPr>
                          <w:rFonts w:asciiTheme="minorHAnsi" w:hAnsi="Arial"/>
                          <w:kern w:val="24"/>
                          <w:sz w:val="16"/>
                          <w:szCs w:val="16"/>
                        </w:rPr>
                        <w:t>description "Name of the stream type.</w:t>
                      </w:r>
                    </w:p>
                    <w:p w14:paraId="2A7CA22C" w14:textId="77777777" w:rsidR="007D716C" w:rsidRPr="00F32BDC" w:rsidRDefault="0026520D" w:rsidP="0026520D">
                      <w:pPr>
                        <w:spacing w:before="40" w:after="40" w:line="216" w:lineRule="auto"/>
                        <w:rPr>
                          <w:sz w:val="20"/>
                          <w:szCs w:val="14"/>
                        </w:rPr>
                      </w:pPr>
                      <w:r w:rsidRPr="0026520D">
                        <w:rPr>
                          <w:rFonts w:asciiTheme="minorHAnsi" w:hAnsi="Arial"/>
                          <w:kern w:val="24"/>
                          <w:sz w:val="16"/>
                          <w:szCs w:val="16"/>
                        </w:rPr>
                        <w:t xml:space="preserve">                CONDITION: Mandatory where assisted human interpretation is required.</w:t>
                      </w:r>
                      <w:proofErr w:type="gramStart"/>
                      <w:r w:rsidRPr="0026520D">
                        <w:rPr>
                          <w:rFonts w:asciiTheme="minorHAnsi" w:hAnsi="Arial"/>
                          <w:kern w:val="24"/>
                          <w:sz w:val="16"/>
                          <w:szCs w:val="16"/>
                        </w:rPr>
                        <w:t>";</w:t>
                      </w:r>
                      <w:proofErr w:type="gramEnd"/>
                    </w:p>
                    <w:p w14:paraId="0A6642B0"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1018FF1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record-retention {</w:t>
                      </w:r>
                    </w:p>
                    <w:p w14:paraId="29FF65E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type </w:t>
                      </w:r>
                      <w:proofErr w:type="gramStart"/>
                      <w:r w:rsidRPr="00A40BCD">
                        <w:rPr>
                          <w:rFonts w:asciiTheme="minorHAnsi" w:hAnsi="Arial"/>
                          <w:kern w:val="24"/>
                          <w:sz w:val="16"/>
                          <w:szCs w:val="16"/>
                        </w:rPr>
                        <w:t>string;</w:t>
                      </w:r>
                      <w:proofErr w:type="gramEnd"/>
                    </w:p>
                    <w:p w14:paraId="45F455FC"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default "FOREVER</w:t>
                      </w:r>
                      <w:proofErr w:type="gramStart"/>
                      <w:r w:rsidRPr="00A40BCD">
                        <w:rPr>
                          <w:rFonts w:asciiTheme="minorHAnsi" w:hAnsi="Arial"/>
                          <w:kern w:val="24"/>
                          <w:sz w:val="16"/>
                          <w:szCs w:val="16"/>
                        </w:rPr>
                        <w:t>";</w:t>
                      </w:r>
                      <w:proofErr w:type="gramEnd"/>
                    </w:p>
                    <w:p w14:paraId="499377F1"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config </w:t>
                      </w:r>
                      <w:proofErr w:type="gramStart"/>
                      <w:r w:rsidRPr="00A40BCD">
                        <w:rPr>
                          <w:rFonts w:asciiTheme="minorHAnsi" w:hAnsi="Arial"/>
                          <w:kern w:val="24"/>
                          <w:sz w:val="16"/>
                          <w:szCs w:val="16"/>
                        </w:rPr>
                        <w:t>false;</w:t>
                      </w:r>
                      <w:proofErr w:type="gramEnd"/>
                    </w:p>
                    <w:p w14:paraId="396D38C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description "Time in minutes.</w:t>
                      </w:r>
                    </w:p>
                    <w:p w14:paraId="2E274D0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Statement of retention time and/or retention capacity in bytes.</w:t>
                      </w:r>
                    </w:p>
                    <w:p w14:paraId="34C21A19"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Key word 'FOREVER' means that records will never be removed from the log.</w:t>
                      </w:r>
                    </w:p>
                    <w:p w14:paraId="156FF8CB"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May be overridden for </w:t>
                      </w:r>
                      <w:proofErr w:type="gramStart"/>
                      <w:r w:rsidRPr="00A40BCD">
                        <w:rPr>
                          <w:rFonts w:asciiTheme="minorHAnsi" w:hAnsi="Arial"/>
                          <w:kern w:val="24"/>
                          <w:sz w:val="16"/>
                          <w:szCs w:val="16"/>
                        </w:rPr>
                        <w:t>particular cases</w:t>
                      </w:r>
                      <w:proofErr w:type="gramEnd"/>
                      <w:r w:rsidRPr="00A40BCD">
                        <w:rPr>
                          <w:rFonts w:asciiTheme="minorHAnsi" w:hAnsi="Arial"/>
                          <w:kern w:val="24"/>
                          <w:sz w:val="16"/>
                          <w:szCs w:val="16"/>
                        </w:rPr>
                        <w:t xml:space="preserve"> of specific </w:t>
                      </w:r>
                      <w:proofErr w:type="spellStart"/>
                      <w:r w:rsidRPr="00A40BCD">
                        <w:rPr>
                          <w:rFonts w:asciiTheme="minorHAnsi" w:hAnsi="Arial"/>
                          <w:kern w:val="24"/>
                          <w:sz w:val="16"/>
                          <w:szCs w:val="16"/>
                        </w:rPr>
                        <w:t>LogStorageStrategy</w:t>
                      </w:r>
                      <w:proofErr w:type="spellEnd"/>
                      <w:r w:rsidRPr="00A40BCD">
                        <w:rPr>
                          <w:rFonts w:asciiTheme="minorHAnsi" w:hAnsi="Arial"/>
                          <w:kern w:val="24"/>
                          <w:sz w:val="16"/>
                          <w:szCs w:val="16"/>
                        </w:rPr>
                        <w:t xml:space="preserve"> (via augment).</w:t>
                      </w:r>
                    </w:p>
                    <w:p w14:paraId="03A830B5"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Applies to all record types in the stream unless overridden by another parameter (such as tombstone retention for a compacted log).</w:t>
                      </w:r>
                    </w:p>
                    <w:p w14:paraId="666142A1" w14:textId="77777777" w:rsidR="007D716C" w:rsidRPr="00F32BDC" w:rsidRDefault="00A40BCD" w:rsidP="00A40BCD">
                      <w:pPr>
                        <w:spacing w:before="40" w:after="40" w:line="216" w:lineRule="auto"/>
                        <w:rPr>
                          <w:sz w:val="20"/>
                          <w:szCs w:val="14"/>
                        </w:rPr>
                      </w:pPr>
                      <w:r w:rsidRPr="00A40BCD">
                        <w:rPr>
                          <w:rFonts w:asciiTheme="minorHAnsi" w:hAnsi="Arial"/>
                          <w:kern w:val="24"/>
                          <w:sz w:val="16"/>
                          <w:szCs w:val="16"/>
                        </w:rPr>
                        <w:t xml:space="preserve">                CONDITION: Mandatory where not default.";</w:t>
                      </w:r>
                    </w:p>
                    <w:p w14:paraId="3C460124"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64A69612"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segment-size {</w:t>
                      </w:r>
                    </w:p>
                    <w:p w14:paraId="65D8222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w:t>
                      </w:r>
                      <w:proofErr w:type="gramStart"/>
                      <w:r w:rsidRPr="00F32BDC">
                        <w:rPr>
                          <w:rFonts w:asciiTheme="minorHAnsi" w:hAnsi="Arial"/>
                          <w:kern w:val="24"/>
                          <w:sz w:val="16"/>
                          <w:szCs w:val="16"/>
                        </w:rPr>
                        <w:t>string;</w:t>
                      </w:r>
                      <w:proofErr w:type="gramEnd"/>
                    </w:p>
                    <w:p w14:paraId="2FA233EA"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w:t>
                      </w:r>
                      <w:proofErr w:type="gramStart"/>
                      <w:r w:rsidRPr="00F32BDC">
                        <w:rPr>
                          <w:rFonts w:asciiTheme="minorHAnsi" w:hAnsi="Arial"/>
                          <w:kern w:val="24"/>
                          <w:sz w:val="16"/>
                          <w:szCs w:val="16"/>
                        </w:rPr>
                        <w:t>false;</w:t>
                      </w:r>
                      <w:proofErr w:type="gramEnd"/>
                    </w:p>
                    <w:p w14:paraId="7CAE6F5F" w14:textId="77777777" w:rsidR="007D716C" w:rsidRPr="007D716C" w:rsidRDefault="007D716C" w:rsidP="007D716C">
                      <w:pPr>
                        <w:spacing w:before="40" w:after="40" w:line="216" w:lineRule="auto"/>
                        <w:rPr>
                          <w:rFonts w:asciiTheme="minorHAnsi" w:hAnsi="Arial"/>
                          <w:kern w:val="24"/>
                          <w:sz w:val="16"/>
                          <w:szCs w:val="16"/>
                        </w:rPr>
                      </w:pPr>
                      <w:r w:rsidRPr="007D716C">
                        <w:rPr>
                          <w:rFonts w:asciiTheme="minorHAnsi" w:hAnsi="Arial"/>
                          <w:kern w:val="24"/>
                          <w:sz w:val="16"/>
                          <w:szCs w:val="16"/>
                        </w:rPr>
                        <w:t xml:space="preserve">            description "Size of sub-structuring of the log.</w:t>
                      </w:r>
                    </w:p>
                    <w:p w14:paraId="4AF387C5" w14:textId="77777777" w:rsidR="007D716C" w:rsidRPr="00F32BDC" w:rsidRDefault="007D716C" w:rsidP="007D716C">
                      <w:pPr>
                        <w:spacing w:before="40" w:after="40" w:line="216" w:lineRule="auto"/>
                        <w:rPr>
                          <w:sz w:val="20"/>
                          <w:szCs w:val="14"/>
                        </w:rPr>
                      </w:pPr>
                      <w:r w:rsidRPr="007D716C">
                        <w:rPr>
                          <w:rFonts w:asciiTheme="minorHAnsi" w:hAnsi="Arial"/>
                          <w:kern w:val="24"/>
                          <w:sz w:val="16"/>
                          <w:szCs w:val="16"/>
                        </w:rPr>
                        <w:t xml:space="preserve">                CONDITION: Mandatory where log is </w:t>
                      </w:r>
                      <w:proofErr w:type="gramStart"/>
                      <w:r w:rsidRPr="007D716C">
                        <w:rPr>
                          <w:rFonts w:asciiTheme="minorHAnsi" w:hAnsi="Arial"/>
                          <w:kern w:val="24"/>
                          <w:sz w:val="16"/>
                          <w:szCs w:val="16"/>
                        </w:rPr>
                        <w:t>segmented</w:t>
                      </w:r>
                      <w:proofErr w:type="gramEnd"/>
                      <w:r w:rsidRPr="007D716C">
                        <w:rPr>
                          <w:rFonts w:asciiTheme="minorHAnsi" w:hAnsi="Arial"/>
                          <w:kern w:val="24"/>
                          <w:sz w:val="16"/>
                          <w:szCs w:val="16"/>
                        </w:rPr>
                        <w:t xml:space="preserve"> and segment size is considered relevant for client application usage.";</w:t>
                      </w:r>
                    </w:p>
                    <w:p w14:paraId="7BAC7EE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238E860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leaf-list stream-type-content {</w:t>
                      </w:r>
                    </w:p>
                    <w:p w14:paraId="2DB83693"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type </w:t>
                      </w:r>
                      <w:proofErr w:type="spellStart"/>
                      <w:r w:rsidRPr="00741D2F">
                        <w:rPr>
                          <w:rFonts w:asciiTheme="minorHAnsi" w:hAnsi="Arial"/>
                          <w:kern w:val="24"/>
                          <w:sz w:val="16"/>
                          <w:szCs w:val="16"/>
                        </w:rPr>
                        <w:t>tapi-</w:t>
                      </w:r>
                      <w:proofErr w:type="gramStart"/>
                      <w:r w:rsidRPr="00741D2F">
                        <w:rPr>
                          <w:rFonts w:asciiTheme="minorHAnsi" w:hAnsi="Arial"/>
                          <w:kern w:val="24"/>
                          <w:sz w:val="16"/>
                          <w:szCs w:val="16"/>
                        </w:rPr>
                        <w:t>common:object</w:t>
                      </w:r>
                      <w:proofErr w:type="gramEnd"/>
                      <w:r w:rsidRPr="00741D2F">
                        <w:rPr>
                          <w:rFonts w:asciiTheme="minorHAnsi" w:hAnsi="Arial"/>
                          <w:kern w:val="24"/>
                          <w:sz w:val="16"/>
                          <w:szCs w:val="16"/>
                        </w:rPr>
                        <w:t>-type</w:t>
                      </w:r>
                      <w:proofErr w:type="spellEnd"/>
                      <w:r w:rsidRPr="00741D2F">
                        <w:rPr>
                          <w:rFonts w:asciiTheme="minorHAnsi" w:hAnsi="Arial"/>
                          <w:kern w:val="24"/>
                          <w:sz w:val="16"/>
                          <w:szCs w:val="16"/>
                        </w:rPr>
                        <w:t>;</w:t>
                      </w:r>
                    </w:p>
                    <w:p w14:paraId="0F126731"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config </w:t>
                      </w:r>
                      <w:proofErr w:type="gramStart"/>
                      <w:r w:rsidRPr="00741D2F">
                        <w:rPr>
                          <w:rFonts w:asciiTheme="minorHAnsi" w:hAnsi="Arial"/>
                          <w:kern w:val="24"/>
                          <w:sz w:val="16"/>
                          <w:szCs w:val="16"/>
                        </w:rPr>
                        <w:t>false;</w:t>
                      </w:r>
                      <w:proofErr w:type="gramEnd"/>
                    </w:p>
                    <w:p w14:paraId="500D88B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description "Identifies the classes that are supported through the stream. </w:t>
                      </w:r>
                    </w:p>
                    <w:p w14:paraId="324273A7"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The list may be a subset of the classes within the context.</w:t>
                      </w:r>
                    </w:p>
                    <w:p w14:paraId="3A5B96B9"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CONDITION: Mandatory if the stream propagates TAPI entities. If not present a separate augment MUST explain stream content.</w:t>
                      </w:r>
                      <w:proofErr w:type="gramStart"/>
                      <w:r w:rsidRPr="00741D2F">
                        <w:rPr>
                          <w:rFonts w:asciiTheme="minorHAnsi" w:hAnsi="Arial"/>
                          <w:kern w:val="24"/>
                          <w:sz w:val="16"/>
                          <w:szCs w:val="16"/>
                        </w:rPr>
                        <w:t>";</w:t>
                      </w:r>
                      <w:proofErr w:type="gramEnd"/>
                    </w:p>
                    <w:p w14:paraId="66B214DE" w14:textId="77777777" w:rsidR="00A40705" w:rsidRPr="00F32BDC" w:rsidRDefault="00741D2F" w:rsidP="00741D2F">
                      <w:pPr>
                        <w:spacing w:before="40" w:after="40" w:line="216" w:lineRule="auto"/>
                        <w:rPr>
                          <w:sz w:val="20"/>
                          <w:szCs w:val="14"/>
                        </w:rPr>
                      </w:pPr>
                      <w:r w:rsidRPr="00741D2F">
                        <w:rPr>
                          <w:rFonts w:asciiTheme="minorHAnsi" w:hAnsi="Arial"/>
                          <w:kern w:val="24"/>
                          <w:sz w:val="16"/>
                          <w:szCs w:val="16"/>
                        </w:rPr>
                        <w:t xml:space="preserve">        }</w:t>
                      </w:r>
                    </w:p>
                    <w:p w14:paraId="58D7646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log-storage-strategy {</w:t>
                      </w:r>
                    </w:p>
                    <w:p w14:paraId="5A34E3B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type log-storage-</w:t>
                      </w:r>
                      <w:proofErr w:type="gramStart"/>
                      <w:r w:rsidRPr="00A40705">
                        <w:rPr>
                          <w:rFonts w:asciiTheme="minorHAnsi" w:hAnsi="Arial"/>
                          <w:kern w:val="24"/>
                          <w:sz w:val="16"/>
                          <w:szCs w:val="16"/>
                        </w:rPr>
                        <w:t>strategy;</w:t>
                      </w:r>
                      <w:proofErr w:type="gramEnd"/>
                    </w:p>
                    <w:p w14:paraId="3A10EB2D"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default "LOG_STORAGE_STRATEGY_COMPACTED</w:t>
                      </w:r>
                      <w:proofErr w:type="gramStart"/>
                      <w:r w:rsidRPr="00A40705">
                        <w:rPr>
                          <w:rFonts w:asciiTheme="minorHAnsi" w:hAnsi="Arial"/>
                          <w:kern w:val="24"/>
                          <w:sz w:val="16"/>
                          <w:szCs w:val="16"/>
                        </w:rPr>
                        <w:t>";</w:t>
                      </w:r>
                      <w:proofErr w:type="gramEnd"/>
                    </w:p>
                    <w:p w14:paraId="361AF550"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config </w:t>
                      </w:r>
                      <w:proofErr w:type="gramStart"/>
                      <w:r w:rsidRPr="00A40705">
                        <w:rPr>
                          <w:rFonts w:asciiTheme="minorHAnsi" w:hAnsi="Arial"/>
                          <w:kern w:val="24"/>
                          <w:sz w:val="16"/>
                          <w:szCs w:val="16"/>
                        </w:rPr>
                        <w:t>false;</w:t>
                      </w:r>
                      <w:proofErr w:type="gramEnd"/>
                    </w:p>
                    <w:p w14:paraId="4341E15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description "Indicates the storage characteristics of the log supporting the stream.</w:t>
                      </w:r>
                    </w:p>
                    <w:p w14:paraId="516EBA4B"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CONDITION: Mandatory where not default.";</w:t>
                      </w:r>
                    </w:p>
                    <w:p w14:paraId="1FEDBA79" w14:textId="77777777" w:rsidR="00A40705" w:rsidRPr="00F32BDC" w:rsidRDefault="00A40705" w:rsidP="00A40705">
                      <w:pPr>
                        <w:spacing w:before="40" w:after="40" w:line="216" w:lineRule="auto"/>
                        <w:rPr>
                          <w:sz w:val="20"/>
                          <w:szCs w:val="14"/>
                        </w:rPr>
                      </w:pPr>
                      <w:r w:rsidRPr="00A40705">
                        <w:rPr>
                          <w:rFonts w:asciiTheme="minorHAnsi" w:hAnsi="Arial"/>
                          <w:kern w:val="24"/>
                          <w:sz w:val="16"/>
                          <w:szCs w:val="16"/>
                        </w:rPr>
                        <w:t xml:space="preserve">        }</w:t>
                      </w:r>
                    </w:p>
                    <w:p w14:paraId="7E1764A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log-record-strategy {</w:t>
                      </w:r>
                    </w:p>
                    <w:p w14:paraId="627D83C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log-record-</w:t>
                      </w:r>
                      <w:proofErr w:type="gramStart"/>
                      <w:r w:rsidRPr="00F32BDC">
                        <w:rPr>
                          <w:rFonts w:asciiTheme="minorHAnsi" w:hAnsi="Arial"/>
                          <w:kern w:val="24"/>
                          <w:sz w:val="16"/>
                          <w:szCs w:val="16"/>
                        </w:rPr>
                        <w:t>strategy;</w:t>
                      </w:r>
                      <w:proofErr w:type="gramEnd"/>
                    </w:p>
                    <w:p w14:paraId="04356827"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default "LOG_RECORD_STRATEGY_WHOLE_ENTITY</w:t>
                      </w:r>
                      <w:proofErr w:type="gramStart"/>
                      <w:r w:rsidRPr="002F609E">
                        <w:rPr>
                          <w:rFonts w:asciiTheme="minorHAnsi" w:hAnsi="Arial"/>
                          <w:kern w:val="24"/>
                          <w:sz w:val="16"/>
                          <w:szCs w:val="16"/>
                        </w:rPr>
                        <w:t>";</w:t>
                      </w:r>
                      <w:proofErr w:type="gramEnd"/>
                    </w:p>
                    <w:p w14:paraId="0FE94124"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config </w:t>
                      </w:r>
                      <w:proofErr w:type="gramStart"/>
                      <w:r w:rsidRPr="002F609E">
                        <w:rPr>
                          <w:rFonts w:asciiTheme="minorHAnsi" w:hAnsi="Arial"/>
                          <w:kern w:val="24"/>
                          <w:sz w:val="16"/>
                          <w:szCs w:val="16"/>
                        </w:rPr>
                        <w:t>false;</w:t>
                      </w:r>
                      <w:proofErr w:type="gramEnd"/>
                    </w:p>
                    <w:p w14:paraId="0274B290"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description "Indicates the type of content of each log record.</w:t>
                      </w:r>
                    </w:p>
                    <w:p w14:paraId="51F2DF6E"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CONDITION: Mandatory where not default.";</w:t>
                      </w:r>
                    </w:p>
                    <w:p w14:paraId="6D7263BD" w14:textId="77777777" w:rsidR="002F609E" w:rsidRPr="00F32BDC" w:rsidRDefault="002F609E" w:rsidP="002F609E">
                      <w:pPr>
                        <w:spacing w:before="40" w:after="40" w:line="216" w:lineRule="auto"/>
                        <w:rPr>
                          <w:sz w:val="20"/>
                          <w:szCs w:val="14"/>
                        </w:rPr>
                      </w:pPr>
                      <w:r w:rsidRPr="002F609E">
                        <w:rPr>
                          <w:rFonts w:asciiTheme="minorHAnsi" w:hAnsi="Arial"/>
                          <w:kern w:val="24"/>
                          <w:sz w:val="16"/>
                          <w:szCs w:val="16"/>
                        </w:rPr>
                        <w:t xml:space="preserve">        }</w:t>
                      </w:r>
                    </w:p>
                    <w:p w14:paraId="58694644"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leaf record-trigger {</w:t>
                      </w:r>
                    </w:p>
                    <w:p w14:paraId="59B97B3D" w14:textId="77777777" w:rsid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type record-</w:t>
                      </w:r>
                      <w:proofErr w:type="gramStart"/>
                      <w:r w:rsidRPr="00781189">
                        <w:rPr>
                          <w:rFonts w:asciiTheme="minorHAnsi" w:hAnsi="Arial"/>
                          <w:kern w:val="24"/>
                          <w:sz w:val="16"/>
                          <w:szCs w:val="16"/>
                        </w:rPr>
                        <w:t>trigger;</w:t>
                      </w:r>
                      <w:proofErr w:type="gramEnd"/>
                    </w:p>
                    <w:p w14:paraId="3BB9B983" w14:textId="77777777" w:rsidR="00914D93" w:rsidRPr="00781189" w:rsidRDefault="00914D93" w:rsidP="00781189">
                      <w:pPr>
                        <w:spacing w:before="40" w:after="40" w:line="216" w:lineRule="auto"/>
                        <w:rPr>
                          <w:rFonts w:asciiTheme="minorHAnsi" w:hAnsi="Arial"/>
                          <w:kern w:val="24"/>
                          <w:sz w:val="16"/>
                          <w:szCs w:val="16"/>
                        </w:rPr>
                      </w:pPr>
                      <w:r w:rsidRPr="00914D93">
                        <w:rPr>
                          <w:rFonts w:asciiTheme="minorHAnsi" w:hAnsi="Arial"/>
                          <w:kern w:val="24"/>
                          <w:sz w:val="16"/>
                          <w:szCs w:val="16"/>
                        </w:rPr>
                        <w:t xml:space="preserve">            default "RECORD_TRIGGER_ON_CHANGE</w:t>
                      </w:r>
                      <w:proofErr w:type="gramStart"/>
                      <w:r w:rsidRPr="00914D93">
                        <w:rPr>
                          <w:rFonts w:asciiTheme="minorHAnsi" w:hAnsi="Arial"/>
                          <w:kern w:val="24"/>
                          <w:sz w:val="16"/>
                          <w:szCs w:val="16"/>
                        </w:rPr>
                        <w:t>";</w:t>
                      </w:r>
                      <w:proofErr w:type="gramEnd"/>
                    </w:p>
                    <w:p w14:paraId="5F0EB513"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config </w:t>
                      </w:r>
                      <w:proofErr w:type="gramStart"/>
                      <w:r w:rsidRPr="00781189">
                        <w:rPr>
                          <w:rFonts w:asciiTheme="minorHAnsi" w:hAnsi="Arial"/>
                          <w:kern w:val="24"/>
                          <w:sz w:val="16"/>
                          <w:szCs w:val="16"/>
                        </w:rPr>
                        <w:t>false;</w:t>
                      </w:r>
                      <w:proofErr w:type="gramEnd"/>
                    </w:p>
                    <w:p w14:paraId="5245759D"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description "Defines the trigger to log a record.</w:t>
                      </w:r>
                    </w:p>
                    <w:p w14:paraId="4DBDEE76"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CONDITION: Mandatory where not default.";</w:t>
                      </w:r>
                    </w:p>
                    <w:p w14:paraId="0A720A53" w14:textId="77777777" w:rsidR="00781189" w:rsidRPr="00F32BDC" w:rsidRDefault="00781189" w:rsidP="00781189">
                      <w:pPr>
                        <w:spacing w:before="40" w:after="40" w:line="216" w:lineRule="auto"/>
                        <w:rPr>
                          <w:sz w:val="20"/>
                          <w:szCs w:val="14"/>
                        </w:rPr>
                      </w:pPr>
                      <w:r w:rsidRPr="00781189">
                        <w:rPr>
                          <w:rFonts w:asciiTheme="minorHAnsi" w:hAnsi="Arial"/>
                          <w:kern w:val="24"/>
                          <w:sz w:val="16"/>
                          <w:szCs w:val="16"/>
                        </w:rPr>
                        <w:t xml:space="preserve">        }</w:t>
                      </w:r>
                    </w:p>
                    <w:p w14:paraId="5402C36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uses </w:t>
                      </w:r>
                      <w:proofErr w:type="spellStart"/>
                      <w:r w:rsidRPr="00F32BDC">
                        <w:rPr>
                          <w:rFonts w:asciiTheme="minorHAnsi" w:hAnsi="Arial"/>
                          <w:kern w:val="24"/>
                          <w:sz w:val="16"/>
                          <w:szCs w:val="16"/>
                        </w:rPr>
                        <w:t>tapi-</w:t>
                      </w:r>
                      <w:proofErr w:type="gramStart"/>
                      <w:r w:rsidRPr="00F32BDC">
                        <w:rPr>
                          <w:rFonts w:asciiTheme="minorHAnsi" w:hAnsi="Arial"/>
                          <w:kern w:val="24"/>
                          <w:sz w:val="16"/>
                          <w:szCs w:val="16"/>
                        </w:rPr>
                        <w:t>common:global</w:t>
                      </w:r>
                      <w:proofErr w:type="gramEnd"/>
                      <w:r w:rsidRPr="00F32BDC">
                        <w:rPr>
                          <w:rFonts w:asciiTheme="minorHAnsi" w:hAnsi="Arial"/>
                          <w:kern w:val="24"/>
                          <w:sz w:val="16"/>
                          <w:szCs w:val="16"/>
                        </w:rPr>
                        <w:t>-class</w:t>
                      </w:r>
                      <w:proofErr w:type="spellEnd"/>
                      <w:r w:rsidRPr="00F32BDC">
                        <w:rPr>
                          <w:rFonts w:asciiTheme="minorHAnsi" w:hAnsi="Arial"/>
                          <w:kern w:val="24"/>
                          <w:sz w:val="16"/>
                          <w:szCs w:val="16"/>
                        </w:rPr>
                        <w:t>;</w:t>
                      </w:r>
                    </w:p>
                    <w:p w14:paraId="090E470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description "Definition of a supported stream type.</w:t>
                      </w:r>
                      <w:proofErr w:type="gramStart"/>
                      <w:r w:rsidRPr="00F32BDC">
                        <w:rPr>
                          <w:rFonts w:asciiTheme="minorHAnsi" w:hAnsi="Arial"/>
                          <w:kern w:val="24"/>
                          <w:sz w:val="16"/>
                          <w:szCs w:val="16"/>
                        </w:rPr>
                        <w:t>";</w:t>
                      </w:r>
                      <w:proofErr w:type="gramEnd"/>
                    </w:p>
                    <w:p w14:paraId="03C82C91" w14:textId="77777777" w:rsidR="004F0A46" w:rsidRPr="00A56331" w:rsidRDefault="00033784" w:rsidP="00F32BDC">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p>
                  </w:txbxContent>
                </v:textbox>
                <w10:wrap type="topAndBottom" anchorx="margin"/>
              </v:rect>
            </w:pict>
          </mc:Fallback>
        </mc:AlternateContent>
      </w:r>
      <w:bookmarkStart w:id="2963" w:name="_Hlk115707642"/>
      <w:r w:rsidR="006E0A73" w:rsidRPr="00CA3534">
        <w:t xml:space="preserve">Figure </w:t>
      </w:r>
      <w:r w:rsidR="006E0A73">
        <w:rPr>
          <w:noProof/>
        </w:rPr>
        <w:fldChar w:fldCharType="begin"/>
      </w:r>
      <w:r w:rsidR="006E0A73">
        <w:rPr>
          <w:noProof/>
        </w:rPr>
        <w:instrText xml:space="preserve"> SEQ Figure \* ARABIC </w:instrText>
      </w:r>
      <w:r w:rsidR="006E0A73">
        <w:rPr>
          <w:noProof/>
        </w:rPr>
        <w:fldChar w:fldCharType="separate"/>
      </w:r>
      <w:r w:rsidR="00B53275">
        <w:rPr>
          <w:noProof/>
        </w:rPr>
        <w:t>2</w:t>
      </w:r>
      <w:r w:rsidR="006E0A73">
        <w:rPr>
          <w:noProof/>
        </w:rPr>
        <w:fldChar w:fldCharType="end"/>
      </w:r>
      <w:r w:rsidR="006E0A73" w:rsidRPr="00CA3534">
        <w:t xml:space="preserve"> </w:t>
      </w:r>
      <w:r w:rsidR="006E0A73">
        <w:t xml:space="preserve"> </w:t>
      </w:r>
      <w:r w:rsidR="00375A28">
        <w:t>YANG</w:t>
      </w:r>
      <w:r w:rsidR="006E0A73">
        <w:t>: supported-stream-type</w:t>
      </w:r>
      <w:bookmarkEnd w:id="2962"/>
    </w:p>
    <w:bookmarkEnd w:id="2963"/>
    <w:p w14:paraId="41770602" w14:textId="77777777" w:rsidR="0099131B" w:rsidRDefault="0099131B" w:rsidP="0099131B">
      <w:pPr>
        <w:spacing w:before="100" w:beforeAutospacing="1" w:after="100" w:afterAutospacing="1"/>
        <w:rPr>
          <w:rFonts w:eastAsia="Times New Roman"/>
        </w:rPr>
      </w:pPr>
      <w:r>
        <w:rPr>
          <w:rFonts w:eastAsia="Times New Roman"/>
        </w:rPr>
        <w:t>For this structure</w:t>
      </w:r>
      <w:r w:rsidR="00923FA0">
        <w:rPr>
          <w:rFonts w:eastAsia="Times New Roman"/>
        </w:rPr>
        <w:t>,</w:t>
      </w:r>
      <w:r>
        <w:rPr>
          <w:rFonts w:eastAsia="Times New Roman"/>
        </w:rPr>
        <w:t xml:space="preserve"> </w:t>
      </w:r>
      <w:r w:rsidR="00755229">
        <w:rPr>
          <w:rFonts w:eastAsia="Times New Roman"/>
        </w:rPr>
        <w:t>a solution shall provide the following support</w:t>
      </w:r>
      <w:r>
        <w:rPr>
          <w:rFonts w:eastAsia="Times New Roman"/>
        </w:rPr>
        <w:t>:</w:t>
      </w:r>
    </w:p>
    <w:p w14:paraId="0E2E4D9A" w14:textId="77777777" w:rsidR="00274F87" w:rsidRDefault="009B23B7" w:rsidP="00274F87">
      <w:pPr>
        <w:numPr>
          <w:ilvl w:val="0"/>
          <w:numId w:val="10"/>
        </w:numPr>
        <w:spacing w:before="100" w:beforeAutospacing="1" w:after="100" w:afterAutospacing="1"/>
        <w:rPr>
          <w:rFonts w:eastAsia="Times New Roman"/>
        </w:rPr>
      </w:pPr>
      <w:r>
        <w:rPr>
          <w:rFonts w:eastAsia="Times New Roman"/>
        </w:rPr>
        <w:t>Mandatory</w:t>
      </w:r>
      <w:r w:rsidR="00274F87" w:rsidRPr="008B3C46">
        <w:rPr>
          <w:rFonts w:eastAsia="Times New Roman"/>
        </w:rPr>
        <w:t>:</w:t>
      </w:r>
    </w:p>
    <w:p w14:paraId="2163BC61" w14:textId="77777777" w:rsidR="000E0DC9" w:rsidRDefault="000E0DC9" w:rsidP="00274F87">
      <w:pPr>
        <w:numPr>
          <w:ilvl w:val="1"/>
          <w:numId w:val="10"/>
        </w:numPr>
        <w:spacing w:before="100" w:beforeAutospacing="1" w:after="100" w:afterAutospacing="1"/>
        <w:rPr>
          <w:rFonts w:eastAsia="Times New Roman"/>
        </w:rPr>
      </w:pPr>
      <w:r>
        <w:rPr>
          <w:rFonts w:eastAsia="Times New Roman"/>
        </w:rPr>
        <w:t xml:space="preserve">(inherited) </w:t>
      </w:r>
      <w:proofErr w:type="spellStart"/>
      <w:r>
        <w:rPr>
          <w:rFonts w:eastAsia="Times New Roman"/>
        </w:rPr>
        <w:t>uuid</w:t>
      </w:r>
      <w:proofErr w:type="spellEnd"/>
    </w:p>
    <w:p w14:paraId="0A3E87E5" w14:textId="77777777" w:rsidR="009B23B7" w:rsidRDefault="009B23B7" w:rsidP="00A56331">
      <w:pPr>
        <w:numPr>
          <w:ilvl w:val="0"/>
          <w:numId w:val="10"/>
        </w:numPr>
        <w:spacing w:before="100" w:beforeAutospacing="1" w:after="100" w:afterAutospacing="1"/>
        <w:rPr>
          <w:rFonts w:eastAsia="Times New Roman"/>
        </w:rPr>
      </w:pPr>
      <w:r>
        <w:rPr>
          <w:rFonts w:eastAsia="Times New Roman"/>
        </w:rPr>
        <w:t>Conditional</w:t>
      </w:r>
      <w:r w:rsidR="008D2046">
        <w:rPr>
          <w:rFonts w:eastAsia="Times New Roman"/>
        </w:rPr>
        <w:t xml:space="preserve"> (as per description above)</w:t>
      </w:r>
      <w:r w:rsidR="008D2046" w:rsidRPr="008B3C46">
        <w:rPr>
          <w:rFonts w:eastAsia="Times New Roman"/>
        </w:rPr>
        <w:t>:</w:t>
      </w:r>
    </w:p>
    <w:p w14:paraId="1BF00794" w14:textId="77777777" w:rsidR="00274F87" w:rsidRPr="008B3C46" w:rsidRDefault="006E179D" w:rsidP="00274F87">
      <w:pPr>
        <w:numPr>
          <w:ilvl w:val="1"/>
          <w:numId w:val="10"/>
        </w:numPr>
        <w:spacing w:before="100" w:beforeAutospacing="1" w:after="100" w:afterAutospacing="1"/>
        <w:rPr>
          <w:rFonts w:eastAsia="Times New Roman"/>
        </w:rPr>
      </w:pPr>
      <w:r>
        <w:rPr>
          <w:rFonts w:eastAsia="Times New Roman"/>
        </w:rPr>
        <w:t>s</w:t>
      </w:r>
      <w:r w:rsidR="00274F87">
        <w:rPr>
          <w:rFonts w:eastAsia="Times New Roman"/>
        </w:rPr>
        <w:t>tream-type</w:t>
      </w:r>
      <w:r w:rsidR="00274F87" w:rsidRPr="008B3C46">
        <w:rPr>
          <w:rFonts w:eastAsia="Times New Roman"/>
        </w:rPr>
        <w:t>-name</w:t>
      </w:r>
    </w:p>
    <w:p w14:paraId="625F72C2" w14:textId="77777777" w:rsidR="00274F87" w:rsidRPr="008B3C46" w:rsidRDefault="006E179D" w:rsidP="00274F87">
      <w:pPr>
        <w:numPr>
          <w:ilvl w:val="1"/>
          <w:numId w:val="10"/>
        </w:numPr>
        <w:spacing w:before="100" w:beforeAutospacing="1" w:after="100" w:afterAutospacing="1"/>
        <w:rPr>
          <w:rFonts w:eastAsia="Times New Roman"/>
        </w:rPr>
      </w:pPr>
      <w:r>
        <w:rPr>
          <w:rFonts w:eastAsia="Times New Roman"/>
        </w:rPr>
        <w:t>record-retention</w:t>
      </w:r>
    </w:p>
    <w:p w14:paraId="02C26CF3" w14:textId="77777777" w:rsidR="00274F87" w:rsidRDefault="009543A5" w:rsidP="00274F87">
      <w:pPr>
        <w:numPr>
          <w:ilvl w:val="1"/>
          <w:numId w:val="10"/>
        </w:numPr>
        <w:spacing w:before="100" w:beforeAutospacing="1" w:after="100" w:afterAutospacing="1"/>
        <w:rPr>
          <w:rFonts w:eastAsia="Times New Roman"/>
        </w:rPr>
      </w:pPr>
      <w:r>
        <w:rPr>
          <w:rFonts w:eastAsia="Times New Roman"/>
        </w:rPr>
        <w:lastRenderedPageBreak/>
        <w:t>stream-type</w:t>
      </w:r>
      <w:r w:rsidR="003A37A6">
        <w:rPr>
          <w:rFonts w:eastAsia="Times New Roman"/>
        </w:rPr>
        <w:t>-content</w:t>
      </w:r>
    </w:p>
    <w:p w14:paraId="77DA4C0A" w14:textId="77777777" w:rsidR="009B23B7" w:rsidRDefault="00FD7594" w:rsidP="009B23B7">
      <w:pPr>
        <w:numPr>
          <w:ilvl w:val="1"/>
          <w:numId w:val="10"/>
        </w:numPr>
        <w:spacing w:before="100" w:beforeAutospacing="1" w:after="100" w:afterAutospacing="1"/>
        <w:rPr>
          <w:rFonts w:eastAsia="Times New Roman"/>
        </w:rPr>
      </w:pPr>
      <w:r>
        <w:rPr>
          <w:rFonts w:eastAsia="Times New Roman"/>
        </w:rPr>
        <w:t>s</w:t>
      </w:r>
      <w:r w:rsidR="009B23B7">
        <w:rPr>
          <w:rFonts w:eastAsia="Times New Roman"/>
        </w:rPr>
        <w:t>egment-size</w:t>
      </w:r>
    </w:p>
    <w:p w14:paraId="0CA40A75" w14:textId="77777777" w:rsidR="009B23B7" w:rsidRDefault="009B23B7" w:rsidP="009B23B7">
      <w:pPr>
        <w:numPr>
          <w:ilvl w:val="1"/>
          <w:numId w:val="10"/>
        </w:numPr>
        <w:spacing w:before="100" w:beforeAutospacing="1" w:after="100" w:afterAutospacing="1"/>
        <w:rPr>
          <w:rFonts w:eastAsia="Times New Roman"/>
        </w:rPr>
      </w:pPr>
      <w:r>
        <w:rPr>
          <w:rFonts w:eastAsia="Times New Roman"/>
        </w:rPr>
        <w:t>log-storage-strategy</w:t>
      </w:r>
    </w:p>
    <w:p w14:paraId="0C31E76D" w14:textId="77777777" w:rsidR="009B23B7" w:rsidRDefault="009B23B7" w:rsidP="009B23B7">
      <w:pPr>
        <w:numPr>
          <w:ilvl w:val="1"/>
          <w:numId w:val="10"/>
        </w:numPr>
        <w:spacing w:before="100" w:beforeAutospacing="1" w:after="100" w:afterAutospacing="1"/>
        <w:rPr>
          <w:rFonts w:eastAsia="Times New Roman"/>
        </w:rPr>
      </w:pPr>
      <w:r>
        <w:rPr>
          <w:rFonts w:eastAsia="Times New Roman"/>
        </w:rPr>
        <w:t>log-record-strategy</w:t>
      </w:r>
    </w:p>
    <w:p w14:paraId="7187E78F" w14:textId="77777777" w:rsidR="009B23B7" w:rsidRPr="009B23B7" w:rsidRDefault="009B23B7" w:rsidP="009B23B7">
      <w:pPr>
        <w:numPr>
          <w:ilvl w:val="1"/>
          <w:numId w:val="10"/>
        </w:numPr>
        <w:spacing w:before="100" w:beforeAutospacing="1" w:after="100" w:afterAutospacing="1"/>
        <w:rPr>
          <w:rFonts w:eastAsia="Times New Roman"/>
        </w:rPr>
      </w:pPr>
      <w:r>
        <w:rPr>
          <w:rFonts w:eastAsia="Times New Roman"/>
        </w:rPr>
        <w:t>record-trigger</w:t>
      </w:r>
    </w:p>
    <w:p w14:paraId="05CB442D" w14:textId="77777777" w:rsidR="00274F87" w:rsidRDefault="00274F87" w:rsidP="00274F87">
      <w:pPr>
        <w:numPr>
          <w:ilvl w:val="0"/>
          <w:numId w:val="10"/>
        </w:numPr>
        <w:spacing w:before="100" w:beforeAutospacing="1" w:after="100" w:afterAutospacing="1"/>
        <w:rPr>
          <w:rFonts w:eastAsia="Times New Roman"/>
        </w:rPr>
      </w:pPr>
      <w:r w:rsidRPr="008B3C46">
        <w:rPr>
          <w:rFonts w:eastAsia="Times New Roman"/>
        </w:rPr>
        <w:t>Optional</w:t>
      </w:r>
    </w:p>
    <w:p w14:paraId="62032320" w14:textId="77777777" w:rsidR="00C057C2" w:rsidRDefault="00C057C2" w:rsidP="00C057C2">
      <w:pPr>
        <w:numPr>
          <w:ilvl w:val="1"/>
          <w:numId w:val="10"/>
        </w:numPr>
        <w:spacing w:before="100" w:beforeAutospacing="1" w:after="100" w:afterAutospacing="1"/>
        <w:rPr>
          <w:rFonts w:eastAsia="Times New Roman"/>
        </w:rPr>
      </w:pPr>
      <w:r>
        <w:rPr>
          <w:rFonts w:eastAsia="Times New Roman"/>
        </w:rPr>
        <w:t>(inherited) name</w:t>
      </w:r>
    </w:p>
    <w:p w14:paraId="2D6765FB" w14:textId="77777777" w:rsidR="009B23B7" w:rsidRPr="0099131B" w:rsidRDefault="00CF701E" w:rsidP="00A56331">
      <w:pPr>
        <w:spacing w:before="100" w:beforeAutospacing="1" w:after="100" w:afterAutospacing="1"/>
        <w:rPr>
          <w:rFonts w:eastAsia="Times New Roman"/>
        </w:rPr>
      </w:pPr>
      <w:r>
        <w:rPr>
          <w:rFonts w:eastAsia="Times New Roman"/>
        </w:rPr>
        <w:t xml:space="preserve">There are several data types used in the supported-stream-type </w:t>
      </w:r>
      <w:proofErr w:type="gramStart"/>
      <w:r>
        <w:rPr>
          <w:rFonts w:eastAsia="Times New Roman"/>
        </w:rPr>
        <w:t>structure</w:t>
      </w:r>
      <w:r w:rsidR="00F86B7C">
        <w:rPr>
          <w:rFonts w:eastAsia="Times New Roman"/>
        </w:rPr>
        <w:t>,</w:t>
      </w:r>
      <w:proofErr w:type="gramEnd"/>
      <w:r w:rsidR="00F86B7C">
        <w:rPr>
          <w:rFonts w:eastAsia="Times New Roman"/>
        </w:rPr>
        <w:t xml:space="preserve"> t</w:t>
      </w:r>
      <w:r>
        <w:rPr>
          <w:rFonts w:eastAsia="Times New Roman"/>
        </w:rPr>
        <w:t>hese are set out below.</w:t>
      </w:r>
      <w:r w:rsidR="004E674B" w:rsidRPr="00F32BDC">
        <w:rPr>
          <w:noProof/>
        </w:rPr>
        <mc:AlternateContent>
          <mc:Choice Requires="wps">
            <w:drawing>
              <wp:anchor distT="0" distB="0" distL="114300" distR="114300" simplePos="0" relativeHeight="251643904" behindDoc="0" locked="0" layoutInCell="1" allowOverlap="0" wp14:anchorId="098B46E2" wp14:editId="3F2AF77C">
                <wp:simplePos x="0" y="0"/>
                <wp:positionH relativeFrom="margin">
                  <wp:posOffset>0</wp:posOffset>
                </wp:positionH>
                <wp:positionV relativeFrom="paragraph">
                  <wp:posOffset>269875</wp:posOffset>
                </wp:positionV>
                <wp:extent cx="6602095" cy="7077075"/>
                <wp:effectExtent l="0" t="0" r="27305" b="28575"/>
                <wp:wrapTopAndBottom/>
                <wp:docPr id="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7077075"/>
                        </a:xfrm>
                        <a:prstGeom prst="rect">
                          <a:avLst/>
                        </a:prstGeom>
                        <a:solidFill>
                          <a:schemeClr val="accent4">
                            <a:lumMod val="20000"/>
                            <a:lumOff val="80000"/>
                          </a:schemeClr>
                        </a:solidFill>
                        <a:ln>
                          <a:solidFill>
                            <a:schemeClr val="tx1"/>
                          </a:solidFill>
                        </a:ln>
                      </wps:spPr>
                      <wps:txbx>
                        <w:txbxContent>
                          <w:p w14:paraId="29E23112"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typedef object-type {</w:t>
                            </w:r>
                          </w:p>
                          <w:p w14:paraId="65814FDC"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 </w:t>
                            </w:r>
                            <w:proofErr w:type="spellStart"/>
                            <w:r w:rsidRPr="00486BF1">
                              <w:rPr>
                                <w:rFonts w:asciiTheme="minorHAnsi" w:hAnsi="Arial"/>
                                <w:kern w:val="24"/>
                                <w:sz w:val="16"/>
                                <w:szCs w:val="16"/>
                              </w:rPr>
                              <w:t>identityref</w:t>
                            </w:r>
                            <w:proofErr w:type="spellEnd"/>
                            <w:r w:rsidRPr="00486BF1">
                              <w:rPr>
                                <w:rFonts w:asciiTheme="minorHAnsi" w:hAnsi="Arial"/>
                                <w:kern w:val="24"/>
                                <w:sz w:val="16"/>
                                <w:szCs w:val="16"/>
                              </w:rPr>
                              <w:t xml:space="preserve"> {</w:t>
                            </w:r>
                          </w:p>
                          <w:p w14:paraId="2CE1A056"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base OBJECT_</w:t>
                            </w:r>
                            <w:proofErr w:type="gramStart"/>
                            <w:r w:rsidRPr="00486BF1">
                              <w:rPr>
                                <w:rFonts w:asciiTheme="minorHAnsi" w:hAnsi="Arial"/>
                                <w:kern w:val="24"/>
                                <w:sz w:val="16"/>
                                <w:szCs w:val="16"/>
                              </w:rPr>
                              <w:t>TYPE;</w:t>
                            </w:r>
                            <w:proofErr w:type="gramEnd"/>
                          </w:p>
                          <w:p w14:paraId="66D0CEEB"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739EF8BE"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description "The list of TAPI Global Object Class types on which Notification signals can be raised.</w:t>
                            </w:r>
                          </w:p>
                          <w:p w14:paraId="34B97607"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This extensible enumeration can be augmented with specific object types/classes in the other modules.</w:t>
                            </w:r>
                            <w:proofErr w:type="gramStart"/>
                            <w:r w:rsidRPr="00486BF1">
                              <w:rPr>
                                <w:rFonts w:asciiTheme="minorHAnsi" w:hAnsi="Arial"/>
                                <w:kern w:val="24"/>
                                <w:sz w:val="16"/>
                                <w:szCs w:val="16"/>
                              </w:rPr>
                              <w:t>";</w:t>
                            </w:r>
                            <w:proofErr w:type="gramEnd"/>
                          </w:p>
                          <w:p w14:paraId="49F1BEB0" w14:textId="77777777" w:rsidR="003B7AF9"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5A2D3F1A" w14:textId="77777777" w:rsidR="003B7AF9" w:rsidRDefault="003B7AF9" w:rsidP="00486BF1">
                            <w:pPr>
                              <w:spacing w:before="40" w:after="40" w:line="216" w:lineRule="auto"/>
                              <w:rPr>
                                <w:rFonts w:asciiTheme="minorHAnsi" w:hAnsi="Arial"/>
                                <w:kern w:val="24"/>
                                <w:sz w:val="16"/>
                                <w:szCs w:val="16"/>
                              </w:rPr>
                            </w:pPr>
                          </w:p>
                          <w:p w14:paraId="14DAA822" w14:textId="77777777" w:rsidR="003B7AF9" w:rsidRPr="00C22B21" w:rsidRDefault="003B7AF9" w:rsidP="00486BF1">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proofErr w:type="spellStart"/>
                            <w:r w:rsidR="00E23062" w:rsidRPr="00C22B21">
                              <w:rPr>
                                <w:rFonts w:asciiTheme="minorHAnsi" w:hAnsi="Arial"/>
                                <w:color w:val="FF0000"/>
                                <w:kern w:val="24"/>
                                <w:sz w:val="16"/>
                                <w:szCs w:val="16"/>
                              </w:rPr>
                              <w:t>tapi</w:t>
                            </w:r>
                            <w:r w:rsidR="00C275A8" w:rsidRPr="00C22B21">
                              <w:rPr>
                                <w:rFonts w:asciiTheme="minorHAnsi" w:hAnsi="Arial"/>
                                <w:color w:val="FF0000"/>
                                <w:kern w:val="24"/>
                                <w:sz w:val="16"/>
                                <w:szCs w:val="16"/>
                              </w:rPr>
                              <w:t>-</w:t>
                            </w:r>
                            <w:proofErr w:type="gramStart"/>
                            <w:r w:rsidRPr="00C22B21">
                              <w:rPr>
                                <w:rFonts w:asciiTheme="minorHAnsi" w:hAnsi="Arial"/>
                                <w:color w:val="FF0000"/>
                                <w:kern w:val="24"/>
                                <w:sz w:val="16"/>
                                <w:szCs w:val="16"/>
                              </w:rPr>
                              <w:t>common</w:t>
                            </w:r>
                            <w:r w:rsidR="00C275A8" w:rsidRPr="00C22B21">
                              <w:rPr>
                                <w:rFonts w:asciiTheme="minorHAnsi" w:hAnsi="Arial"/>
                                <w:color w:val="FF0000"/>
                                <w:kern w:val="24"/>
                                <w:sz w:val="16"/>
                                <w:szCs w:val="16"/>
                              </w:rPr>
                              <w:t>.yang</w:t>
                            </w:r>
                            <w:proofErr w:type="spellEnd"/>
                            <w:proofErr w:type="gramEnd"/>
                          </w:p>
                          <w:p w14:paraId="2370D21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 {</w:t>
                            </w:r>
                          </w:p>
                          <w:p w14:paraId="3A3920AA"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roofErr w:type="gramStart"/>
                            <w:r w:rsidRPr="003B7AF9">
                              <w:rPr>
                                <w:rFonts w:asciiTheme="minorHAnsi" w:hAnsi="Arial"/>
                                <w:kern w:val="24"/>
                                <w:sz w:val="16"/>
                                <w:szCs w:val="16"/>
                              </w:rPr>
                              <w:t>";</w:t>
                            </w:r>
                            <w:proofErr w:type="gramEnd"/>
                          </w:p>
                          <w:p w14:paraId="3CA6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68BFCA13"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OBJECT_TYPE_SERVICE_INTERFACE_POINT {</w:t>
                            </w:r>
                          </w:p>
                          <w:p w14:paraId="20B8314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w:t>
                            </w:r>
                            <w:proofErr w:type="gramStart"/>
                            <w:r w:rsidRPr="003B7AF9">
                              <w:rPr>
                                <w:rFonts w:asciiTheme="minorHAnsi" w:hAnsi="Arial"/>
                                <w:kern w:val="24"/>
                                <w:sz w:val="16"/>
                                <w:szCs w:val="16"/>
                              </w:rPr>
                              <w:t>TYPE;</w:t>
                            </w:r>
                            <w:proofErr w:type="gramEnd"/>
                          </w:p>
                          <w:p w14:paraId="5547BD6C"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w:t>
                            </w:r>
                            <w:proofErr w:type="spellStart"/>
                            <w:r w:rsidRPr="003B7AF9">
                              <w:rPr>
                                <w:rFonts w:asciiTheme="minorHAnsi" w:hAnsi="Arial"/>
                                <w:kern w:val="24"/>
                                <w:sz w:val="16"/>
                                <w:szCs w:val="16"/>
                              </w:rPr>
                              <w:t>ServiceInterfacePoint</w:t>
                            </w:r>
                            <w:proofErr w:type="spellEnd"/>
                            <w:r w:rsidRPr="003B7AF9">
                              <w:rPr>
                                <w:rFonts w:asciiTheme="minorHAnsi" w:hAnsi="Arial"/>
                                <w:kern w:val="24"/>
                                <w:sz w:val="16"/>
                                <w:szCs w:val="16"/>
                              </w:rPr>
                              <w:t xml:space="preserve"> (SIP) class.</w:t>
                            </w:r>
                            <w:proofErr w:type="gramStart"/>
                            <w:r w:rsidRPr="003B7AF9">
                              <w:rPr>
                                <w:rFonts w:asciiTheme="minorHAnsi" w:hAnsi="Arial"/>
                                <w:kern w:val="24"/>
                                <w:sz w:val="16"/>
                                <w:szCs w:val="16"/>
                              </w:rPr>
                              <w:t>";</w:t>
                            </w:r>
                            <w:proofErr w:type="gramEnd"/>
                          </w:p>
                          <w:p w14:paraId="3C3AB46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3327709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OBJECT_TYPE_TAPI_CONTEXT {</w:t>
                            </w:r>
                          </w:p>
                          <w:p w14:paraId="0B16376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w:t>
                            </w:r>
                            <w:proofErr w:type="gramStart"/>
                            <w:r w:rsidRPr="003B7AF9">
                              <w:rPr>
                                <w:rFonts w:asciiTheme="minorHAnsi" w:hAnsi="Arial"/>
                                <w:kern w:val="24"/>
                                <w:sz w:val="16"/>
                                <w:szCs w:val="16"/>
                              </w:rPr>
                              <w:t>TYPE;</w:t>
                            </w:r>
                            <w:proofErr w:type="gramEnd"/>
                          </w:p>
                          <w:p w14:paraId="6E58444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w:t>
                            </w:r>
                            <w:proofErr w:type="spellStart"/>
                            <w:r w:rsidRPr="003B7AF9">
                              <w:rPr>
                                <w:rFonts w:asciiTheme="minorHAnsi" w:hAnsi="Arial"/>
                                <w:kern w:val="24"/>
                                <w:sz w:val="16"/>
                                <w:szCs w:val="16"/>
                              </w:rPr>
                              <w:t>TapiContext</w:t>
                            </w:r>
                            <w:proofErr w:type="spellEnd"/>
                            <w:r w:rsidRPr="003B7AF9">
                              <w:rPr>
                                <w:rFonts w:asciiTheme="minorHAnsi" w:hAnsi="Arial"/>
                                <w:kern w:val="24"/>
                                <w:sz w:val="16"/>
                                <w:szCs w:val="16"/>
                              </w:rPr>
                              <w:t xml:space="preserve"> class.</w:t>
                            </w:r>
                            <w:proofErr w:type="gramStart"/>
                            <w:r w:rsidRPr="003B7AF9">
                              <w:rPr>
                                <w:rFonts w:asciiTheme="minorHAnsi" w:hAnsi="Arial"/>
                                <w:kern w:val="24"/>
                                <w:sz w:val="16"/>
                                <w:szCs w:val="16"/>
                              </w:rPr>
                              <w:t>";</w:t>
                            </w:r>
                            <w:proofErr w:type="gramEnd"/>
                          </w:p>
                          <w:p w14:paraId="4B3F69A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5AC4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OBJECT_TYPE_PROFILE {</w:t>
                            </w:r>
                          </w:p>
                          <w:p w14:paraId="4DA5E0A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w:t>
                            </w:r>
                            <w:proofErr w:type="gramStart"/>
                            <w:r w:rsidRPr="003B7AF9">
                              <w:rPr>
                                <w:rFonts w:asciiTheme="minorHAnsi" w:hAnsi="Arial"/>
                                <w:kern w:val="24"/>
                                <w:sz w:val="16"/>
                                <w:szCs w:val="16"/>
                              </w:rPr>
                              <w:t>TYPE;</w:t>
                            </w:r>
                            <w:proofErr w:type="gramEnd"/>
                          </w:p>
                          <w:p w14:paraId="6FA76A5C" w14:textId="77777777" w:rsidR="003B7AF9" w:rsidRPr="00741D2F"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roofErr w:type="gramStart"/>
                            <w:r w:rsidRPr="003B7AF9">
                              <w:rPr>
                                <w:rFonts w:asciiTheme="minorHAnsi" w:hAnsi="Arial"/>
                                <w:kern w:val="24"/>
                                <w:sz w:val="16"/>
                                <w:szCs w:val="16"/>
                              </w:rPr>
                              <w:t>";</w:t>
                            </w:r>
                            <w:proofErr w:type="gramEnd"/>
                          </w:p>
                          <w:p w14:paraId="04A83E84" w14:textId="77777777" w:rsidR="003B7AF9" w:rsidRDefault="003B7AF9" w:rsidP="002B6286">
                            <w:pPr>
                              <w:spacing w:before="40" w:after="40" w:line="216" w:lineRule="auto"/>
                              <w:rPr>
                                <w:rFonts w:asciiTheme="minorHAnsi" w:hAnsi="Arial"/>
                                <w:kern w:val="24"/>
                                <w:sz w:val="16"/>
                                <w:szCs w:val="16"/>
                              </w:rPr>
                            </w:pPr>
                          </w:p>
                          <w:p w14:paraId="4573016E" w14:textId="77777777" w:rsidR="004E674B" w:rsidRPr="00C22B21" w:rsidRDefault="003B7AF9" w:rsidP="002B6286">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proofErr w:type="spellStart"/>
                            <w:r w:rsidR="00E23062" w:rsidRPr="00C22B21">
                              <w:rPr>
                                <w:rFonts w:asciiTheme="minorHAnsi" w:hAnsi="Arial"/>
                                <w:color w:val="FF0000"/>
                                <w:kern w:val="24"/>
                                <w:sz w:val="16"/>
                                <w:szCs w:val="16"/>
                              </w:rPr>
                              <w:t>tapi-</w:t>
                            </w:r>
                            <w:proofErr w:type="gramStart"/>
                            <w:r w:rsidRPr="00C22B21">
                              <w:rPr>
                                <w:rFonts w:asciiTheme="minorHAnsi" w:hAnsi="Arial"/>
                                <w:color w:val="FF0000"/>
                                <w:kern w:val="24"/>
                                <w:sz w:val="16"/>
                                <w:szCs w:val="16"/>
                              </w:rPr>
                              <w:t>connectivity</w:t>
                            </w:r>
                            <w:r w:rsidR="00E23062" w:rsidRPr="00C22B21">
                              <w:rPr>
                                <w:rFonts w:asciiTheme="minorHAnsi" w:hAnsi="Arial"/>
                                <w:color w:val="FF0000"/>
                                <w:kern w:val="24"/>
                                <w:sz w:val="16"/>
                                <w:szCs w:val="16"/>
                              </w:rPr>
                              <w:t>.yang</w:t>
                            </w:r>
                            <w:proofErr w:type="spellEnd"/>
                            <w:proofErr w:type="gramEnd"/>
                          </w:p>
                          <w:p w14:paraId="680AAAA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 {</w:t>
                            </w:r>
                          </w:p>
                          <w:p w14:paraId="7C40E23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r w:rsidRPr="004E674B">
                              <w:rPr>
                                <w:rFonts w:asciiTheme="minorHAnsi" w:hAnsi="Arial"/>
                                <w:kern w:val="24"/>
                                <w:sz w:val="16"/>
                                <w:szCs w:val="16"/>
                              </w:rPr>
                              <w:tab/>
                              <w:t xml:space="preserve">base </w:t>
                            </w:r>
                            <w:proofErr w:type="spellStart"/>
                            <w:r w:rsidRPr="004E674B">
                              <w:rPr>
                                <w:rFonts w:asciiTheme="minorHAnsi" w:hAnsi="Arial"/>
                                <w:kern w:val="24"/>
                                <w:sz w:val="16"/>
                                <w:szCs w:val="16"/>
                              </w:rPr>
                              <w:t>tapi-</w:t>
                            </w:r>
                            <w:proofErr w:type="gramStart"/>
                            <w:r w:rsidRPr="004E674B">
                              <w:rPr>
                                <w:rFonts w:asciiTheme="minorHAnsi" w:hAnsi="Arial"/>
                                <w:kern w:val="24"/>
                                <w:sz w:val="16"/>
                                <w:szCs w:val="16"/>
                              </w:rPr>
                              <w:t>common:OBJECT</w:t>
                            </w:r>
                            <w:proofErr w:type="gramEnd"/>
                            <w:r w:rsidRPr="004E674B">
                              <w:rPr>
                                <w:rFonts w:asciiTheme="minorHAnsi" w:hAnsi="Arial"/>
                                <w:kern w:val="24"/>
                                <w:sz w:val="16"/>
                                <w:szCs w:val="16"/>
                              </w:rPr>
                              <w:t>_TYPE</w:t>
                            </w:r>
                            <w:proofErr w:type="spellEnd"/>
                            <w:r w:rsidRPr="004E674B">
                              <w:rPr>
                                <w:rFonts w:asciiTheme="minorHAnsi" w:hAnsi="Arial"/>
                                <w:kern w:val="24"/>
                                <w:sz w:val="16"/>
                                <w:szCs w:val="16"/>
                              </w:rPr>
                              <w:t>;</w:t>
                            </w:r>
                          </w:p>
                          <w:p w14:paraId="603432B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"none</w:t>
                            </w:r>
                            <w:proofErr w:type="gramStart"/>
                            <w:r w:rsidRPr="004E674B">
                              <w:rPr>
                                <w:rFonts w:asciiTheme="minorHAnsi" w:hAnsi="Arial"/>
                                <w:kern w:val="24"/>
                                <w:sz w:val="16"/>
                                <w:szCs w:val="16"/>
                              </w:rPr>
                              <w:t>";</w:t>
                            </w:r>
                            <w:proofErr w:type="gramEnd"/>
                          </w:p>
                          <w:p w14:paraId="4D8BBB8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4A50FD8"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 {</w:t>
                            </w:r>
                          </w:p>
                          <w:p w14:paraId="4B5D8BF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w:t>
                            </w:r>
                            <w:proofErr w:type="gramStart"/>
                            <w:r w:rsidRPr="004E674B">
                              <w:rPr>
                                <w:rFonts w:asciiTheme="minorHAnsi" w:hAnsi="Arial"/>
                                <w:kern w:val="24"/>
                                <w:sz w:val="16"/>
                                <w:szCs w:val="16"/>
                              </w:rPr>
                              <w:t>TYPE;</w:t>
                            </w:r>
                            <w:proofErr w:type="gramEnd"/>
                          </w:p>
                          <w:p w14:paraId="5ED03D6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w:t>
                            </w:r>
                            <w:proofErr w:type="spellStart"/>
                            <w:r w:rsidRPr="004E674B">
                              <w:rPr>
                                <w:rFonts w:asciiTheme="minorHAnsi" w:hAnsi="Arial"/>
                                <w:kern w:val="24"/>
                                <w:sz w:val="16"/>
                                <w:szCs w:val="16"/>
                              </w:rPr>
                              <w:t>ConnectivityService</w:t>
                            </w:r>
                            <w:proofErr w:type="spellEnd"/>
                            <w:r w:rsidRPr="004E674B">
                              <w:rPr>
                                <w:rFonts w:asciiTheme="minorHAnsi" w:hAnsi="Arial"/>
                                <w:kern w:val="24"/>
                                <w:sz w:val="16"/>
                                <w:szCs w:val="16"/>
                              </w:rPr>
                              <w:t xml:space="preserve"> class.</w:t>
                            </w:r>
                            <w:proofErr w:type="gramStart"/>
                            <w:r w:rsidRPr="004E674B">
                              <w:rPr>
                                <w:rFonts w:asciiTheme="minorHAnsi" w:hAnsi="Arial"/>
                                <w:kern w:val="24"/>
                                <w:sz w:val="16"/>
                                <w:szCs w:val="16"/>
                              </w:rPr>
                              <w:t>";</w:t>
                            </w:r>
                            <w:proofErr w:type="gramEnd"/>
                          </w:p>
                          <w:p w14:paraId="75D17A9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0595764"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CONNECTIVITY_OBJECT_TYPE_CONNECTIVITY_SERVICE_END_POINT {</w:t>
                            </w:r>
                          </w:p>
                          <w:p w14:paraId="7E7A4B1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w:t>
                            </w:r>
                            <w:proofErr w:type="gramStart"/>
                            <w:r w:rsidRPr="004E674B">
                              <w:rPr>
                                <w:rFonts w:asciiTheme="minorHAnsi" w:hAnsi="Arial"/>
                                <w:kern w:val="24"/>
                                <w:sz w:val="16"/>
                                <w:szCs w:val="16"/>
                              </w:rPr>
                              <w:t>TYPE;</w:t>
                            </w:r>
                            <w:proofErr w:type="gramEnd"/>
                          </w:p>
                          <w:p w14:paraId="34A011FE"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w:t>
                            </w:r>
                            <w:proofErr w:type="spellStart"/>
                            <w:r w:rsidRPr="004E674B">
                              <w:rPr>
                                <w:rFonts w:asciiTheme="minorHAnsi" w:hAnsi="Arial"/>
                                <w:kern w:val="24"/>
                                <w:sz w:val="16"/>
                                <w:szCs w:val="16"/>
                              </w:rPr>
                              <w:t>ConnectivityServiceEndPoint</w:t>
                            </w:r>
                            <w:proofErr w:type="spellEnd"/>
                            <w:r w:rsidRPr="004E674B">
                              <w:rPr>
                                <w:rFonts w:asciiTheme="minorHAnsi" w:hAnsi="Arial"/>
                                <w:kern w:val="24"/>
                                <w:sz w:val="16"/>
                                <w:szCs w:val="16"/>
                              </w:rPr>
                              <w:t xml:space="preserve"> (CSEP) class.</w:t>
                            </w:r>
                            <w:proofErr w:type="gramStart"/>
                            <w:r w:rsidRPr="004E674B">
                              <w:rPr>
                                <w:rFonts w:asciiTheme="minorHAnsi" w:hAnsi="Arial"/>
                                <w:kern w:val="24"/>
                                <w:sz w:val="16"/>
                                <w:szCs w:val="16"/>
                              </w:rPr>
                              <w:t>";</w:t>
                            </w:r>
                            <w:proofErr w:type="gramEnd"/>
                          </w:p>
                          <w:p w14:paraId="7BDF1490"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824C99B"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 {</w:t>
                            </w:r>
                          </w:p>
                          <w:p w14:paraId="76570B5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w:t>
                            </w:r>
                            <w:proofErr w:type="gramStart"/>
                            <w:r w:rsidRPr="004E674B">
                              <w:rPr>
                                <w:rFonts w:asciiTheme="minorHAnsi" w:hAnsi="Arial"/>
                                <w:kern w:val="24"/>
                                <w:sz w:val="16"/>
                                <w:szCs w:val="16"/>
                              </w:rPr>
                              <w:t>TYPE;</w:t>
                            </w:r>
                            <w:proofErr w:type="gramEnd"/>
                          </w:p>
                          <w:p w14:paraId="045BB04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Connection class.</w:t>
                            </w:r>
                            <w:proofErr w:type="gramStart"/>
                            <w:r w:rsidRPr="004E674B">
                              <w:rPr>
                                <w:rFonts w:asciiTheme="minorHAnsi" w:hAnsi="Arial"/>
                                <w:kern w:val="24"/>
                                <w:sz w:val="16"/>
                                <w:szCs w:val="16"/>
                              </w:rPr>
                              <w:t>";</w:t>
                            </w:r>
                            <w:proofErr w:type="gramEnd"/>
                          </w:p>
                          <w:p w14:paraId="4C863DF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550483C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CONNECTIVITY_OBJECT_TYPE_CONNECTION_END_POINT {</w:t>
                            </w:r>
                          </w:p>
                          <w:p w14:paraId="2940289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w:t>
                            </w:r>
                            <w:proofErr w:type="gramStart"/>
                            <w:r w:rsidRPr="004E674B">
                              <w:rPr>
                                <w:rFonts w:asciiTheme="minorHAnsi" w:hAnsi="Arial"/>
                                <w:kern w:val="24"/>
                                <w:sz w:val="16"/>
                                <w:szCs w:val="16"/>
                              </w:rPr>
                              <w:t>TYPE;</w:t>
                            </w:r>
                            <w:proofErr w:type="gramEnd"/>
                          </w:p>
                          <w:p w14:paraId="1D62AEC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w:t>
                            </w:r>
                            <w:proofErr w:type="spellStart"/>
                            <w:r w:rsidRPr="004E674B">
                              <w:rPr>
                                <w:rFonts w:asciiTheme="minorHAnsi" w:hAnsi="Arial"/>
                                <w:kern w:val="24"/>
                                <w:sz w:val="16"/>
                                <w:szCs w:val="16"/>
                              </w:rPr>
                              <w:t>ConnectionEndPoint</w:t>
                            </w:r>
                            <w:proofErr w:type="spellEnd"/>
                            <w:r w:rsidRPr="004E674B">
                              <w:rPr>
                                <w:rFonts w:asciiTheme="minorHAnsi" w:hAnsi="Arial"/>
                                <w:kern w:val="24"/>
                                <w:sz w:val="16"/>
                                <w:szCs w:val="16"/>
                              </w:rPr>
                              <w:t xml:space="preserve"> (CEP) class.</w:t>
                            </w:r>
                            <w:proofErr w:type="gramStart"/>
                            <w:r w:rsidRPr="004E674B">
                              <w:rPr>
                                <w:rFonts w:asciiTheme="minorHAnsi" w:hAnsi="Arial"/>
                                <w:kern w:val="24"/>
                                <w:sz w:val="16"/>
                                <w:szCs w:val="16"/>
                              </w:rPr>
                              <w:t>";</w:t>
                            </w:r>
                            <w:proofErr w:type="gramEnd"/>
                          </w:p>
                          <w:p w14:paraId="6DD8EF4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660337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CONNECTIVITY_OBJECT_TYPE_SWITCH_CONTROL {</w:t>
                            </w:r>
                          </w:p>
                          <w:p w14:paraId="23A3FAF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w:t>
                            </w:r>
                            <w:proofErr w:type="gramStart"/>
                            <w:r w:rsidRPr="004E674B">
                              <w:rPr>
                                <w:rFonts w:asciiTheme="minorHAnsi" w:hAnsi="Arial"/>
                                <w:kern w:val="24"/>
                                <w:sz w:val="16"/>
                                <w:szCs w:val="16"/>
                              </w:rPr>
                              <w:t>TYPE;</w:t>
                            </w:r>
                            <w:proofErr w:type="gramEnd"/>
                          </w:p>
                          <w:p w14:paraId="64E04E5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w:t>
                            </w:r>
                            <w:proofErr w:type="spellStart"/>
                            <w:r w:rsidRPr="004E674B">
                              <w:rPr>
                                <w:rFonts w:asciiTheme="minorHAnsi" w:hAnsi="Arial"/>
                                <w:kern w:val="24"/>
                                <w:sz w:val="16"/>
                                <w:szCs w:val="16"/>
                              </w:rPr>
                              <w:t>SwitchControl</w:t>
                            </w:r>
                            <w:proofErr w:type="spellEnd"/>
                            <w:r w:rsidRPr="004E674B">
                              <w:rPr>
                                <w:rFonts w:asciiTheme="minorHAnsi" w:hAnsi="Arial"/>
                                <w:kern w:val="24"/>
                                <w:sz w:val="16"/>
                                <w:szCs w:val="16"/>
                              </w:rPr>
                              <w:t xml:space="preserve"> class.</w:t>
                            </w:r>
                            <w:proofErr w:type="gramStart"/>
                            <w:r w:rsidRPr="004E674B">
                              <w:rPr>
                                <w:rFonts w:asciiTheme="minorHAnsi" w:hAnsi="Arial"/>
                                <w:kern w:val="24"/>
                                <w:sz w:val="16"/>
                                <w:szCs w:val="16"/>
                              </w:rPr>
                              <w:t>";</w:t>
                            </w:r>
                            <w:proofErr w:type="gramEnd"/>
                          </w:p>
                          <w:p w14:paraId="0C2A53A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4ED8AED2" w14:textId="77777777" w:rsidR="004E674B" w:rsidRPr="00C22B21" w:rsidRDefault="00685606"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etc.</w:t>
                            </w:r>
                            <w:r w:rsidR="00F86B7C" w:rsidRPr="00C22B21">
                              <w:rPr>
                                <w:rFonts w:asciiTheme="minorHAnsi" w:hAnsi="Arial"/>
                                <w:color w:val="FF0000"/>
                                <w:kern w:val="24"/>
                                <w:sz w:val="16"/>
                                <w:szCs w:val="16"/>
                              </w:rPr>
                              <w:t xml:space="preserve"> </w:t>
                            </w:r>
                          </w:p>
                          <w:p w14:paraId="69B7971D" w14:textId="77777777" w:rsidR="00F86B7C" w:rsidRPr="00C22B21" w:rsidRDefault="00F86B7C" w:rsidP="004E674B">
                            <w:pPr>
                              <w:spacing w:before="40" w:after="40" w:line="216" w:lineRule="auto"/>
                              <w:rPr>
                                <w:rFonts w:asciiTheme="minorHAnsi" w:hAnsi="Arial"/>
                                <w:color w:val="FF0000"/>
                                <w:kern w:val="24"/>
                                <w:sz w:val="16"/>
                                <w:szCs w:val="16"/>
                              </w:rPr>
                            </w:pPr>
                          </w:p>
                          <w:p w14:paraId="432D11CC" w14:textId="77777777" w:rsidR="00F86B7C" w:rsidRPr="00C22B21" w:rsidRDefault="00F86B7C"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Each model</w:t>
                            </w:r>
                            <w:r w:rsidR="00E40FA0" w:rsidRPr="00C22B21">
                              <w:rPr>
                                <w:rFonts w:asciiTheme="minorHAnsi" w:hAnsi="Arial"/>
                                <w:color w:val="FF0000"/>
                                <w:kern w:val="24"/>
                                <w:sz w:val="16"/>
                                <w:szCs w:val="16"/>
                              </w:rPr>
                              <w:t xml:space="preserve">, </w:t>
                            </w:r>
                            <w:proofErr w:type="spellStart"/>
                            <w:r w:rsidR="00E40FA0" w:rsidRPr="00C22B21">
                              <w:rPr>
                                <w:rFonts w:asciiTheme="minorHAnsi" w:hAnsi="Arial"/>
                                <w:color w:val="FF0000"/>
                                <w:kern w:val="24"/>
                                <w:sz w:val="16"/>
                                <w:szCs w:val="16"/>
                              </w:rPr>
                              <w:t>tapi-</w:t>
                            </w:r>
                            <w:proofErr w:type="gramStart"/>
                            <w:r w:rsidR="00E40FA0" w:rsidRPr="00C22B21">
                              <w:rPr>
                                <w:rFonts w:asciiTheme="minorHAnsi" w:hAnsi="Arial"/>
                                <w:color w:val="FF0000"/>
                                <w:kern w:val="24"/>
                                <w:sz w:val="16"/>
                                <w:szCs w:val="16"/>
                              </w:rPr>
                              <w:t>topology.yang</w:t>
                            </w:r>
                            <w:proofErr w:type="spellEnd"/>
                            <w:proofErr w:type="gramEnd"/>
                            <w:r w:rsidR="00E40FA0" w:rsidRPr="00C22B21">
                              <w:rPr>
                                <w:rFonts w:asciiTheme="minorHAnsi" w:hAnsi="Arial"/>
                                <w:color w:val="FF0000"/>
                                <w:kern w:val="24"/>
                                <w:sz w:val="16"/>
                                <w:szCs w:val="16"/>
                              </w:rPr>
                              <w:t xml:space="preserve"> etc.</w:t>
                            </w:r>
                            <w:r w:rsidR="00905809" w:rsidRPr="00C22B21">
                              <w:rPr>
                                <w:rFonts w:asciiTheme="minorHAnsi" w:hAnsi="Arial"/>
                                <w:color w:val="FF0000"/>
                                <w:kern w:val="24"/>
                                <w:sz w:val="16"/>
                                <w:szCs w:val="16"/>
                              </w:rPr>
                              <w:t>,</w:t>
                            </w:r>
                            <w:r w:rsidRPr="00C22B21">
                              <w:rPr>
                                <w:rFonts w:asciiTheme="minorHAnsi" w:hAnsi="Arial"/>
                                <w:color w:val="FF0000"/>
                                <w:kern w:val="24"/>
                                <w:sz w:val="16"/>
                                <w:szCs w:val="16"/>
                              </w:rPr>
                              <w:t xml:space="preserve"> provides </w:t>
                            </w:r>
                            <w:r w:rsidR="00E40FA0" w:rsidRPr="00C22B21">
                              <w:rPr>
                                <w:rFonts w:asciiTheme="minorHAnsi" w:hAnsi="Arial"/>
                                <w:color w:val="FF0000"/>
                                <w:kern w:val="24"/>
                                <w:sz w:val="16"/>
                                <w:szCs w:val="16"/>
                              </w:rPr>
                              <w:t>identities for each of the entities supported by that model.</w:t>
                            </w:r>
                          </w:p>
                          <w:p w14:paraId="331085EB" w14:textId="77777777" w:rsidR="002B6286" w:rsidRPr="00A56331" w:rsidRDefault="002B6286" w:rsidP="002B6286">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98B46E2" id="_x0000_s1028" style="position:absolute;margin-left:0;margin-top:21.25pt;width:519.85pt;height:557.2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" o:allowoverlap="f" fillcolor="#f9ecd4 [663]" strokecolor="#141313 [3213]">
                <v:path arrowok="t"/>
                <o:lock v:ext="edit" grouping="t"/>
                <v:textbox>
                  <w:txbxContent>
                    <w:p w14:paraId="29E23112"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typedef object-type {</w:t>
                      </w:r>
                    </w:p>
                    <w:p w14:paraId="65814FDC"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 </w:t>
                      </w:r>
                      <w:proofErr w:type="spellStart"/>
                      <w:r w:rsidRPr="00486BF1">
                        <w:rPr>
                          <w:rFonts w:asciiTheme="minorHAnsi" w:hAnsi="Arial"/>
                          <w:kern w:val="24"/>
                          <w:sz w:val="16"/>
                          <w:szCs w:val="16"/>
                        </w:rPr>
                        <w:t>identityref</w:t>
                      </w:r>
                      <w:proofErr w:type="spellEnd"/>
                      <w:r w:rsidRPr="00486BF1">
                        <w:rPr>
                          <w:rFonts w:asciiTheme="minorHAnsi" w:hAnsi="Arial"/>
                          <w:kern w:val="24"/>
                          <w:sz w:val="16"/>
                          <w:szCs w:val="16"/>
                        </w:rPr>
                        <w:t xml:space="preserve"> {</w:t>
                      </w:r>
                    </w:p>
                    <w:p w14:paraId="2CE1A056"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base OBJECT_</w:t>
                      </w:r>
                      <w:proofErr w:type="gramStart"/>
                      <w:r w:rsidRPr="00486BF1">
                        <w:rPr>
                          <w:rFonts w:asciiTheme="minorHAnsi" w:hAnsi="Arial"/>
                          <w:kern w:val="24"/>
                          <w:sz w:val="16"/>
                          <w:szCs w:val="16"/>
                        </w:rPr>
                        <w:t>TYPE;</w:t>
                      </w:r>
                      <w:proofErr w:type="gramEnd"/>
                    </w:p>
                    <w:p w14:paraId="66D0CEEB"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739EF8BE"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description "The list of TAPI Global Object Class types on which Notification signals can be raised.</w:t>
                      </w:r>
                    </w:p>
                    <w:p w14:paraId="34B97607"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This extensible enumeration can be augmented with specific object types/classes in the other modules.</w:t>
                      </w:r>
                      <w:proofErr w:type="gramStart"/>
                      <w:r w:rsidRPr="00486BF1">
                        <w:rPr>
                          <w:rFonts w:asciiTheme="minorHAnsi" w:hAnsi="Arial"/>
                          <w:kern w:val="24"/>
                          <w:sz w:val="16"/>
                          <w:szCs w:val="16"/>
                        </w:rPr>
                        <w:t>";</w:t>
                      </w:r>
                      <w:proofErr w:type="gramEnd"/>
                    </w:p>
                    <w:p w14:paraId="49F1BEB0" w14:textId="77777777" w:rsidR="003B7AF9"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5A2D3F1A" w14:textId="77777777" w:rsidR="003B7AF9" w:rsidRDefault="003B7AF9" w:rsidP="00486BF1">
                      <w:pPr>
                        <w:spacing w:before="40" w:after="40" w:line="216" w:lineRule="auto"/>
                        <w:rPr>
                          <w:rFonts w:asciiTheme="minorHAnsi" w:hAnsi="Arial"/>
                          <w:kern w:val="24"/>
                          <w:sz w:val="16"/>
                          <w:szCs w:val="16"/>
                        </w:rPr>
                      </w:pPr>
                    </w:p>
                    <w:p w14:paraId="14DAA822" w14:textId="77777777" w:rsidR="003B7AF9" w:rsidRPr="00C22B21" w:rsidRDefault="003B7AF9" w:rsidP="00486BF1">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proofErr w:type="spellStart"/>
                      <w:r w:rsidR="00E23062" w:rsidRPr="00C22B21">
                        <w:rPr>
                          <w:rFonts w:asciiTheme="minorHAnsi" w:hAnsi="Arial"/>
                          <w:color w:val="FF0000"/>
                          <w:kern w:val="24"/>
                          <w:sz w:val="16"/>
                          <w:szCs w:val="16"/>
                        </w:rPr>
                        <w:t>tapi</w:t>
                      </w:r>
                      <w:r w:rsidR="00C275A8" w:rsidRPr="00C22B21">
                        <w:rPr>
                          <w:rFonts w:asciiTheme="minorHAnsi" w:hAnsi="Arial"/>
                          <w:color w:val="FF0000"/>
                          <w:kern w:val="24"/>
                          <w:sz w:val="16"/>
                          <w:szCs w:val="16"/>
                        </w:rPr>
                        <w:t>-</w:t>
                      </w:r>
                      <w:proofErr w:type="gramStart"/>
                      <w:r w:rsidRPr="00C22B21">
                        <w:rPr>
                          <w:rFonts w:asciiTheme="minorHAnsi" w:hAnsi="Arial"/>
                          <w:color w:val="FF0000"/>
                          <w:kern w:val="24"/>
                          <w:sz w:val="16"/>
                          <w:szCs w:val="16"/>
                        </w:rPr>
                        <w:t>common</w:t>
                      </w:r>
                      <w:r w:rsidR="00C275A8" w:rsidRPr="00C22B21">
                        <w:rPr>
                          <w:rFonts w:asciiTheme="minorHAnsi" w:hAnsi="Arial"/>
                          <w:color w:val="FF0000"/>
                          <w:kern w:val="24"/>
                          <w:sz w:val="16"/>
                          <w:szCs w:val="16"/>
                        </w:rPr>
                        <w:t>.yang</w:t>
                      </w:r>
                      <w:proofErr w:type="spellEnd"/>
                      <w:proofErr w:type="gramEnd"/>
                    </w:p>
                    <w:p w14:paraId="2370D21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 {</w:t>
                      </w:r>
                    </w:p>
                    <w:p w14:paraId="3A3920AA"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roofErr w:type="gramStart"/>
                      <w:r w:rsidRPr="003B7AF9">
                        <w:rPr>
                          <w:rFonts w:asciiTheme="minorHAnsi" w:hAnsi="Arial"/>
                          <w:kern w:val="24"/>
                          <w:sz w:val="16"/>
                          <w:szCs w:val="16"/>
                        </w:rPr>
                        <w:t>";</w:t>
                      </w:r>
                      <w:proofErr w:type="gramEnd"/>
                    </w:p>
                    <w:p w14:paraId="3CA6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68BFCA13"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OBJECT_TYPE_SERVICE_INTERFACE_POINT {</w:t>
                      </w:r>
                    </w:p>
                    <w:p w14:paraId="20B8314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w:t>
                      </w:r>
                      <w:proofErr w:type="gramStart"/>
                      <w:r w:rsidRPr="003B7AF9">
                        <w:rPr>
                          <w:rFonts w:asciiTheme="minorHAnsi" w:hAnsi="Arial"/>
                          <w:kern w:val="24"/>
                          <w:sz w:val="16"/>
                          <w:szCs w:val="16"/>
                        </w:rPr>
                        <w:t>TYPE;</w:t>
                      </w:r>
                      <w:proofErr w:type="gramEnd"/>
                    </w:p>
                    <w:p w14:paraId="5547BD6C"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w:t>
                      </w:r>
                      <w:proofErr w:type="spellStart"/>
                      <w:r w:rsidRPr="003B7AF9">
                        <w:rPr>
                          <w:rFonts w:asciiTheme="minorHAnsi" w:hAnsi="Arial"/>
                          <w:kern w:val="24"/>
                          <w:sz w:val="16"/>
                          <w:szCs w:val="16"/>
                        </w:rPr>
                        <w:t>ServiceInterfacePoint</w:t>
                      </w:r>
                      <w:proofErr w:type="spellEnd"/>
                      <w:r w:rsidRPr="003B7AF9">
                        <w:rPr>
                          <w:rFonts w:asciiTheme="minorHAnsi" w:hAnsi="Arial"/>
                          <w:kern w:val="24"/>
                          <w:sz w:val="16"/>
                          <w:szCs w:val="16"/>
                        </w:rPr>
                        <w:t xml:space="preserve"> (SIP) class.</w:t>
                      </w:r>
                      <w:proofErr w:type="gramStart"/>
                      <w:r w:rsidRPr="003B7AF9">
                        <w:rPr>
                          <w:rFonts w:asciiTheme="minorHAnsi" w:hAnsi="Arial"/>
                          <w:kern w:val="24"/>
                          <w:sz w:val="16"/>
                          <w:szCs w:val="16"/>
                        </w:rPr>
                        <w:t>";</w:t>
                      </w:r>
                      <w:proofErr w:type="gramEnd"/>
                    </w:p>
                    <w:p w14:paraId="3C3AB46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3327709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OBJECT_TYPE_TAPI_CONTEXT {</w:t>
                      </w:r>
                    </w:p>
                    <w:p w14:paraId="0B16376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w:t>
                      </w:r>
                      <w:proofErr w:type="gramStart"/>
                      <w:r w:rsidRPr="003B7AF9">
                        <w:rPr>
                          <w:rFonts w:asciiTheme="minorHAnsi" w:hAnsi="Arial"/>
                          <w:kern w:val="24"/>
                          <w:sz w:val="16"/>
                          <w:szCs w:val="16"/>
                        </w:rPr>
                        <w:t>TYPE;</w:t>
                      </w:r>
                      <w:proofErr w:type="gramEnd"/>
                    </w:p>
                    <w:p w14:paraId="6E58444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w:t>
                      </w:r>
                      <w:proofErr w:type="spellStart"/>
                      <w:r w:rsidRPr="003B7AF9">
                        <w:rPr>
                          <w:rFonts w:asciiTheme="minorHAnsi" w:hAnsi="Arial"/>
                          <w:kern w:val="24"/>
                          <w:sz w:val="16"/>
                          <w:szCs w:val="16"/>
                        </w:rPr>
                        <w:t>TapiContext</w:t>
                      </w:r>
                      <w:proofErr w:type="spellEnd"/>
                      <w:r w:rsidRPr="003B7AF9">
                        <w:rPr>
                          <w:rFonts w:asciiTheme="minorHAnsi" w:hAnsi="Arial"/>
                          <w:kern w:val="24"/>
                          <w:sz w:val="16"/>
                          <w:szCs w:val="16"/>
                        </w:rPr>
                        <w:t xml:space="preserve"> class.</w:t>
                      </w:r>
                      <w:proofErr w:type="gramStart"/>
                      <w:r w:rsidRPr="003B7AF9">
                        <w:rPr>
                          <w:rFonts w:asciiTheme="minorHAnsi" w:hAnsi="Arial"/>
                          <w:kern w:val="24"/>
                          <w:sz w:val="16"/>
                          <w:szCs w:val="16"/>
                        </w:rPr>
                        <w:t>";</w:t>
                      </w:r>
                      <w:proofErr w:type="gramEnd"/>
                    </w:p>
                    <w:p w14:paraId="4B3F69A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5AC4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OBJECT_TYPE_PROFILE {</w:t>
                      </w:r>
                    </w:p>
                    <w:p w14:paraId="4DA5E0A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w:t>
                      </w:r>
                      <w:proofErr w:type="gramStart"/>
                      <w:r w:rsidRPr="003B7AF9">
                        <w:rPr>
                          <w:rFonts w:asciiTheme="minorHAnsi" w:hAnsi="Arial"/>
                          <w:kern w:val="24"/>
                          <w:sz w:val="16"/>
                          <w:szCs w:val="16"/>
                        </w:rPr>
                        <w:t>TYPE;</w:t>
                      </w:r>
                      <w:proofErr w:type="gramEnd"/>
                    </w:p>
                    <w:p w14:paraId="6FA76A5C" w14:textId="77777777" w:rsidR="003B7AF9" w:rsidRPr="00741D2F"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roofErr w:type="gramStart"/>
                      <w:r w:rsidRPr="003B7AF9">
                        <w:rPr>
                          <w:rFonts w:asciiTheme="minorHAnsi" w:hAnsi="Arial"/>
                          <w:kern w:val="24"/>
                          <w:sz w:val="16"/>
                          <w:szCs w:val="16"/>
                        </w:rPr>
                        <w:t>";</w:t>
                      </w:r>
                      <w:proofErr w:type="gramEnd"/>
                    </w:p>
                    <w:p w14:paraId="04A83E84" w14:textId="77777777" w:rsidR="003B7AF9" w:rsidRDefault="003B7AF9" w:rsidP="002B6286">
                      <w:pPr>
                        <w:spacing w:before="40" w:after="40" w:line="216" w:lineRule="auto"/>
                        <w:rPr>
                          <w:rFonts w:asciiTheme="minorHAnsi" w:hAnsi="Arial"/>
                          <w:kern w:val="24"/>
                          <w:sz w:val="16"/>
                          <w:szCs w:val="16"/>
                        </w:rPr>
                      </w:pPr>
                    </w:p>
                    <w:p w14:paraId="4573016E" w14:textId="77777777" w:rsidR="004E674B" w:rsidRPr="00C22B21" w:rsidRDefault="003B7AF9" w:rsidP="002B6286">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proofErr w:type="spellStart"/>
                      <w:r w:rsidR="00E23062" w:rsidRPr="00C22B21">
                        <w:rPr>
                          <w:rFonts w:asciiTheme="minorHAnsi" w:hAnsi="Arial"/>
                          <w:color w:val="FF0000"/>
                          <w:kern w:val="24"/>
                          <w:sz w:val="16"/>
                          <w:szCs w:val="16"/>
                        </w:rPr>
                        <w:t>tapi-</w:t>
                      </w:r>
                      <w:proofErr w:type="gramStart"/>
                      <w:r w:rsidRPr="00C22B21">
                        <w:rPr>
                          <w:rFonts w:asciiTheme="minorHAnsi" w:hAnsi="Arial"/>
                          <w:color w:val="FF0000"/>
                          <w:kern w:val="24"/>
                          <w:sz w:val="16"/>
                          <w:szCs w:val="16"/>
                        </w:rPr>
                        <w:t>connectivity</w:t>
                      </w:r>
                      <w:r w:rsidR="00E23062" w:rsidRPr="00C22B21">
                        <w:rPr>
                          <w:rFonts w:asciiTheme="minorHAnsi" w:hAnsi="Arial"/>
                          <w:color w:val="FF0000"/>
                          <w:kern w:val="24"/>
                          <w:sz w:val="16"/>
                          <w:szCs w:val="16"/>
                        </w:rPr>
                        <w:t>.yang</w:t>
                      </w:r>
                      <w:proofErr w:type="spellEnd"/>
                      <w:proofErr w:type="gramEnd"/>
                    </w:p>
                    <w:p w14:paraId="680AAAA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 {</w:t>
                      </w:r>
                    </w:p>
                    <w:p w14:paraId="7C40E23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r w:rsidRPr="004E674B">
                        <w:rPr>
                          <w:rFonts w:asciiTheme="minorHAnsi" w:hAnsi="Arial"/>
                          <w:kern w:val="24"/>
                          <w:sz w:val="16"/>
                          <w:szCs w:val="16"/>
                        </w:rPr>
                        <w:tab/>
                        <w:t xml:space="preserve">base </w:t>
                      </w:r>
                      <w:proofErr w:type="spellStart"/>
                      <w:r w:rsidRPr="004E674B">
                        <w:rPr>
                          <w:rFonts w:asciiTheme="minorHAnsi" w:hAnsi="Arial"/>
                          <w:kern w:val="24"/>
                          <w:sz w:val="16"/>
                          <w:szCs w:val="16"/>
                        </w:rPr>
                        <w:t>tapi-</w:t>
                      </w:r>
                      <w:proofErr w:type="gramStart"/>
                      <w:r w:rsidRPr="004E674B">
                        <w:rPr>
                          <w:rFonts w:asciiTheme="minorHAnsi" w:hAnsi="Arial"/>
                          <w:kern w:val="24"/>
                          <w:sz w:val="16"/>
                          <w:szCs w:val="16"/>
                        </w:rPr>
                        <w:t>common:OBJECT</w:t>
                      </w:r>
                      <w:proofErr w:type="gramEnd"/>
                      <w:r w:rsidRPr="004E674B">
                        <w:rPr>
                          <w:rFonts w:asciiTheme="minorHAnsi" w:hAnsi="Arial"/>
                          <w:kern w:val="24"/>
                          <w:sz w:val="16"/>
                          <w:szCs w:val="16"/>
                        </w:rPr>
                        <w:t>_TYPE</w:t>
                      </w:r>
                      <w:proofErr w:type="spellEnd"/>
                      <w:r w:rsidRPr="004E674B">
                        <w:rPr>
                          <w:rFonts w:asciiTheme="minorHAnsi" w:hAnsi="Arial"/>
                          <w:kern w:val="24"/>
                          <w:sz w:val="16"/>
                          <w:szCs w:val="16"/>
                        </w:rPr>
                        <w:t>;</w:t>
                      </w:r>
                    </w:p>
                    <w:p w14:paraId="603432B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"none</w:t>
                      </w:r>
                      <w:proofErr w:type="gramStart"/>
                      <w:r w:rsidRPr="004E674B">
                        <w:rPr>
                          <w:rFonts w:asciiTheme="minorHAnsi" w:hAnsi="Arial"/>
                          <w:kern w:val="24"/>
                          <w:sz w:val="16"/>
                          <w:szCs w:val="16"/>
                        </w:rPr>
                        <w:t>";</w:t>
                      </w:r>
                      <w:proofErr w:type="gramEnd"/>
                    </w:p>
                    <w:p w14:paraId="4D8BBB8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4A50FD8"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 {</w:t>
                      </w:r>
                    </w:p>
                    <w:p w14:paraId="4B5D8BF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w:t>
                      </w:r>
                      <w:proofErr w:type="gramStart"/>
                      <w:r w:rsidRPr="004E674B">
                        <w:rPr>
                          <w:rFonts w:asciiTheme="minorHAnsi" w:hAnsi="Arial"/>
                          <w:kern w:val="24"/>
                          <w:sz w:val="16"/>
                          <w:szCs w:val="16"/>
                        </w:rPr>
                        <w:t>TYPE;</w:t>
                      </w:r>
                      <w:proofErr w:type="gramEnd"/>
                    </w:p>
                    <w:p w14:paraId="5ED03D6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w:t>
                      </w:r>
                      <w:proofErr w:type="spellStart"/>
                      <w:r w:rsidRPr="004E674B">
                        <w:rPr>
                          <w:rFonts w:asciiTheme="minorHAnsi" w:hAnsi="Arial"/>
                          <w:kern w:val="24"/>
                          <w:sz w:val="16"/>
                          <w:szCs w:val="16"/>
                        </w:rPr>
                        <w:t>ConnectivityService</w:t>
                      </w:r>
                      <w:proofErr w:type="spellEnd"/>
                      <w:r w:rsidRPr="004E674B">
                        <w:rPr>
                          <w:rFonts w:asciiTheme="minorHAnsi" w:hAnsi="Arial"/>
                          <w:kern w:val="24"/>
                          <w:sz w:val="16"/>
                          <w:szCs w:val="16"/>
                        </w:rPr>
                        <w:t xml:space="preserve"> class.</w:t>
                      </w:r>
                      <w:proofErr w:type="gramStart"/>
                      <w:r w:rsidRPr="004E674B">
                        <w:rPr>
                          <w:rFonts w:asciiTheme="minorHAnsi" w:hAnsi="Arial"/>
                          <w:kern w:val="24"/>
                          <w:sz w:val="16"/>
                          <w:szCs w:val="16"/>
                        </w:rPr>
                        <w:t>";</w:t>
                      </w:r>
                      <w:proofErr w:type="gramEnd"/>
                    </w:p>
                    <w:p w14:paraId="75D17A9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0595764"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CONNECTIVITY_OBJECT_TYPE_CONNECTIVITY_SERVICE_END_POINT {</w:t>
                      </w:r>
                    </w:p>
                    <w:p w14:paraId="7E7A4B1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w:t>
                      </w:r>
                      <w:proofErr w:type="gramStart"/>
                      <w:r w:rsidRPr="004E674B">
                        <w:rPr>
                          <w:rFonts w:asciiTheme="minorHAnsi" w:hAnsi="Arial"/>
                          <w:kern w:val="24"/>
                          <w:sz w:val="16"/>
                          <w:szCs w:val="16"/>
                        </w:rPr>
                        <w:t>TYPE;</w:t>
                      </w:r>
                      <w:proofErr w:type="gramEnd"/>
                    </w:p>
                    <w:p w14:paraId="34A011FE"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w:t>
                      </w:r>
                      <w:proofErr w:type="spellStart"/>
                      <w:r w:rsidRPr="004E674B">
                        <w:rPr>
                          <w:rFonts w:asciiTheme="minorHAnsi" w:hAnsi="Arial"/>
                          <w:kern w:val="24"/>
                          <w:sz w:val="16"/>
                          <w:szCs w:val="16"/>
                        </w:rPr>
                        <w:t>ConnectivityServiceEndPoint</w:t>
                      </w:r>
                      <w:proofErr w:type="spellEnd"/>
                      <w:r w:rsidRPr="004E674B">
                        <w:rPr>
                          <w:rFonts w:asciiTheme="minorHAnsi" w:hAnsi="Arial"/>
                          <w:kern w:val="24"/>
                          <w:sz w:val="16"/>
                          <w:szCs w:val="16"/>
                        </w:rPr>
                        <w:t xml:space="preserve"> (CSEP) class.</w:t>
                      </w:r>
                      <w:proofErr w:type="gramStart"/>
                      <w:r w:rsidRPr="004E674B">
                        <w:rPr>
                          <w:rFonts w:asciiTheme="minorHAnsi" w:hAnsi="Arial"/>
                          <w:kern w:val="24"/>
                          <w:sz w:val="16"/>
                          <w:szCs w:val="16"/>
                        </w:rPr>
                        <w:t>";</w:t>
                      </w:r>
                      <w:proofErr w:type="gramEnd"/>
                    </w:p>
                    <w:p w14:paraId="7BDF1490"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824C99B"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 {</w:t>
                      </w:r>
                    </w:p>
                    <w:p w14:paraId="76570B5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w:t>
                      </w:r>
                      <w:proofErr w:type="gramStart"/>
                      <w:r w:rsidRPr="004E674B">
                        <w:rPr>
                          <w:rFonts w:asciiTheme="minorHAnsi" w:hAnsi="Arial"/>
                          <w:kern w:val="24"/>
                          <w:sz w:val="16"/>
                          <w:szCs w:val="16"/>
                        </w:rPr>
                        <w:t>TYPE;</w:t>
                      </w:r>
                      <w:proofErr w:type="gramEnd"/>
                    </w:p>
                    <w:p w14:paraId="045BB04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Connection class.</w:t>
                      </w:r>
                      <w:proofErr w:type="gramStart"/>
                      <w:r w:rsidRPr="004E674B">
                        <w:rPr>
                          <w:rFonts w:asciiTheme="minorHAnsi" w:hAnsi="Arial"/>
                          <w:kern w:val="24"/>
                          <w:sz w:val="16"/>
                          <w:szCs w:val="16"/>
                        </w:rPr>
                        <w:t>";</w:t>
                      </w:r>
                      <w:proofErr w:type="gramEnd"/>
                    </w:p>
                    <w:p w14:paraId="4C863DF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550483C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CONNECTIVITY_OBJECT_TYPE_CONNECTION_END_POINT {</w:t>
                      </w:r>
                    </w:p>
                    <w:p w14:paraId="2940289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w:t>
                      </w:r>
                      <w:proofErr w:type="gramStart"/>
                      <w:r w:rsidRPr="004E674B">
                        <w:rPr>
                          <w:rFonts w:asciiTheme="minorHAnsi" w:hAnsi="Arial"/>
                          <w:kern w:val="24"/>
                          <w:sz w:val="16"/>
                          <w:szCs w:val="16"/>
                        </w:rPr>
                        <w:t>TYPE;</w:t>
                      </w:r>
                      <w:proofErr w:type="gramEnd"/>
                    </w:p>
                    <w:p w14:paraId="1D62AEC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w:t>
                      </w:r>
                      <w:proofErr w:type="spellStart"/>
                      <w:r w:rsidRPr="004E674B">
                        <w:rPr>
                          <w:rFonts w:asciiTheme="minorHAnsi" w:hAnsi="Arial"/>
                          <w:kern w:val="24"/>
                          <w:sz w:val="16"/>
                          <w:szCs w:val="16"/>
                        </w:rPr>
                        <w:t>ConnectionEndPoint</w:t>
                      </w:r>
                      <w:proofErr w:type="spellEnd"/>
                      <w:r w:rsidRPr="004E674B">
                        <w:rPr>
                          <w:rFonts w:asciiTheme="minorHAnsi" w:hAnsi="Arial"/>
                          <w:kern w:val="24"/>
                          <w:sz w:val="16"/>
                          <w:szCs w:val="16"/>
                        </w:rPr>
                        <w:t xml:space="preserve"> (CEP) class.</w:t>
                      </w:r>
                      <w:proofErr w:type="gramStart"/>
                      <w:r w:rsidRPr="004E674B">
                        <w:rPr>
                          <w:rFonts w:asciiTheme="minorHAnsi" w:hAnsi="Arial"/>
                          <w:kern w:val="24"/>
                          <w:sz w:val="16"/>
                          <w:szCs w:val="16"/>
                        </w:rPr>
                        <w:t>";</w:t>
                      </w:r>
                      <w:proofErr w:type="gramEnd"/>
                    </w:p>
                    <w:p w14:paraId="6DD8EF4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660337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CONNECTIVITY_OBJECT_TYPE_SWITCH_CONTROL {</w:t>
                      </w:r>
                    </w:p>
                    <w:p w14:paraId="23A3FAF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w:t>
                      </w:r>
                      <w:proofErr w:type="gramStart"/>
                      <w:r w:rsidRPr="004E674B">
                        <w:rPr>
                          <w:rFonts w:asciiTheme="minorHAnsi" w:hAnsi="Arial"/>
                          <w:kern w:val="24"/>
                          <w:sz w:val="16"/>
                          <w:szCs w:val="16"/>
                        </w:rPr>
                        <w:t>TYPE;</w:t>
                      </w:r>
                      <w:proofErr w:type="gramEnd"/>
                    </w:p>
                    <w:p w14:paraId="64E04E5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w:t>
                      </w:r>
                      <w:proofErr w:type="spellStart"/>
                      <w:r w:rsidRPr="004E674B">
                        <w:rPr>
                          <w:rFonts w:asciiTheme="minorHAnsi" w:hAnsi="Arial"/>
                          <w:kern w:val="24"/>
                          <w:sz w:val="16"/>
                          <w:szCs w:val="16"/>
                        </w:rPr>
                        <w:t>SwitchControl</w:t>
                      </w:r>
                      <w:proofErr w:type="spellEnd"/>
                      <w:r w:rsidRPr="004E674B">
                        <w:rPr>
                          <w:rFonts w:asciiTheme="minorHAnsi" w:hAnsi="Arial"/>
                          <w:kern w:val="24"/>
                          <w:sz w:val="16"/>
                          <w:szCs w:val="16"/>
                        </w:rPr>
                        <w:t xml:space="preserve"> class.</w:t>
                      </w:r>
                      <w:proofErr w:type="gramStart"/>
                      <w:r w:rsidRPr="004E674B">
                        <w:rPr>
                          <w:rFonts w:asciiTheme="minorHAnsi" w:hAnsi="Arial"/>
                          <w:kern w:val="24"/>
                          <w:sz w:val="16"/>
                          <w:szCs w:val="16"/>
                        </w:rPr>
                        <w:t>";</w:t>
                      </w:r>
                      <w:proofErr w:type="gramEnd"/>
                    </w:p>
                    <w:p w14:paraId="0C2A53A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4ED8AED2" w14:textId="77777777" w:rsidR="004E674B" w:rsidRPr="00C22B21" w:rsidRDefault="00685606"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etc.</w:t>
                      </w:r>
                      <w:r w:rsidR="00F86B7C" w:rsidRPr="00C22B21">
                        <w:rPr>
                          <w:rFonts w:asciiTheme="minorHAnsi" w:hAnsi="Arial"/>
                          <w:color w:val="FF0000"/>
                          <w:kern w:val="24"/>
                          <w:sz w:val="16"/>
                          <w:szCs w:val="16"/>
                        </w:rPr>
                        <w:t xml:space="preserve"> </w:t>
                      </w:r>
                    </w:p>
                    <w:p w14:paraId="69B7971D" w14:textId="77777777" w:rsidR="00F86B7C" w:rsidRPr="00C22B21" w:rsidRDefault="00F86B7C" w:rsidP="004E674B">
                      <w:pPr>
                        <w:spacing w:before="40" w:after="40" w:line="216" w:lineRule="auto"/>
                        <w:rPr>
                          <w:rFonts w:asciiTheme="minorHAnsi" w:hAnsi="Arial"/>
                          <w:color w:val="FF0000"/>
                          <w:kern w:val="24"/>
                          <w:sz w:val="16"/>
                          <w:szCs w:val="16"/>
                        </w:rPr>
                      </w:pPr>
                    </w:p>
                    <w:p w14:paraId="432D11CC" w14:textId="77777777" w:rsidR="00F86B7C" w:rsidRPr="00C22B21" w:rsidRDefault="00F86B7C"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Each model</w:t>
                      </w:r>
                      <w:r w:rsidR="00E40FA0" w:rsidRPr="00C22B21">
                        <w:rPr>
                          <w:rFonts w:asciiTheme="minorHAnsi" w:hAnsi="Arial"/>
                          <w:color w:val="FF0000"/>
                          <w:kern w:val="24"/>
                          <w:sz w:val="16"/>
                          <w:szCs w:val="16"/>
                        </w:rPr>
                        <w:t xml:space="preserve">, </w:t>
                      </w:r>
                      <w:proofErr w:type="spellStart"/>
                      <w:r w:rsidR="00E40FA0" w:rsidRPr="00C22B21">
                        <w:rPr>
                          <w:rFonts w:asciiTheme="minorHAnsi" w:hAnsi="Arial"/>
                          <w:color w:val="FF0000"/>
                          <w:kern w:val="24"/>
                          <w:sz w:val="16"/>
                          <w:szCs w:val="16"/>
                        </w:rPr>
                        <w:t>tapi-</w:t>
                      </w:r>
                      <w:proofErr w:type="gramStart"/>
                      <w:r w:rsidR="00E40FA0" w:rsidRPr="00C22B21">
                        <w:rPr>
                          <w:rFonts w:asciiTheme="minorHAnsi" w:hAnsi="Arial"/>
                          <w:color w:val="FF0000"/>
                          <w:kern w:val="24"/>
                          <w:sz w:val="16"/>
                          <w:szCs w:val="16"/>
                        </w:rPr>
                        <w:t>topology.yang</w:t>
                      </w:r>
                      <w:proofErr w:type="spellEnd"/>
                      <w:proofErr w:type="gramEnd"/>
                      <w:r w:rsidR="00E40FA0" w:rsidRPr="00C22B21">
                        <w:rPr>
                          <w:rFonts w:asciiTheme="minorHAnsi" w:hAnsi="Arial"/>
                          <w:color w:val="FF0000"/>
                          <w:kern w:val="24"/>
                          <w:sz w:val="16"/>
                          <w:szCs w:val="16"/>
                        </w:rPr>
                        <w:t xml:space="preserve"> etc.</w:t>
                      </w:r>
                      <w:r w:rsidR="00905809" w:rsidRPr="00C22B21">
                        <w:rPr>
                          <w:rFonts w:asciiTheme="minorHAnsi" w:hAnsi="Arial"/>
                          <w:color w:val="FF0000"/>
                          <w:kern w:val="24"/>
                          <w:sz w:val="16"/>
                          <w:szCs w:val="16"/>
                        </w:rPr>
                        <w:t>,</w:t>
                      </w:r>
                      <w:r w:rsidRPr="00C22B21">
                        <w:rPr>
                          <w:rFonts w:asciiTheme="minorHAnsi" w:hAnsi="Arial"/>
                          <w:color w:val="FF0000"/>
                          <w:kern w:val="24"/>
                          <w:sz w:val="16"/>
                          <w:szCs w:val="16"/>
                        </w:rPr>
                        <w:t xml:space="preserve"> provides </w:t>
                      </w:r>
                      <w:r w:rsidR="00E40FA0" w:rsidRPr="00C22B21">
                        <w:rPr>
                          <w:rFonts w:asciiTheme="minorHAnsi" w:hAnsi="Arial"/>
                          <w:color w:val="FF0000"/>
                          <w:kern w:val="24"/>
                          <w:sz w:val="16"/>
                          <w:szCs w:val="16"/>
                        </w:rPr>
                        <w:t>identities for each of the entities supported by that model.</w:t>
                      </w:r>
                    </w:p>
                    <w:p w14:paraId="331085EB" w14:textId="77777777" w:rsidR="002B6286" w:rsidRPr="00A56331" w:rsidRDefault="002B6286" w:rsidP="002B6286">
                      <w:pPr>
                        <w:spacing w:before="40" w:after="40" w:line="216" w:lineRule="auto"/>
                        <w:rPr>
                          <w:rFonts w:asciiTheme="minorHAnsi" w:hAnsi="Arial"/>
                          <w:kern w:val="24"/>
                          <w:sz w:val="16"/>
                          <w:szCs w:val="16"/>
                        </w:rPr>
                      </w:pPr>
                    </w:p>
                  </w:txbxContent>
                </v:textbox>
                <w10:wrap type="topAndBottom" anchorx="margin"/>
              </v:rect>
            </w:pict>
          </mc:Fallback>
        </mc:AlternateContent>
      </w:r>
    </w:p>
    <w:p w14:paraId="72C0227A" w14:textId="66DEE50C" w:rsidR="002B6286" w:rsidRDefault="002B6286" w:rsidP="00A56331">
      <w:pPr>
        <w:pStyle w:val="FigureCaption"/>
      </w:pPr>
      <w:bookmarkStart w:id="2964" w:name="_Toc192620377"/>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3</w:t>
      </w:r>
      <w:r>
        <w:rPr>
          <w:noProof/>
        </w:rPr>
        <w:fldChar w:fldCharType="end"/>
      </w:r>
      <w:r w:rsidRPr="00CA3534">
        <w:t xml:space="preserve"> </w:t>
      </w:r>
      <w:r>
        <w:t xml:space="preserve"> </w:t>
      </w:r>
      <w:r w:rsidR="00375A28">
        <w:t>YANG</w:t>
      </w:r>
      <w:r>
        <w:t xml:space="preserve">: </w:t>
      </w:r>
      <w:r w:rsidR="006E4F04">
        <w:t>object-type</w:t>
      </w:r>
      <w:r w:rsidR="00F86B7C">
        <w:t xml:space="preserve"> (showing some of the identities)</w:t>
      </w:r>
      <w:bookmarkEnd w:id="2964"/>
    </w:p>
    <w:p w14:paraId="4FF7896C" w14:textId="77777777" w:rsidR="00360209" w:rsidRDefault="0035724D" w:rsidP="00B575A4">
      <w:r w:rsidRPr="00F32BDC">
        <w:rPr>
          <w:noProof/>
        </w:rPr>
        <w:lastRenderedPageBreak/>
        <mc:AlternateContent>
          <mc:Choice Requires="wps">
            <w:drawing>
              <wp:anchor distT="0" distB="0" distL="114300" distR="114300" simplePos="0" relativeHeight="251645952" behindDoc="0" locked="0" layoutInCell="1" allowOverlap="0" wp14:anchorId="6E653067" wp14:editId="3AFECFE3">
                <wp:simplePos x="0" y="0"/>
                <wp:positionH relativeFrom="margin">
                  <wp:posOffset>-114300</wp:posOffset>
                </wp:positionH>
                <wp:positionV relativeFrom="paragraph">
                  <wp:posOffset>246380</wp:posOffset>
                </wp:positionV>
                <wp:extent cx="6602095" cy="3952240"/>
                <wp:effectExtent l="0" t="0" r="27305" b="10160"/>
                <wp:wrapTopAndBottom/>
                <wp:docPr id="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52240"/>
                        </a:xfrm>
                        <a:prstGeom prst="rect">
                          <a:avLst/>
                        </a:prstGeom>
                        <a:solidFill>
                          <a:schemeClr val="accent4">
                            <a:lumMod val="20000"/>
                            <a:lumOff val="80000"/>
                          </a:schemeClr>
                        </a:solidFill>
                        <a:ln>
                          <a:solidFill>
                            <a:schemeClr val="tx1"/>
                          </a:solidFill>
                        </a:ln>
                      </wps:spPr>
                      <wps:txbx>
                        <w:txbxContent>
                          <w:p w14:paraId="2137FA71"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typedef log-storage-strategy {</w:t>
                            </w:r>
                          </w:p>
                          <w:p w14:paraId="7B8F7CD7"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 </w:t>
                            </w:r>
                            <w:proofErr w:type="spellStart"/>
                            <w:r w:rsidRPr="001E3361">
                              <w:rPr>
                                <w:rFonts w:asciiTheme="minorHAnsi" w:hAnsi="Arial"/>
                                <w:kern w:val="24"/>
                                <w:sz w:val="16"/>
                                <w:szCs w:val="16"/>
                              </w:rPr>
                              <w:t>identityref</w:t>
                            </w:r>
                            <w:proofErr w:type="spellEnd"/>
                            <w:r w:rsidRPr="001E3361">
                              <w:rPr>
                                <w:rFonts w:asciiTheme="minorHAnsi" w:hAnsi="Arial"/>
                                <w:kern w:val="24"/>
                                <w:sz w:val="16"/>
                                <w:szCs w:val="16"/>
                              </w:rPr>
                              <w:t xml:space="preserve"> {</w:t>
                            </w:r>
                          </w:p>
                          <w:p w14:paraId="4AB5425C"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base LOG_STORAGE_</w:t>
                            </w:r>
                            <w:proofErr w:type="gramStart"/>
                            <w:r w:rsidRPr="001E3361">
                              <w:rPr>
                                <w:rFonts w:asciiTheme="minorHAnsi" w:hAnsi="Arial"/>
                                <w:kern w:val="24"/>
                                <w:sz w:val="16"/>
                                <w:szCs w:val="16"/>
                              </w:rPr>
                              <w:t>STRATEGY;</w:t>
                            </w:r>
                            <w:proofErr w:type="gramEnd"/>
                          </w:p>
                          <w:p w14:paraId="26BF9FCF"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2062A09E"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description "Defines the storage (record retention) approach.</w:t>
                            </w:r>
                            <w:proofErr w:type="gramStart"/>
                            <w:r w:rsidRPr="001E3361">
                              <w:rPr>
                                <w:rFonts w:asciiTheme="minorHAnsi" w:hAnsi="Arial"/>
                                <w:kern w:val="24"/>
                                <w:sz w:val="16"/>
                                <w:szCs w:val="16"/>
                              </w:rPr>
                              <w:t>";</w:t>
                            </w:r>
                            <w:proofErr w:type="gramEnd"/>
                          </w:p>
                          <w:p w14:paraId="02B88DC4" w14:textId="77777777" w:rsidR="00360209"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7D234CCD" w14:textId="77777777" w:rsidR="00360209" w:rsidRDefault="00360209" w:rsidP="00360209">
                            <w:pPr>
                              <w:spacing w:before="40" w:after="40" w:line="216" w:lineRule="auto"/>
                              <w:rPr>
                                <w:rFonts w:asciiTheme="minorHAnsi" w:hAnsi="Arial"/>
                                <w:kern w:val="24"/>
                                <w:sz w:val="16"/>
                                <w:szCs w:val="16"/>
                              </w:rPr>
                            </w:pPr>
                          </w:p>
                          <w:p w14:paraId="4E4641F2"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 {</w:t>
                            </w:r>
                          </w:p>
                          <w:p w14:paraId="785CB9D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"none</w:t>
                            </w:r>
                            <w:proofErr w:type="gramStart"/>
                            <w:r w:rsidRPr="00B77F06">
                              <w:rPr>
                                <w:rFonts w:asciiTheme="minorHAnsi" w:hAnsi="Arial"/>
                                <w:kern w:val="24"/>
                                <w:sz w:val="16"/>
                                <w:szCs w:val="16"/>
                                <w:lang w:val="en-GB"/>
                              </w:rPr>
                              <w:t>";</w:t>
                            </w:r>
                            <w:proofErr w:type="gramEnd"/>
                          </w:p>
                          <w:p w14:paraId="1852D157"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3C35B4DF" w14:textId="77777777" w:rsidR="00360209" w:rsidRPr="00B77F06" w:rsidRDefault="00360209" w:rsidP="00360209">
                            <w:pPr>
                              <w:spacing w:before="40" w:after="40" w:line="216" w:lineRule="auto"/>
                              <w:rPr>
                                <w:rFonts w:asciiTheme="minorHAnsi" w:hAnsi="Arial"/>
                                <w:kern w:val="24"/>
                                <w:sz w:val="16"/>
                                <w:szCs w:val="16"/>
                                <w:lang w:val="en-GB"/>
                              </w:rPr>
                            </w:pPr>
                            <w:bookmarkStart w:id="2965" w:name="_Hlk116035030"/>
                            <w:r w:rsidRPr="00B77F06">
                              <w:rPr>
                                <w:rFonts w:asciiTheme="minorHAnsi" w:hAnsi="Arial"/>
                                <w:kern w:val="24"/>
                                <w:sz w:val="16"/>
                                <w:szCs w:val="16"/>
                                <w:lang w:val="en-GB"/>
                              </w:rPr>
                              <w:t xml:space="preserve">    identity LOG_STORAGE_STRATEGY_COMPACTED {</w:t>
                            </w:r>
                          </w:p>
                          <w:p w14:paraId="7368A6A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w:t>
                            </w:r>
                            <w:proofErr w:type="gramStart"/>
                            <w:r w:rsidRPr="00B77F06">
                              <w:rPr>
                                <w:rFonts w:asciiTheme="minorHAnsi" w:hAnsi="Arial"/>
                                <w:kern w:val="24"/>
                                <w:sz w:val="16"/>
                                <w:szCs w:val="16"/>
                                <w:lang w:val="en-GB"/>
                              </w:rPr>
                              <w:t>STRATEGY;</w:t>
                            </w:r>
                            <w:proofErr w:type="gramEnd"/>
                          </w:p>
                          <w:p w14:paraId="10CF289F" w14:textId="77777777" w:rsidR="00360209"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uses some mechanism to remove noisy detail whilst enabling the client to achieve eventual consistency (alignment) </w:t>
                            </w:r>
                          </w:p>
                          <w:p w14:paraId="76561348" w14:textId="77777777" w:rsidR="00360209" w:rsidRPr="00B77F06" w:rsidRDefault="00360209" w:rsidP="00360209">
                            <w:pPr>
                              <w:spacing w:before="40" w:after="40" w:line="216" w:lineRule="auto"/>
                              <w:rPr>
                                <w:rFonts w:asciiTheme="minorHAnsi" w:hAnsi="Arial"/>
                                <w:kern w:val="24"/>
                                <w:sz w:val="16"/>
                                <w:szCs w:val="16"/>
                                <w:lang w:val="en-GB"/>
                              </w:rPr>
                            </w:pPr>
                            <w:r>
                              <w:rPr>
                                <w:rFonts w:asciiTheme="minorHAnsi" w:hAnsi="Arial"/>
                                <w:kern w:val="24"/>
                                <w:sz w:val="16"/>
                                <w:szCs w:val="16"/>
                                <w:lang w:val="en-GB"/>
                              </w:rPr>
                              <w:t xml:space="preserve">        </w:t>
                            </w:r>
                            <w:r w:rsidRPr="00B77F06">
                              <w:rPr>
                                <w:rFonts w:asciiTheme="minorHAnsi" w:hAnsi="Arial"/>
                                <w:kern w:val="24"/>
                                <w:sz w:val="16"/>
                                <w:szCs w:val="16"/>
                                <w:lang w:val="en-GB"/>
                              </w:rPr>
                              <w:t>with current state.</w:t>
                            </w:r>
                            <w:proofErr w:type="gramStart"/>
                            <w:r w:rsidRPr="00B77F06">
                              <w:rPr>
                                <w:rFonts w:asciiTheme="minorHAnsi" w:hAnsi="Arial"/>
                                <w:kern w:val="24"/>
                                <w:sz w:val="16"/>
                                <w:szCs w:val="16"/>
                                <w:lang w:val="en-GB"/>
                              </w:rPr>
                              <w:t>";</w:t>
                            </w:r>
                            <w:proofErr w:type="gramEnd"/>
                          </w:p>
                          <w:p w14:paraId="5F2EA1D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1B03E2D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LOG_STORAGE_STRATEGY_TRUNCATED {</w:t>
                            </w:r>
                          </w:p>
                          <w:p w14:paraId="7F231AB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w:t>
                            </w:r>
                            <w:proofErr w:type="gramStart"/>
                            <w:r w:rsidRPr="00B77F06">
                              <w:rPr>
                                <w:rFonts w:asciiTheme="minorHAnsi" w:hAnsi="Arial"/>
                                <w:kern w:val="24"/>
                                <w:sz w:val="16"/>
                                <w:szCs w:val="16"/>
                                <w:lang w:val="en-GB"/>
                              </w:rPr>
                              <w:t>STRATEGY;</w:t>
                            </w:r>
                            <w:proofErr w:type="gramEnd"/>
                          </w:p>
                          <w:p w14:paraId="00C5B86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only maintains recent records and disposes of old records. </w:t>
                            </w:r>
                          </w:p>
                          <w:p w14:paraId="3C40F980"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This log does not alone enable the client to achieve alignment with current state.</w:t>
                            </w:r>
                            <w:proofErr w:type="gramStart"/>
                            <w:r w:rsidRPr="00B77F06">
                              <w:rPr>
                                <w:rFonts w:asciiTheme="minorHAnsi" w:hAnsi="Arial"/>
                                <w:kern w:val="24"/>
                                <w:sz w:val="16"/>
                                <w:szCs w:val="16"/>
                                <w:lang w:val="en-GB"/>
                              </w:rPr>
                              <w:t>";</w:t>
                            </w:r>
                            <w:proofErr w:type="gramEnd"/>
                          </w:p>
                          <w:p w14:paraId="23B07D6B"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4C82F9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 {</w:t>
                            </w:r>
                          </w:p>
                          <w:p w14:paraId="4ED7674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w:t>
                            </w:r>
                            <w:proofErr w:type="gramStart"/>
                            <w:r w:rsidRPr="00B77F06">
                              <w:rPr>
                                <w:rFonts w:asciiTheme="minorHAnsi" w:hAnsi="Arial"/>
                                <w:kern w:val="24"/>
                                <w:sz w:val="16"/>
                                <w:szCs w:val="16"/>
                                <w:lang w:val="en-GB"/>
                              </w:rPr>
                              <w:t>STRATEGY;</w:t>
                            </w:r>
                            <w:proofErr w:type="gramEnd"/>
                          </w:p>
                          <w:p w14:paraId="38A23FC6"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"Maintains a history from system initiation with no missing records. </w:t>
                            </w:r>
                          </w:p>
                          <w:p w14:paraId="43756A1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Provides initial state at the beginning of the history</w:t>
                            </w:r>
                            <w:proofErr w:type="gramStart"/>
                            <w:r w:rsidRPr="00B77F06">
                              <w:rPr>
                                <w:rFonts w:asciiTheme="minorHAnsi" w:hAnsi="Arial"/>
                                <w:kern w:val="24"/>
                                <w:sz w:val="16"/>
                                <w:szCs w:val="16"/>
                                <w:lang w:val="en-GB"/>
                              </w:rPr>
                              <w:t>";</w:t>
                            </w:r>
                            <w:proofErr w:type="gramEnd"/>
                          </w:p>
                          <w:p w14:paraId="0A74DCE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04BB295"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LOG_STORAGE_STRATEGY_FULL_HISTORY_WITH_PERIODIC_BASELINE {</w:t>
                            </w:r>
                          </w:p>
                          <w:p w14:paraId="330ED31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w:t>
                            </w:r>
                            <w:proofErr w:type="gramStart"/>
                            <w:r w:rsidRPr="00B77F06">
                              <w:rPr>
                                <w:rFonts w:asciiTheme="minorHAnsi" w:hAnsi="Arial"/>
                                <w:kern w:val="24"/>
                                <w:sz w:val="16"/>
                                <w:szCs w:val="16"/>
                                <w:lang w:val="en-GB"/>
                              </w:rPr>
                              <w:t>STRATEGY;</w:t>
                            </w:r>
                            <w:proofErr w:type="gramEnd"/>
                          </w:p>
                          <w:p w14:paraId="5AC53F2C"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"Provides a history with initial state and periodic/occasional statements of current state at a particular point in time.</w:t>
                            </w:r>
                            <w:proofErr w:type="gramStart"/>
                            <w:r w:rsidRPr="00B77F06">
                              <w:rPr>
                                <w:rFonts w:asciiTheme="minorHAnsi" w:hAnsi="Arial"/>
                                <w:kern w:val="24"/>
                                <w:sz w:val="16"/>
                                <w:szCs w:val="16"/>
                                <w:lang w:val="en-GB"/>
                              </w:rPr>
                              <w:t>";</w:t>
                            </w:r>
                            <w:proofErr w:type="gramEnd"/>
                          </w:p>
                          <w:p w14:paraId="5C1553B3"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bookmarkEnd w:id="2965"/>
                          <w:p w14:paraId="3938D644" w14:textId="77777777" w:rsidR="00360209" w:rsidRDefault="00360209" w:rsidP="00360209">
                            <w:pPr>
                              <w:spacing w:before="40" w:after="40" w:line="216" w:lineRule="auto"/>
                              <w:rPr>
                                <w:rFonts w:asciiTheme="minorHAnsi" w:hAnsi="Arial"/>
                                <w:kern w:val="24"/>
                                <w:sz w:val="16"/>
                                <w:szCs w:val="16"/>
                              </w:rPr>
                            </w:pPr>
                          </w:p>
                          <w:p w14:paraId="5480B92E" w14:textId="77777777" w:rsidR="00360209" w:rsidRPr="00A56331" w:rsidRDefault="00360209" w:rsidP="00360209">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6E653067" id="_x0000_s1029" style="position:absolute;margin-left:-9pt;margin-top:19.4pt;width:519.85pt;height:311.2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" o:allowoverlap="f" fillcolor="#f9ecd4 [663]" strokecolor="#141313 [3213]">
                <v:path arrowok="t"/>
                <o:lock v:ext="edit" grouping="t"/>
                <v:textbox>
                  <w:txbxContent>
                    <w:p w14:paraId="2137FA71"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typedef log-storage-strategy {</w:t>
                      </w:r>
                    </w:p>
                    <w:p w14:paraId="7B8F7CD7"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 </w:t>
                      </w:r>
                      <w:proofErr w:type="spellStart"/>
                      <w:r w:rsidRPr="001E3361">
                        <w:rPr>
                          <w:rFonts w:asciiTheme="minorHAnsi" w:hAnsi="Arial"/>
                          <w:kern w:val="24"/>
                          <w:sz w:val="16"/>
                          <w:szCs w:val="16"/>
                        </w:rPr>
                        <w:t>identityref</w:t>
                      </w:r>
                      <w:proofErr w:type="spellEnd"/>
                      <w:r w:rsidRPr="001E3361">
                        <w:rPr>
                          <w:rFonts w:asciiTheme="minorHAnsi" w:hAnsi="Arial"/>
                          <w:kern w:val="24"/>
                          <w:sz w:val="16"/>
                          <w:szCs w:val="16"/>
                        </w:rPr>
                        <w:t xml:space="preserve"> {</w:t>
                      </w:r>
                    </w:p>
                    <w:p w14:paraId="4AB5425C"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base LOG_STORAGE_</w:t>
                      </w:r>
                      <w:proofErr w:type="gramStart"/>
                      <w:r w:rsidRPr="001E3361">
                        <w:rPr>
                          <w:rFonts w:asciiTheme="minorHAnsi" w:hAnsi="Arial"/>
                          <w:kern w:val="24"/>
                          <w:sz w:val="16"/>
                          <w:szCs w:val="16"/>
                        </w:rPr>
                        <w:t>STRATEGY;</w:t>
                      </w:r>
                      <w:proofErr w:type="gramEnd"/>
                    </w:p>
                    <w:p w14:paraId="26BF9FCF"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2062A09E"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description "Defines the storage (record retention) approach.</w:t>
                      </w:r>
                      <w:proofErr w:type="gramStart"/>
                      <w:r w:rsidRPr="001E3361">
                        <w:rPr>
                          <w:rFonts w:asciiTheme="minorHAnsi" w:hAnsi="Arial"/>
                          <w:kern w:val="24"/>
                          <w:sz w:val="16"/>
                          <w:szCs w:val="16"/>
                        </w:rPr>
                        <w:t>";</w:t>
                      </w:r>
                      <w:proofErr w:type="gramEnd"/>
                    </w:p>
                    <w:p w14:paraId="02B88DC4" w14:textId="77777777" w:rsidR="00360209"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7D234CCD" w14:textId="77777777" w:rsidR="00360209" w:rsidRDefault="00360209" w:rsidP="00360209">
                      <w:pPr>
                        <w:spacing w:before="40" w:after="40" w:line="216" w:lineRule="auto"/>
                        <w:rPr>
                          <w:rFonts w:asciiTheme="minorHAnsi" w:hAnsi="Arial"/>
                          <w:kern w:val="24"/>
                          <w:sz w:val="16"/>
                          <w:szCs w:val="16"/>
                        </w:rPr>
                      </w:pPr>
                    </w:p>
                    <w:p w14:paraId="4E4641F2"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 {</w:t>
                      </w:r>
                    </w:p>
                    <w:p w14:paraId="785CB9D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"none</w:t>
                      </w:r>
                      <w:proofErr w:type="gramStart"/>
                      <w:r w:rsidRPr="00B77F06">
                        <w:rPr>
                          <w:rFonts w:asciiTheme="minorHAnsi" w:hAnsi="Arial"/>
                          <w:kern w:val="24"/>
                          <w:sz w:val="16"/>
                          <w:szCs w:val="16"/>
                          <w:lang w:val="en-GB"/>
                        </w:rPr>
                        <w:t>";</w:t>
                      </w:r>
                      <w:proofErr w:type="gramEnd"/>
                    </w:p>
                    <w:p w14:paraId="1852D157"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3C35B4DF" w14:textId="77777777" w:rsidR="00360209" w:rsidRPr="00B77F06" w:rsidRDefault="00360209" w:rsidP="00360209">
                      <w:pPr>
                        <w:spacing w:before="40" w:after="40" w:line="216" w:lineRule="auto"/>
                        <w:rPr>
                          <w:rFonts w:asciiTheme="minorHAnsi" w:hAnsi="Arial"/>
                          <w:kern w:val="24"/>
                          <w:sz w:val="16"/>
                          <w:szCs w:val="16"/>
                          <w:lang w:val="en-GB"/>
                        </w:rPr>
                      </w:pPr>
                      <w:bookmarkStart w:id="2966" w:name="_Hlk116035030"/>
                      <w:r w:rsidRPr="00B77F06">
                        <w:rPr>
                          <w:rFonts w:asciiTheme="minorHAnsi" w:hAnsi="Arial"/>
                          <w:kern w:val="24"/>
                          <w:sz w:val="16"/>
                          <w:szCs w:val="16"/>
                          <w:lang w:val="en-GB"/>
                        </w:rPr>
                        <w:t xml:space="preserve">    identity LOG_STORAGE_STRATEGY_COMPACTED {</w:t>
                      </w:r>
                    </w:p>
                    <w:p w14:paraId="7368A6A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w:t>
                      </w:r>
                      <w:proofErr w:type="gramStart"/>
                      <w:r w:rsidRPr="00B77F06">
                        <w:rPr>
                          <w:rFonts w:asciiTheme="minorHAnsi" w:hAnsi="Arial"/>
                          <w:kern w:val="24"/>
                          <w:sz w:val="16"/>
                          <w:szCs w:val="16"/>
                          <w:lang w:val="en-GB"/>
                        </w:rPr>
                        <w:t>STRATEGY;</w:t>
                      </w:r>
                      <w:proofErr w:type="gramEnd"/>
                    </w:p>
                    <w:p w14:paraId="10CF289F" w14:textId="77777777" w:rsidR="00360209"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uses some mechanism to remove noisy detail whilst enabling the client to achieve eventual consistency (alignment) </w:t>
                      </w:r>
                    </w:p>
                    <w:p w14:paraId="76561348" w14:textId="77777777" w:rsidR="00360209" w:rsidRPr="00B77F06" w:rsidRDefault="00360209" w:rsidP="00360209">
                      <w:pPr>
                        <w:spacing w:before="40" w:after="40" w:line="216" w:lineRule="auto"/>
                        <w:rPr>
                          <w:rFonts w:asciiTheme="minorHAnsi" w:hAnsi="Arial"/>
                          <w:kern w:val="24"/>
                          <w:sz w:val="16"/>
                          <w:szCs w:val="16"/>
                          <w:lang w:val="en-GB"/>
                        </w:rPr>
                      </w:pPr>
                      <w:r>
                        <w:rPr>
                          <w:rFonts w:asciiTheme="minorHAnsi" w:hAnsi="Arial"/>
                          <w:kern w:val="24"/>
                          <w:sz w:val="16"/>
                          <w:szCs w:val="16"/>
                          <w:lang w:val="en-GB"/>
                        </w:rPr>
                        <w:t xml:space="preserve">        </w:t>
                      </w:r>
                      <w:r w:rsidRPr="00B77F06">
                        <w:rPr>
                          <w:rFonts w:asciiTheme="minorHAnsi" w:hAnsi="Arial"/>
                          <w:kern w:val="24"/>
                          <w:sz w:val="16"/>
                          <w:szCs w:val="16"/>
                          <w:lang w:val="en-GB"/>
                        </w:rPr>
                        <w:t>with current state.</w:t>
                      </w:r>
                      <w:proofErr w:type="gramStart"/>
                      <w:r w:rsidRPr="00B77F06">
                        <w:rPr>
                          <w:rFonts w:asciiTheme="minorHAnsi" w:hAnsi="Arial"/>
                          <w:kern w:val="24"/>
                          <w:sz w:val="16"/>
                          <w:szCs w:val="16"/>
                          <w:lang w:val="en-GB"/>
                        </w:rPr>
                        <w:t>";</w:t>
                      </w:r>
                      <w:proofErr w:type="gramEnd"/>
                    </w:p>
                    <w:p w14:paraId="5F2EA1D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1B03E2D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LOG_STORAGE_STRATEGY_TRUNCATED {</w:t>
                      </w:r>
                    </w:p>
                    <w:p w14:paraId="7F231AB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w:t>
                      </w:r>
                      <w:proofErr w:type="gramStart"/>
                      <w:r w:rsidRPr="00B77F06">
                        <w:rPr>
                          <w:rFonts w:asciiTheme="minorHAnsi" w:hAnsi="Arial"/>
                          <w:kern w:val="24"/>
                          <w:sz w:val="16"/>
                          <w:szCs w:val="16"/>
                          <w:lang w:val="en-GB"/>
                        </w:rPr>
                        <w:t>STRATEGY;</w:t>
                      </w:r>
                      <w:proofErr w:type="gramEnd"/>
                    </w:p>
                    <w:p w14:paraId="00C5B86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only maintains recent records and disposes of old records. </w:t>
                      </w:r>
                    </w:p>
                    <w:p w14:paraId="3C40F980"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This log does not alone enable the client to achieve alignment with current state.</w:t>
                      </w:r>
                      <w:proofErr w:type="gramStart"/>
                      <w:r w:rsidRPr="00B77F06">
                        <w:rPr>
                          <w:rFonts w:asciiTheme="minorHAnsi" w:hAnsi="Arial"/>
                          <w:kern w:val="24"/>
                          <w:sz w:val="16"/>
                          <w:szCs w:val="16"/>
                          <w:lang w:val="en-GB"/>
                        </w:rPr>
                        <w:t>";</w:t>
                      </w:r>
                      <w:proofErr w:type="gramEnd"/>
                    </w:p>
                    <w:p w14:paraId="23B07D6B"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4C82F9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 {</w:t>
                      </w:r>
                    </w:p>
                    <w:p w14:paraId="4ED7674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w:t>
                      </w:r>
                      <w:proofErr w:type="gramStart"/>
                      <w:r w:rsidRPr="00B77F06">
                        <w:rPr>
                          <w:rFonts w:asciiTheme="minorHAnsi" w:hAnsi="Arial"/>
                          <w:kern w:val="24"/>
                          <w:sz w:val="16"/>
                          <w:szCs w:val="16"/>
                          <w:lang w:val="en-GB"/>
                        </w:rPr>
                        <w:t>STRATEGY;</w:t>
                      </w:r>
                      <w:proofErr w:type="gramEnd"/>
                    </w:p>
                    <w:p w14:paraId="38A23FC6"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"Maintains a history from system initiation with no missing records. </w:t>
                      </w:r>
                    </w:p>
                    <w:p w14:paraId="43756A1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Provides initial state at the beginning of the history</w:t>
                      </w:r>
                      <w:proofErr w:type="gramStart"/>
                      <w:r w:rsidRPr="00B77F06">
                        <w:rPr>
                          <w:rFonts w:asciiTheme="minorHAnsi" w:hAnsi="Arial"/>
                          <w:kern w:val="24"/>
                          <w:sz w:val="16"/>
                          <w:szCs w:val="16"/>
                          <w:lang w:val="en-GB"/>
                        </w:rPr>
                        <w:t>";</w:t>
                      </w:r>
                      <w:proofErr w:type="gramEnd"/>
                    </w:p>
                    <w:p w14:paraId="0A74DCE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04BB295"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LOG_STORAGE_STRATEGY_FULL_HISTORY_WITH_PERIODIC_BASELINE {</w:t>
                      </w:r>
                    </w:p>
                    <w:p w14:paraId="330ED31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w:t>
                      </w:r>
                      <w:proofErr w:type="gramStart"/>
                      <w:r w:rsidRPr="00B77F06">
                        <w:rPr>
                          <w:rFonts w:asciiTheme="minorHAnsi" w:hAnsi="Arial"/>
                          <w:kern w:val="24"/>
                          <w:sz w:val="16"/>
                          <w:szCs w:val="16"/>
                          <w:lang w:val="en-GB"/>
                        </w:rPr>
                        <w:t>STRATEGY;</w:t>
                      </w:r>
                      <w:proofErr w:type="gramEnd"/>
                    </w:p>
                    <w:p w14:paraId="5AC53F2C"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"Provides a history with initial state and periodic/occasional statements of current state at a particular point in time.</w:t>
                      </w:r>
                      <w:proofErr w:type="gramStart"/>
                      <w:r w:rsidRPr="00B77F06">
                        <w:rPr>
                          <w:rFonts w:asciiTheme="minorHAnsi" w:hAnsi="Arial"/>
                          <w:kern w:val="24"/>
                          <w:sz w:val="16"/>
                          <w:szCs w:val="16"/>
                          <w:lang w:val="en-GB"/>
                        </w:rPr>
                        <w:t>";</w:t>
                      </w:r>
                      <w:proofErr w:type="gramEnd"/>
                    </w:p>
                    <w:p w14:paraId="5C1553B3"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bookmarkEnd w:id="2966"/>
                    <w:p w14:paraId="3938D644" w14:textId="77777777" w:rsidR="00360209" w:rsidRDefault="00360209" w:rsidP="00360209">
                      <w:pPr>
                        <w:spacing w:before="40" w:after="40" w:line="216" w:lineRule="auto"/>
                        <w:rPr>
                          <w:rFonts w:asciiTheme="minorHAnsi" w:hAnsi="Arial"/>
                          <w:kern w:val="24"/>
                          <w:sz w:val="16"/>
                          <w:szCs w:val="16"/>
                        </w:rPr>
                      </w:pPr>
                    </w:p>
                    <w:p w14:paraId="5480B92E" w14:textId="77777777" w:rsidR="00360209" w:rsidRPr="00A56331" w:rsidRDefault="00360209" w:rsidP="00360209">
                      <w:pPr>
                        <w:spacing w:before="40" w:after="40" w:line="216" w:lineRule="auto"/>
                        <w:rPr>
                          <w:rFonts w:asciiTheme="minorHAnsi" w:hAnsi="Arial"/>
                          <w:kern w:val="24"/>
                          <w:sz w:val="16"/>
                          <w:szCs w:val="16"/>
                        </w:rPr>
                      </w:pPr>
                    </w:p>
                  </w:txbxContent>
                </v:textbox>
                <w10:wrap type="topAndBottom" anchorx="margin"/>
              </v:rect>
            </w:pict>
          </mc:Fallback>
        </mc:AlternateContent>
      </w:r>
    </w:p>
    <w:p w14:paraId="665FCBAC" w14:textId="5D4EAC2B" w:rsidR="006E4F04" w:rsidRDefault="006E4F04" w:rsidP="006E4F04">
      <w:pPr>
        <w:pStyle w:val="FigureCaption"/>
      </w:pPr>
      <w:bookmarkStart w:id="2967" w:name="_Toc192620378"/>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4</w:t>
      </w:r>
      <w:r>
        <w:rPr>
          <w:noProof/>
        </w:rPr>
        <w:fldChar w:fldCharType="end"/>
      </w:r>
      <w:r w:rsidRPr="00CA3534">
        <w:t xml:space="preserve"> </w:t>
      </w:r>
      <w:r>
        <w:t xml:space="preserve"> </w:t>
      </w:r>
      <w:r w:rsidR="00375A28">
        <w:t>YANG</w:t>
      </w:r>
      <w:r>
        <w:t>: log-storage-strategy</w:t>
      </w:r>
      <w:bookmarkEnd w:id="2967"/>
    </w:p>
    <w:p w14:paraId="041584B7" w14:textId="2AB29B86" w:rsidR="00F6302E" w:rsidRDefault="004337DC" w:rsidP="003E3D94">
      <w:pPr>
        <w:pStyle w:val="FigureCaption"/>
      </w:pPr>
      <w:bookmarkStart w:id="2968" w:name="_Toc192620379"/>
      <w:r w:rsidRPr="00CA3534">
        <w:lastRenderedPageBreak/>
        <w:t xml:space="preserve">Figure </w:t>
      </w:r>
      <w:r>
        <w:rPr>
          <w:noProof/>
        </w:rPr>
        <w:fldChar w:fldCharType="begin"/>
      </w:r>
      <w:r>
        <w:rPr>
          <w:noProof/>
        </w:rPr>
        <w:instrText xml:space="preserve"> SEQ Figure \* ARABIC </w:instrText>
      </w:r>
      <w:r>
        <w:rPr>
          <w:noProof/>
        </w:rPr>
        <w:fldChar w:fldCharType="separate"/>
      </w:r>
      <w:r w:rsidR="00B53275">
        <w:rPr>
          <w:noProof/>
        </w:rPr>
        <w:t>5</w:t>
      </w:r>
      <w:r>
        <w:rPr>
          <w:noProof/>
        </w:rPr>
        <w:fldChar w:fldCharType="end"/>
      </w:r>
      <w:r w:rsidRPr="00CA3534">
        <w:t xml:space="preserve"> </w:t>
      </w:r>
      <w:r>
        <w:t xml:space="preserve"> </w:t>
      </w:r>
      <w:r w:rsidR="00375A28">
        <w:t>YANG</w:t>
      </w:r>
      <w:r>
        <w:t>: log-record-strategy</w:t>
      </w:r>
      <w:r w:rsidRPr="00F32BDC">
        <w:rPr>
          <w:noProof/>
        </w:rPr>
        <w:t xml:space="preserve"> </w:t>
      </w:r>
      <w:r w:rsidR="0035724D" w:rsidRPr="00F32BDC">
        <w:rPr>
          <w:noProof/>
        </w:rPr>
        <mc:AlternateContent>
          <mc:Choice Requires="wps">
            <w:drawing>
              <wp:anchor distT="0" distB="0" distL="114300" distR="114300" simplePos="0" relativeHeight="251650048" behindDoc="0" locked="0" layoutInCell="1" allowOverlap="0" wp14:anchorId="5C7A03AA" wp14:editId="4FEB868B">
                <wp:simplePos x="0" y="0"/>
                <wp:positionH relativeFrom="margin">
                  <wp:posOffset>-58420</wp:posOffset>
                </wp:positionH>
                <wp:positionV relativeFrom="paragraph">
                  <wp:posOffset>0</wp:posOffset>
                </wp:positionV>
                <wp:extent cx="6602095" cy="4553585"/>
                <wp:effectExtent l="0" t="0" r="27305" b="18415"/>
                <wp:wrapTopAndBottom/>
                <wp:docPr id="17"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4553585"/>
                        </a:xfrm>
                        <a:prstGeom prst="rect">
                          <a:avLst/>
                        </a:prstGeom>
                        <a:solidFill>
                          <a:schemeClr val="accent4">
                            <a:lumMod val="20000"/>
                            <a:lumOff val="80000"/>
                          </a:schemeClr>
                        </a:solidFill>
                        <a:ln>
                          <a:solidFill>
                            <a:schemeClr val="tx1"/>
                          </a:solidFill>
                        </a:ln>
                      </wps:spPr>
                      <wps:txbx>
                        <w:txbxContent>
                          <w:p w14:paraId="4B52D56D"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typedef log-record-strategy {</w:t>
                            </w:r>
                          </w:p>
                          <w:p w14:paraId="43D284BF"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 </w:t>
                            </w:r>
                            <w:proofErr w:type="spellStart"/>
                            <w:r w:rsidRPr="00842802">
                              <w:rPr>
                                <w:rFonts w:asciiTheme="minorHAnsi" w:hAnsi="Arial"/>
                                <w:kern w:val="24"/>
                                <w:sz w:val="16"/>
                                <w:szCs w:val="16"/>
                              </w:rPr>
                              <w:t>identityref</w:t>
                            </w:r>
                            <w:proofErr w:type="spellEnd"/>
                            <w:r w:rsidRPr="00842802">
                              <w:rPr>
                                <w:rFonts w:asciiTheme="minorHAnsi" w:hAnsi="Arial"/>
                                <w:kern w:val="24"/>
                                <w:sz w:val="16"/>
                                <w:szCs w:val="16"/>
                              </w:rPr>
                              <w:t xml:space="preserve"> {</w:t>
                            </w:r>
                          </w:p>
                          <w:p w14:paraId="7E3B7E88"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base LOG_RECORD_</w:t>
                            </w:r>
                            <w:proofErr w:type="gramStart"/>
                            <w:r w:rsidRPr="00842802">
                              <w:rPr>
                                <w:rFonts w:asciiTheme="minorHAnsi" w:hAnsi="Arial"/>
                                <w:kern w:val="24"/>
                                <w:sz w:val="16"/>
                                <w:szCs w:val="16"/>
                              </w:rPr>
                              <w:t>STRATEGY;</w:t>
                            </w:r>
                            <w:proofErr w:type="gramEnd"/>
                          </w:p>
                          <w:p w14:paraId="4B721DDE"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73F0AE3A"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description "Defines the different approaches for logging information about an event covering the log trigger and the log content.</w:t>
                            </w:r>
                            <w:proofErr w:type="gramStart"/>
                            <w:r w:rsidRPr="00842802">
                              <w:rPr>
                                <w:rFonts w:asciiTheme="minorHAnsi" w:hAnsi="Arial"/>
                                <w:kern w:val="24"/>
                                <w:sz w:val="16"/>
                                <w:szCs w:val="16"/>
                              </w:rPr>
                              <w:t>";</w:t>
                            </w:r>
                            <w:proofErr w:type="gramEnd"/>
                          </w:p>
                          <w:p w14:paraId="7358EC71" w14:textId="77777777" w:rsidR="0035724D"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3573912E" w14:textId="77777777" w:rsidR="0035724D" w:rsidRDefault="0035724D" w:rsidP="0035724D">
                            <w:pPr>
                              <w:spacing w:before="40" w:after="40" w:line="216" w:lineRule="auto"/>
                              <w:rPr>
                                <w:rFonts w:asciiTheme="minorHAnsi" w:hAnsi="Arial"/>
                                <w:kern w:val="24"/>
                                <w:sz w:val="16"/>
                                <w:szCs w:val="16"/>
                              </w:rPr>
                            </w:pPr>
                          </w:p>
                          <w:p w14:paraId="2D955B5E"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 {</w:t>
                            </w:r>
                          </w:p>
                          <w:p w14:paraId="55DEEDD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"none</w:t>
                            </w:r>
                            <w:proofErr w:type="gramStart"/>
                            <w:r w:rsidRPr="00CB7B64">
                              <w:rPr>
                                <w:rFonts w:asciiTheme="minorHAnsi" w:hAnsi="Arial"/>
                                <w:kern w:val="24"/>
                                <w:sz w:val="16"/>
                                <w:szCs w:val="16"/>
                              </w:rPr>
                              <w:t>";</w:t>
                            </w:r>
                            <w:proofErr w:type="gramEnd"/>
                          </w:p>
                          <w:p w14:paraId="6456BF3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6EF1D18E" w14:textId="77777777" w:rsidR="0035724D" w:rsidRPr="00CB7B64" w:rsidRDefault="0035724D" w:rsidP="0035724D">
                            <w:pPr>
                              <w:spacing w:before="40" w:after="40" w:line="216" w:lineRule="auto"/>
                              <w:rPr>
                                <w:rFonts w:asciiTheme="minorHAnsi" w:hAnsi="Arial"/>
                                <w:kern w:val="24"/>
                                <w:sz w:val="16"/>
                                <w:szCs w:val="16"/>
                              </w:rPr>
                            </w:pPr>
                            <w:bookmarkStart w:id="2969" w:name="_Hlk116035010"/>
                            <w:r w:rsidRPr="00CB7B64">
                              <w:rPr>
                                <w:rFonts w:asciiTheme="minorHAnsi" w:hAnsi="Arial"/>
                                <w:kern w:val="24"/>
                                <w:sz w:val="16"/>
                                <w:szCs w:val="16"/>
                              </w:rPr>
                              <w:t xml:space="preserve">    identity LOG_RECORD_STRATEGY_CHANGE_ONLY {</w:t>
                            </w:r>
                          </w:p>
                          <w:p w14:paraId="4E01201C"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w:t>
                            </w:r>
                            <w:proofErr w:type="gramStart"/>
                            <w:r w:rsidRPr="00CB7B64">
                              <w:rPr>
                                <w:rFonts w:asciiTheme="minorHAnsi" w:hAnsi="Arial"/>
                                <w:kern w:val="24"/>
                                <w:sz w:val="16"/>
                                <w:szCs w:val="16"/>
                              </w:rPr>
                              <w:t>STRATEGY;</w:t>
                            </w:r>
                            <w:proofErr w:type="gramEnd"/>
                          </w:p>
                          <w:p w14:paraId="1C399ED3"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"Each record only provides a view of the changes that have occurred (on a per entity change basis).</w:t>
                            </w:r>
                          </w:p>
                          <w:p w14:paraId="698ED78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E.g., the log only includes the attribute that has changed and </w:t>
                            </w:r>
                            <w:proofErr w:type="spellStart"/>
                            <w:r w:rsidRPr="00CB7B64">
                              <w:rPr>
                                <w:rFonts w:asciiTheme="minorHAnsi" w:hAnsi="Arial"/>
                                <w:kern w:val="24"/>
                                <w:sz w:val="16"/>
                                <w:szCs w:val="16"/>
                              </w:rPr>
                              <w:t>not</w:t>
                            </w:r>
                            <w:proofErr w:type="spellEnd"/>
                            <w:r w:rsidRPr="00CB7B64">
                              <w:rPr>
                                <w:rFonts w:asciiTheme="minorHAnsi" w:hAnsi="Arial"/>
                                <w:kern w:val="24"/>
                                <w:sz w:val="16"/>
                                <w:szCs w:val="16"/>
                              </w:rPr>
                              <w:t xml:space="preserve"> other attributes that have not changed.</w:t>
                            </w:r>
                            <w:proofErr w:type="gramStart"/>
                            <w:r w:rsidRPr="00CB7B64">
                              <w:rPr>
                                <w:rFonts w:asciiTheme="minorHAnsi" w:hAnsi="Arial"/>
                                <w:kern w:val="24"/>
                                <w:sz w:val="16"/>
                                <w:szCs w:val="16"/>
                              </w:rPr>
                              <w:t>";</w:t>
                            </w:r>
                            <w:proofErr w:type="gramEnd"/>
                          </w:p>
                          <w:p w14:paraId="27EF05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7B1CBF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 {</w:t>
                            </w:r>
                          </w:p>
                          <w:p w14:paraId="1AEAE13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w:t>
                            </w:r>
                            <w:proofErr w:type="gramStart"/>
                            <w:r w:rsidRPr="00CB7B64">
                              <w:rPr>
                                <w:rFonts w:asciiTheme="minorHAnsi" w:hAnsi="Arial"/>
                                <w:kern w:val="24"/>
                                <w:sz w:val="16"/>
                                <w:szCs w:val="16"/>
                              </w:rPr>
                              <w:t>STRATEGY;</w:t>
                            </w:r>
                            <w:proofErr w:type="gramEnd"/>
                          </w:p>
                          <w:p w14:paraId="3FCE684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"A record provides a snapshot of a whole entity.</w:t>
                            </w:r>
                          </w:p>
                          <w:p w14:paraId="6C82295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roofErr w:type="gramStart"/>
                            <w:r w:rsidRPr="00CB7B64">
                              <w:rPr>
                                <w:rFonts w:asciiTheme="minorHAnsi" w:hAnsi="Arial"/>
                                <w:kern w:val="24"/>
                                <w:sz w:val="16"/>
                                <w:szCs w:val="16"/>
                              </w:rPr>
                              <w:t>";</w:t>
                            </w:r>
                            <w:proofErr w:type="gramEnd"/>
                          </w:p>
                          <w:p w14:paraId="5879542F" w14:textId="77777777" w:rsidR="0035724D"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419F7DE5" w14:textId="77777777" w:rsidR="0035724D" w:rsidRDefault="0035724D" w:rsidP="0035724D">
                            <w:pPr>
                              <w:spacing w:before="40" w:after="40" w:line="216" w:lineRule="auto"/>
                              <w:rPr>
                                <w:sz w:val="20"/>
                                <w:szCs w:val="14"/>
                              </w:rPr>
                            </w:pPr>
                          </w:p>
                          <w:p w14:paraId="1EAD8679" w14:textId="77777777" w:rsidR="0035724D" w:rsidRPr="007C2365" w:rsidRDefault="0035724D" w:rsidP="0035724D">
                            <w:pPr>
                              <w:spacing w:before="40" w:after="40" w:line="216" w:lineRule="auto"/>
                              <w:rPr>
                                <w:color w:val="FF0000"/>
                                <w:sz w:val="20"/>
                                <w:szCs w:val="14"/>
                              </w:rPr>
                            </w:pPr>
                            <w:r w:rsidRPr="007C2365">
                              <w:rPr>
                                <w:color w:val="FF0000"/>
                                <w:sz w:val="20"/>
                                <w:szCs w:val="14"/>
                              </w:rPr>
                              <w:t>And two DEPRECATED strategies</w:t>
                            </w:r>
                          </w:p>
                          <w:p w14:paraId="020C7FF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LOG_RECORD_STRATEGY_WHOLE_ENTITY_ON_CHANGE {</w:t>
                            </w:r>
                          </w:p>
                          <w:p w14:paraId="3496D0F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w:t>
                            </w:r>
                            <w:proofErr w:type="gramStart"/>
                            <w:r w:rsidRPr="00CB7B64">
                              <w:rPr>
                                <w:rFonts w:asciiTheme="minorHAnsi" w:hAnsi="Arial"/>
                                <w:kern w:val="24"/>
                                <w:sz w:val="16"/>
                                <w:szCs w:val="16"/>
                              </w:rPr>
                              <w:t>STRATEGY;</w:t>
                            </w:r>
                            <w:proofErr w:type="gramEnd"/>
                          </w:p>
                          <w:p w14:paraId="18DAAB1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ON_CHANGE.</w:t>
                            </w:r>
                          </w:p>
                          <w:p w14:paraId="17E1327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record provides a snapshot of a whole </w:t>
                            </w:r>
                            <w:proofErr w:type="gramStart"/>
                            <w:r w:rsidRPr="00CB7B64">
                              <w:rPr>
                                <w:rFonts w:asciiTheme="minorHAnsi" w:hAnsi="Arial"/>
                                <w:kern w:val="24"/>
                                <w:sz w:val="16"/>
                                <w:szCs w:val="16"/>
                              </w:rPr>
                              <w:t>entity</w:t>
                            </w:r>
                            <w:proofErr w:type="gramEnd"/>
                            <w:r w:rsidRPr="00CB7B64">
                              <w:rPr>
                                <w:rFonts w:asciiTheme="minorHAnsi" w:hAnsi="Arial"/>
                                <w:kern w:val="24"/>
                                <w:sz w:val="16"/>
                                <w:szCs w:val="16"/>
                              </w:rPr>
                              <w:t xml:space="preserve"> and a snapshot is taken on each change.</w:t>
                            </w:r>
                          </w:p>
                          <w:p w14:paraId="35590AA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roofErr w:type="gramStart"/>
                            <w:r w:rsidRPr="00CB7B64">
                              <w:rPr>
                                <w:rFonts w:asciiTheme="minorHAnsi" w:hAnsi="Arial"/>
                                <w:kern w:val="24"/>
                                <w:sz w:val="16"/>
                                <w:szCs w:val="16"/>
                              </w:rPr>
                              <w:t>";</w:t>
                            </w:r>
                            <w:proofErr w:type="gramEnd"/>
                          </w:p>
                          <w:p w14:paraId="33FA1D81"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D4AB53B"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LOG_RECORD_STRATEGY_WHOLE_ENTITY_PERIODIC {</w:t>
                            </w:r>
                          </w:p>
                          <w:p w14:paraId="56176A5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w:t>
                            </w:r>
                            <w:proofErr w:type="gramStart"/>
                            <w:r w:rsidRPr="00CB7B64">
                              <w:rPr>
                                <w:rFonts w:asciiTheme="minorHAnsi" w:hAnsi="Arial"/>
                                <w:kern w:val="24"/>
                                <w:sz w:val="16"/>
                                <w:szCs w:val="16"/>
                              </w:rPr>
                              <w:t>STRATEGY;</w:t>
                            </w:r>
                            <w:proofErr w:type="gramEnd"/>
                          </w:p>
                          <w:p w14:paraId="5B5706CF"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PERIODIC.</w:t>
                            </w:r>
                          </w:p>
                          <w:p w14:paraId="34AD1B6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snapshot of an entity is recorded periodically regardless of whether there has been change or not.</w:t>
                            </w:r>
                            <w:proofErr w:type="gramStart"/>
                            <w:r w:rsidRPr="00CB7B64">
                              <w:rPr>
                                <w:rFonts w:asciiTheme="minorHAnsi" w:hAnsi="Arial"/>
                                <w:kern w:val="24"/>
                                <w:sz w:val="16"/>
                                <w:szCs w:val="16"/>
                              </w:rPr>
                              <w:t>";</w:t>
                            </w:r>
                            <w:proofErr w:type="gramEnd"/>
                          </w:p>
                          <w:p w14:paraId="7001F1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bookmarkEnd w:id="2969"/>
                          <w:p w14:paraId="159996BC" w14:textId="77777777" w:rsidR="0035724D" w:rsidRPr="00F32BDC" w:rsidRDefault="0035724D" w:rsidP="0035724D">
                            <w:pPr>
                              <w:spacing w:before="40" w:after="40" w:line="216" w:lineRule="auto"/>
                              <w:rPr>
                                <w:sz w:val="20"/>
                                <w:szCs w:val="14"/>
                              </w:rPr>
                            </w:pPr>
                          </w:p>
                          <w:p w14:paraId="403873CD" w14:textId="77777777" w:rsidR="0035724D" w:rsidRPr="002F609E" w:rsidRDefault="0035724D" w:rsidP="0035724D">
                            <w:pPr>
                              <w:spacing w:before="40" w:after="40" w:line="216" w:lineRule="auto"/>
                              <w:rPr>
                                <w:rFonts w:asciiTheme="minorHAnsi" w:hAnsi="Arial"/>
                                <w:kern w:val="24"/>
                                <w:sz w:val="16"/>
                                <w:szCs w:val="16"/>
                              </w:rPr>
                            </w:pPr>
                          </w:p>
                          <w:p w14:paraId="50BF6094" w14:textId="77777777" w:rsidR="0035724D" w:rsidRPr="00A56331" w:rsidRDefault="0035724D" w:rsidP="0035724D">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C7A03AA" id="_x0000_s1030" style="position:absolute;left:0;text-align:left;margin-left:-4.6pt;margin-top:0;width:519.85pt;height:358.5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" o:allowoverlap="f" fillcolor="#f9ecd4 [663]" strokecolor="#141313 [3213]">
                <v:path arrowok="t"/>
                <o:lock v:ext="edit" grouping="t"/>
                <v:textbox>
                  <w:txbxContent>
                    <w:p w14:paraId="4B52D56D"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typedef log-record-strategy {</w:t>
                      </w:r>
                    </w:p>
                    <w:p w14:paraId="43D284BF"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 </w:t>
                      </w:r>
                      <w:proofErr w:type="spellStart"/>
                      <w:r w:rsidRPr="00842802">
                        <w:rPr>
                          <w:rFonts w:asciiTheme="minorHAnsi" w:hAnsi="Arial"/>
                          <w:kern w:val="24"/>
                          <w:sz w:val="16"/>
                          <w:szCs w:val="16"/>
                        </w:rPr>
                        <w:t>identityref</w:t>
                      </w:r>
                      <w:proofErr w:type="spellEnd"/>
                      <w:r w:rsidRPr="00842802">
                        <w:rPr>
                          <w:rFonts w:asciiTheme="minorHAnsi" w:hAnsi="Arial"/>
                          <w:kern w:val="24"/>
                          <w:sz w:val="16"/>
                          <w:szCs w:val="16"/>
                        </w:rPr>
                        <w:t xml:space="preserve"> {</w:t>
                      </w:r>
                    </w:p>
                    <w:p w14:paraId="7E3B7E88"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base LOG_RECORD_</w:t>
                      </w:r>
                      <w:proofErr w:type="gramStart"/>
                      <w:r w:rsidRPr="00842802">
                        <w:rPr>
                          <w:rFonts w:asciiTheme="minorHAnsi" w:hAnsi="Arial"/>
                          <w:kern w:val="24"/>
                          <w:sz w:val="16"/>
                          <w:szCs w:val="16"/>
                        </w:rPr>
                        <w:t>STRATEGY;</w:t>
                      </w:r>
                      <w:proofErr w:type="gramEnd"/>
                    </w:p>
                    <w:p w14:paraId="4B721DDE"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73F0AE3A"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description "Defines the different approaches for logging information about an event covering the log trigger and the log content.</w:t>
                      </w:r>
                      <w:proofErr w:type="gramStart"/>
                      <w:r w:rsidRPr="00842802">
                        <w:rPr>
                          <w:rFonts w:asciiTheme="minorHAnsi" w:hAnsi="Arial"/>
                          <w:kern w:val="24"/>
                          <w:sz w:val="16"/>
                          <w:szCs w:val="16"/>
                        </w:rPr>
                        <w:t>";</w:t>
                      </w:r>
                      <w:proofErr w:type="gramEnd"/>
                    </w:p>
                    <w:p w14:paraId="7358EC71" w14:textId="77777777" w:rsidR="0035724D"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3573912E" w14:textId="77777777" w:rsidR="0035724D" w:rsidRDefault="0035724D" w:rsidP="0035724D">
                      <w:pPr>
                        <w:spacing w:before="40" w:after="40" w:line="216" w:lineRule="auto"/>
                        <w:rPr>
                          <w:rFonts w:asciiTheme="minorHAnsi" w:hAnsi="Arial"/>
                          <w:kern w:val="24"/>
                          <w:sz w:val="16"/>
                          <w:szCs w:val="16"/>
                        </w:rPr>
                      </w:pPr>
                    </w:p>
                    <w:p w14:paraId="2D955B5E"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 {</w:t>
                      </w:r>
                    </w:p>
                    <w:p w14:paraId="55DEEDD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"none</w:t>
                      </w:r>
                      <w:proofErr w:type="gramStart"/>
                      <w:r w:rsidRPr="00CB7B64">
                        <w:rPr>
                          <w:rFonts w:asciiTheme="minorHAnsi" w:hAnsi="Arial"/>
                          <w:kern w:val="24"/>
                          <w:sz w:val="16"/>
                          <w:szCs w:val="16"/>
                        </w:rPr>
                        <w:t>";</w:t>
                      </w:r>
                      <w:proofErr w:type="gramEnd"/>
                    </w:p>
                    <w:p w14:paraId="6456BF3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6EF1D18E" w14:textId="77777777" w:rsidR="0035724D" w:rsidRPr="00CB7B64" w:rsidRDefault="0035724D" w:rsidP="0035724D">
                      <w:pPr>
                        <w:spacing w:before="40" w:after="40" w:line="216" w:lineRule="auto"/>
                        <w:rPr>
                          <w:rFonts w:asciiTheme="minorHAnsi" w:hAnsi="Arial"/>
                          <w:kern w:val="24"/>
                          <w:sz w:val="16"/>
                          <w:szCs w:val="16"/>
                        </w:rPr>
                      </w:pPr>
                      <w:bookmarkStart w:id="2970" w:name="_Hlk116035010"/>
                      <w:r w:rsidRPr="00CB7B64">
                        <w:rPr>
                          <w:rFonts w:asciiTheme="minorHAnsi" w:hAnsi="Arial"/>
                          <w:kern w:val="24"/>
                          <w:sz w:val="16"/>
                          <w:szCs w:val="16"/>
                        </w:rPr>
                        <w:t xml:space="preserve">    identity LOG_RECORD_STRATEGY_CHANGE_ONLY {</w:t>
                      </w:r>
                    </w:p>
                    <w:p w14:paraId="4E01201C"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w:t>
                      </w:r>
                      <w:proofErr w:type="gramStart"/>
                      <w:r w:rsidRPr="00CB7B64">
                        <w:rPr>
                          <w:rFonts w:asciiTheme="minorHAnsi" w:hAnsi="Arial"/>
                          <w:kern w:val="24"/>
                          <w:sz w:val="16"/>
                          <w:szCs w:val="16"/>
                        </w:rPr>
                        <w:t>STRATEGY;</w:t>
                      </w:r>
                      <w:proofErr w:type="gramEnd"/>
                    </w:p>
                    <w:p w14:paraId="1C399ED3"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"Each record only provides a view of the changes that have occurred (on a per entity change basis).</w:t>
                      </w:r>
                    </w:p>
                    <w:p w14:paraId="698ED78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E.g., the log only includes the attribute that has changed and </w:t>
                      </w:r>
                      <w:proofErr w:type="spellStart"/>
                      <w:r w:rsidRPr="00CB7B64">
                        <w:rPr>
                          <w:rFonts w:asciiTheme="minorHAnsi" w:hAnsi="Arial"/>
                          <w:kern w:val="24"/>
                          <w:sz w:val="16"/>
                          <w:szCs w:val="16"/>
                        </w:rPr>
                        <w:t>not</w:t>
                      </w:r>
                      <w:proofErr w:type="spellEnd"/>
                      <w:r w:rsidRPr="00CB7B64">
                        <w:rPr>
                          <w:rFonts w:asciiTheme="minorHAnsi" w:hAnsi="Arial"/>
                          <w:kern w:val="24"/>
                          <w:sz w:val="16"/>
                          <w:szCs w:val="16"/>
                        </w:rPr>
                        <w:t xml:space="preserve"> other attributes that have not changed.</w:t>
                      </w:r>
                      <w:proofErr w:type="gramStart"/>
                      <w:r w:rsidRPr="00CB7B64">
                        <w:rPr>
                          <w:rFonts w:asciiTheme="minorHAnsi" w:hAnsi="Arial"/>
                          <w:kern w:val="24"/>
                          <w:sz w:val="16"/>
                          <w:szCs w:val="16"/>
                        </w:rPr>
                        <w:t>";</w:t>
                      </w:r>
                      <w:proofErr w:type="gramEnd"/>
                    </w:p>
                    <w:p w14:paraId="27EF05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7B1CBF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 {</w:t>
                      </w:r>
                    </w:p>
                    <w:p w14:paraId="1AEAE13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w:t>
                      </w:r>
                      <w:proofErr w:type="gramStart"/>
                      <w:r w:rsidRPr="00CB7B64">
                        <w:rPr>
                          <w:rFonts w:asciiTheme="minorHAnsi" w:hAnsi="Arial"/>
                          <w:kern w:val="24"/>
                          <w:sz w:val="16"/>
                          <w:szCs w:val="16"/>
                        </w:rPr>
                        <w:t>STRATEGY;</w:t>
                      </w:r>
                      <w:proofErr w:type="gramEnd"/>
                    </w:p>
                    <w:p w14:paraId="3FCE684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"A record provides a snapshot of a whole entity.</w:t>
                      </w:r>
                    </w:p>
                    <w:p w14:paraId="6C82295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roofErr w:type="gramStart"/>
                      <w:r w:rsidRPr="00CB7B64">
                        <w:rPr>
                          <w:rFonts w:asciiTheme="minorHAnsi" w:hAnsi="Arial"/>
                          <w:kern w:val="24"/>
                          <w:sz w:val="16"/>
                          <w:szCs w:val="16"/>
                        </w:rPr>
                        <w:t>";</w:t>
                      </w:r>
                      <w:proofErr w:type="gramEnd"/>
                    </w:p>
                    <w:p w14:paraId="5879542F" w14:textId="77777777" w:rsidR="0035724D"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419F7DE5" w14:textId="77777777" w:rsidR="0035724D" w:rsidRDefault="0035724D" w:rsidP="0035724D">
                      <w:pPr>
                        <w:spacing w:before="40" w:after="40" w:line="216" w:lineRule="auto"/>
                        <w:rPr>
                          <w:sz w:val="20"/>
                          <w:szCs w:val="14"/>
                        </w:rPr>
                      </w:pPr>
                    </w:p>
                    <w:p w14:paraId="1EAD8679" w14:textId="77777777" w:rsidR="0035724D" w:rsidRPr="007C2365" w:rsidRDefault="0035724D" w:rsidP="0035724D">
                      <w:pPr>
                        <w:spacing w:before="40" w:after="40" w:line="216" w:lineRule="auto"/>
                        <w:rPr>
                          <w:color w:val="FF0000"/>
                          <w:sz w:val="20"/>
                          <w:szCs w:val="14"/>
                        </w:rPr>
                      </w:pPr>
                      <w:r w:rsidRPr="007C2365">
                        <w:rPr>
                          <w:color w:val="FF0000"/>
                          <w:sz w:val="20"/>
                          <w:szCs w:val="14"/>
                        </w:rPr>
                        <w:t>And two DEPRECATED strategies</w:t>
                      </w:r>
                    </w:p>
                    <w:p w14:paraId="020C7FF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LOG_RECORD_STRATEGY_WHOLE_ENTITY_ON_CHANGE {</w:t>
                      </w:r>
                    </w:p>
                    <w:p w14:paraId="3496D0F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w:t>
                      </w:r>
                      <w:proofErr w:type="gramStart"/>
                      <w:r w:rsidRPr="00CB7B64">
                        <w:rPr>
                          <w:rFonts w:asciiTheme="minorHAnsi" w:hAnsi="Arial"/>
                          <w:kern w:val="24"/>
                          <w:sz w:val="16"/>
                          <w:szCs w:val="16"/>
                        </w:rPr>
                        <w:t>STRATEGY;</w:t>
                      </w:r>
                      <w:proofErr w:type="gramEnd"/>
                    </w:p>
                    <w:p w14:paraId="18DAAB1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ON_CHANGE.</w:t>
                      </w:r>
                    </w:p>
                    <w:p w14:paraId="17E1327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record provides a snapshot of a whole </w:t>
                      </w:r>
                      <w:proofErr w:type="gramStart"/>
                      <w:r w:rsidRPr="00CB7B64">
                        <w:rPr>
                          <w:rFonts w:asciiTheme="minorHAnsi" w:hAnsi="Arial"/>
                          <w:kern w:val="24"/>
                          <w:sz w:val="16"/>
                          <w:szCs w:val="16"/>
                        </w:rPr>
                        <w:t>entity</w:t>
                      </w:r>
                      <w:proofErr w:type="gramEnd"/>
                      <w:r w:rsidRPr="00CB7B64">
                        <w:rPr>
                          <w:rFonts w:asciiTheme="minorHAnsi" w:hAnsi="Arial"/>
                          <w:kern w:val="24"/>
                          <w:sz w:val="16"/>
                          <w:szCs w:val="16"/>
                        </w:rPr>
                        <w:t xml:space="preserve"> and a snapshot is taken on each change.</w:t>
                      </w:r>
                    </w:p>
                    <w:p w14:paraId="35590AA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roofErr w:type="gramStart"/>
                      <w:r w:rsidRPr="00CB7B64">
                        <w:rPr>
                          <w:rFonts w:asciiTheme="minorHAnsi" w:hAnsi="Arial"/>
                          <w:kern w:val="24"/>
                          <w:sz w:val="16"/>
                          <w:szCs w:val="16"/>
                        </w:rPr>
                        <w:t>";</w:t>
                      </w:r>
                      <w:proofErr w:type="gramEnd"/>
                    </w:p>
                    <w:p w14:paraId="33FA1D81"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D4AB53B"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LOG_RECORD_STRATEGY_WHOLE_ENTITY_PERIODIC {</w:t>
                      </w:r>
                    </w:p>
                    <w:p w14:paraId="56176A5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w:t>
                      </w:r>
                      <w:proofErr w:type="gramStart"/>
                      <w:r w:rsidRPr="00CB7B64">
                        <w:rPr>
                          <w:rFonts w:asciiTheme="minorHAnsi" w:hAnsi="Arial"/>
                          <w:kern w:val="24"/>
                          <w:sz w:val="16"/>
                          <w:szCs w:val="16"/>
                        </w:rPr>
                        <w:t>STRATEGY;</w:t>
                      </w:r>
                      <w:proofErr w:type="gramEnd"/>
                    </w:p>
                    <w:p w14:paraId="5B5706CF"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PERIODIC.</w:t>
                      </w:r>
                    </w:p>
                    <w:p w14:paraId="34AD1B6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snapshot of an entity is recorded periodically regardless of whether there has been change or not.</w:t>
                      </w:r>
                      <w:proofErr w:type="gramStart"/>
                      <w:r w:rsidRPr="00CB7B64">
                        <w:rPr>
                          <w:rFonts w:asciiTheme="minorHAnsi" w:hAnsi="Arial"/>
                          <w:kern w:val="24"/>
                          <w:sz w:val="16"/>
                          <w:szCs w:val="16"/>
                        </w:rPr>
                        <w:t>";</w:t>
                      </w:r>
                      <w:proofErr w:type="gramEnd"/>
                    </w:p>
                    <w:p w14:paraId="7001F1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bookmarkEnd w:id="2970"/>
                    <w:p w14:paraId="159996BC" w14:textId="77777777" w:rsidR="0035724D" w:rsidRPr="00F32BDC" w:rsidRDefault="0035724D" w:rsidP="0035724D">
                      <w:pPr>
                        <w:spacing w:before="40" w:after="40" w:line="216" w:lineRule="auto"/>
                        <w:rPr>
                          <w:sz w:val="20"/>
                          <w:szCs w:val="14"/>
                        </w:rPr>
                      </w:pPr>
                    </w:p>
                    <w:p w14:paraId="403873CD" w14:textId="77777777" w:rsidR="0035724D" w:rsidRPr="002F609E" w:rsidRDefault="0035724D" w:rsidP="0035724D">
                      <w:pPr>
                        <w:spacing w:before="40" w:after="40" w:line="216" w:lineRule="auto"/>
                        <w:rPr>
                          <w:rFonts w:asciiTheme="minorHAnsi" w:hAnsi="Arial"/>
                          <w:kern w:val="24"/>
                          <w:sz w:val="16"/>
                          <w:szCs w:val="16"/>
                        </w:rPr>
                      </w:pPr>
                    </w:p>
                    <w:p w14:paraId="50BF6094" w14:textId="77777777" w:rsidR="0035724D" w:rsidRPr="00A56331" w:rsidRDefault="0035724D" w:rsidP="0035724D">
                      <w:pPr>
                        <w:spacing w:before="40" w:after="40" w:line="216" w:lineRule="auto"/>
                        <w:rPr>
                          <w:rFonts w:asciiTheme="minorHAnsi" w:hAnsi="Arial"/>
                          <w:kern w:val="24"/>
                          <w:sz w:val="16"/>
                          <w:szCs w:val="16"/>
                        </w:rPr>
                      </w:pPr>
                    </w:p>
                  </w:txbxContent>
                </v:textbox>
                <w10:wrap type="topAndBottom" anchorx="margin"/>
              </v:rect>
            </w:pict>
          </mc:Fallback>
        </mc:AlternateContent>
      </w:r>
      <w:bookmarkEnd w:id="2968"/>
    </w:p>
    <w:p w14:paraId="4891244A" w14:textId="77777777" w:rsidR="006E4F04" w:rsidRDefault="0035724D" w:rsidP="00A56331">
      <w:r w:rsidRPr="00F32BDC">
        <w:rPr>
          <w:noProof/>
        </w:rPr>
        <mc:AlternateContent>
          <mc:Choice Requires="wps">
            <w:drawing>
              <wp:anchor distT="0" distB="0" distL="114300" distR="114300" simplePos="0" relativeHeight="251648000" behindDoc="0" locked="0" layoutInCell="1" allowOverlap="1" wp14:anchorId="19957105" wp14:editId="151D7D39">
                <wp:simplePos x="0" y="0"/>
                <wp:positionH relativeFrom="margin">
                  <wp:posOffset>-57150</wp:posOffset>
                </wp:positionH>
                <wp:positionV relativeFrom="paragraph">
                  <wp:posOffset>254635</wp:posOffset>
                </wp:positionV>
                <wp:extent cx="6600825" cy="3581400"/>
                <wp:effectExtent l="0" t="0" r="28575" b="19050"/>
                <wp:wrapTopAndBottom/>
                <wp:docPr id="1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3581400"/>
                        </a:xfrm>
                        <a:prstGeom prst="rect">
                          <a:avLst/>
                        </a:prstGeom>
                        <a:solidFill>
                          <a:schemeClr val="accent4">
                            <a:lumMod val="20000"/>
                            <a:lumOff val="80000"/>
                          </a:schemeClr>
                        </a:solidFill>
                        <a:ln>
                          <a:solidFill>
                            <a:schemeClr val="tx1"/>
                          </a:solidFill>
                        </a:ln>
                      </wps:spPr>
                      <wps:txbx>
                        <w:txbxContent>
                          <w:p w14:paraId="7C5FDC14"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typedef record-trigger {</w:t>
                            </w:r>
                          </w:p>
                          <w:p w14:paraId="048ADDD6"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 </w:t>
                            </w:r>
                            <w:proofErr w:type="spellStart"/>
                            <w:r w:rsidRPr="00D80220">
                              <w:rPr>
                                <w:rFonts w:asciiTheme="minorHAnsi" w:hAnsi="Arial"/>
                                <w:kern w:val="24"/>
                                <w:sz w:val="16"/>
                                <w:szCs w:val="16"/>
                              </w:rPr>
                              <w:t>identityref</w:t>
                            </w:r>
                            <w:proofErr w:type="spellEnd"/>
                            <w:r w:rsidRPr="00D80220">
                              <w:rPr>
                                <w:rFonts w:asciiTheme="minorHAnsi" w:hAnsi="Arial"/>
                                <w:kern w:val="24"/>
                                <w:sz w:val="16"/>
                                <w:szCs w:val="16"/>
                              </w:rPr>
                              <w:t xml:space="preserve"> {</w:t>
                            </w:r>
                          </w:p>
                          <w:p w14:paraId="5E6D03E0"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base RECORD_</w:t>
                            </w:r>
                            <w:proofErr w:type="gramStart"/>
                            <w:r w:rsidRPr="00D80220">
                              <w:rPr>
                                <w:rFonts w:asciiTheme="minorHAnsi" w:hAnsi="Arial"/>
                                <w:kern w:val="24"/>
                                <w:sz w:val="16"/>
                                <w:szCs w:val="16"/>
                              </w:rPr>
                              <w:t>TRIGGER;</w:t>
                            </w:r>
                            <w:proofErr w:type="gramEnd"/>
                          </w:p>
                          <w:p w14:paraId="173A9DD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3EC6F9E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description "The trigger for logging a record.</w:t>
                            </w:r>
                            <w:proofErr w:type="gramStart"/>
                            <w:r w:rsidRPr="00D80220">
                              <w:rPr>
                                <w:rFonts w:asciiTheme="minorHAnsi" w:hAnsi="Arial"/>
                                <w:kern w:val="24"/>
                                <w:sz w:val="16"/>
                                <w:szCs w:val="16"/>
                              </w:rPr>
                              <w:t>";</w:t>
                            </w:r>
                            <w:proofErr w:type="gramEnd"/>
                          </w:p>
                          <w:p w14:paraId="726F06B6" w14:textId="77777777" w:rsid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2861597F" w14:textId="77777777" w:rsidR="00D80220" w:rsidRDefault="00D80220" w:rsidP="00D80220">
                            <w:pPr>
                              <w:spacing w:before="40" w:after="40" w:line="216" w:lineRule="auto"/>
                              <w:rPr>
                                <w:rFonts w:asciiTheme="minorHAnsi" w:hAnsi="Arial"/>
                                <w:kern w:val="24"/>
                                <w:sz w:val="16"/>
                                <w:szCs w:val="16"/>
                              </w:rPr>
                            </w:pPr>
                          </w:p>
                          <w:p w14:paraId="39B32DD6"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 {</w:t>
                            </w:r>
                          </w:p>
                          <w:p w14:paraId="29F23646" w14:textId="77777777" w:rsidR="009F61CD" w:rsidRPr="009F61CD" w:rsidRDefault="009F61CD" w:rsidP="009F61CD">
                            <w:pPr>
                              <w:spacing w:before="40" w:after="40" w:line="216" w:lineRule="auto"/>
                              <w:rPr>
                                <w:sz w:val="20"/>
                                <w:szCs w:val="20"/>
                              </w:rPr>
                            </w:pPr>
                            <w:r w:rsidRPr="009F61CD">
                              <w:rPr>
                                <w:sz w:val="20"/>
                                <w:szCs w:val="20"/>
                              </w:rPr>
                              <w:t xml:space="preserve">        description "none</w:t>
                            </w:r>
                            <w:proofErr w:type="gramStart"/>
                            <w:r w:rsidRPr="009F61CD">
                              <w:rPr>
                                <w:sz w:val="20"/>
                                <w:szCs w:val="20"/>
                              </w:rPr>
                              <w:t>";</w:t>
                            </w:r>
                            <w:proofErr w:type="gramEnd"/>
                          </w:p>
                          <w:p w14:paraId="4C18D280" w14:textId="77777777" w:rsidR="009F61CD" w:rsidRPr="009F61CD" w:rsidRDefault="009F61CD" w:rsidP="009F61CD">
                            <w:pPr>
                              <w:spacing w:before="40" w:after="40" w:line="216" w:lineRule="auto"/>
                              <w:rPr>
                                <w:sz w:val="20"/>
                                <w:szCs w:val="20"/>
                              </w:rPr>
                            </w:pPr>
                            <w:r w:rsidRPr="009F61CD">
                              <w:rPr>
                                <w:sz w:val="20"/>
                                <w:szCs w:val="20"/>
                              </w:rPr>
                              <w:t xml:space="preserve">    }</w:t>
                            </w:r>
                          </w:p>
                          <w:p w14:paraId="6F5065BE" w14:textId="77777777" w:rsidR="009F61CD" w:rsidRPr="009F61CD" w:rsidRDefault="009F61CD" w:rsidP="009F61CD">
                            <w:pPr>
                              <w:spacing w:before="40" w:after="40" w:line="216" w:lineRule="auto"/>
                              <w:rPr>
                                <w:sz w:val="20"/>
                                <w:szCs w:val="20"/>
                              </w:rPr>
                            </w:pPr>
                            <w:bookmarkStart w:id="2971" w:name="_Hlk116034989"/>
                            <w:r w:rsidRPr="009F61CD">
                              <w:rPr>
                                <w:sz w:val="20"/>
                                <w:szCs w:val="20"/>
                              </w:rPr>
                              <w:t xml:space="preserve">    identity RECORD_TRIGGER_ON_CHANGE {</w:t>
                            </w:r>
                          </w:p>
                          <w:p w14:paraId="7A5C23C7" w14:textId="77777777" w:rsidR="009F61CD" w:rsidRPr="009F61CD" w:rsidRDefault="009F61CD" w:rsidP="009F61CD">
                            <w:pPr>
                              <w:spacing w:before="40" w:after="40" w:line="216" w:lineRule="auto"/>
                              <w:rPr>
                                <w:sz w:val="20"/>
                                <w:szCs w:val="20"/>
                              </w:rPr>
                            </w:pPr>
                            <w:r w:rsidRPr="009F61CD">
                              <w:rPr>
                                <w:sz w:val="20"/>
                                <w:szCs w:val="20"/>
                              </w:rPr>
                              <w:t xml:space="preserve">        base RECORD_</w:t>
                            </w:r>
                            <w:proofErr w:type="gramStart"/>
                            <w:r w:rsidRPr="009F61CD">
                              <w:rPr>
                                <w:sz w:val="20"/>
                                <w:szCs w:val="20"/>
                              </w:rPr>
                              <w:t>TRIGGER;</w:t>
                            </w:r>
                            <w:proofErr w:type="gramEnd"/>
                          </w:p>
                          <w:p w14:paraId="3BD58FF1" w14:textId="77777777" w:rsidR="009F61CD" w:rsidRPr="009F61CD" w:rsidRDefault="009F61CD" w:rsidP="009F61CD">
                            <w:pPr>
                              <w:spacing w:before="40" w:after="40" w:line="216" w:lineRule="auto"/>
                              <w:rPr>
                                <w:sz w:val="20"/>
                                <w:szCs w:val="20"/>
                              </w:rPr>
                            </w:pPr>
                            <w:r w:rsidRPr="009F61CD">
                              <w:rPr>
                                <w:sz w:val="20"/>
                                <w:szCs w:val="20"/>
                              </w:rPr>
                              <w:t xml:space="preserve">        description "A record is logged each time the value of the item to be recorded changes.</w:t>
                            </w:r>
                            <w:proofErr w:type="gramStart"/>
                            <w:r w:rsidRPr="009F61CD">
                              <w:rPr>
                                <w:sz w:val="20"/>
                                <w:szCs w:val="20"/>
                              </w:rPr>
                              <w:t>";</w:t>
                            </w:r>
                            <w:proofErr w:type="gramEnd"/>
                          </w:p>
                          <w:p w14:paraId="0AFFD3C4" w14:textId="77777777" w:rsidR="009F61CD" w:rsidRPr="009F61CD" w:rsidRDefault="009F61CD" w:rsidP="009F61CD">
                            <w:pPr>
                              <w:spacing w:before="40" w:after="40" w:line="216" w:lineRule="auto"/>
                              <w:rPr>
                                <w:sz w:val="20"/>
                                <w:szCs w:val="20"/>
                              </w:rPr>
                            </w:pPr>
                            <w:r w:rsidRPr="009F61CD">
                              <w:rPr>
                                <w:sz w:val="20"/>
                                <w:szCs w:val="20"/>
                              </w:rPr>
                              <w:t xml:space="preserve">    }</w:t>
                            </w:r>
                          </w:p>
                          <w:p w14:paraId="136BB70F"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RECORD_TRIGGER_PERIODIC {</w:t>
                            </w:r>
                          </w:p>
                          <w:p w14:paraId="265A7E69" w14:textId="77777777" w:rsidR="009F61CD" w:rsidRPr="009F61CD" w:rsidRDefault="009F61CD" w:rsidP="009F61CD">
                            <w:pPr>
                              <w:spacing w:before="40" w:after="40" w:line="216" w:lineRule="auto"/>
                              <w:rPr>
                                <w:sz w:val="20"/>
                                <w:szCs w:val="20"/>
                              </w:rPr>
                            </w:pPr>
                            <w:r w:rsidRPr="009F61CD">
                              <w:rPr>
                                <w:sz w:val="20"/>
                                <w:szCs w:val="20"/>
                              </w:rPr>
                              <w:t xml:space="preserve">        base RECORD_</w:t>
                            </w:r>
                            <w:proofErr w:type="gramStart"/>
                            <w:r w:rsidRPr="009F61CD">
                              <w:rPr>
                                <w:sz w:val="20"/>
                                <w:szCs w:val="20"/>
                              </w:rPr>
                              <w:t>TRIGGER;</w:t>
                            </w:r>
                            <w:proofErr w:type="gramEnd"/>
                          </w:p>
                          <w:p w14:paraId="78B05251" w14:textId="77777777" w:rsidR="009F61CD" w:rsidRDefault="009F61CD" w:rsidP="009F61CD">
                            <w:pPr>
                              <w:spacing w:before="40" w:after="40" w:line="216" w:lineRule="auto"/>
                              <w:rPr>
                                <w:sz w:val="20"/>
                                <w:szCs w:val="20"/>
                              </w:rPr>
                            </w:pPr>
                            <w:r w:rsidRPr="009F61CD">
                              <w:rPr>
                                <w:sz w:val="20"/>
                                <w:szCs w:val="20"/>
                              </w:rPr>
                              <w:t xml:space="preserve">        description "A record is logged for the item on a periodic basis (independent of whether the values have changed or </w:t>
                            </w:r>
                          </w:p>
                          <w:p w14:paraId="1F52D4E7" w14:textId="77777777" w:rsidR="009F61CD" w:rsidRPr="009F61CD" w:rsidRDefault="009F61CD" w:rsidP="009F61CD">
                            <w:pPr>
                              <w:spacing w:before="40" w:after="40" w:line="216" w:lineRule="auto"/>
                              <w:rPr>
                                <w:sz w:val="20"/>
                                <w:szCs w:val="20"/>
                              </w:rPr>
                            </w:pPr>
                            <w:r>
                              <w:rPr>
                                <w:sz w:val="20"/>
                                <w:szCs w:val="20"/>
                              </w:rPr>
                              <w:t xml:space="preserve">        </w:t>
                            </w:r>
                            <w:r w:rsidRPr="009F61CD">
                              <w:rPr>
                                <w:sz w:val="20"/>
                                <w:szCs w:val="20"/>
                              </w:rPr>
                              <w:t>not).</w:t>
                            </w:r>
                            <w:proofErr w:type="gramStart"/>
                            <w:r w:rsidRPr="009F61CD">
                              <w:rPr>
                                <w:sz w:val="20"/>
                                <w:szCs w:val="20"/>
                              </w:rPr>
                              <w:t>";</w:t>
                            </w:r>
                            <w:proofErr w:type="gramEnd"/>
                          </w:p>
                          <w:p w14:paraId="47BE75EA" w14:textId="77777777" w:rsidR="009F61CD" w:rsidRPr="009F61CD" w:rsidRDefault="009F61CD" w:rsidP="009F61CD">
                            <w:pPr>
                              <w:spacing w:before="40" w:after="40" w:line="216" w:lineRule="auto"/>
                              <w:rPr>
                                <w:sz w:val="20"/>
                                <w:szCs w:val="20"/>
                              </w:rPr>
                            </w:pPr>
                            <w:r w:rsidRPr="009F61CD">
                              <w:rPr>
                                <w:sz w:val="20"/>
                                <w:szCs w:val="20"/>
                              </w:rPr>
                              <w:t xml:space="preserve">    }</w:t>
                            </w:r>
                          </w:p>
                          <w:p w14:paraId="70BE5D3C"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RECORD_TRIGGER_DEFINED_TRIGGER {</w:t>
                            </w:r>
                          </w:p>
                          <w:p w14:paraId="520BAEB9" w14:textId="77777777" w:rsidR="009F61CD" w:rsidRPr="009F61CD" w:rsidRDefault="009F61CD" w:rsidP="009F61CD">
                            <w:pPr>
                              <w:spacing w:before="40" w:after="40" w:line="216" w:lineRule="auto"/>
                              <w:rPr>
                                <w:sz w:val="20"/>
                                <w:szCs w:val="20"/>
                              </w:rPr>
                            </w:pPr>
                            <w:r w:rsidRPr="009F61CD">
                              <w:rPr>
                                <w:sz w:val="20"/>
                                <w:szCs w:val="20"/>
                              </w:rPr>
                              <w:t xml:space="preserve">        base RECORD_</w:t>
                            </w:r>
                            <w:proofErr w:type="gramStart"/>
                            <w:r w:rsidRPr="009F61CD">
                              <w:rPr>
                                <w:sz w:val="20"/>
                                <w:szCs w:val="20"/>
                              </w:rPr>
                              <w:t>TRIGGER;</w:t>
                            </w:r>
                            <w:proofErr w:type="gramEnd"/>
                          </w:p>
                          <w:p w14:paraId="253AC6A6" w14:textId="77777777" w:rsidR="009F61CD" w:rsidRPr="009F61CD" w:rsidRDefault="009F61CD" w:rsidP="009F61CD">
                            <w:pPr>
                              <w:spacing w:before="40" w:after="40" w:line="216" w:lineRule="auto"/>
                              <w:rPr>
                                <w:sz w:val="20"/>
                                <w:szCs w:val="20"/>
                              </w:rPr>
                            </w:pPr>
                            <w:r w:rsidRPr="009F61CD">
                              <w:rPr>
                                <w:sz w:val="20"/>
                                <w:szCs w:val="20"/>
                              </w:rPr>
                              <w:t xml:space="preserve">        description "The trigger will follow a strategy that is complex and specified via additional detail.</w:t>
                            </w:r>
                            <w:proofErr w:type="gramStart"/>
                            <w:r w:rsidRPr="009F61CD">
                              <w:rPr>
                                <w:sz w:val="20"/>
                                <w:szCs w:val="20"/>
                              </w:rPr>
                              <w:t>";</w:t>
                            </w:r>
                            <w:proofErr w:type="gramEnd"/>
                          </w:p>
                          <w:bookmarkEnd w:id="2971"/>
                          <w:p w14:paraId="5AE3A72B" w14:textId="77777777" w:rsidR="00D80220" w:rsidRPr="00F32BDC" w:rsidRDefault="009F61CD" w:rsidP="009F61CD">
                            <w:pPr>
                              <w:spacing w:before="40" w:after="40" w:line="216" w:lineRule="auto"/>
                              <w:rPr>
                                <w:sz w:val="20"/>
                                <w:szCs w:val="20"/>
                              </w:rPr>
                            </w:pPr>
                            <w:r w:rsidRPr="009F61CD">
                              <w:rPr>
                                <w:sz w:val="20"/>
                                <w:szCs w:val="20"/>
                              </w:rPr>
                              <w:t xml:space="preserve">    }</w:t>
                            </w:r>
                          </w:p>
                          <w:p w14:paraId="6A9106CB" w14:textId="77777777" w:rsidR="006E4F04" w:rsidRPr="00A56331" w:rsidRDefault="006E4F04" w:rsidP="006E4F04">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9957105" id="_x0000_s1031" style="position:absolute;margin-left:-4.5pt;margin-top:20.05pt;width:519.75pt;height:282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" fillcolor="#f9ecd4 [663]" strokecolor="#141313 [3213]">
                <v:path arrowok="t"/>
                <o:lock v:ext="edit" grouping="t"/>
                <v:textbox>
                  <w:txbxContent>
                    <w:p w14:paraId="7C5FDC14"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typedef record-trigger {</w:t>
                      </w:r>
                    </w:p>
                    <w:p w14:paraId="048ADDD6"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 </w:t>
                      </w:r>
                      <w:proofErr w:type="spellStart"/>
                      <w:r w:rsidRPr="00D80220">
                        <w:rPr>
                          <w:rFonts w:asciiTheme="minorHAnsi" w:hAnsi="Arial"/>
                          <w:kern w:val="24"/>
                          <w:sz w:val="16"/>
                          <w:szCs w:val="16"/>
                        </w:rPr>
                        <w:t>identityref</w:t>
                      </w:r>
                      <w:proofErr w:type="spellEnd"/>
                      <w:r w:rsidRPr="00D80220">
                        <w:rPr>
                          <w:rFonts w:asciiTheme="minorHAnsi" w:hAnsi="Arial"/>
                          <w:kern w:val="24"/>
                          <w:sz w:val="16"/>
                          <w:szCs w:val="16"/>
                        </w:rPr>
                        <w:t xml:space="preserve"> {</w:t>
                      </w:r>
                    </w:p>
                    <w:p w14:paraId="5E6D03E0"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base RECORD_</w:t>
                      </w:r>
                      <w:proofErr w:type="gramStart"/>
                      <w:r w:rsidRPr="00D80220">
                        <w:rPr>
                          <w:rFonts w:asciiTheme="minorHAnsi" w:hAnsi="Arial"/>
                          <w:kern w:val="24"/>
                          <w:sz w:val="16"/>
                          <w:szCs w:val="16"/>
                        </w:rPr>
                        <w:t>TRIGGER;</w:t>
                      </w:r>
                      <w:proofErr w:type="gramEnd"/>
                    </w:p>
                    <w:p w14:paraId="173A9DD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3EC6F9E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description "The trigger for logging a record.</w:t>
                      </w:r>
                      <w:proofErr w:type="gramStart"/>
                      <w:r w:rsidRPr="00D80220">
                        <w:rPr>
                          <w:rFonts w:asciiTheme="minorHAnsi" w:hAnsi="Arial"/>
                          <w:kern w:val="24"/>
                          <w:sz w:val="16"/>
                          <w:szCs w:val="16"/>
                        </w:rPr>
                        <w:t>";</w:t>
                      </w:r>
                      <w:proofErr w:type="gramEnd"/>
                    </w:p>
                    <w:p w14:paraId="726F06B6" w14:textId="77777777" w:rsid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2861597F" w14:textId="77777777" w:rsidR="00D80220" w:rsidRDefault="00D80220" w:rsidP="00D80220">
                      <w:pPr>
                        <w:spacing w:before="40" w:after="40" w:line="216" w:lineRule="auto"/>
                        <w:rPr>
                          <w:rFonts w:asciiTheme="minorHAnsi" w:hAnsi="Arial"/>
                          <w:kern w:val="24"/>
                          <w:sz w:val="16"/>
                          <w:szCs w:val="16"/>
                        </w:rPr>
                      </w:pPr>
                    </w:p>
                    <w:p w14:paraId="39B32DD6"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 {</w:t>
                      </w:r>
                    </w:p>
                    <w:p w14:paraId="29F23646" w14:textId="77777777" w:rsidR="009F61CD" w:rsidRPr="009F61CD" w:rsidRDefault="009F61CD" w:rsidP="009F61CD">
                      <w:pPr>
                        <w:spacing w:before="40" w:after="40" w:line="216" w:lineRule="auto"/>
                        <w:rPr>
                          <w:sz w:val="20"/>
                          <w:szCs w:val="20"/>
                        </w:rPr>
                      </w:pPr>
                      <w:r w:rsidRPr="009F61CD">
                        <w:rPr>
                          <w:sz w:val="20"/>
                          <w:szCs w:val="20"/>
                        </w:rPr>
                        <w:t xml:space="preserve">        description "none</w:t>
                      </w:r>
                      <w:proofErr w:type="gramStart"/>
                      <w:r w:rsidRPr="009F61CD">
                        <w:rPr>
                          <w:sz w:val="20"/>
                          <w:szCs w:val="20"/>
                        </w:rPr>
                        <w:t>";</w:t>
                      </w:r>
                      <w:proofErr w:type="gramEnd"/>
                    </w:p>
                    <w:p w14:paraId="4C18D280" w14:textId="77777777" w:rsidR="009F61CD" w:rsidRPr="009F61CD" w:rsidRDefault="009F61CD" w:rsidP="009F61CD">
                      <w:pPr>
                        <w:spacing w:before="40" w:after="40" w:line="216" w:lineRule="auto"/>
                        <w:rPr>
                          <w:sz w:val="20"/>
                          <w:szCs w:val="20"/>
                        </w:rPr>
                      </w:pPr>
                      <w:r w:rsidRPr="009F61CD">
                        <w:rPr>
                          <w:sz w:val="20"/>
                          <w:szCs w:val="20"/>
                        </w:rPr>
                        <w:t xml:space="preserve">    }</w:t>
                      </w:r>
                    </w:p>
                    <w:p w14:paraId="6F5065BE" w14:textId="77777777" w:rsidR="009F61CD" w:rsidRPr="009F61CD" w:rsidRDefault="009F61CD" w:rsidP="009F61CD">
                      <w:pPr>
                        <w:spacing w:before="40" w:after="40" w:line="216" w:lineRule="auto"/>
                        <w:rPr>
                          <w:sz w:val="20"/>
                          <w:szCs w:val="20"/>
                        </w:rPr>
                      </w:pPr>
                      <w:bookmarkStart w:id="2972" w:name="_Hlk116034989"/>
                      <w:r w:rsidRPr="009F61CD">
                        <w:rPr>
                          <w:sz w:val="20"/>
                          <w:szCs w:val="20"/>
                        </w:rPr>
                        <w:t xml:space="preserve">    identity RECORD_TRIGGER_ON_CHANGE {</w:t>
                      </w:r>
                    </w:p>
                    <w:p w14:paraId="7A5C23C7" w14:textId="77777777" w:rsidR="009F61CD" w:rsidRPr="009F61CD" w:rsidRDefault="009F61CD" w:rsidP="009F61CD">
                      <w:pPr>
                        <w:spacing w:before="40" w:after="40" w:line="216" w:lineRule="auto"/>
                        <w:rPr>
                          <w:sz w:val="20"/>
                          <w:szCs w:val="20"/>
                        </w:rPr>
                      </w:pPr>
                      <w:r w:rsidRPr="009F61CD">
                        <w:rPr>
                          <w:sz w:val="20"/>
                          <w:szCs w:val="20"/>
                        </w:rPr>
                        <w:t xml:space="preserve">        base RECORD_</w:t>
                      </w:r>
                      <w:proofErr w:type="gramStart"/>
                      <w:r w:rsidRPr="009F61CD">
                        <w:rPr>
                          <w:sz w:val="20"/>
                          <w:szCs w:val="20"/>
                        </w:rPr>
                        <w:t>TRIGGER;</w:t>
                      </w:r>
                      <w:proofErr w:type="gramEnd"/>
                    </w:p>
                    <w:p w14:paraId="3BD58FF1" w14:textId="77777777" w:rsidR="009F61CD" w:rsidRPr="009F61CD" w:rsidRDefault="009F61CD" w:rsidP="009F61CD">
                      <w:pPr>
                        <w:spacing w:before="40" w:after="40" w:line="216" w:lineRule="auto"/>
                        <w:rPr>
                          <w:sz w:val="20"/>
                          <w:szCs w:val="20"/>
                        </w:rPr>
                      </w:pPr>
                      <w:r w:rsidRPr="009F61CD">
                        <w:rPr>
                          <w:sz w:val="20"/>
                          <w:szCs w:val="20"/>
                        </w:rPr>
                        <w:t xml:space="preserve">        description "A record is logged each time the value of the item to be recorded changes.</w:t>
                      </w:r>
                      <w:proofErr w:type="gramStart"/>
                      <w:r w:rsidRPr="009F61CD">
                        <w:rPr>
                          <w:sz w:val="20"/>
                          <w:szCs w:val="20"/>
                        </w:rPr>
                        <w:t>";</w:t>
                      </w:r>
                      <w:proofErr w:type="gramEnd"/>
                    </w:p>
                    <w:p w14:paraId="0AFFD3C4" w14:textId="77777777" w:rsidR="009F61CD" w:rsidRPr="009F61CD" w:rsidRDefault="009F61CD" w:rsidP="009F61CD">
                      <w:pPr>
                        <w:spacing w:before="40" w:after="40" w:line="216" w:lineRule="auto"/>
                        <w:rPr>
                          <w:sz w:val="20"/>
                          <w:szCs w:val="20"/>
                        </w:rPr>
                      </w:pPr>
                      <w:r w:rsidRPr="009F61CD">
                        <w:rPr>
                          <w:sz w:val="20"/>
                          <w:szCs w:val="20"/>
                        </w:rPr>
                        <w:t xml:space="preserve">    }</w:t>
                      </w:r>
                    </w:p>
                    <w:p w14:paraId="136BB70F"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RECORD_TRIGGER_PERIODIC {</w:t>
                      </w:r>
                    </w:p>
                    <w:p w14:paraId="265A7E69" w14:textId="77777777" w:rsidR="009F61CD" w:rsidRPr="009F61CD" w:rsidRDefault="009F61CD" w:rsidP="009F61CD">
                      <w:pPr>
                        <w:spacing w:before="40" w:after="40" w:line="216" w:lineRule="auto"/>
                        <w:rPr>
                          <w:sz w:val="20"/>
                          <w:szCs w:val="20"/>
                        </w:rPr>
                      </w:pPr>
                      <w:r w:rsidRPr="009F61CD">
                        <w:rPr>
                          <w:sz w:val="20"/>
                          <w:szCs w:val="20"/>
                        </w:rPr>
                        <w:t xml:space="preserve">        base RECORD_</w:t>
                      </w:r>
                      <w:proofErr w:type="gramStart"/>
                      <w:r w:rsidRPr="009F61CD">
                        <w:rPr>
                          <w:sz w:val="20"/>
                          <w:szCs w:val="20"/>
                        </w:rPr>
                        <w:t>TRIGGER;</w:t>
                      </w:r>
                      <w:proofErr w:type="gramEnd"/>
                    </w:p>
                    <w:p w14:paraId="78B05251" w14:textId="77777777" w:rsidR="009F61CD" w:rsidRDefault="009F61CD" w:rsidP="009F61CD">
                      <w:pPr>
                        <w:spacing w:before="40" w:after="40" w:line="216" w:lineRule="auto"/>
                        <w:rPr>
                          <w:sz w:val="20"/>
                          <w:szCs w:val="20"/>
                        </w:rPr>
                      </w:pPr>
                      <w:r w:rsidRPr="009F61CD">
                        <w:rPr>
                          <w:sz w:val="20"/>
                          <w:szCs w:val="20"/>
                        </w:rPr>
                        <w:t xml:space="preserve">        description "A record is logged for the item on a periodic basis (independent of whether the values have changed or </w:t>
                      </w:r>
                    </w:p>
                    <w:p w14:paraId="1F52D4E7" w14:textId="77777777" w:rsidR="009F61CD" w:rsidRPr="009F61CD" w:rsidRDefault="009F61CD" w:rsidP="009F61CD">
                      <w:pPr>
                        <w:spacing w:before="40" w:after="40" w:line="216" w:lineRule="auto"/>
                        <w:rPr>
                          <w:sz w:val="20"/>
                          <w:szCs w:val="20"/>
                        </w:rPr>
                      </w:pPr>
                      <w:r>
                        <w:rPr>
                          <w:sz w:val="20"/>
                          <w:szCs w:val="20"/>
                        </w:rPr>
                        <w:t xml:space="preserve">        </w:t>
                      </w:r>
                      <w:r w:rsidRPr="009F61CD">
                        <w:rPr>
                          <w:sz w:val="20"/>
                          <w:szCs w:val="20"/>
                        </w:rPr>
                        <w:t>not).</w:t>
                      </w:r>
                      <w:proofErr w:type="gramStart"/>
                      <w:r w:rsidRPr="009F61CD">
                        <w:rPr>
                          <w:sz w:val="20"/>
                          <w:szCs w:val="20"/>
                        </w:rPr>
                        <w:t>";</w:t>
                      </w:r>
                      <w:proofErr w:type="gramEnd"/>
                    </w:p>
                    <w:p w14:paraId="47BE75EA" w14:textId="77777777" w:rsidR="009F61CD" w:rsidRPr="009F61CD" w:rsidRDefault="009F61CD" w:rsidP="009F61CD">
                      <w:pPr>
                        <w:spacing w:before="40" w:after="40" w:line="216" w:lineRule="auto"/>
                        <w:rPr>
                          <w:sz w:val="20"/>
                          <w:szCs w:val="20"/>
                        </w:rPr>
                      </w:pPr>
                      <w:r w:rsidRPr="009F61CD">
                        <w:rPr>
                          <w:sz w:val="20"/>
                          <w:szCs w:val="20"/>
                        </w:rPr>
                        <w:t xml:space="preserve">    }</w:t>
                      </w:r>
                    </w:p>
                    <w:p w14:paraId="70BE5D3C"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RECORD_TRIGGER_DEFINED_TRIGGER {</w:t>
                      </w:r>
                    </w:p>
                    <w:p w14:paraId="520BAEB9" w14:textId="77777777" w:rsidR="009F61CD" w:rsidRPr="009F61CD" w:rsidRDefault="009F61CD" w:rsidP="009F61CD">
                      <w:pPr>
                        <w:spacing w:before="40" w:after="40" w:line="216" w:lineRule="auto"/>
                        <w:rPr>
                          <w:sz w:val="20"/>
                          <w:szCs w:val="20"/>
                        </w:rPr>
                      </w:pPr>
                      <w:r w:rsidRPr="009F61CD">
                        <w:rPr>
                          <w:sz w:val="20"/>
                          <w:szCs w:val="20"/>
                        </w:rPr>
                        <w:t xml:space="preserve">        base RECORD_</w:t>
                      </w:r>
                      <w:proofErr w:type="gramStart"/>
                      <w:r w:rsidRPr="009F61CD">
                        <w:rPr>
                          <w:sz w:val="20"/>
                          <w:szCs w:val="20"/>
                        </w:rPr>
                        <w:t>TRIGGER;</w:t>
                      </w:r>
                      <w:proofErr w:type="gramEnd"/>
                    </w:p>
                    <w:p w14:paraId="253AC6A6" w14:textId="77777777" w:rsidR="009F61CD" w:rsidRPr="009F61CD" w:rsidRDefault="009F61CD" w:rsidP="009F61CD">
                      <w:pPr>
                        <w:spacing w:before="40" w:after="40" w:line="216" w:lineRule="auto"/>
                        <w:rPr>
                          <w:sz w:val="20"/>
                          <w:szCs w:val="20"/>
                        </w:rPr>
                      </w:pPr>
                      <w:r w:rsidRPr="009F61CD">
                        <w:rPr>
                          <w:sz w:val="20"/>
                          <w:szCs w:val="20"/>
                        </w:rPr>
                        <w:t xml:space="preserve">        description "The trigger will follow a strategy that is complex and specified via additional detail.</w:t>
                      </w:r>
                      <w:proofErr w:type="gramStart"/>
                      <w:r w:rsidRPr="009F61CD">
                        <w:rPr>
                          <w:sz w:val="20"/>
                          <w:szCs w:val="20"/>
                        </w:rPr>
                        <w:t>";</w:t>
                      </w:r>
                      <w:proofErr w:type="gramEnd"/>
                    </w:p>
                    <w:bookmarkEnd w:id="2972"/>
                    <w:p w14:paraId="5AE3A72B" w14:textId="77777777" w:rsidR="00D80220" w:rsidRPr="00F32BDC" w:rsidRDefault="009F61CD" w:rsidP="009F61CD">
                      <w:pPr>
                        <w:spacing w:before="40" w:after="40" w:line="216" w:lineRule="auto"/>
                        <w:rPr>
                          <w:sz w:val="20"/>
                          <w:szCs w:val="20"/>
                        </w:rPr>
                      </w:pPr>
                      <w:r w:rsidRPr="009F61CD">
                        <w:rPr>
                          <w:sz w:val="20"/>
                          <w:szCs w:val="20"/>
                        </w:rPr>
                        <w:t xml:space="preserve">    }</w:t>
                      </w:r>
                    </w:p>
                    <w:p w14:paraId="6A9106CB" w14:textId="77777777" w:rsidR="006E4F04" w:rsidRPr="00A56331" w:rsidRDefault="006E4F04" w:rsidP="006E4F04">
                      <w:pPr>
                        <w:spacing w:before="40" w:after="40" w:line="216" w:lineRule="auto"/>
                        <w:rPr>
                          <w:rFonts w:asciiTheme="minorHAnsi" w:hAnsi="Arial"/>
                          <w:kern w:val="24"/>
                          <w:sz w:val="16"/>
                          <w:szCs w:val="16"/>
                        </w:rPr>
                      </w:pPr>
                    </w:p>
                  </w:txbxContent>
                </v:textbox>
                <w10:wrap type="topAndBottom" anchorx="margin"/>
              </v:rect>
            </w:pict>
          </mc:Fallback>
        </mc:AlternateContent>
      </w:r>
    </w:p>
    <w:p w14:paraId="032A137D" w14:textId="4938EB75" w:rsidR="006E4F04" w:rsidRDefault="006E4F04" w:rsidP="006E4F04">
      <w:pPr>
        <w:pStyle w:val="FigureCaption"/>
      </w:pPr>
      <w:bookmarkStart w:id="2973" w:name="_Toc192620380"/>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6</w:t>
      </w:r>
      <w:r>
        <w:rPr>
          <w:noProof/>
        </w:rPr>
        <w:fldChar w:fldCharType="end"/>
      </w:r>
      <w:r w:rsidRPr="00CA3534">
        <w:t xml:space="preserve"> </w:t>
      </w:r>
      <w:r>
        <w:t xml:space="preserve"> </w:t>
      </w:r>
      <w:r w:rsidR="00375A28">
        <w:t>YANG</w:t>
      </w:r>
      <w:r>
        <w:t>: record-trigger</w:t>
      </w:r>
      <w:bookmarkEnd w:id="2973"/>
    </w:p>
    <w:p w14:paraId="003A4568" w14:textId="77777777" w:rsidR="00B575A4" w:rsidRDefault="00B575A4" w:rsidP="00B575A4">
      <w:r>
        <w:lastRenderedPageBreak/>
        <w:t xml:space="preserve">Considering the supported-stream-type </w:t>
      </w:r>
      <w:proofErr w:type="gramStart"/>
      <w:r w:rsidR="00375A28">
        <w:t>YANG</w:t>
      </w:r>
      <w:r>
        <w:t xml:space="preserve">  the</w:t>
      </w:r>
      <w:proofErr w:type="gramEnd"/>
      <w:r>
        <w:t xml:space="preserve"> provider can indicate the entity types, the storage</w:t>
      </w:r>
      <w:r w:rsidR="00BB34A1">
        <w:t xml:space="preserve"> strategy,</w:t>
      </w:r>
      <w:r>
        <w:t xml:space="preserve"> record strateg</w:t>
      </w:r>
      <w:r w:rsidR="00BB34A1">
        <w:t>y and record trigger</w:t>
      </w:r>
      <w:r w:rsidR="00475479" w:rsidRPr="00475479">
        <w:t xml:space="preserve"> </w:t>
      </w:r>
      <w:r w:rsidR="00475479">
        <w:t>supported by a stream type</w:t>
      </w:r>
      <w:r>
        <w:t xml:space="preserve">. </w:t>
      </w:r>
    </w:p>
    <w:p w14:paraId="56855397" w14:textId="77777777" w:rsidR="00B575A4" w:rsidRDefault="00B575A4" w:rsidP="00B575A4">
      <w:r>
        <w:t>The segment-size is a choice made by the provider depending upon system engineering</w:t>
      </w:r>
      <w:r w:rsidR="00475479">
        <w:t xml:space="preserve"> considerations. </w:t>
      </w:r>
      <w:r w:rsidRPr="00475479">
        <w:t>Larger segments may interfere with compaction delay where the stream is handling entities with a low rate of change whereas smaller segments will require additional segment creation activity.</w:t>
      </w:r>
    </w:p>
    <w:p w14:paraId="53E4AA28" w14:textId="77777777" w:rsidR="00B575A4" w:rsidRDefault="00B575A4" w:rsidP="00B575A4">
      <w:r>
        <w:t>Information may be divided into separate streams. There is no restriction</w:t>
      </w:r>
      <w:r w:rsidR="00553141">
        <w:t xml:space="preserve">, other than it being at an </w:t>
      </w:r>
      <w:r w:rsidR="00BB34A1">
        <w:t>entity type granularity,</w:t>
      </w:r>
      <w:r>
        <w:t xml:space="preserve"> on choice of division of the information into streams. A provider could choose to have a stream per class or to have streams that aggregate classes together that have similar lifecycles etc. It should be noted that for ALL instances in the context of any object-class-identifier listed in record-content will be streamed, i.e., there is (intentionally) no client control of filtering</w:t>
      </w:r>
      <w:r>
        <w:rPr>
          <w:rStyle w:val="FootnoteReference"/>
        </w:rPr>
        <w:footnoteReference w:id="25"/>
      </w:r>
      <w:r>
        <w:t>.</w:t>
      </w:r>
    </w:p>
    <w:p w14:paraId="0660961A" w14:textId="77777777" w:rsidR="00EA4941" w:rsidRDefault="00B575A4" w:rsidP="00B575A4">
      <w:r>
        <w:t xml:space="preserve">The supported-stream-type </w:t>
      </w:r>
      <w:r w:rsidR="00EA4941">
        <w:t xml:space="preserve">can </w:t>
      </w:r>
      <w:r>
        <w:t>also</w:t>
      </w:r>
      <w:r w:rsidR="00C84E5C">
        <w:t xml:space="preserve"> be</w:t>
      </w:r>
      <w:r>
        <w:t xml:space="preserve"> augmented with</w:t>
      </w:r>
      <w:r w:rsidR="00EA4941">
        <w:t>:</w:t>
      </w:r>
    </w:p>
    <w:p w14:paraId="426B278E" w14:textId="77777777" w:rsidR="00EA4941" w:rsidRDefault="00EA4941" w:rsidP="00EA4941">
      <w:pPr>
        <w:pStyle w:val="ListParagraph"/>
        <w:numPr>
          <w:ilvl w:val="0"/>
          <w:numId w:val="66"/>
        </w:numPr>
      </w:pPr>
      <w:r>
        <w:t>compacted-log-details which provides additional parameters for compacted log applications. This augmentation shall be applied when the solution is running compacted logs.</w:t>
      </w:r>
    </w:p>
    <w:p w14:paraId="23D950B3" w14:textId="77777777" w:rsidR="00B575A4" w:rsidRDefault="00B575A4" w:rsidP="00EA4941">
      <w:pPr>
        <w:pStyle w:val="ListParagraph"/>
        <w:numPr>
          <w:ilvl w:val="0"/>
          <w:numId w:val="66"/>
        </w:numPr>
      </w:pPr>
      <w:r>
        <w:t>connection-protocol-details which provides a list of allowed-connection-protocols</w:t>
      </w:r>
      <w:r w:rsidR="00530358">
        <w:t xml:space="preserve"> and</w:t>
      </w:r>
      <w:r w:rsidR="00635C5D">
        <w:t xml:space="preserve"> </w:t>
      </w:r>
      <w:r w:rsidR="000623E4">
        <w:t>an encoding</w:t>
      </w:r>
      <w:r w:rsidR="00E466BE">
        <w:t xml:space="preserve">-format. </w:t>
      </w:r>
      <w:r w:rsidR="00635C5D">
        <w:t>Th</w:t>
      </w:r>
      <w:r w:rsidR="00E466BE">
        <w:t>ese are</w:t>
      </w:r>
      <w:r w:rsidR="00635C5D">
        <w:t xml:space="preserve"> formalized </w:t>
      </w:r>
      <w:r w:rsidR="001D5B6D">
        <w:t>enumeration</w:t>
      </w:r>
      <w:r w:rsidR="00E466BE">
        <w:t>s</w:t>
      </w:r>
      <w:r w:rsidR="001D5B6D">
        <w:t xml:space="preserve"> represented as </w:t>
      </w:r>
      <w:r w:rsidR="00E466BE">
        <w:t>identities</w:t>
      </w:r>
      <w:r w:rsidR="005561A5">
        <w:t xml:space="preserve"> as set out </w:t>
      </w:r>
      <w:r w:rsidR="001820E5">
        <w:t>below.</w:t>
      </w:r>
    </w:p>
    <w:p w14:paraId="62F99BE5" w14:textId="77777777" w:rsidR="00EA4941" w:rsidRDefault="00EA4941" w:rsidP="00EA4941">
      <w:pPr>
        <w:pStyle w:val="ListParagraph"/>
        <w:numPr>
          <w:ilvl w:val="0"/>
          <w:numId w:val="66"/>
        </w:numPr>
      </w:pPr>
      <w:r>
        <w:t>information-record-strategy. This structure is experimental and is not used at this stage.</w:t>
      </w:r>
    </w:p>
    <w:p w14:paraId="1CDE9B3A" w14:textId="77777777" w:rsidR="00B575A4" w:rsidRDefault="00546EAF" w:rsidP="00B575A4">
      <w:r>
        <w:t xml:space="preserve">For a compacted log, record-retention time should be “FOREVER”. </w:t>
      </w:r>
      <w:r w:rsidR="00B575A4">
        <w:t>For a non-compacted log, record-retention is a choice made by the provider depending upon system engineering. Clearly, the longer the retention</w:t>
      </w:r>
      <w:r w:rsidR="008C5712">
        <w:t xml:space="preserve"> for a non-compacted log</w:t>
      </w:r>
      <w:r w:rsidR="00B575A4">
        <w:t>, the larger the log.</w:t>
      </w:r>
    </w:p>
    <w:p w14:paraId="22F5BD4A" w14:textId="325D1284" w:rsidR="00714A68" w:rsidRDefault="006020E7" w:rsidP="00CB259A">
      <w:r>
        <w:t>The description in this document focusses on Compacted logs</w:t>
      </w:r>
      <w:r w:rsidR="00BB5405">
        <w:t xml:space="preserve"> (some other log strategies are also considered). </w:t>
      </w:r>
      <w:r w:rsidR="00854825">
        <w:t xml:space="preserve">Compacted logs are </w:t>
      </w:r>
      <w:r w:rsidR="00CA0AC3">
        <w:t xml:space="preserve">explained at various points in this document. </w:t>
      </w:r>
      <w:r w:rsidR="00010DA0">
        <w:t xml:space="preserve">The key is as </w:t>
      </w:r>
      <w:r w:rsidR="00CD6C6A">
        <w:t xml:space="preserve">noted </w:t>
      </w:r>
      <w:r w:rsidR="00010DA0">
        <w:t xml:space="preserve">in the </w:t>
      </w:r>
      <w:r w:rsidR="00375A28">
        <w:t>YANG</w:t>
      </w:r>
      <w:r w:rsidR="00010DA0">
        <w:t xml:space="preserve"> </w:t>
      </w:r>
      <w:r w:rsidR="00CD6C6A">
        <w:t xml:space="preserve">description </w:t>
      </w:r>
      <w:r w:rsidR="00010DA0">
        <w:t xml:space="preserve">below, </w:t>
      </w:r>
      <w:r w:rsidR="00CD6C6A">
        <w:t xml:space="preserve">which is </w:t>
      </w:r>
      <w:r w:rsidR="00946C09">
        <w:t>essentially</w:t>
      </w:r>
      <w:r w:rsidR="009A3F7F">
        <w:t xml:space="preserve"> that the log </w:t>
      </w:r>
      <w:r w:rsidR="00946C09">
        <w:t>holds</w:t>
      </w:r>
      <w:r w:rsidR="00651A1F">
        <w:t xml:space="preserve"> only the latest record about each </w:t>
      </w:r>
      <w:r w:rsidR="0092283B">
        <w:t>entity</w:t>
      </w:r>
      <w:r w:rsidR="00651A1F">
        <w:t xml:space="preserve">. </w:t>
      </w:r>
      <w:r w:rsidR="006F4A9A">
        <w:t xml:space="preserve">Once </w:t>
      </w:r>
      <w:r w:rsidR="00375A28">
        <w:t>an</w:t>
      </w:r>
      <w:r w:rsidR="00C96A19">
        <w:t xml:space="preserve"> entity</w:t>
      </w:r>
      <w:r w:rsidR="006F4A9A">
        <w:t xml:space="preserve"> is deleted a </w:t>
      </w:r>
      <w:r w:rsidR="00C77E3A">
        <w:t>TOMBSTONE</w:t>
      </w:r>
      <w:r w:rsidR="00C96A19">
        <w:t xml:space="preserve"> log record</w:t>
      </w:r>
      <w:r w:rsidR="000B34BF">
        <w:t xml:space="preserve"> (see </w:t>
      </w:r>
      <w:r w:rsidR="00B51B6E">
        <w:t xml:space="preserve">section </w:t>
      </w:r>
      <w:r w:rsidR="00B51B6E">
        <w:fldChar w:fldCharType="begin"/>
      </w:r>
      <w:r w:rsidR="00B51B6E">
        <w:instrText xml:space="preserve"> REF _Ref86661708 \r \h </w:instrText>
      </w:r>
      <w:r w:rsidR="00B51B6E">
        <w:fldChar w:fldCharType="separate"/>
      </w:r>
      <w:r w:rsidR="00B53275">
        <w:t>8.1.6</w:t>
      </w:r>
      <w:r w:rsidR="00B51B6E">
        <w:fldChar w:fldCharType="end"/>
      </w:r>
      <w:r w:rsidR="00B51B6E">
        <w:t xml:space="preserve"> </w:t>
      </w:r>
      <w:r w:rsidR="00B51B6E">
        <w:fldChar w:fldCharType="begin"/>
      </w:r>
      <w:r w:rsidR="00B51B6E">
        <w:instrText xml:space="preserve"> REF _Ref86661708 \h </w:instrText>
      </w:r>
      <w:r w:rsidR="00B51B6E">
        <w:fldChar w:fldCharType="separate"/>
      </w:r>
      <w:r w:rsidR="00B53275">
        <w:t>The TOMBSTONE</w:t>
      </w:r>
      <w:r w:rsidR="00B51B6E">
        <w:fldChar w:fldCharType="end"/>
      </w:r>
      <w:r w:rsidR="00B51B6E">
        <w:t xml:space="preserve"> on page </w:t>
      </w:r>
      <w:r w:rsidR="00B51B6E">
        <w:fldChar w:fldCharType="begin"/>
      </w:r>
      <w:r w:rsidR="00B51B6E">
        <w:instrText xml:space="preserve"> PAGEREF _Ref86661708 \h </w:instrText>
      </w:r>
      <w:r w:rsidR="00B51B6E">
        <w:fldChar w:fldCharType="separate"/>
      </w:r>
      <w:ins w:id="2974" w:author="Author">
        <w:r w:rsidR="00B53275">
          <w:rPr>
            <w:noProof/>
          </w:rPr>
          <w:t>126</w:t>
        </w:r>
        <w:del w:id="2975" w:author="Author">
          <w:r w:rsidR="006D1621" w:rsidDel="00B53275">
            <w:rPr>
              <w:noProof/>
            </w:rPr>
            <w:delText>126</w:delText>
          </w:r>
        </w:del>
      </w:ins>
      <w:del w:id="2976" w:author="Author">
        <w:r w:rsidR="00C1187B" w:rsidDel="00B53275">
          <w:rPr>
            <w:noProof/>
          </w:rPr>
          <w:delText>127</w:delText>
        </w:r>
      </w:del>
      <w:r w:rsidR="00B51B6E">
        <w:fldChar w:fldCharType="end"/>
      </w:r>
      <w:r w:rsidR="00B51B6E">
        <w:t>)</w:t>
      </w:r>
      <w:r w:rsidR="006F4A9A">
        <w:t xml:space="preserve"> for </w:t>
      </w:r>
      <w:r w:rsidR="00F77CF4">
        <w:t>the entity</w:t>
      </w:r>
      <w:r w:rsidR="006F4A9A">
        <w:t xml:space="preserve"> is appended to the log</w:t>
      </w:r>
      <w:r w:rsidR="00253449">
        <w:t xml:space="preserve"> (which then becomes the latest record for the thing)</w:t>
      </w:r>
      <w:r w:rsidR="00375A28" w:rsidRPr="00375A28">
        <w:rPr>
          <w:rStyle w:val="FootnoteReference"/>
        </w:rPr>
        <w:t xml:space="preserve"> </w:t>
      </w:r>
      <w:r w:rsidR="00375A28">
        <w:rPr>
          <w:rStyle w:val="FootnoteReference"/>
        </w:rPr>
        <w:footnoteReference w:id="26"/>
      </w:r>
      <w:r w:rsidR="006F4A9A">
        <w:t xml:space="preserve">. The </w:t>
      </w:r>
      <w:r w:rsidR="00C77E3A">
        <w:t>TOMBSTONE records</w:t>
      </w:r>
      <w:r w:rsidR="006F4A9A">
        <w:t xml:space="preserve"> are only held for a relatively short period</w:t>
      </w:r>
      <w:r w:rsidR="00211B7B">
        <w:rPr>
          <w:rStyle w:val="FootnoteReference"/>
        </w:rPr>
        <w:footnoteReference w:id="27"/>
      </w:r>
      <w:r w:rsidR="006F4A9A">
        <w:t xml:space="preserve"> of time</w:t>
      </w:r>
      <w:r w:rsidR="009A3F7F">
        <w:t xml:space="preserve"> (the tombstone-retention).</w:t>
      </w:r>
    </w:p>
    <w:p w14:paraId="486B82B8" w14:textId="77777777" w:rsidR="00071B6B" w:rsidRDefault="00055EA8" w:rsidP="00A56331">
      <w:r w:rsidRPr="00F32BDC">
        <w:rPr>
          <w:noProof/>
        </w:rPr>
        <w:lastRenderedPageBreak/>
        <mc:AlternateContent>
          <mc:Choice Requires="wps">
            <w:drawing>
              <wp:anchor distT="0" distB="0" distL="114300" distR="114300" simplePos="0" relativeHeight="251656192" behindDoc="0" locked="0" layoutInCell="1" allowOverlap="0" wp14:anchorId="2759B439" wp14:editId="3763B13F">
                <wp:simplePos x="0" y="0"/>
                <wp:positionH relativeFrom="margin">
                  <wp:posOffset>0</wp:posOffset>
                </wp:positionH>
                <wp:positionV relativeFrom="paragraph">
                  <wp:posOffset>299720</wp:posOffset>
                </wp:positionV>
                <wp:extent cx="6602095" cy="6875780"/>
                <wp:effectExtent l="0" t="0" r="27305" b="20320"/>
                <wp:wrapTopAndBottom/>
                <wp:docPr id="20"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6875780"/>
                        </a:xfrm>
                        <a:prstGeom prst="rect">
                          <a:avLst/>
                        </a:prstGeom>
                        <a:solidFill>
                          <a:schemeClr val="accent4">
                            <a:lumMod val="20000"/>
                            <a:lumOff val="80000"/>
                          </a:schemeClr>
                        </a:solidFill>
                        <a:ln>
                          <a:solidFill>
                            <a:schemeClr val="tx1"/>
                          </a:solidFill>
                        </a:ln>
                      </wps:spPr>
                      <wps:txbx>
                        <w:txbxContent>
                          <w:p w14:paraId="1F9B59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grouping compacted-log-details {</w:t>
                            </w:r>
                          </w:p>
                          <w:p w14:paraId="25CC881C"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tombstone-retention {</w:t>
                            </w:r>
                          </w:p>
                          <w:p w14:paraId="328E65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w:t>
                            </w:r>
                            <w:proofErr w:type="gramStart"/>
                            <w:r w:rsidRPr="00D9651C">
                              <w:rPr>
                                <w:rFonts w:asciiTheme="minorHAnsi" w:hAnsi="Arial"/>
                                <w:kern w:val="24"/>
                                <w:sz w:val="16"/>
                                <w:szCs w:val="16"/>
                              </w:rPr>
                              <w:t>string;</w:t>
                            </w:r>
                            <w:proofErr w:type="gramEnd"/>
                          </w:p>
                          <w:p w14:paraId="1BD7C1D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"FOREVER</w:t>
                            </w:r>
                            <w:proofErr w:type="gramStart"/>
                            <w:r w:rsidRPr="00D9651C">
                              <w:rPr>
                                <w:rFonts w:asciiTheme="minorHAnsi" w:hAnsi="Arial"/>
                                <w:kern w:val="24"/>
                                <w:sz w:val="16"/>
                                <w:szCs w:val="16"/>
                              </w:rPr>
                              <w:t>";</w:t>
                            </w:r>
                            <w:proofErr w:type="gramEnd"/>
                          </w:p>
                          <w:p w14:paraId="3F349B7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w:t>
                            </w:r>
                            <w:proofErr w:type="gramStart"/>
                            <w:r w:rsidRPr="00D9651C">
                              <w:rPr>
                                <w:rFonts w:asciiTheme="minorHAnsi" w:hAnsi="Arial"/>
                                <w:kern w:val="24"/>
                                <w:sz w:val="16"/>
                                <w:szCs w:val="16"/>
                              </w:rPr>
                              <w:t>false;</w:t>
                            </w:r>
                            <w:proofErr w:type="gramEnd"/>
                          </w:p>
                          <w:p w14:paraId="603C105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w:t>
                            </w:r>
                          </w:p>
                          <w:p w14:paraId="7B4B048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w:t>
                            </w:r>
                            <w:proofErr w:type="gramStart"/>
                            <w:r w:rsidRPr="00D9651C">
                              <w:rPr>
                                <w:rFonts w:asciiTheme="minorHAnsi" w:hAnsi="Arial"/>
                                <w:kern w:val="24"/>
                                <w:sz w:val="16"/>
                                <w:szCs w:val="16"/>
                              </w:rPr>
                              <w:t>time period</w:t>
                            </w:r>
                            <w:proofErr w:type="gramEnd"/>
                            <w:r w:rsidRPr="00D9651C">
                              <w:rPr>
                                <w:rFonts w:asciiTheme="minorHAnsi" w:hAnsi="Arial"/>
                                <w:kern w:val="24"/>
                                <w:sz w:val="16"/>
                                <w:szCs w:val="16"/>
                              </w:rPr>
                              <w:t xml:space="preserve"> for which a Tombstone record will be held in the log from when it was logged. </w:t>
                            </w:r>
                          </w:p>
                          <w:p w14:paraId="07FADB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after the </w:t>
                            </w:r>
                            <w:proofErr w:type="spellStart"/>
                            <w:r w:rsidRPr="00D9651C">
                              <w:rPr>
                                <w:rFonts w:asciiTheme="minorHAnsi" w:hAnsi="Arial"/>
                                <w:kern w:val="24"/>
                                <w:sz w:val="16"/>
                                <w:szCs w:val="16"/>
                              </w:rPr>
                              <w:t>tombstoneRetention</w:t>
                            </w:r>
                            <w:proofErr w:type="spellEnd"/>
                            <w:r w:rsidRPr="00D9651C">
                              <w:rPr>
                                <w:rFonts w:asciiTheme="minorHAnsi" w:hAnsi="Arial"/>
                                <w:kern w:val="24"/>
                                <w:sz w:val="16"/>
                                <w:szCs w:val="16"/>
                              </w:rPr>
                              <w:t xml:space="preserve"> period there will be no </w:t>
                            </w:r>
                            <w:r>
                              <w:rPr>
                                <w:rFonts w:asciiTheme="minorHAnsi" w:hAnsi="Arial"/>
                                <w:kern w:val="24"/>
                                <w:sz w:val="16"/>
                                <w:szCs w:val="16"/>
                              </w:rPr>
                              <w:br/>
                            </w:r>
                            <w:r w:rsidRPr="00D9651C">
                              <w:rPr>
                                <w:rFonts w:asciiTheme="minorHAnsi" w:hAnsi="Arial"/>
                                <w:kern w:val="24"/>
                                <w:sz w:val="16"/>
                                <w:szCs w:val="16"/>
                              </w:rPr>
                              <w:t xml:space="preserve">                records about a particular thing that existed but no longer exists.</w:t>
                            </w:r>
                          </w:p>
                          <w:p w14:paraId="3DD42E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Tombstone retention overrides </w:t>
                            </w:r>
                            <w:proofErr w:type="spellStart"/>
                            <w:r w:rsidRPr="00D9651C">
                              <w:rPr>
                                <w:rFonts w:asciiTheme="minorHAnsi" w:hAnsi="Arial"/>
                                <w:kern w:val="24"/>
                                <w:sz w:val="16"/>
                                <w:szCs w:val="16"/>
                              </w:rPr>
                              <w:t>recordRetention</w:t>
                            </w:r>
                            <w:proofErr w:type="spellEnd"/>
                            <w:r w:rsidRPr="00D9651C">
                              <w:rPr>
                                <w:rFonts w:asciiTheme="minorHAnsi" w:hAnsi="Arial"/>
                                <w:kern w:val="24"/>
                                <w:sz w:val="16"/>
                                <w:szCs w:val="16"/>
                              </w:rPr>
                              <w:t xml:space="preserve"> for Tombstones.</w:t>
                            </w:r>
                          </w:p>
                          <w:p w14:paraId="100B93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Key word 'FOREVER' means that Tombstone records will never be removed from the log.</w:t>
                            </w:r>
                          </w:p>
                          <w:p w14:paraId="27291D8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6F5ECDE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230E45E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9B814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compaction-delay {</w:t>
                            </w:r>
                          </w:p>
                          <w:p w14:paraId="69BC92DB"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w:t>
                            </w:r>
                            <w:proofErr w:type="gramStart"/>
                            <w:r w:rsidRPr="00D9651C">
                              <w:rPr>
                                <w:rFonts w:asciiTheme="minorHAnsi" w:hAnsi="Arial"/>
                                <w:kern w:val="24"/>
                                <w:sz w:val="16"/>
                                <w:szCs w:val="16"/>
                              </w:rPr>
                              <w:t>string;</w:t>
                            </w:r>
                            <w:proofErr w:type="gramEnd"/>
                          </w:p>
                          <w:p w14:paraId="025ACFC7"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"0</w:t>
                            </w:r>
                            <w:proofErr w:type="gramStart"/>
                            <w:r w:rsidRPr="00D9651C">
                              <w:rPr>
                                <w:rFonts w:asciiTheme="minorHAnsi" w:hAnsi="Arial"/>
                                <w:kern w:val="24"/>
                                <w:sz w:val="16"/>
                                <w:szCs w:val="16"/>
                              </w:rPr>
                              <w:t>";</w:t>
                            </w:r>
                            <w:proofErr w:type="gramEnd"/>
                          </w:p>
                          <w:p w14:paraId="70E1AE3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w:t>
                            </w:r>
                            <w:proofErr w:type="gramStart"/>
                            <w:r w:rsidRPr="00D9651C">
                              <w:rPr>
                                <w:rFonts w:asciiTheme="minorHAnsi" w:hAnsi="Arial"/>
                                <w:kern w:val="24"/>
                                <w:sz w:val="16"/>
                                <w:szCs w:val="16"/>
                              </w:rPr>
                              <w:t>false;</w:t>
                            </w:r>
                            <w:proofErr w:type="gramEnd"/>
                          </w:p>
                          <w:p w14:paraId="1CE4E1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 </w:t>
                            </w:r>
                          </w:p>
                          <w:p w14:paraId="13AAD4F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delay between logging the record and making the record available for compaction.</w:t>
                            </w:r>
                          </w:p>
                          <w:p w14:paraId="1BB90B28"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there may be several distinct records for the same thing </w:t>
                            </w:r>
                            <w:r>
                              <w:rPr>
                                <w:rFonts w:asciiTheme="minorHAnsi" w:hAnsi="Arial"/>
                                <w:kern w:val="24"/>
                                <w:sz w:val="16"/>
                                <w:szCs w:val="16"/>
                              </w:rPr>
                              <w:br/>
                            </w:r>
                            <w:r w:rsidRPr="00D9651C">
                              <w:rPr>
                                <w:rFonts w:asciiTheme="minorHAnsi" w:hAnsi="Arial"/>
                                <w:kern w:val="24"/>
                                <w:sz w:val="16"/>
                                <w:szCs w:val="16"/>
                              </w:rPr>
                              <w:t xml:space="preserve">                in the where those records are not older than the Compaction Delay.</w:t>
                            </w:r>
                          </w:p>
                          <w:p w14:paraId="24EDC7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511C03D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3ACB93F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2EF91E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max-allowed-segment-roll-delay {</w:t>
                            </w:r>
                          </w:p>
                          <w:p w14:paraId="261B0E3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w:t>
                            </w:r>
                            <w:proofErr w:type="gramStart"/>
                            <w:r w:rsidRPr="00D9651C">
                              <w:rPr>
                                <w:rFonts w:asciiTheme="minorHAnsi" w:hAnsi="Arial"/>
                                <w:kern w:val="24"/>
                                <w:sz w:val="16"/>
                                <w:szCs w:val="16"/>
                              </w:rPr>
                              <w:t>string;</w:t>
                            </w:r>
                            <w:proofErr w:type="gramEnd"/>
                          </w:p>
                          <w:p w14:paraId="76FE453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roofErr w:type="gramStart"/>
                            <w:r w:rsidRPr="00D9651C">
                              <w:rPr>
                                <w:rFonts w:asciiTheme="minorHAnsi" w:hAnsi="Arial"/>
                                <w:kern w:val="24"/>
                                <w:sz w:val="16"/>
                                <w:szCs w:val="16"/>
                              </w:rPr>
                              <w:t>";</w:t>
                            </w:r>
                            <w:proofErr w:type="gramEnd"/>
                          </w:p>
                          <w:p w14:paraId="13B2A0B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w:t>
                            </w:r>
                            <w:proofErr w:type="gramStart"/>
                            <w:r w:rsidRPr="00D9651C">
                              <w:rPr>
                                <w:rFonts w:asciiTheme="minorHAnsi" w:hAnsi="Arial"/>
                                <w:kern w:val="24"/>
                                <w:sz w:val="16"/>
                                <w:szCs w:val="16"/>
                              </w:rPr>
                              <w:t>false;</w:t>
                            </w:r>
                            <w:proofErr w:type="gramEnd"/>
                          </w:p>
                          <w:p w14:paraId="46CC031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time the log head segment can be allowed to be not made available for compaction.</w:t>
                            </w:r>
                          </w:p>
                          <w:p w14:paraId="1BA054B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Applicable where the log is segmented</w:t>
                            </w:r>
                            <w:r w:rsidR="005765D7">
                              <w:rPr>
                                <w:rFonts w:asciiTheme="minorHAnsi" w:hAnsi="Arial"/>
                                <w:kern w:val="24"/>
                                <w:sz w:val="16"/>
                                <w:szCs w:val="16"/>
                              </w:rPr>
                              <w:t>,</w:t>
                            </w:r>
                            <w:r w:rsidRPr="00D9651C">
                              <w:rPr>
                                <w:rFonts w:asciiTheme="minorHAnsi" w:hAnsi="Arial"/>
                                <w:kern w:val="24"/>
                                <w:sz w:val="16"/>
                                <w:szCs w:val="16"/>
                              </w:rPr>
                              <w:t xml:space="preserve"> and the head segment is not available for compaction.</w:t>
                            </w:r>
                          </w:p>
                          <w:p w14:paraId="70DDC60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setting influences the compaction behavior and may cause a delay before compaction that is much greater than the defined </w:t>
                            </w:r>
                            <w:r>
                              <w:rPr>
                                <w:rFonts w:asciiTheme="minorHAnsi" w:hAnsi="Arial"/>
                                <w:kern w:val="24"/>
                                <w:sz w:val="16"/>
                                <w:szCs w:val="16"/>
                              </w:rPr>
                              <w:br/>
                            </w:r>
                            <w:r w:rsidRPr="00D9651C">
                              <w:rPr>
                                <w:rFonts w:asciiTheme="minorHAnsi" w:hAnsi="Arial"/>
                                <w:kern w:val="24"/>
                                <w:sz w:val="16"/>
                                <w:szCs w:val="16"/>
                              </w:rPr>
                              <w:t xml:space="preserve">                compaction delay.</w:t>
                            </w:r>
                          </w:p>
                          <w:p w14:paraId="07027EB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Time in seconds.</w:t>
                            </w:r>
                          </w:p>
                          <w:p w14:paraId="05C4F91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'FOREVER'. </w:t>
                            </w:r>
                          </w:p>
                          <w:p w14:paraId="7094DEC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'NOT_APPLICABLE' (which indicates that compaction can act on the head segment).</w:t>
                            </w:r>
                          </w:p>
                          <w:p w14:paraId="1A33D9C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if log is segmented in such a way that the active head segment is not available for compaction.</w:t>
                            </w:r>
                            <w:proofErr w:type="gramStart"/>
                            <w:r w:rsidRPr="00D9651C">
                              <w:rPr>
                                <w:rFonts w:asciiTheme="minorHAnsi" w:hAnsi="Arial"/>
                                <w:kern w:val="24"/>
                                <w:sz w:val="16"/>
                                <w:szCs w:val="16"/>
                              </w:rPr>
                              <w:t>";</w:t>
                            </w:r>
                            <w:proofErr w:type="gramEnd"/>
                          </w:p>
                          <w:p w14:paraId="52358A0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6AFCB18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max-compaction-lag {</w:t>
                            </w:r>
                          </w:p>
                          <w:p w14:paraId="7B33DF2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w:t>
                            </w:r>
                            <w:proofErr w:type="gramStart"/>
                            <w:r w:rsidRPr="00D9651C">
                              <w:rPr>
                                <w:rFonts w:asciiTheme="minorHAnsi" w:hAnsi="Arial"/>
                                <w:kern w:val="24"/>
                                <w:sz w:val="16"/>
                                <w:szCs w:val="16"/>
                              </w:rPr>
                              <w:t>string;</w:t>
                            </w:r>
                            <w:proofErr w:type="gramEnd"/>
                          </w:p>
                          <w:p w14:paraId="1005149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roofErr w:type="gramStart"/>
                            <w:r w:rsidRPr="00D9651C">
                              <w:rPr>
                                <w:rFonts w:asciiTheme="minorHAnsi" w:hAnsi="Arial"/>
                                <w:kern w:val="24"/>
                                <w:sz w:val="16"/>
                                <w:szCs w:val="16"/>
                              </w:rPr>
                              <w:t>";</w:t>
                            </w:r>
                            <w:proofErr w:type="gramEnd"/>
                          </w:p>
                          <w:p w14:paraId="2DF4BA7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w:t>
                            </w:r>
                            <w:proofErr w:type="gramStart"/>
                            <w:r w:rsidRPr="00D9651C">
                              <w:rPr>
                                <w:rFonts w:asciiTheme="minorHAnsi" w:hAnsi="Arial"/>
                                <w:kern w:val="24"/>
                                <w:sz w:val="16"/>
                                <w:szCs w:val="16"/>
                              </w:rPr>
                              <w:t>false;</w:t>
                            </w:r>
                            <w:proofErr w:type="gramEnd"/>
                          </w:p>
                          <w:p w14:paraId="20A1D1C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delay, in seconds, beyond the defined compaction delay for compaction processing to take place.</w:t>
                            </w:r>
                          </w:p>
                          <w:p w14:paraId="7AFA814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May be 'NOT_APPLICABLE' if compaction is essentially immediate (i.e., there is negligible delay).</w:t>
                            </w:r>
                          </w:p>
                          <w:p w14:paraId="773DAE5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145753D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385D8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"Details relevant for a </w:t>
                            </w:r>
                            <w:proofErr w:type="spellStart"/>
                            <w:r w:rsidRPr="00D9651C">
                              <w:rPr>
                                <w:rFonts w:asciiTheme="minorHAnsi" w:hAnsi="Arial"/>
                                <w:kern w:val="24"/>
                                <w:sz w:val="16"/>
                                <w:szCs w:val="16"/>
                              </w:rPr>
                              <w:t>CompactedLog</w:t>
                            </w:r>
                            <w:proofErr w:type="spellEnd"/>
                            <w:r w:rsidRPr="00D9651C">
                              <w:rPr>
                                <w:rFonts w:asciiTheme="minorHAnsi" w:hAnsi="Arial"/>
                                <w:kern w:val="24"/>
                                <w:sz w:val="16"/>
                                <w:szCs w:val="16"/>
                              </w:rPr>
                              <w:t>.</w:t>
                            </w:r>
                          </w:p>
                          <w:p w14:paraId="0E682E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Compacted Log strategy is to remove historic records about a particular thing such that only the latest record about each </w:t>
                            </w:r>
                            <w:r>
                              <w:rPr>
                                <w:rFonts w:asciiTheme="minorHAnsi" w:hAnsi="Arial"/>
                                <w:kern w:val="24"/>
                                <w:sz w:val="16"/>
                                <w:szCs w:val="16"/>
                              </w:rPr>
                              <w:br/>
                              <w:t xml:space="preserve">            </w:t>
                            </w:r>
                            <w:r w:rsidRPr="00D9651C">
                              <w:rPr>
                                <w:rFonts w:asciiTheme="minorHAnsi" w:hAnsi="Arial"/>
                                <w:kern w:val="24"/>
                                <w:sz w:val="16"/>
                                <w:szCs w:val="16"/>
                              </w:rPr>
                              <w:t>thing exists in the log.</w:t>
                            </w:r>
                          </w:p>
                          <w:p w14:paraId="4DCBC7A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strategy is refined by the parameters of this structure.</w:t>
                            </w:r>
                            <w:proofErr w:type="gramStart"/>
                            <w:r w:rsidRPr="00D9651C">
                              <w:rPr>
                                <w:rFonts w:asciiTheme="minorHAnsi" w:hAnsi="Arial"/>
                                <w:kern w:val="24"/>
                                <w:sz w:val="16"/>
                                <w:szCs w:val="16"/>
                              </w:rPr>
                              <w:t>";</w:t>
                            </w:r>
                            <w:proofErr w:type="gramEnd"/>
                          </w:p>
                          <w:p w14:paraId="1DB80B05" w14:textId="77777777" w:rsidR="00055EA8" w:rsidRPr="00B94221"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759B439" id="_x0000_s1032" style="position:absolute;margin-left:0;margin-top:23.6pt;width:519.85pt;height:541.4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" o:allowoverlap="f" fillcolor="#f9ecd4 [663]" strokecolor="#141313 [3213]">
                <v:path arrowok="t"/>
                <o:lock v:ext="edit" grouping="t"/>
                <v:textbox>
                  <w:txbxContent>
                    <w:p w14:paraId="1F9B59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grouping compacted-log-details {</w:t>
                      </w:r>
                    </w:p>
                    <w:p w14:paraId="25CC881C"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tombstone-retention {</w:t>
                      </w:r>
                    </w:p>
                    <w:p w14:paraId="328E65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w:t>
                      </w:r>
                      <w:proofErr w:type="gramStart"/>
                      <w:r w:rsidRPr="00D9651C">
                        <w:rPr>
                          <w:rFonts w:asciiTheme="minorHAnsi" w:hAnsi="Arial"/>
                          <w:kern w:val="24"/>
                          <w:sz w:val="16"/>
                          <w:szCs w:val="16"/>
                        </w:rPr>
                        <w:t>string;</w:t>
                      </w:r>
                      <w:proofErr w:type="gramEnd"/>
                    </w:p>
                    <w:p w14:paraId="1BD7C1D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"FOREVER</w:t>
                      </w:r>
                      <w:proofErr w:type="gramStart"/>
                      <w:r w:rsidRPr="00D9651C">
                        <w:rPr>
                          <w:rFonts w:asciiTheme="minorHAnsi" w:hAnsi="Arial"/>
                          <w:kern w:val="24"/>
                          <w:sz w:val="16"/>
                          <w:szCs w:val="16"/>
                        </w:rPr>
                        <w:t>";</w:t>
                      </w:r>
                      <w:proofErr w:type="gramEnd"/>
                    </w:p>
                    <w:p w14:paraId="3F349B7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w:t>
                      </w:r>
                      <w:proofErr w:type="gramStart"/>
                      <w:r w:rsidRPr="00D9651C">
                        <w:rPr>
                          <w:rFonts w:asciiTheme="minorHAnsi" w:hAnsi="Arial"/>
                          <w:kern w:val="24"/>
                          <w:sz w:val="16"/>
                          <w:szCs w:val="16"/>
                        </w:rPr>
                        <w:t>false;</w:t>
                      </w:r>
                      <w:proofErr w:type="gramEnd"/>
                    </w:p>
                    <w:p w14:paraId="603C105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w:t>
                      </w:r>
                    </w:p>
                    <w:p w14:paraId="7B4B048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w:t>
                      </w:r>
                      <w:proofErr w:type="gramStart"/>
                      <w:r w:rsidRPr="00D9651C">
                        <w:rPr>
                          <w:rFonts w:asciiTheme="minorHAnsi" w:hAnsi="Arial"/>
                          <w:kern w:val="24"/>
                          <w:sz w:val="16"/>
                          <w:szCs w:val="16"/>
                        </w:rPr>
                        <w:t>time period</w:t>
                      </w:r>
                      <w:proofErr w:type="gramEnd"/>
                      <w:r w:rsidRPr="00D9651C">
                        <w:rPr>
                          <w:rFonts w:asciiTheme="minorHAnsi" w:hAnsi="Arial"/>
                          <w:kern w:val="24"/>
                          <w:sz w:val="16"/>
                          <w:szCs w:val="16"/>
                        </w:rPr>
                        <w:t xml:space="preserve"> for which a Tombstone record will be held in the log from when it was logged. </w:t>
                      </w:r>
                    </w:p>
                    <w:p w14:paraId="07FADB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after the </w:t>
                      </w:r>
                      <w:proofErr w:type="spellStart"/>
                      <w:r w:rsidRPr="00D9651C">
                        <w:rPr>
                          <w:rFonts w:asciiTheme="minorHAnsi" w:hAnsi="Arial"/>
                          <w:kern w:val="24"/>
                          <w:sz w:val="16"/>
                          <w:szCs w:val="16"/>
                        </w:rPr>
                        <w:t>tombstoneRetention</w:t>
                      </w:r>
                      <w:proofErr w:type="spellEnd"/>
                      <w:r w:rsidRPr="00D9651C">
                        <w:rPr>
                          <w:rFonts w:asciiTheme="minorHAnsi" w:hAnsi="Arial"/>
                          <w:kern w:val="24"/>
                          <w:sz w:val="16"/>
                          <w:szCs w:val="16"/>
                        </w:rPr>
                        <w:t xml:space="preserve"> period there will be no </w:t>
                      </w:r>
                      <w:r>
                        <w:rPr>
                          <w:rFonts w:asciiTheme="minorHAnsi" w:hAnsi="Arial"/>
                          <w:kern w:val="24"/>
                          <w:sz w:val="16"/>
                          <w:szCs w:val="16"/>
                        </w:rPr>
                        <w:br/>
                      </w:r>
                      <w:r w:rsidRPr="00D9651C">
                        <w:rPr>
                          <w:rFonts w:asciiTheme="minorHAnsi" w:hAnsi="Arial"/>
                          <w:kern w:val="24"/>
                          <w:sz w:val="16"/>
                          <w:szCs w:val="16"/>
                        </w:rPr>
                        <w:t xml:space="preserve">                records about a particular thing that existed but no longer exists.</w:t>
                      </w:r>
                    </w:p>
                    <w:p w14:paraId="3DD42E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Tombstone retention overrides </w:t>
                      </w:r>
                      <w:proofErr w:type="spellStart"/>
                      <w:r w:rsidRPr="00D9651C">
                        <w:rPr>
                          <w:rFonts w:asciiTheme="minorHAnsi" w:hAnsi="Arial"/>
                          <w:kern w:val="24"/>
                          <w:sz w:val="16"/>
                          <w:szCs w:val="16"/>
                        </w:rPr>
                        <w:t>recordRetention</w:t>
                      </w:r>
                      <w:proofErr w:type="spellEnd"/>
                      <w:r w:rsidRPr="00D9651C">
                        <w:rPr>
                          <w:rFonts w:asciiTheme="minorHAnsi" w:hAnsi="Arial"/>
                          <w:kern w:val="24"/>
                          <w:sz w:val="16"/>
                          <w:szCs w:val="16"/>
                        </w:rPr>
                        <w:t xml:space="preserve"> for Tombstones.</w:t>
                      </w:r>
                    </w:p>
                    <w:p w14:paraId="100B93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Key word 'FOREVER' means that Tombstone records will never be removed from the log.</w:t>
                      </w:r>
                    </w:p>
                    <w:p w14:paraId="27291D8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6F5ECDE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230E45E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9B814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compaction-delay {</w:t>
                      </w:r>
                    </w:p>
                    <w:p w14:paraId="69BC92DB"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w:t>
                      </w:r>
                      <w:proofErr w:type="gramStart"/>
                      <w:r w:rsidRPr="00D9651C">
                        <w:rPr>
                          <w:rFonts w:asciiTheme="minorHAnsi" w:hAnsi="Arial"/>
                          <w:kern w:val="24"/>
                          <w:sz w:val="16"/>
                          <w:szCs w:val="16"/>
                        </w:rPr>
                        <w:t>string;</w:t>
                      </w:r>
                      <w:proofErr w:type="gramEnd"/>
                    </w:p>
                    <w:p w14:paraId="025ACFC7"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"0</w:t>
                      </w:r>
                      <w:proofErr w:type="gramStart"/>
                      <w:r w:rsidRPr="00D9651C">
                        <w:rPr>
                          <w:rFonts w:asciiTheme="minorHAnsi" w:hAnsi="Arial"/>
                          <w:kern w:val="24"/>
                          <w:sz w:val="16"/>
                          <w:szCs w:val="16"/>
                        </w:rPr>
                        <w:t>";</w:t>
                      </w:r>
                      <w:proofErr w:type="gramEnd"/>
                    </w:p>
                    <w:p w14:paraId="70E1AE3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w:t>
                      </w:r>
                      <w:proofErr w:type="gramStart"/>
                      <w:r w:rsidRPr="00D9651C">
                        <w:rPr>
                          <w:rFonts w:asciiTheme="minorHAnsi" w:hAnsi="Arial"/>
                          <w:kern w:val="24"/>
                          <w:sz w:val="16"/>
                          <w:szCs w:val="16"/>
                        </w:rPr>
                        <w:t>false;</w:t>
                      </w:r>
                      <w:proofErr w:type="gramEnd"/>
                    </w:p>
                    <w:p w14:paraId="1CE4E1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 </w:t>
                      </w:r>
                    </w:p>
                    <w:p w14:paraId="13AAD4F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delay between logging the record and making the record available for compaction.</w:t>
                      </w:r>
                    </w:p>
                    <w:p w14:paraId="1BB90B28"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there may be several distinct records for the same thing </w:t>
                      </w:r>
                      <w:r>
                        <w:rPr>
                          <w:rFonts w:asciiTheme="minorHAnsi" w:hAnsi="Arial"/>
                          <w:kern w:val="24"/>
                          <w:sz w:val="16"/>
                          <w:szCs w:val="16"/>
                        </w:rPr>
                        <w:br/>
                      </w:r>
                      <w:r w:rsidRPr="00D9651C">
                        <w:rPr>
                          <w:rFonts w:asciiTheme="minorHAnsi" w:hAnsi="Arial"/>
                          <w:kern w:val="24"/>
                          <w:sz w:val="16"/>
                          <w:szCs w:val="16"/>
                        </w:rPr>
                        <w:t xml:space="preserve">                in the where those records are not older than the Compaction Delay.</w:t>
                      </w:r>
                    </w:p>
                    <w:p w14:paraId="24EDC7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511C03D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3ACB93F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2EF91E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max-allowed-segment-roll-delay {</w:t>
                      </w:r>
                    </w:p>
                    <w:p w14:paraId="261B0E3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w:t>
                      </w:r>
                      <w:proofErr w:type="gramStart"/>
                      <w:r w:rsidRPr="00D9651C">
                        <w:rPr>
                          <w:rFonts w:asciiTheme="minorHAnsi" w:hAnsi="Arial"/>
                          <w:kern w:val="24"/>
                          <w:sz w:val="16"/>
                          <w:szCs w:val="16"/>
                        </w:rPr>
                        <w:t>string;</w:t>
                      </w:r>
                      <w:proofErr w:type="gramEnd"/>
                    </w:p>
                    <w:p w14:paraId="76FE453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roofErr w:type="gramStart"/>
                      <w:r w:rsidRPr="00D9651C">
                        <w:rPr>
                          <w:rFonts w:asciiTheme="minorHAnsi" w:hAnsi="Arial"/>
                          <w:kern w:val="24"/>
                          <w:sz w:val="16"/>
                          <w:szCs w:val="16"/>
                        </w:rPr>
                        <w:t>";</w:t>
                      </w:r>
                      <w:proofErr w:type="gramEnd"/>
                    </w:p>
                    <w:p w14:paraId="13B2A0B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w:t>
                      </w:r>
                      <w:proofErr w:type="gramStart"/>
                      <w:r w:rsidRPr="00D9651C">
                        <w:rPr>
                          <w:rFonts w:asciiTheme="minorHAnsi" w:hAnsi="Arial"/>
                          <w:kern w:val="24"/>
                          <w:sz w:val="16"/>
                          <w:szCs w:val="16"/>
                        </w:rPr>
                        <w:t>false;</w:t>
                      </w:r>
                      <w:proofErr w:type="gramEnd"/>
                    </w:p>
                    <w:p w14:paraId="46CC031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time the log head segment can be allowed to be not made available for compaction.</w:t>
                      </w:r>
                    </w:p>
                    <w:p w14:paraId="1BA054B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Applicable where the log is segmented</w:t>
                      </w:r>
                      <w:r w:rsidR="005765D7">
                        <w:rPr>
                          <w:rFonts w:asciiTheme="minorHAnsi" w:hAnsi="Arial"/>
                          <w:kern w:val="24"/>
                          <w:sz w:val="16"/>
                          <w:szCs w:val="16"/>
                        </w:rPr>
                        <w:t>,</w:t>
                      </w:r>
                      <w:r w:rsidRPr="00D9651C">
                        <w:rPr>
                          <w:rFonts w:asciiTheme="minorHAnsi" w:hAnsi="Arial"/>
                          <w:kern w:val="24"/>
                          <w:sz w:val="16"/>
                          <w:szCs w:val="16"/>
                        </w:rPr>
                        <w:t xml:space="preserve"> and the head segment is not available for compaction.</w:t>
                      </w:r>
                    </w:p>
                    <w:p w14:paraId="70DDC60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setting influences the compaction behavior and may cause a delay before compaction that is much greater than the defined </w:t>
                      </w:r>
                      <w:r>
                        <w:rPr>
                          <w:rFonts w:asciiTheme="minorHAnsi" w:hAnsi="Arial"/>
                          <w:kern w:val="24"/>
                          <w:sz w:val="16"/>
                          <w:szCs w:val="16"/>
                        </w:rPr>
                        <w:br/>
                      </w:r>
                      <w:r w:rsidRPr="00D9651C">
                        <w:rPr>
                          <w:rFonts w:asciiTheme="minorHAnsi" w:hAnsi="Arial"/>
                          <w:kern w:val="24"/>
                          <w:sz w:val="16"/>
                          <w:szCs w:val="16"/>
                        </w:rPr>
                        <w:t xml:space="preserve">                compaction delay.</w:t>
                      </w:r>
                    </w:p>
                    <w:p w14:paraId="07027EB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Time in seconds.</w:t>
                      </w:r>
                    </w:p>
                    <w:p w14:paraId="05C4F91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'FOREVER'. </w:t>
                      </w:r>
                    </w:p>
                    <w:p w14:paraId="7094DEC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'NOT_APPLICABLE' (which indicates that compaction can act on the head segment).</w:t>
                      </w:r>
                    </w:p>
                    <w:p w14:paraId="1A33D9C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if log is segmented in such a way that the active head segment is not available for compaction.</w:t>
                      </w:r>
                      <w:proofErr w:type="gramStart"/>
                      <w:r w:rsidRPr="00D9651C">
                        <w:rPr>
                          <w:rFonts w:asciiTheme="minorHAnsi" w:hAnsi="Arial"/>
                          <w:kern w:val="24"/>
                          <w:sz w:val="16"/>
                          <w:szCs w:val="16"/>
                        </w:rPr>
                        <w:t>";</w:t>
                      </w:r>
                      <w:proofErr w:type="gramEnd"/>
                    </w:p>
                    <w:p w14:paraId="52358A0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6AFCB18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max-compaction-lag {</w:t>
                      </w:r>
                    </w:p>
                    <w:p w14:paraId="7B33DF2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w:t>
                      </w:r>
                      <w:proofErr w:type="gramStart"/>
                      <w:r w:rsidRPr="00D9651C">
                        <w:rPr>
                          <w:rFonts w:asciiTheme="minorHAnsi" w:hAnsi="Arial"/>
                          <w:kern w:val="24"/>
                          <w:sz w:val="16"/>
                          <w:szCs w:val="16"/>
                        </w:rPr>
                        <w:t>string;</w:t>
                      </w:r>
                      <w:proofErr w:type="gramEnd"/>
                    </w:p>
                    <w:p w14:paraId="1005149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roofErr w:type="gramStart"/>
                      <w:r w:rsidRPr="00D9651C">
                        <w:rPr>
                          <w:rFonts w:asciiTheme="minorHAnsi" w:hAnsi="Arial"/>
                          <w:kern w:val="24"/>
                          <w:sz w:val="16"/>
                          <w:szCs w:val="16"/>
                        </w:rPr>
                        <w:t>";</w:t>
                      </w:r>
                      <w:proofErr w:type="gramEnd"/>
                    </w:p>
                    <w:p w14:paraId="2DF4BA7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w:t>
                      </w:r>
                      <w:proofErr w:type="gramStart"/>
                      <w:r w:rsidRPr="00D9651C">
                        <w:rPr>
                          <w:rFonts w:asciiTheme="minorHAnsi" w:hAnsi="Arial"/>
                          <w:kern w:val="24"/>
                          <w:sz w:val="16"/>
                          <w:szCs w:val="16"/>
                        </w:rPr>
                        <w:t>false;</w:t>
                      </w:r>
                      <w:proofErr w:type="gramEnd"/>
                    </w:p>
                    <w:p w14:paraId="20A1D1C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delay, in seconds, beyond the defined compaction delay for compaction processing to take place.</w:t>
                      </w:r>
                    </w:p>
                    <w:p w14:paraId="7AFA814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May be 'NOT_APPLICABLE' if compaction is essentially immediate (i.e., there is negligible delay).</w:t>
                      </w:r>
                    </w:p>
                    <w:p w14:paraId="773DAE5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145753D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385D8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"Details relevant for a </w:t>
                      </w:r>
                      <w:proofErr w:type="spellStart"/>
                      <w:r w:rsidRPr="00D9651C">
                        <w:rPr>
                          <w:rFonts w:asciiTheme="minorHAnsi" w:hAnsi="Arial"/>
                          <w:kern w:val="24"/>
                          <w:sz w:val="16"/>
                          <w:szCs w:val="16"/>
                        </w:rPr>
                        <w:t>CompactedLog</w:t>
                      </w:r>
                      <w:proofErr w:type="spellEnd"/>
                      <w:r w:rsidRPr="00D9651C">
                        <w:rPr>
                          <w:rFonts w:asciiTheme="minorHAnsi" w:hAnsi="Arial"/>
                          <w:kern w:val="24"/>
                          <w:sz w:val="16"/>
                          <w:szCs w:val="16"/>
                        </w:rPr>
                        <w:t>.</w:t>
                      </w:r>
                    </w:p>
                    <w:p w14:paraId="0E682E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Compacted Log strategy is to remove historic records about a particular thing such that only the latest record about each </w:t>
                      </w:r>
                      <w:r>
                        <w:rPr>
                          <w:rFonts w:asciiTheme="minorHAnsi" w:hAnsi="Arial"/>
                          <w:kern w:val="24"/>
                          <w:sz w:val="16"/>
                          <w:szCs w:val="16"/>
                        </w:rPr>
                        <w:br/>
                        <w:t xml:space="preserve">            </w:t>
                      </w:r>
                      <w:r w:rsidRPr="00D9651C">
                        <w:rPr>
                          <w:rFonts w:asciiTheme="minorHAnsi" w:hAnsi="Arial"/>
                          <w:kern w:val="24"/>
                          <w:sz w:val="16"/>
                          <w:szCs w:val="16"/>
                        </w:rPr>
                        <w:t>thing exists in the log.</w:t>
                      </w:r>
                    </w:p>
                    <w:p w14:paraId="4DCBC7A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strategy is refined by the parameters of this structure.</w:t>
                      </w:r>
                      <w:proofErr w:type="gramStart"/>
                      <w:r w:rsidRPr="00D9651C">
                        <w:rPr>
                          <w:rFonts w:asciiTheme="minorHAnsi" w:hAnsi="Arial"/>
                          <w:kern w:val="24"/>
                          <w:sz w:val="16"/>
                          <w:szCs w:val="16"/>
                        </w:rPr>
                        <w:t>";</w:t>
                      </w:r>
                      <w:proofErr w:type="gramEnd"/>
                    </w:p>
                    <w:p w14:paraId="1DB80B05" w14:textId="77777777" w:rsidR="00055EA8" w:rsidRPr="00B94221"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txbxContent>
                </v:textbox>
                <w10:wrap type="topAndBottom" anchorx="margin"/>
              </v:rect>
            </w:pict>
          </mc:Fallback>
        </mc:AlternateContent>
      </w:r>
    </w:p>
    <w:p w14:paraId="5F82A795" w14:textId="2664A014" w:rsidR="00071B6B" w:rsidRDefault="00071B6B" w:rsidP="003873FC">
      <w:pPr>
        <w:pStyle w:val="FigureCaption"/>
      </w:pPr>
      <w:bookmarkStart w:id="2977" w:name="_Toc192620381"/>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7</w:t>
      </w:r>
      <w:r>
        <w:rPr>
          <w:noProof/>
        </w:rPr>
        <w:fldChar w:fldCharType="end"/>
      </w:r>
      <w:r w:rsidRPr="00CA3534">
        <w:t xml:space="preserve"> </w:t>
      </w:r>
      <w:r>
        <w:t xml:space="preserve"> </w:t>
      </w:r>
      <w:r w:rsidR="00375A28">
        <w:t>YANG</w:t>
      </w:r>
      <w:r>
        <w:t xml:space="preserve">: </w:t>
      </w:r>
      <w:r w:rsidR="009A4633">
        <w:t>compacted-log-details</w:t>
      </w:r>
      <w:bookmarkEnd w:id="2977"/>
    </w:p>
    <w:p w14:paraId="3263D7B2" w14:textId="77777777" w:rsidR="0099131B" w:rsidRDefault="00755229" w:rsidP="0099131B">
      <w:pPr>
        <w:spacing w:before="100" w:beforeAutospacing="1" w:after="100" w:afterAutospacing="1"/>
        <w:rPr>
          <w:rFonts w:eastAsia="Times New Roman"/>
        </w:rPr>
      </w:pPr>
      <w:r>
        <w:rPr>
          <w:rFonts w:eastAsia="Times New Roman"/>
        </w:rPr>
        <w:t>For this structure</w:t>
      </w:r>
      <w:r w:rsidR="00987CB6">
        <w:rPr>
          <w:rFonts w:eastAsia="Times New Roman"/>
        </w:rPr>
        <w:t>,</w:t>
      </w:r>
      <w:r>
        <w:rPr>
          <w:rFonts w:eastAsia="Times New Roman"/>
        </w:rPr>
        <w:t xml:space="preserve"> a solution shall provide the following support</w:t>
      </w:r>
      <w:r w:rsidR="0099131B">
        <w:rPr>
          <w:rFonts w:eastAsia="Times New Roman"/>
        </w:rPr>
        <w:t>:</w:t>
      </w:r>
    </w:p>
    <w:p w14:paraId="3B5695F7" w14:textId="77777777" w:rsidR="003A37A6" w:rsidRDefault="00983702" w:rsidP="003A37A6">
      <w:pPr>
        <w:numPr>
          <w:ilvl w:val="0"/>
          <w:numId w:val="10"/>
        </w:numPr>
        <w:spacing w:before="100" w:beforeAutospacing="1" w:after="100" w:afterAutospacing="1"/>
        <w:rPr>
          <w:rFonts w:eastAsia="Times New Roman"/>
        </w:rPr>
      </w:pPr>
      <w:r>
        <w:rPr>
          <w:rFonts w:eastAsia="Times New Roman"/>
        </w:rPr>
        <w:t>Conditional (as per description above)</w:t>
      </w:r>
      <w:r w:rsidR="003A37A6" w:rsidRPr="008B3C46">
        <w:rPr>
          <w:rFonts w:eastAsia="Times New Roman"/>
        </w:rPr>
        <w:t>:</w:t>
      </w:r>
    </w:p>
    <w:p w14:paraId="03C3F775" w14:textId="77777777" w:rsidR="003A37A6" w:rsidRDefault="0099131B" w:rsidP="003A37A6">
      <w:pPr>
        <w:numPr>
          <w:ilvl w:val="1"/>
          <w:numId w:val="10"/>
        </w:numPr>
        <w:spacing w:before="100" w:beforeAutospacing="1" w:after="100" w:afterAutospacing="1"/>
        <w:rPr>
          <w:rFonts w:eastAsia="Times New Roman"/>
        </w:rPr>
      </w:pPr>
      <w:r>
        <w:rPr>
          <w:rFonts w:eastAsia="Times New Roman"/>
        </w:rPr>
        <w:t>tombstone-retention</w:t>
      </w:r>
    </w:p>
    <w:p w14:paraId="0FF8E500" w14:textId="77777777" w:rsidR="0099131B" w:rsidRDefault="0099131B" w:rsidP="003A37A6">
      <w:pPr>
        <w:numPr>
          <w:ilvl w:val="1"/>
          <w:numId w:val="10"/>
        </w:numPr>
        <w:spacing w:before="100" w:beforeAutospacing="1" w:after="100" w:afterAutospacing="1"/>
        <w:rPr>
          <w:rFonts w:eastAsia="Times New Roman"/>
        </w:rPr>
      </w:pPr>
      <w:r>
        <w:rPr>
          <w:rFonts w:eastAsia="Times New Roman"/>
        </w:rPr>
        <w:t>compaction-delay</w:t>
      </w:r>
    </w:p>
    <w:p w14:paraId="5A75EBE4" w14:textId="77777777" w:rsidR="00983702" w:rsidRDefault="00983702" w:rsidP="003A37A6">
      <w:pPr>
        <w:numPr>
          <w:ilvl w:val="1"/>
          <w:numId w:val="10"/>
        </w:numPr>
        <w:spacing w:before="100" w:beforeAutospacing="1" w:after="100" w:afterAutospacing="1"/>
        <w:rPr>
          <w:rFonts w:eastAsia="Times New Roman"/>
        </w:rPr>
      </w:pPr>
      <w:r w:rsidRPr="00983702">
        <w:rPr>
          <w:rFonts w:eastAsia="Times New Roman"/>
        </w:rPr>
        <w:t>max-allowed-segment-roll-delay</w:t>
      </w:r>
    </w:p>
    <w:p w14:paraId="78E78130" w14:textId="77777777" w:rsidR="00983702" w:rsidRPr="008B3C46" w:rsidRDefault="00983702" w:rsidP="003A37A6">
      <w:pPr>
        <w:numPr>
          <w:ilvl w:val="1"/>
          <w:numId w:val="10"/>
        </w:numPr>
        <w:spacing w:before="100" w:beforeAutospacing="1" w:after="100" w:afterAutospacing="1"/>
        <w:rPr>
          <w:rFonts w:eastAsia="Times New Roman"/>
        </w:rPr>
      </w:pPr>
      <w:r w:rsidRPr="00983702">
        <w:rPr>
          <w:rFonts w:eastAsia="Times New Roman"/>
        </w:rPr>
        <w:t>max-compaction-lag</w:t>
      </w:r>
    </w:p>
    <w:p w14:paraId="6453F5D6" w14:textId="595E7282" w:rsidR="00D57EAC" w:rsidRDefault="00D57EAC" w:rsidP="00A427EF">
      <w:r>
        <w:lastRenderedPageBreak/>
        <w:t xml:space="preserve">For the compacted log, the supported-stream-type information is augmented with compacted-log-details that includes </w:t>
      </w:r>
      <w:r w:rsidR="00E1191A">
        <w:t xml:space="preserve">properties related to compacted log behavior such as </w:t>
      </w:r>
      <w:r>
        <w:t>tombstone-retention</w:t>
      </w:r>
      <w:r w:rsidR="00230021">
        <w:rPr>
          <w:rStyle w:val="FootnoteReference"/>
        </w:rPr>
        <w:footnoteReference w:id="28"/>
      </w:r>
      <w:r w:rsidR="00C84DD0">
        <w:t xml:space="preserve"> (</w:t>
      </w:r>
      <w:r w:rsidR="0002322B">
        <w:t>essentially ret</w:t>
      </w:r>
      <w:r w:rsidR="006739F5">
        <w:t xml:space="preserve">ention of records about </w:t>
      </w:r>
      <w:r w:rsidR="00C84DD0">
        <w:t>delete</w:t>
      </w:r>
      <w:r w:rsidR="000D61B5">
        <w:t>d</w:t>
      </w:r>
      <w:r w:rsidR="00C84DD0">
        <w:t xml:space="preserve"> </w:t>
      </w:r>
      <w:r w:rsidR="006739F5">
        <w:t>events</w:t>
      </w:r>
      <w:r w:rsidR="00344DB5">
        <w:t xml:space="preserve"> – see </w:t>
      </w:r>
      <w:r w:rsidR="00344DB5">
        <w:fldChar w:fldCharType="begin"/>
      </w:r>
      <w:r w:rsidR="00344DB5">
        <w:instrText xml:space="preserve"> REF _Ref49253815 \r \h </w:instrText>
      </w:r>
      <w:r w:rsidR="00344DB5">
        <w:fldChar w:fldCharType="separate"/>
      </w:r>
      <w:r w:rsidR="00B53275">
        <w:t>3.8.1</w:t>
      </w:r>
      <w:r w:rsidR="00344DB5">
        <w:fldChar w:fldCharType="end"/>
      </w:r>
      <w:r w:rsidR="00344DB5">
        <w:t xml:space="preserve"> </w:t>
      </w:r>
      <w:r w:rsidR="00344DB5">
        <w:fldChar w:fldCharType="begin"/>
      </w:r>
      <w:r w:rsidR="00344DB5">
        <w:instrText xml:space="preserve"> REF _Ref49253815 \h </w:instrText>
      </w:r>
      <w:r w:rsidR="00344DB5">
        <w:fldChar w:fldCharType="separate"/>
      </w:r>
      <w:r w:rsidR="00B53275">
        <w:t>Log storage strategy</w:t>
      </w:r>
      <w:r w:rsidR="00344DB5">
        <w:fldChar w:fldCharType="end"/>
      </w:r>
      <w:r w:rsidR="00344DB5">
        <w:t xml:space="preserve"> on page</w:t>
      </w:r>
      <w:r w:rsidR="000B4F49">
        <w:t xml:space="preserve"> </w:t>
      </w:r>
      <w:r w:rsidR="00344DB5">
        <w:fldChar w:fldCharType="begin"/>
      </w:r>
      <w:r w:rsidR="00344DB5">
        <w:instrText xml:space="preserve"> PAGEREF _Ref49253815 \h </w:instrText>
      </w:r>
      <w:r w:rsidR="00344DB5">
        <w:fldChar w:fldCharType="separate"/>
      </w:r>
      <w:r w:rsidR="00B53275">
        <w:rPr>
          <w:noProof/>
        </w:rPr>
        <w:t>27</w:t>
      </w:r>
      <w:r w:rsidR="00344DB5">
        <w:fldChar w:fldCharType="end"/>
      </w:r>
      <w:r w:rsidR="00C84DD0">
        <w:t>)</w:t>
      </w:r>
      <w:r>
        <w:t xml:space="preserve"> and compaction-delay settings. </w:t>
      </w:r>
      <w:r w:rsidR="0027286F">
        <w:t xml:space="preserve">All properties are set by </w:t>
      </w:r>
      <w:r>
        <w:t>the provider depending upon system engineering.</w:t>
      </w:r>
      <w:r w:rsidR="0027286F">
        <w:t xml:space="preserve"> The properties provide the client with information on </w:t>
      </w:r>
      <w:r w:rsidR="00844011">
        <w:t xml:space="preserve">log behavior so that it can assess whether it is </w:t>
      </w:r>
      <w:r w:rsidR="00CD48C5">
        <w:t>in the compaction zone etc.</w:t>
      </w:r>
    </w:p>
    <w:p w14:paraId="040B0610" w14:textId="77777777" w:rsidR="00AD0C15" w:rsidRDefault="00005A60" w:rsidP="00A56331">
      <w:r w:rsidRPr="00F32BDC">
        <w:rPr>
          <w:noProof/>
        </w:rPr>
        <mc:AlternateContent>
          <mc:Choice Requires="wps">
            <w:drawing>
              <wp:anchor distT="0" distB="0" distL="114300" distR="114300" simplePos="0" relativeHeight="251652096" behindDoc="0" locked="0" layoutInCell="1" allowOverlap="1" wp14:anchorId="06937CC1" wp14:editId="6325BACC">
                <wp:simplePos x="0" y="0"/>
                <wp:positionH relativeFrom="margin">
                  <wp:align>left</wp:align>
                </wp:positionH>
                <wp:positionV relativeFrom="paragraph">
                  <wp:posOffset>301625</wp:posOffset>
                </wp:positionV>
                <wp:extent cx="6602095" cy="2581275"/>
                <wp:effectExtent l="0" t="0" r="27305" b="28575"/>
                <wp:wrapTopAndBottom/>
                <wp:docPr id="18"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2581275"/>
                        </a:xfrm>
                        <a:prstGeom prst="rect">
                          <a:avLst/>
                        </a:prstGeom>
                        <a:solidFill>
                          <a:schemeClr val="accent4">
                            <a:lumMod val="20000"/>
                            <a:lumOff val="80000"/>
                          </a:schemeClr>
                        </a:solidFill>
                        <a:ln>
                          <a:solidFill>
                            <a:schemeClr val="tx1"/>
                          </a:solidFill>
                        </a:ln>
                      </wps:spPr>
                      <wps:txbx>
                        <w:txbxContent>
                          <w:p w14:paraId="5C3E8FC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grouping connection-protocol-details {</w:t>
                            </w:r>
                          </w:p>
                          <w:p w14:paraId="671F31F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leaf-list allowed-connection-protocols {</w:t>
                            </w:r>
                          </w:p>
                          <w:p w14:paraId="32CDAF8C"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connection-</w:t>
                            </w:r>
                            <w:proofErr w:type="gramStart"/>
                            <w:r w:rsidRPr="00F41B51">
                              <w:rPr>
                                <w:rFonts w:asciiTheme="minorHAnsi" w:hAnsi="Arial"/>
                                <w:kern w:val="24"/>
                                <w:sz w:val="16"/>
                                <w:szCs w:val="16"/>
                              </w:rPr>
                              <w:t>protocol;</w:t>
                            </w:r>
                            <w:proofErr w:type="gramEnd"/>
                          </w:p>
                          <w:p w14:paraId="17D4524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default "CONNECTION_PROTOCOL_WEBSOCKETS</w:t>
                            </w:r>
                            <w:proofErr w:type="gramStart"/>
                            <w:r w:rsidRPr="00F41B51">
                              <w:rPr>
                                <w:rFonts w:asciiTheme="minorHAnsi" w:hAnsi="Arial"/>
                                <w:kern w:val="24"/>
                                <w:sz w:val="16"/>
                                <w:szCs w:val="16"/>
                              </w:rPr>
                              <w:t>";</w:t>
                            </w:r>
                            <w:proofErr w:type="gramEnd"/>
                          </w:p>
                          <w:p w14:paraId="4764F4B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w:t>
                            </w:r>
                            <w:proofErr w:type="gramStart"/>
                            <w:r w:rsidRPr="00F41B51">
                              <w:rPr>
                                <w:rFonts w:asciiTheme="minorHAnsi" w:hAnsi="Arial"/>
                                <w:kern w:val="24"/>
                                <w:sz w:val="16"/>
                                <w:szCs w:val="16"/>
                              </w:rPr>
                              <w:t>false;</w:t>
                            </w:r>
                            <w:proofErr w:type="gramEnd"/>
                          </w:p>
                          <w:p w14:paraId="070BD2B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"Name of the allowed protocol(s).</w:t>
                            </w:r>
                          </w:p>
                          <w:p w14:paraId="6B9E801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Where there is a list:</w:t>
                            </w:r>
                          </w:p>
                          <w:p w14:paraId="3AA5614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all protocols must use the same encoding format</w:t>
                            </w:r>
                          </w:p>
                          <w:p w14:paraId="7592AA8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there will be one or more available streams per connection protocol</w:t>
                            </w:r>
                          </w:p>
                          <w:p w14:paraId="16A5CC6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71A025F8"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27DD9A0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 encoding-format {</w:t>
                            </w:r>
                          </w:p>
                          <w:p w14:paraId="7B6AA6A0" w14:textId="77777777" w:rsid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encoding-</w:t>
                            </w:r>
                            <w:proofErr w:type="gramStart"/>
                            <w:r w:rsidRPr="00F41B51">
                              <w:rPr>
                                <w:rFonts w:asciiTheme="minorHAnsi" w:hAnsi="Arial"/>
                                <w:kern w:val="24"/>
                                <w:sz w:val="16"/>
                                <w:szCs w:val="16"/>
                              </w:rPr>
                              <w:t>format;</w:t>
                            </w:r>
                            <w:proofErr w:type="gramEnd"/>
                          </w:p>
                          <w:p w14:paraId="45874F25" w14:textId="77777777" w:rsidR="00F41E6C" w:rsidRPr="00F41B51" w:rsidRDefault="00F41E6C" w:rsidP="00F41B51">
                            <w:pPr>
                              <w:spacing w:before="40" w:after="40" w:line="216" w:lineRule="auto"/>
                              <w:rPr>
                                <w:rFonts w:asciiTheme="minorHAnsi" w:hAnsi="Arial"/>
                                <w:kern w:val="24"/>
                                <w:sz w:val="16"/>
                                <w:szCs w:val="16"/>
                              </w:rPr>
                            </w:pPr>
                            <w:r w:rsidRPr="00F41E6C">
                              <w:rPr>
                                <w:rFonts w:asciiTheme="minorHAnsi" w:hAnsi="Arial"/>
                                <w:kern w:val="24"/>
                                <w:sz w:val="16"/>
                                <w:szCs w:val="16"/>
                              </w:rPr>
                              <w:t xml:space="preserve">            default "ENCODING_FORMAT_JSON</w:t>
                            </w:r>
                            <w:proofErr w:type="gramStart"/>
                            <w:r w:rsidRPr="00F41E6C">
                              <w:rPr>
                                <w:rFonts w:asciiTheme="minorHAnsi" w:hAnsi="Arial"/>
                                <w:kern w:val="24"/>
                                <w:sz w:val="16"/>
                                <w:szCs w:val="16"/>
                              </w:rPr>
                              <w:t>";</w:t>
                            </w:r>
                            <w:proofErr w:type="gramEnd"/>
                          </w:p>
                          <w:p w14:paraId="72F4249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w:t>
                            </w:r>
                            <w:proofErr w:type="gramStart"/>
                            <w:r w:rsidRPr="00F41B51">
                              <w:rPr>
                                <w:rFonts w:asciiTheme="minorHAnsi" w:hAnsi="Arial"/>
                                <w:kern w:val="24"/>
                                <w:sz w:val="16"/>
                                <w:szCs w:val="16"/>
                              </w:rPr>
                              <w:t>false;</w:t>
                            </w:r>
                            <w:proofErr w:type="gramEnd"/>
                          </w:p>
                          <w:p w14:paraId="1B2BBE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"The encoding format of the streamed records.</w:t>
                            </w:r>
                          </w:p>
                          <w:p w14:paraId="783C9B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482B160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37F7E5E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"Details of the connection protocols available for the specific stream.</w:t>
                            </w:r>
                            <w:proofErr w:type="gramStart"/>
                            <w:r w:rsidRPr="00F41B51">
                              <w:rPr>
                                <w:rFonts w:asciiTheme="minorHAnsi" w:hAnsi="Arial"/>
                                <w:kern w:val="24"/>
                                <w:sz w:val="16"/>
                                <w:szCs w:val="16"/>
                              </w:rPr>
                              <w:t>";</w:t>
                            </w:r>
                            <w:proofErr w:type="gramEnd"/>
                          </w:p>
                          <w:p w14:paraId="3C3C8C77" w14:textId="77777777" w:rsidR="00AD0C15" w:rsidRPr="00B94221" w:rsidRDefault="00F41B51" w:rsidP="00AD0C15">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6937CC1" id="_x0000_s1033" style="position:absolute;margin-left:0;margin-top:23.75pt;width:519.85pt;height:203.25pt;z-index:251652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" fillcolor="#f9ecd4 [663]" strokecolor="#141313 [3213]">
                <v:path arrowok="t"/>
                <o:lock v:ext="edit" grouping="t"/>
                <v:textbox>
                  <w:txbxContent>
                    <w:p w14:paraId="5C3E8FC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grouping connection-protocol-details {</w:t>
                      </w:r>
                    </w:p>
                    <w:p w14:paraId="671F31F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leaf-list allowed-connection-protocols {</w:t>
                      </w:r>
                    </w:p>
                    <w:p w14:paraId="32CDAF8C"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connection-</w:t>
                      </w:r>
                      <w:proofErr w:type="gramStart"/>
                      <w:r w:rsidRPr="00F41B51">
                        <w:rPr>
                          <w:rFonts w:asciiTheme="minorHAnsi" w:hAnsi="Arial"/>
                          <w:kern w:val="24"/>
                          <w:sz w:val="16"/>
                          <w:szCs w:val="16"/>
                        </w:rPr>
                        <w:t>protocol;</w:t>
                      </w:r>
                      <w:proofErr w:type="gramEnd"/>
                    </w:p>
                    <w:p w14:paraId="17D4524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default "CONNECTION_PROTOCOL_WEBSOCKETS</w:t>
                      </w:r>
                      <w:proofErr w:type="gramStart"/>
                      <w:r w:rsidRPr="00F41B51">
                        <w:rPr>
                          <w:rFonts w:asciiTheme="minorHAnsi" w:hAnsi="Arial"/>
                          <w:kern w:val="24"/>
                          <w:sz w:val="16"/>
                          <w:szCs w:val="16"/>
                        </w:rPr>
                        <w:t>";</w:t>
                      </w:r>
                      <w:proofErr w:type="gramEnd"/>
                    </w:p>
                    <w:p w14:paraId="4764F4B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w:t>
                      </w:r>
                      <w:proofErr w:type="gramStart"/>
                      <w:r w:rsidRPr="00F41B51">
                        <w:rPr>
                          <w:rFonts w:asciiTheme="minorHAnsi" w:hAnsi="Arial"/>
                          <w:kern w:val="24"/>
                          <w:sz w:val="16"/>
                          <w:szCs w:val="16"/>
                        </w:rPr>
                        <w:t>false;</w:t>
                      </w:r>
                      <w:proofErr w:type="gramEnd"/>
                    </w:p>
                    <w:p w14:paraId="070BD2B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"Name of the allowed protocol(s).</w:t>
                      </w:r>
                    </w:p>
                    <w:p w14:paraId="6B9E801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Where there is a list:</w:t>
                      </w:r>
                    </w:p>
                    <w:p w14:paraId="3AA5614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all protocols must use the same encoding format</w:t>
                      </w:r>
                    </w:p>
                    <w:p w14:paraId="7592AA8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there will be one or more available streams per connection protocol</w:t>
                      </w:r>
                    </w:p>
                    <w:p w14:paraId="16A5CC6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71A025F8"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27DD9A0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 encoding-format {</w:t>
                      </w:r>
                    </w:p>
                    <w:p w14:paraId="7B6AA6A0" w14:textId="77777777" w:rsid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encoding-</w:t>
                      </w:r>
                      <w:proofErr w:type="gramStart"/>
                      <w:r w:rsidRPr="00F41B51">
                        <w:rPr>
                          <w:rFonts w:asciiTheme="minorHAnsi" w:hAnsi="Arial"/>
                          <w:kern w:val="24"/>
                          <w:sz w:val="16"/>
                          <w:szCs w:val="16"/>
                        </w:rPr>
                        <w:t>format;</w:t>
                      </w:r>
                      <w:proofErr w:type="gramEnd"/>
                    </w:p>
                    <w:p w14:paraId="45874F25" w14:textId="77777777" w:rsidR="00F41E6C" w:rsidRPr="00F41B51" w:rsidRDefault="00F41E6C" w:rsidP="00F41B51">
                      <w:pPr>
                        <w:spacing w:before="40" w:after="40" w:line="216" w:lineRule="auto"/>
                        <w:rPr>
                          <w:rFonts w:asciiTheme="minorHAnsi" w:hAnsi="Arial"/>
                          <w:kern w:val="24"/>
                          <w:sz w:val="16"/>
                          <w:szCs w:val="16"/>
                        </w:rPr>
                      </w:pPr>
                      <w:r w:rsidRPr="00F41E6C">
                        <w:rPr>
                          <w:rFonts w:asciiTheme="minorHAnsi" w:hAnsi="Arial"/>
                          <w:kern w:val="24"/>
                          <w:sz w:val="16"/>
                          <w:szCs w:val="16"/>
                        </w:rPr>
                        <w:t xml:space="preserve">            default "ENCODING_FORMAT_JSON</w:t>
                      </w:r>
                      <w:proofErr w:type="gramStart"/>
                      <w:r w:rsidRPr="00F41E6C">
                        <w:rPr>
                          <w:rFonts w:asciiTheme="minorHAnsi" w:hAnsi="Arial"/>
                          <w:kern w:val="24"/>
                          <w:sz w:val="16"/>
                          <w:szCs w:val="16"/>
                        </w:rPr>
                        <w:t>";</w:t>
                      </w:r>
                      <w:proofErr w:type="gramEnd"/>
                    </w:p>
                    <w:p w14:paraId="72F4249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w:t>
                      </w:r>
                      <w:proofErr w:type="gramStart"/>
                      <w:r w:rsidRPr="00F41B51">
                        <w:rPr>
                          <w:rFonts w:asciiTheme="minorHAnsi" w:hAnsi="Arial"/>
                          <w:kern w:val="24"/>
                          <w:sz w:val="16"/>
                          <w:szCs w:val="16"/>
                        </w:rPr>
                        <w:t>false;</w:t>
                      </w:r>
                      <w:proofErr w:type="gramEnd"/>
                    </w:p>
                    <w:p w14:paraId="1B2BBE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"The encoding format of the streamed records.</w:t>
                      </w:r>
                    </w:p>
                    <w:p w14:paraId="783C9B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482B160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37F7E5E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"Details of the connection protocols available for the specific stream.</w:t>
                      </w:r>
                      <w:proofErr w:type="gramStart"/>
                      <w:r w:rsidRPr="00F41B51">
                        <w:rPr>
                          <w:rFonts w:asciiTheme="minorHAnsi" w:hAnsi="Arial"/>
                          <w:kern w:val="24"/>
                          <w:sz w:val="16"/>
                          <w:szCs w:val="16"/>
                        </w:rPr>
                        <w:t>";</w:t>
                      </w:r>
                      <w:proofErr w:type="gramEnd"/>
                    </w:p>
                    <w:p w14:paraId="3C3C8C77" w14:textId="77777777" w:rsidR="00AD0C15" w:rsidRPr="00B94221" w:rsidRDefault="00F41B51" w:rsidP="00AD0C15">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txbxContent>
                </v:textbox>
                <w10:wrap type="topAndBottom" anchorx="margin"/>
              </v:rect>
            </w:pict>
          </mc:Fallback>
        </mc:AlternateContent>
      </w:r>
    </w:p>
    <w:p w14:paraId="35F435D5" w14:textId="73DA0983" w:rsidR="00AD0C15" w:rsidRDefault="00AD0C15" w:rsidP="00AD0C15">
      <w:pPr>
        <w:pStyle w:val="FigureCaption"/>
      </w:pPr>
      <w:bookmarkStart w:id="2978" w:name="_Toc192620382"/>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8</w:t>
      </w:r>
      <w:r>
        <w:rPr>
          <w:noProof/>
        </w:rPr>
        <w:fldChar w:fldCharType="end"/>
      </w:r>
      <w:r w:rsidRPr="00CA3534">
        <w:t xml:space="preserve"> </w:t>
      </w:r>
      <w:r>
        <w:t xml:space="preserve"> </w:t>
      </w:r>
      <w:r w:rsidR="00375A28">
        <w:t>YANG</w:t>
      </w:r>
      <w:r>
        <w:t xml:space="preserve">: </w:t>
      </w:r>
      <w:r w:rsidR="00410FF6">
        <w:t>connection-protocol</w:t>
      </w:r>
      <w:r>
        <w:t>-details</w:t>
      </w:r>
      <w:bookmarkEnd w:id="2978"/>
    </w:p>
    <w:p w14:paraId="74C1F1AF" w14:textId="77777777" w:rsidR="00AD0C15" w:rsidRDefault="00AD0C15" w:rsidP="00AD0C15">
      <w:pPr>
        <w:spacing w:before="100" w:beforeAutospacing="1" w:after="100" w:afterAutospacing="1"/>
        <w:rPr>
          <w:rFonts w:eastAsia="Times New Roman"/>
        </w:rPr>
      </w:pPr>
      <w:r>
        <w:rPr>
          <w:rFonts w:eastAsia="Times New Roman"/>
        </w:rPr>
        <w:t>For this structure, a solution shall provide the following support:</w:t>
      </w:r>
    </w:p>
    <w:p w14:paraId="4F61C773" w14:textId="77777777" w:rsidR="00AD0C15" w:rsidRDefault="00F41B51" w:rsidP="00AD0C15">
      <w:pPr>
        <w:numPr>
          <w:ilvl w:val="0"/>
          <w:numId w:val="10"/>
        </w:numPr>
        <w:spacing w:before="100" w:beforeAutospacing="1" w:after="100" w:afterAutospacing="1"/>
        <w:rPr>
          <w:rFonts w:eastAsia="Times New Roman"/>
        </w:rPr>
      </w:pPr>
      <w:r>
        <w:rPr>
          <w:rFonts w:eastAsia="Times New Roman"/>
        </w:rPr>
        <w:t>Conditional (as per description above)</w:t>
      </w:r>
      <w:r w:rsidR="00AD0C15" w:rsidRPr="008B3C46">
        <w:rPr>
          <w:rFonts w:eastAsia="Times New Roman"/>
        </w:rPr>
        <w:t>:</w:t>
      </w:r>
    </w:p>
    <w:p w14:paraId="752D70CC" w14:textId="77777777" w:rsidR="002F245A" w:rsidRDefault="00F41B51" w:rsidP="002F245A">
      <w:pPr>
        <w:numPr>
          <w:ilvl w:val="1"/>
          <w:numId w:val="10"/>
        </w:numPr>
        <w:spacing w:before="100" w:beforeAutospacing="1" w:after="100" w:afterAutospacing="1"/>
        <w:rPr>
          <w:rFonts w:eastAsia="Times New Roman"/>
        </w:rPr>
      </w:pPr>
      <w:r w:rsidRPr="00F41B51">
        <w:rPr>
          <w:rFonts w:eastAsia="Times New Roman"/>
        </w:rPr>
        <w:t>allowed-connection-protocols</w:t>
      </w:r>
    </w:p>
    <w:p w14:paraId="6B4D4322" w14:textId="77777777" w:rsidR="00005A60" w:rsidRDefault="00005A60" w:rsidP="003239A3">
      <w:pPr>
        <w:numPr>
          <w:ilvl w:val="1"/>
          <w:numId w:val="10"/>
        </w:numPr>
        <w:spacing w:before="100" w:beforeAutospacing="1" w:after="100" w:afterAutospacing="1"/>
        <w:rPr>
          <w:rFonts w:eastAsia="Times New Roman"/>
        </w:rPr>
      </w:pPr>
      <w:r w:rsidRPr="00F32BDC">
        <w:rPr>
          <w:noProof/>
        </w:rPr>
        <mc:AlternateContent>
          <mc:Choice Requires="wps">
            <w:drawing>
              <wp:anchor distT="0" distB="0" distL="114300" distR="114300" simplePos="0" relativeHeight="251658240" behindDoc="0" locked="0" layoutInCell="1" allowOverlap="0" wp14:anchorId="397C1746" wp14:editId="6895B93C">
                <wp:simplePos x="0" y="0"/>
                <wp:positionH relativeFrom="margin">
                  <wp:posOffset>0</wp:posOffset>
                </wp:positionH>
                <wp:positionV relativeFrom="paragraph">
                  <wp:posOffset>252095</wp:posOffset>
                </wp:positionV>
                <wp:extent cx="6602095" cy="2998470"/>
                <wp:effectExtent l="0" t="0" r="27305" b="11430"/>
                <wp:wrapTopAndBottom/>
                <wp:docPr id="2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2998470"/>
                        </a:xfrm>
                        <a:prstGeom prst="rect">
                          <a:avLst/>
                        </a:prstGeom>
                        <a:solidFill>
                          <a:schemeClr val="accent4">
                            <a:lumMod val="20000"/>
                            <a:lumOff val="80000"/>
                          </a:schemeClr>
                        </a:solidFill>
                        <a:ln>
                          <a:solidFill>
                            <a:schemeClr val="tx1"/>
                          </a:solidFill>
                        </a:ln>
                      </wps:spPr>
                      <wps:txbx>
                        <w:txbxContent>
                          <w:p w14:paraId="74E450EB"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typedef connection-protocol {</w:t>
                            </w:r>
                          </w:p>
                          <w:p w14:paraId="76012F98"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 </w:t>
                            </w:r>
                            <w:proofErr w:type="spellStart"/>
                            <w:r w:rsidRPr="00246A74">
                              <w:rPr>
                                <w:rFonts w:asciiTheme="minorHAnsi" w:hAnsi="Arial"/>
                                <w:kern w:val="24"/>
                                <w:sz w:val="16"/>
                                <w:szCs w:val="16"/>
                              </w:rPr>
                              <w:t>identityref</w:t>
                            </w:r>
                            <w:proofErr w:type="spellEnd"/>
                            <w:r w:rsidRPr="00246A74">
                              <w:rPr>
                                <w:rFonts w:asciiTheme="minorHAnsi" w:hAnsi="Arial"/>
                                <w:kern w:val="24"/>
                                <w:sz w:val="16"/>
                                <w:szCs w:val="16"/>
                              </w:rPr>
                              <w:t xml:space="preserve"> {</w:t>
                            </w:r>
                          </w:p>
                          <w:p w14:paraId="268BCD8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base CONNECTION_</w:t>
                            </w:r>
                            <w:proofErr w:type="gramStart"/>
                            <w:r w:rsidRPr="00246A74">
                              <w:rPr>
                                <w:rFonts w:asciiTheme="minorHAnsi" w:hAnsi="Arial"/>
                                <w:kern w:val="24"/>
                                <w:sz w:val="16"/>
                                <w:szCs w:val="16"/>
                              </w:rPr>
                              <w:t>PROTOCOL;</w:t>
                            </w:r>
                            <w:proofErr w:type="gramEnd"/>
                          </w:p>
                          <w:p w14:paraId="5C58C93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552C825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description "The connection protocols.</w:t>
                            </w:r>
                            <w:proofErr w:type="gramStart"/>
                            <w:r w:rsidRPr="00246A74">
                              <w:rPr>
                                <w:rFonts w:asciiTheme="minorHAnsi" w:hAnsi="Arial"/>
                                <w:kern w:val="24"/>
                                <w:sz w:val="16"/>
                                <w:szCs w:val="16"/>
                              </w:rPr>
                              <w:t>";</w:t>
                            </w:r>
                            <w:proofErr w:type="gramEnd"/>
                          </w:p>
                          <w:p w14:paraId="279166BA" w14:textId="77777777" w:rsid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101EB19C" w14:textId="77777777" w:rsidR="00246A74" w:rsidRPr="00D45619" w:rsidRDefault="00D45619" w:rsidP="00246A74">
                            <w:pPr>
                              <w:spacing w:before="40" w:after="40" w:line="216" w:lineRule="auto"/>
                              <w:rPr>
                                <w:rFonts w:asciiTheme="minorHAnsi" w:hAnsi="Arial"/>
                                <w:color w:val="FF0000"/>
                                <w:kern w:val="24"/>
                                <w:sz w:val="16"/>
                                <w:szCs w:val="16"/>
                              </w:rPr>
                            </w:pPr>
                            <w:r w:rsidRPr="00D45619">
                              <w:rPr>
                                <w:rFonts w:asciiTheme="minorHAnsi" w:hAnsi="Arial"/>
                                <w:color w:val="FF0000"/>
                                <w:kern w:val="24"/>
                                <w:sz w:val="16"/>
                                <w:szCs w:val="16"/>
                              </w:rPr>
                              <w:t>…</w:t>
                            </w:r>
                          </w:p>
                          <w:p w14:paraId="04905E7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 {</w:t>
                            </w:r>
                          </w:p>
                          <w:p w14:paraId="31844522"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"none</w:t>
                            </w:r>
                            <w:proofErr w:type="gramStart"/>
                            <w:r w:rsidRPr="005561A5">
                              <w:rPr>
                                <w:rFonts w:asciiTheme="minorHAnsi" w:hAnsi="Arial"/>
                                <w:kern w:val="24"/>
                                <w:sz w:val="16"/>
                                <w:szCs w:val="16"/>
                              </w:rPr>
                              <w:t>";</w:t>
                            </w:r>
                            <w:proofErr w:type="gramEnd"/>
                          </w:p>
                          <w:p w14:paraId="3A5CFDA6"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1C7B8A0C"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CONNECTION_PROTOCOL_WEBSOCKETS {</w:t>
                            </w:r>
                          </w:p>
                          <w:p w14:paraId="4A6B9F70"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w:t>
                            </w:r>
                            <w:proofErr w:type="gramStart"/>
                            <w:r w:rsidRPr="005561A5">
                              <w:rPr>
                                <w:rFonts w:asciiTheme="minorHAnsi" w:hAnsi="Arial"/>
                                <w:kern w:val="24"/>
                                <w:sz w:val="16"/>
                                <w:szCs w:val="16"/>
                              </w:rPr>
                              <w:t>PROTOCOL;</w:t>
                            </w:r>
                            <w:proofErr w:type="gramEnd"/>
                          </w:p>
                          <w:p w14:paraId="1DD0648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w:t>
                            </w:r>
                            <w:proofErr w:type="spellStart"/>
                            <w:r w:rsidRPr="005561A5">
                              <w:rPr>
                                <w:rFonts w:asciiTheme="minorHAnsi" w:hAnsi="Arial"/>
                                <w:kern w:val="24"/>
                                <w:sz w:val="16"/>
                                <w:szCs w:val="16"/>
                              </w:rPr>
                              <w:t>WebSockets</w:t>
                            </w:r>
                            <w:proofErr w:type="spellEnd"/>
                            <w:r w:rsidRPr="005561A5">
                              <w:rPr>
                                <w:rFonts w:asciiTheme="minorHAnsi" w:hAnsi="Arial"/>
                                <w:kern w:val="24"/>
                                <w:sz w:val="16"/>
                                <w:szCs w:val="16"/>
                              </w:rPr>
                              <w:t xml:space="preserve"> as defined at https://datatracker.ietf.org/doc/html/rfc6455.</w:t>
                            </w:r>
                            <w:proofErr w:type="gramStart"/>
                            <w:r w:rsidRPr="005561A5">
                              <w:rPr>
                                <w:rFonts w:asciiTheme="minorHAnsi" w:hAnsi="Arial"/>
                                <w:kern w:val="24"/>
                                <w:sz w:val="16"/>
                                <w:szCs w:val="16"/>
                              </w:rPr>
                              <w:t>";</w:t>
                            </w:r>
                            <w:proofErr w:type="gramEnd"/>
                          </w:p>
                          <w:p w14:paraId="5EAE5F65"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628E8E4A"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CONNECTION_PROTOCOL_SSE {</w:t>
                            </w:r>
                          </w:p>
                          <w:p w14:paraId="11F59C9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w:t>
                            </w:r>
                            <w:proofErr w:type="gramStart"/>
                            <w:r w:rsidRPr="005561A5">
                              <w:rPr>
                                <w:rFonts w:asciiTheme="minorHAnsi" w:hAnsi="Arial"/>
                                <w:kern w:val="24"/>
                                <w:sz w:val="16"/>
                                <w:szCs w:val="16"/>
                              </w:rPr>
                              <w:t>PROTOCOL;</w:t>
                            </w:r>
                            <w:proofErr w:type="gramEnd"/>
                          </w:p>
                          <w:p w14:paraId="1685931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"Server Sent Events as defined at https://www.w3.org/TR/2015/REC-eventsource-20150203/.</w:t>
                            </w:r>
                            <w:proofErr w:type="gramStart"/>
                            <w:r w:rsidRPr="005561A5">
                              <w:rPr>
                                <w:rFonts w:asciiTheme="minorHAnsi" w:hAnsi="Arial"/>
                                <w:kern w:val="24"/>
                                <w:sz w:val="16"/>
                                <w:szCs w:val="16"/>
                              </w:rPr>
                              <w:t>";</w:t>
                            </w:r>
                            <w:proofErr w:type="gramEnd"/>
                          </w:p>
                          <w:p w14:paraId="1D69B13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7ABFE06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CONNECTION_PROTOCOL_GNMI {</w:t>
                            </w:r>
                          </w:p>
                          <w:p w14:paraId="2E11627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w:t>
                            </w:r>
                            <w:proofErr w:type="gramStart"/>
                            <w:r w:rsidRPr="005561A5">
                              <w:rPr>
                                <w:rFonts w:asciiTheme="minorHAnsi" w:hAnsi="Arial"/>
                                <w:kern w:val="24"/>
                                <w:sz w:val="16"/>
                                <w:szCs w:val="16"/>
                              </w:rPr>
                              <w:t>PROTOCOL;</w:t>
                            </w:r>
                            <w:proofErr w:type="gramEnd"/>
                          </w:p>
                          <w:p w14:paraId="6BFBDB07"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"Google network Management Interface as specified at https://github.com/openconfig/reference/tree/master/rpc/gnmi.</w:t>
                            </w:r>
                            <w:proofErr w:type="gramStart"/>
                            <w:r w:rsidRPr="005561A5">
                              <w:rPr>
                                <w:rFonts w:asciiTheme="minorHAnsi" w:hAnsi="Arial"/>
                                <w:kern w:val="24"/>
                                <w:sz w:val="16"/>
                                <w:szCs w:val="16"/>
                              </w:rPr>
                              <w:t>";</w:t>
                            </w:r>
                            <w:proofErr w:type="gramEnd"/>
                          </w:p>
                          <w:p w14:paraId="380E8D49" w14:textId="77777777" w:rsidR="00246A74" w:rsidRPr="00F41B51"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214EF92C" w14:textId="77777777" w:rsidR="003239A3" w:rsidRPr="00B94221" w:rsidRDefault="003239A3" w:rsidP="003239A3">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97C1746" id="_x0000_s1034" style="position:absolute;left:0;text-align:left;margin-left:0;margin-top:19.85pt;width:519.85pt;height:236.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" o:allowoverlap="f" fillcolor="#f9ecd4 [663]" strokecolor="#141313 [3213]">
                <v:path arrowok="t"/>
                <o:lock v:ext="edit" grouping="t"/>
                <v:textbox>
                  <w:txbxContent>
                    <w:p w14:paraId="74E450EB"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typedef connection-protocol {</w:t>
                      </w:r>
                    </w:p>
                    <w:p w14:paraId="76012F98"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 </w:t>
                      </w:r>
                      <w:proofErr w:type="spellStart"/>
                      <w:r w:rsidRPr="00246A74">
                        <w:rPr>
                          <w:rFonts w:asciiTheme="minorHAnsi" w:hAnsi="Arial"/>
                          <w:kern w:val="24"/>
                          <w:sz w:val="16"/>
                          <w:szCs w:val="16"/>
                        </w:rPr>
                        <w:t>identityref</w:t>
                      </w:r>
                      <w:proofErr w:type="spellEnd"/>
                      <w:r w:rsidRPr="00246A74">
                        <w:rPr>
                          <w:rFonts w:asciiTheme="minorHAnsi" w:hAnsi="Arial"/>
                          <w:kern w:val="24"/>
                          <w:sz w:val="16"/>
                          <w:szCs w:val="16"/>
                        </w:rPr>
                        <w:t xml:space="preserve"> {</w:t>
                      </w:r>
                    </w:p>
                    <w:p w14:paraId="268BCD8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base CONNECTION_</w:t>
                      </w:r>
                      <w:proofErr w:type="gramStart"/>
                      <w:r w:rsidRPr="00246A74">
                        <w:rPr>
                          <w:rFonts w:asciiTheme="minorHAnsi" w:hAnsi="Arial"/>
                          <w:kern w:val="24"/>
                          <w:sz w:val="16"/>
                          <w:szCs w:val="16"/>
                        </w:rPr>
                        <w:t>PROTOCOL;</w:t>
                      </w:r>
                      <w:proofErr w:type="gramEnd"/>
                    </w:p>
                    <w:p w14:paraId="5C58C93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552C825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description "The connection protocols.</w:t>
                      </w:r>
                      <w:proofErr w:type="gramStart"/>
                      <w:r w:rsidRPr="00246A74">
                        <w:rPr>
                          <w:rFonts w:asciiTheme="minorHAnsi" w:hAnsi="Arial"/>
                          <w:kern w:val="24"/>
                          <w:sz w:val="16"/>
                          <w:szCs w:val="16"/>
                        </w:rPr>
                        <w:t>";</w:t>
                      </w:r>
                      <w:proofErr w:type="gramEnd"/>
                    </w:p>
                    <w:p w14:paraId="279166BA" w14:textId="77777777" w:rsid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101EB19C" w14:textId="77777777" w:rsidR="00246A74" w:rsidRPr="00D45619" w:rsidRDefault="00D45619" w:rsidP="00246A74">
                      <w:pPr>
                        <w:spacing w:before="40" w:after="40" w:line="216" w:lineRule="auto"/>
                        <w:rPr>
                          <w:rFonts w:asciiTheme="minorHAnsi" w:hAnsi="Arial"/>
                          <w:color w:val="FF0000"/>
                          <w:kern w:val="24"/>
                          <w:sz w:val="16"/>
                          <w:szCs w:val="16"/>
                        </w:rPr>
                      </w:pPr>
                      <w:r w:rsidRPr="00D45619">
                        <w:rPr>
                          <w:rFonts w:asciiTheme="minorHAnsi" w:hAnsi="Arial"/>
                          <w:color w:val="FF0000"/>
                          <w:kern w:val="24"/>
                          <w:sz w:val="16"/>
                          <w:szCs w:val="16"/>
                        </w:rPr>
                        <w:t>…</w:t>
                      </w:r>
                    </w:p>
                    <w:p w14:paraId="04905E7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 {</w:t>
                      </w:r>
                    </w:p>
                    <w:p w14:paraId="31844522"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"none</w:t>
                      </w:r>
                      <w:proofErr w:type="gramStart"/>
                      <w:r w:rsidRPr="005561A5">
                        <w:rPr>
                          <w:rFonts w:asciiTheme="minorHAnsi" w:hAnsi="Arial"/>
                          <w:kern w:val="24"/>
                          <w:sz w:val="16"/>
                          <w:szCs w:val="16"/>
                        </w:rPr>
                        <w:t>";</w:t>
                      </w:r>
                      <w:proofErr w:type="gramEnd"/>
                    </w:p>
                    <w:p w14:paraId="3A5CFDA6"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1C7B8A0C"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CONNECTION_PROTOCOL_WEBSOCKETS {</w:t>
                      </w:r>
                    </w:p>
                    <w:p w14:paraId="4A6B9F70"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w:t>
                      </w:r>
                      <w:proofErr w:type="gramStart"/>
                      <w:r w:rsidRPr="005561A5">
                        <w:rPr>
                          <w:rFonts w:asciiTheme="minorHAnsi" w:hAnsi="Arial"/>
                          <w:kern w:val="24"/>
                          <w:sz w:val="16"/>
                          <w:szCs w:val="16"/>
                        </w:rPr>
                        <w:t>PROTOCOL;</w:t>
                      </w:r>
                      <w:proofErr w:type="gramEnd"/>
                    </w:p>
                    <w:p w14:paraId="1DD0648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w:t>
                      </w:r>
                      <w:proofErr w:type="spellStart"/>
                      <w:r w:rsidRPr="005561A5">
                        <w:rPr>
                          <w:rFonts w:asciiTheme="minorHAnsi" w:hAnsi="Arial"/>
                          <w:kern w:val="24"/>
                          <w:sz w:val="16"/>
                          <w:szCs w:val="16"/>
                        </w:rPr>
                        <w:t>WebSockets</w:t>
                      </w:r>
                      <w:proofErr w:type="spellEnd"/>
                      <w:r w:rsidRPr="005561A5">
                        <w:rPr>
                          <w:rFonts w:asciiTheme="minorHAnsi" w:hAnsi="Arial"/>
                          <w:kern w:val="24"/>
                          <w:sz w:val="16"/>
                          <w:szCs w:val="16"/>
                        </w:rPr>
                        <w:t xml:space="preserve"> as defined at https://datatracker.ietf.org/doc/html/rfc6455.</w:t>
                      </w:r>
                      <w:proofErr w:type="gramStart"/>
                      <w:r w:rsidRPr="005561A5">
                        <w:rPr>
                          <w:rFonts w:asciiTheme="minorHAnsi" w:hAnsi="Arial"/>
                          <w:kern w:val="24"/>
                          <w:sz w:val="16"/>
                          <w:szCs w:val="16"/>
                        </w:rPr>
                        <w:t>";</w:t>
                      </w:r>
                      <w:proofErr w:type="gramEnd"/>
                    </w:p>
                    <w:p w14:paraId="5EAE5F65"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628E8E4A"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CONNECTION_PROTOCOL_SSE {</w:t>
                      </w:r>
                    </w:p>
                    <w:p w14:paraId="11F59C9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w:t>
                      </w:r>
                      <w:proofErr w:type="gramStart"/>
                      <w:r w:rsidRPr="005561A5">
                        <w:rPr>
                          <w:rFonts w:asciiTheme="minorHAnsi" w:hAnsi="Arial"/>
                          <w:kern w:val="24"/>
                          <w:sz w:val="16"/>
                          <w:szCs w:val="16"/>
                        </w:rPr>
                        <w:t>PROTOCOL;</w:t>
                      </w:r>
                      <w:proofErr w:type="gramEnd"/>
                    </w:p>
                    <w:p w14:paraId="1685931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"Server Sent Events as defined at https://www.w3.org/TR/2015/REC-eventsource-20150203/.</w:t>
                      </w:r>
                      <w:proofErr w:type="gramStart"/>
                      <w:r w:rsidRPr="005561A5">
                        <w:rPr>
                          <w:rFonts w:asciiTheme="minorHAnsi" w:hAnsi="Arial"/>
                          <w:kern w:val="24"/>
                          <w:sz w:val="16"/>
                          <w:szCs w:val="16"/>
                        </w:rPr>
                        <w:t>";</w:t>
                      </w:r>
                      <w:proofErr w:type="gramEnd"/>
                    </w:p>
                    <w:p w14:paraId="1D69B13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7ABFE06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CONNECTION_PROTOCOL_GNMI {</w:t>
                      </w:r>
                    </w:p>
                    <w:p w14:paraId="2E11627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w:t>
                      </w:r>
                      <w:proofErr w:type="gramStart"/>
                      <w:r w:rsidRPr="005561A5">
                        <w:rPr>
                          <w:rFonts w:asciiTheme="minorHAnsi" w:hAnsi="Arial"/>
                          <w:kern w:val="24"/>
                          <w:sz w:val="16"/>
                          <w:szCs w:val="16"/>
                        </w:rPr>
                        <w:t>PROTOCOL;</w:t>
                      </w:r>
                      <w:proofErr w:type="gramEnd"/>
                    </w:p>
                    <w:p w14:paraId="6BFBDB07"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"Google network Management Interface as specified at https://github.com/openconfig/reference/tree/master/rpc/gnmi.</w:t>
                      </w:r>
                      <w:proofErr w:type="gramStart"/>
                      <w:r w:rsidRPr="005561A5">
                        <w:rPr>
                          <w:rFonts w:asciiTheme="minorHAnsi" w:hAnsi="Arial"/>
                          <w:kern w:val="24"/>
                          <w:sz w:val="16"/>
                          <w:szCs w:val="16"/>
                        </w:rPr>
                        <w:t>";</w:t>
                      </w:r>
                      <w:proofErr w:type="gramEnd"/>
                    </w:p>
                    <w:p w14:paraId="380E8D49" w14:textId="77777777" w:rsidR="00246A74" w:rsidRPr="00F41B51"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214EF92C" w14:textId="77777777" w:rsidR="003239A3" w:rsidRPr="00B94221" w:rsidRDefault="003239A3" w:rsidP="003239A3">
                      <w:pPr>
                        <w:spacing w:before="40" w:after="40" w:line="216" w:lineRule="auto"/>
                        <w:rPr>
                          <w:rFonts w:asciiTheme="minorHAnsi" w:hAnsi="Arial"/>
                          <w:kern w:val="24"/>
                          <w:sz w:val="16"/>
                          <w:szCs w:val="16"/>
                        </w:rPr>
                      </w:pPr>
                    </w:p>
                  </w:txbxContent>
                </v:textbox>
                <w10:wrap type="topAndBottom" anchorx="margin"/>
              </v:rect>
            </w:pict>
          </mc:Fallback>
        </mc:AlternateContent>
      </w:r>
      <w:proofErr w:type="gramStart"/>
      <w:r w:rsidR="000962AF" w:rsidRPr="000962AF">
        <w:rPr>
          <w:rFonts w:eastAsia="Times New Roman"/>
        </w:rPr>
        <w:t>encoding-forma</w:t>
      </w:r>
      <w:r>
        <w:rPr>
          <w:rFonts w:eastAsia="Times New Roman"/>
        </w:rPr>
        <w:t>t</w:t>
      </w:r>
      <w:proofErr w:type="gramEnd"/>
    </w:p>
    <w:p w14:paraId="0E156777" w14:textId="570F5C8B" w:rsidR="00005A60" w:rsidRDefault="003239A3" w:rsidP="00A56331">
      <w:pPr>
        <w:pStyle w:val="FigureCaption"/>
      </w:pPr>
      <w:bookmarkStart w:id="2979" w:name="_Toc192620383"/>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9</w:t>
      </w:r>
      <w:r>
        <w:rPr>
          <w:noProof/>
        </w:rPr>
        <w:fldChar w:fldCharType="end"/>
      </w:r>
      <w:r w:rsidRPr="00CA3534">
        <w:t xml:space="preserve"> </w:t>
      </w:r>
      <w:r>
        <w:t xml:space="preserve"> </w:t>
      </w:r>
      <w:r w:rsidR="00375A28">
        <w:t>YANG</w:t>
      </w:r>
      <w:r>
        <w:t>: connection-protocol</w:t>
      </w:r>
      <w:bookmarkEnd w:id="2979"/>
    </w:p>
    <w:p w14:paraId="662EFA4C" w14:textId="77777777" w:rsidR="00005A60" w:rsidRDefault="00005A60" w:rsidP="00A56331">
      <w:pPr>
        <w:rPr>
          <w:rFonts w:eastAsia="Times New Roman"/>
        </w:rPr>
      </w:pPr>
      <w:r w:rsidRPr="00F32BDC">
        <w:rPr>
          <w:noProof/>
        </w:rPr>
        <w:lastRenderedPageBreak/>
        <mc:AlternateContent>
          <mc:Choice Requires="wps">
            <w:drawing>
              <wp:anchor distT="0" distB="0" distL="114300" distR="114300" simplePos="0" relativeHeight="251660288" behindDoc="0" locked="0" layoutInCell="1" allowOverlap="0" wp14:anchorId="52F026B6" wp14:editId="6209EDE1">
                <wp:simplePos x="0" y="0"/>
                <wp:positionH relativeFrom="margin">
                  <wp:posOffset>0</wp:posOffset>
                </wp:positionH>
                <wp:positionV relativeFrom="paragraph">
                  <wp:posOffset>254000</wp:posOffset>
                </wp:positionV>
                <wp:extent cx="6602095" cy="3295650"/>
                <wp:effectExtent l="0" t="0" r="27305" b="19050"/>
                <wp:wrapTopAndBottom/>
                <wp:docPr id="2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295650"/>
                        </a:xfrm>
                        <a:prstGeom prst="rect">
                          <a:avLst/>
                        </a:prstGeom>
                        <a:solidFill>
                          <a:schemeClr val="accent4">
                            <a:lumMod val="20000"/>
                            <a:lumOff val="80000"/>
                          </a:schemeClr>
                        </a:solidFill>
                        <a:ln>
                          <a:solidFill>
                            <a:schemeClr val="tx1"/>
                          </a:solidFill>
                        </a:ln>
                      </wps:spPr>
                      <wps:txbx>
                        <w:txbxContent>
                          <w:p w14:paraId="0A94DAFB" w14:textId="77777777" w:rsidR="00005A60" w:rsidRPr="005561A5" w:rsidRDefault="00005A60" w:rsidP="00005A60">
                            <w:pPr>
                              <w:spacing w:before="40" w:after="40" w:line="216" w:lineRule="auto"/>
                              <w:rPr>
                                <w:rFonts w:asciiTheme="minorHAnsi" w:hAnsi="Arial"/>
                                <w:kern w:val="24"/>
                                <w:sz w:val="16"/>
                                <w:szCs w:val="16"/>
                              </w:rPr>
                            </w:pPr>
                          </w:p>
                          <w:p w14:paraId="0BA190E6"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typedef </w:t>
                            </w:r>
                            <w:proofErr w:type="gramStart"/>
                            <w:r w:rsidRPr="00267207">
                              <w:rPr>
                                <w:rFonts w:asciiTheme="minorHAnsi" w:hAnsi="Arial"/>
                                <w:kern w:val="24"/>
                                <w:sz w:val="16"/>
                                <w:szCs w:val="16"/>
                              </w:rPr>
                              <w:t>encoding-format</w:t>
                            </w:r>
                            <w:proofErr w:type="gramEnd"/>
                            <w:r w:rsidRPr="00267207">
                              <w:rPr>
                                <w:rFonts w:asciiTheme="minorHAnsi" w:hAnsi="Arial"/>
                                <w:kern w:val="24"/>
                                <w:sz w:val="16"/>
                                <w:szCs w:val="16"/>
                              </w:rPr>
                              <w:t xml:space="preserve"> {</w:t>
                            </w:r>
                          </w:p>
                          <w:p w14:paraId="5040867E"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 </w:t>
                            </w:r>
                            <w:proofErr w:type="spellStart"/>
                            <w:r w:rsidRPr="00267207">
                              <w:rPr>
                                <w:rFonts w:asciiTheme="minorHAnsi" w:hAnsi="Arial"/>
                                <w:kern w:val="24"/>
                                <w:sz w:val="16"/>
                                <w:szCs w:val="16"/>
                              </w:rPr>
                              <w:t>identityref</w:t>
                            </w:r>
                            <w:proofErr w:type="spellEnd"/>
                            <w:r w:rsidRPr="00267207">
                              <w:rPr>
                                <w:rFonts w:asciiTheme="minorHAnsi" w:hAnsi="Arial"/>
                                <w:kern w:val="24"/>
                                <w:sz w:val="16"/>
                                <w:szCs w:val="16"/>
                              </w:rPr>
                              <w:t xml:space="preserve"> {</w:t>
                            </w:r>
                          </w:p>
                          <w:p w14:paraId="56747FCA"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base ENCODING_</w:t>
                            </w:r>
                            <w:proofErr w:type="gramStart"/>
                            <w:r w:rsidRPr="00267207">
                              <w:rPr>
                                <w:rFonts w:asciiTheme="minorHAnsi" w:hAnsi="Arial"/>
                                <w:kern w:val="24"/>
                                <w:sz w:val="16"/>
                                <w:szCs w:val="16"/>
                              </w:rPr>
                              <w:t>FORMAT;</w:t>
                            </w:r>
                            <w:proofErr w:type="gramEnd"/>
                          </w:p>
                          <w:p w14:paraId="4E57576D"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07C1D1C9"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description "The list of possible encoding formats.</w:t>
                            </w:r>
                            <w:proofErr w:type="gramStart"/>
                            <w:r w:rsidRPr="00267207">
                              <w:rPr>
                                <w:rFonts w:asciiTheme="minorHAnsi" w:hAnsi="Arial"/>
                                <w:kern w:val="24"/>
                                <w:sz w:val="16"/>
                                <w:szCs w:val="16"/>
                              </w:rPr>
                              <w:t>";</w:t>
                            </w:r>
                            <w:proofErr w:type="gramEnd"/>
                          </w:p>
                          <w:p w14:paraId="3199AFB0" w14:textId="77777777" w:rsidR="000F13E2"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6FF5B818" w14:textId="77777777" w:rsidR="000F13E2" w:rsidRPr="00D45619" w:rsidRDefault="00D45619" w:rsidP="00267207">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 xml:space="preserve">… </w:t>
                            </w:r>
                          </w:p>
                          <w:p w14:paraId="40A463A9"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 {</w:t>
                            </w:r>
                          </w:p>
                          <w:p w14:paraId="7D90167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"none</w:t>
                            </w:r>
                            <w:proofErr w:type="gramStart"/>
                            <w:r w:rsidRPr="000F13E2">
                              <w:rPr>
                                <w:rFonts w:asciiTheme="minorHAnsi" w:hAnsi="Arial"/>
                                <w:kern w:val="24"/>
                                <w:sz w:val="16"/>
                                <w:szCs w:val="16"/>
                              </w:rPr>
                              <w:t>";</w:t>
                            </w:r>
                            <w:proofErr w:type="gramEnd"/>
                          </w:p>
                          <w:p w14:paraId="1BB9FB4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8E93040"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ENCODING_FORMAT_JSON {</w:t>
                            </w:r>
                          </w:p>
                          <w:p w14:paraId="34ECEB3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w:t>
                            </w:r>
                            <w:proofErr w:type="gramStart"/>
                            <w:r w:rsidRPr="000F13E2">
                              <w:rPr>
                                <w:rFonts w:asciiTheme="minorHAnsi" w:hAnsi="Arial"/>
                                <w:kern w:val="24"/>
                                <w:sz w:val="16"/>
                                <w:szCs w:val="16"/>
                              </w:rPr>
                              <w:t>FORMAT;</w:t>
                            </w:r>
                            <w:proofErr w:type="gramEnd"/>
                          </w:p>
                          <w:p w14:paraId="00080F93"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"JavaScript Object Notation as defined at https://www.json.org/json-en.html.</w:t>
                            </w:r>
                            <w:proofErr w:type="gramStart"/>
                            <w:r w:rsidRPr="000F13E2">
                              <w:rPr>
                                <w:rFonts w:asciiTheme="minorHAnsi" w:hAnsi="Arial"/>
                                <w:kern w:val="24"/>
                                <w:sz w:val="16"/>
                                <w:szCs w:val="16"/>
                              </w:rPr>
                              <w:t>";</w:t>
                            </w:r>
                            <w:proofErr w:type="gramEnd"/>
                          </w:p>
                          <w:p w14:paraId="504A1A2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5DAE46D"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ENCODING_FORMAT_PROTOBUF {</w:t>
                            </w:r>
                          </w:p>
                          <w:p w14:paraId="7979F3E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w:t>
                            </w:r>
                            <w:proofErr w:type="gramStart"/>
                            <w:r w:rsidRPr="000F13E2">
                              <w:rPr>
                                <w:rFonts w:asciiTheme="minorHAnsi" w:hAnsi="Arial"/>
                                <w:kern w:val="24"/>
                                <w:sz w:val="16"/>
                                <w:szCs w:val="16"/>
                              </w:rPr>
                              <w:t>FORMAT;</w:t>
                            </w:r>
                            <w:proofErr w:type="gramEnd"/>
                          </w:p>
                          <w:p w14:paraId="568FAC2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"Protocol Buffers as defined at github.com/</w:t>
                            </w:r>
                            <w:proofErr w:type="spellStart"/>
                            <w:r w:rsidRPr="000F13E2">
                              <w:rPr>
                                <w:rFonts w:asciiTheme="minorHAnsi" w:hAnsi="Arial"/>
                                <w:kern w:val="24"/>
                                <w:sz w:val="16"/>
                                <w:szCs w:val="16"/>
                              </w:rPr>
                              <w:t>protocolbuffers</w:t>
                            </w:r>
                            <w:proofErr w:type="spellEnd"/>
                            <w:r w:rsidRPr="000F13E2">
                              <w:rPr>
                                <w:rFonts w:asciiTheme="minorHAnsi" w:hAnsi="Arial"/>
                                <w:kern w:val="24"/>
                                <w:sz w:val="16"/>
                                <w:szCs w:val="16"/>
                              </w:rPr>
                              <w:t>/</w:t>
                            </w:r>
                            <w:proofErr w:type="spellStart"/>
                            <w:r w:rsidRPr="000F13E2">
                              <w:rPr>
                                <w:rFonts w:asciiTheme="minorHAnsi" w:hAnsi="Arial"/>
                                <w:kern w:val="24"/>
                                <w:sz w:val="16"/>
                                <w:szCs w:val="16"/>
                              </w:rPr>
                              <w:t>protobuf</w:t>
                            </w:r>
                            <w:proofErr w:type="spellEnd"/>
                            <w:r w:rsidRPr="000F13E2">
                              <w:rPr>
                                <w:rFonts w:asciiTheme="minorHAnsi" w:hAnsi="Arial"/>
                                <w:kern w:val="24"/>
                                <w:sz w:val="16"/>
                                <w:szCs w:val="16"/>
                              </w:rPr>
                              <w:t>.</w:t>
                            </w:r>
                            <w:proofErr w:type="gramStart"/>
                            <w:r w:rsidRPr="000F13E2">
                              <w:rPr>
                                <w:rFonts w:asciiTheme="minorHAnsi" w:hAnsi="Arial"/>
                                <w:kern w:val="24"/>
                                <w:sz w:val="16"/>
                                <w:szCs w:val="16"/>
                              </w:rPr>
                              <w:t>";</w:t>
                            </w:r>
                            <w:proofErr w:type="gramEnd"/>
                          </w:p>
                          <w:p w14:paraId="60CB508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72DCD2AF"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ENCODING_FORMAT_XML {</w:t>
                            </w:r>
                          </w:p>
                          <w:p w14:paraId="1C8B71A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w:t>
                            </w:r>
                            <w:proofErr w:type="gramStart"/>
                            <w:r w:rsidRPr="000F13E2">
                              <w:rPr>
                                <w:rFonts w:asciiTheme="minorHAnsi" w:hAnsi="Arial"/>
                                <w:kern w:val="24"/>
                                <w:sz w:val="16"/>
                                <w:szCs w:val="16"/>
                              </w:rPr>
                              <w:t>FORMAT;</w:t>
                            </w:r>
                            <w:proofErr w:type="gramEnd"/>
                          </w:p>
                          <w:p w14:paraId="2C939A57"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w:t>
                            </w:r>
                            <w:proofErr w:type="spellStart"/>
                            <w:r w:rsidRPr="000F13E2">
                              <w:rPr>
                                <w:rFonts w:asciiTheme="minorHAnsi" w:hAnsi="Arial"/>
                                <w:kern w:val="24"/>
                                <w:sz w:val="16"/>
                                <w:szCs w:val="16"/>
                              </w:rPr>
                              <w:t>eXtensible</w:t>
                            </w:r>
                            <w:proofErr w:type="spellEnd"/>
                            <w:r w:rsidRPr="000F13E2">
                              <w:rPr>
                                <w:rFonts w:asciiTheme="minorHAnsi" w:hAnsi="Arial"/>
                                <w:kern w:val="24"/>
                                <w:sz w:val="16"/>
                                <w:szCs w:val="16"/>
                              </w:rPr>
                              <w:t xml:space="preserve"> Markup Language as defined at https://www.w3.org/standards/xml/.</w:t>
                            </w:r>
                            <w:proofErr w:type="gramStart"/>
                            <w:r w:rsidRPr="000F13E2">
                              <w:rPr>
                                <w:rFonts w:asciiTheme="minorHAnsi" w:hAnsi="Arial"/>
                                <w:kern w:val="24"/>
                                <w:sz w:val="16"/>
                                <w:szCs w:val="16"/>
                              </w:rPr>
                              <w:t>";</w:t>
                            </w:r>
                            <w:proofErr w:type="gramEnd"/>
                          </w:p>
                          <w:p w14:paraId="3594B573" w14:textId="77777777" w:rsidR="000F13E2" w:rsidRPr="00F41B51"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2501DF4F" w14:textId="77777777" w:rsidR="00005A60" w:rsidRPr="00B94221" w:rsidRDefault="00005A60" w:rsidP="00005A60">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2F026B6" id="_x0000_s1035" style="position:absolute;margin-left:0;margin-top:20pt;width:519.85pt;height:25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" o:allowoverlap="f" fillcolor="#f9ecd4 [663]" strokecolor="#141313 [3213]">
                <v:path arrowok="t"/>
                <o:lock v:ext="edit" grouping="t"/>
                <v:textbox>
                  <w:txbxContent>
                    <w:p w14:paraId="0A94DAFB" w14:textId="77777777" w:rsidR="00005A60" w:rsidRPr="005561A5" w:rsidRDefault="00005A60" w:rsidP="00005A60">
                      <w:pPr>
                        <w:spacing w:before="40" w:after="40" w:line="216" w:lineRule="auto"/>
                        <w:rPr>
                          <w:rFonts w:asciiTheme="minorHAnsi" w:hAnsi="Arial"/>
                          <w:kern w:val="24"/>
                          <w:sz w:val="16"/>
                          <w:szCs w:val="16"/>
                        </w:rPr>
                      </w:pPr>
                    </w:p>
                    <w:p w14:paraId="0BA190E6"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typedef </w:t>
                      </w:r>
                      <w:proofErr w:type="gramStart"/>
                      <w:r w:rsidRPr="00267207">
                        <w:rPr>
                          <w:rFonts w:asciiTheme="minorHAnsi" w:hAnsi="Arial"/>
                          <w:kern w:val="24"/>
                          <w:sz w:val="16"/>
                          <w:szCs w:val="16"/>
                        </w:rPr>
                        <w:t>encoding-format</w:t>
                      </w:r>
                      <w:proofErr w:type="gramEnd"/>
                      <w:r w:rsidRPr="00267207">
                        <w:rPr>
                          <w:rFonts w:asciiTheme="minorHAnsi" w:hAnsi="Arial"/>
                          <w:kern w:val="24"/>
                          <w:sz w:val="16"/>
                          <w:szCs w:val="16"/>
                        </w:rPr>
                        <w:t xml:space="preserve"> {</w:t>
                      </w:r>
                    </w:p>
                    <w:p w14:paraId="5040867E"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 </w:t>
                      </w:r>
                      <w:proofErr w:type="spellStart"/>
                      <w:r w:rsidRPr="00267207">
                        <w:rPr>
                          <w:rFonts w:asciiTheme="minorHAnsi" w:hAnsi="Arial"/>
                          <w:kern w:val="24"/>
                          <w:sz w:val="16"/>
                          <w:szCs w:val="16"/>
                        </w:rPr>
                        <w:t>identityref</w:t>
                      </w:r>
                      <w:proofErr w:type="spellEnd"/>
                      <w:r w:rsidRPr="00267207">
                        <w:rPr>
                          <w:rFonts w:asciiTheme="minorHAnsi" w:hAnsi="Arial"/>
                          <w:kern w:val="24"/>
                          <w:sz w:val="16"/>
                          <w:szCs w:val="16"/>
                        </w:rPr>
                        <w:t xml:space="preserve"> {</w:t>
                      </w:r>
                    </w:p>
                    <w:p w14:paraId="56747FCA"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base ENCODING_</w:t>
                      </w:r>
                      <w:proofErr w:type="gramStart"/>
                      <w:r w:rsidRPr="00267207">
                        <w:rPr>
                          <w:rFonts w:asciiTheme="minorHAnsi" w:hAnsi="Arial"/>
                          <w:kern w:val="24"/>
                          <w:sz w:val="16"/>
                          <w:szCs w:val="16"/>
                        </w:rPr>
                        <w:t>FORMAT;</w:t>
                      </w:r>
                      <w:proofErr w:type="gramEnd"/>
                    </w:p>
                    <w:p w14:paraId="4E57576D"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07C1D1C9"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description "The list of possible encoding formats.</w:t>
                      </w:r>
                      <w:proofErr w:type="gramStart"/>
                      <w:r w:rsidRPr="00267207">
                        <w:rPr>
                          <w:rFonts w:asciiTheme="minorHAnsi" w:hAnsi="Arial"/>
                          <w:kern w:val="24"/>
                          <w:sz w:val="16"/>
                          <w:szCs w:val="16"/>
                        </w:rPr>
                        <w:t>";</w:t>
                      </w:r>
                      <w:proofErr w:type="gramEnd"/>
                    </w:p>
                    <w:p w14:paraId="3199AFB0" w14:textId="77777777" w:rsidR="000F13E2"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6FF5B818" w14:textId="77777777" w:rsidR="000F13E2" w:rsidRPr="00D45619" w:rsidRDefault="00D45619" w:rsidP="00267207">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 xml:space="preserve">… </w:t>
                      </w:r>
                    </w:p>
                    <w:p w14:paraId="40A463A9"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 {</w:t>
                      </w:r>
                    </w:p>
                    <w:p w14:paraId="7D90167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"none</w:t>
                      </w:r>
                      <w:proofErr w:type="gramStart"/>
                      <w:r w:rsidRPr="000F13E2">
                        <w:rPr>
                          <w:rFonts w:asciiTheme="minorHAnsi" w:hAnsi="Arial"/>
                          <w:kern w:val="24"/>
                          <w:sz w:val="16"/>
                          <w:szCs w:val="16"/>
                        </w:rPr>
                        <w:t>";</w:t>
                      </w:r>
                      <w:proofErr w:type="gramEnd"/>
                    </w:p>
                    <w:p w14:paraId="1BB9FB4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8E93040"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ENCODING_FORMAT_JSON {</w:t>
                      </w:r>
                    </w:p>
                    <w:p w14:paraId="34ECEB3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w:t>
                      </w:r>
                      <w:proofErr w:type="gramStart"/>
                      <w:r w:rsidRPr="000F13E2">
                        <w:rPr>
                          <w:rFonts w:asciiTheme="minorHAnsi" w:hAnsi="Arial"/>
                          <w:kern w:val="24"/>
                          <w:sz w:val="16"/>
                          <w:szCs w:val="16"/>
                        </w:rPr>
                        <w:t>FORMAT;</w:t>
                      </w:r>
                      <w:proofErr w:type="gramEnd"/>
                    </w:p>
                    <w:p w14:paraId="00080F93"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"JavaScript Object Notation as defined at https://www.json.org/json-en.html.</w:t>
                      </w:r>
                      <w:proofErr w:type="gramStart"/>
                      <w:r w:rsidRPr="000F13E2">
                        <w:rPr>
                          <w:rFonts w:asciiTheme="minorHAnsi" w:hAnsi="Arial"/>
                          <w:kern w:val="24"/>
                          <w:sz w:val="16"/>
                          <w:szCs w:val="16"/>
                        </w:rPr>
                        <w:t>";</w:t>
                      </w:r>
                      <w:proofErr w:type="gramEnd"/>
                    </w:p>
                    <w:p w14:paraId="504A1A2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5DAE46D"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ENCODING_FORMAT_PROTOBUF {</w:t>
                      </w:r>
                    </w:p>
                    <w:p w14:paraId="7979F3E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w:t>
                      </w:r>
                      <w:proofErr w:type="gramStart"/>
                      <w:r w:rsidRPr="000F13E2">
                        <w:rPr>
                          <w:rFonts w:asciiTheme="minorHAnsi" w:hAnsi="Arial"/>
                          <w:kern w:val="24"/>
                          <w:sz w:val="16"/>
                          <w:szCs w:val="16"/>
                        </w:rPr>
                        <w:t>FORMAT;</w:t>
                      </w:r>
                      <w:proofErr w:type="gramEnd"/>
                    </w:p>
                    <w:p w14:paraId="568FAC2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"Protocol Buffers as defined at github.com/</w:t>
                      </w:r>
                      <w:proofErr w:type="spellStart"/>
                      <w:r w:rsidRPr="000F13E2">
                        <w:rPr>
                          <w:rFonts w:asciiTheme="minorHAnsi" w:hAnsi="Arial"/>
                          <w:kern w:val="24"/>
                          <w:sz w:val="16"/>
                          <w:szCs w:val="16"/>
                        </w:rPr>
                        <w:t>protocolbuffers</w:t>
                      </w:r>
                      <w:proofErr w:type="spellEnd"/>
                      <w:r w:rsidRPr="000F13E2">
                        <w:rPr>
                          <w:rFonts w:asciiTheme="minorHAnsi" w:hAnsi="Arial"/>
                          <w:kern w:val="24"/>
                          <w:sz w:val="16"/>
                          <w:szCs w:val="16"/>
                        </w:rPr>
                        <w:t>/</w:t>
                      </w:r>
                      <w:proofErr w:type="spellStart"/>
                      <w:r w:rsidRPr="000F13E2">
                        <w:rPr>
                          <w:rFonts w:asciiTheme="minorHAnsi" w:hAnsi="Arial"/>
                          <w:kern w:val="24"/>
                          <w:sz w:val="16"/>
                          <w:szCs w:val="16"/>
                        </w:rPr>
                        <w:t>protobuf</w:t>
                      </w:r>
                      <w:proofErr w:type="spellEnd"/>
                      <w:r w:rsidRPr="000F13E2">
                        <w:rPr>
                          <w:rFonts w:asciiTheme="minorHAnsi" w:hAnsi="Arial"/>
                          <w:kern w:val="24"/>
                          <w:sz w:val="16"/>
                          <w:szCs w:val="16"/>
                        </w:rPr>
                        <w:t>.</w:t>
                      </w:r>
                      <w:proofErr w:type="gramStart"/>
                      <w:r w:rsidRPr="000F13E2">
                        <w:rPr>
                          <w:rFonts w:asciiTheme="minorHAnsi" w:hAnsi="Arial"/>
                          <w:kern w:val="24"/>
                          <w:sz w:val="16"/>
                          <w:szCs w:val="16"/>
                        </w:rPr>
                        <w:t>";</w:t>
                      </w:r>
                      <w:proofErr w:type="gramEnd"/>
                    </w:p>
                    <w:p w14:paraId="60CB508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72DCD2AF"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ENCODING_FORMAT_XML {</w:t>
                      </w:r>
                    </w:p>
                    <w:p w14:paraId="1C8B71A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w:t>
                      </w:r>
                      <w:proofErr w:type="gramStart"/>
                      <w:r w:rsidRPr="000F13E2">
                        <w:rPr>
                          <w:rFonts w:asciiTheme="minorHAnsi" w:hAnsi="Arial"/>
                          <w:kern w:val="24"/>
                          <w:sz w:val="16"/>
                          <w:szCs w:val="16"/>
                        </w:rPr>
                        <w:t>FORMAT;</w:t>
                      </w:r>
                      <w:proofErr w:type="gramEnd"/>
                    </w:p>
                    <w:p w14:paraId="2C939A57"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w:t>
                      </w:r>
                      <w:proofErr w:type="spellStart"/>
                      <w:r w:rsidRPr="000F13E2">
                        <w:rPr>
                          <w:rFonts w:asciiTheme="minorHAnsi" w:hAnsi="Arial"/>
                          <w:kern w:val="24"/>
                          <w:sz w:val="16"/>
                          <w:szCs w:val="16"/>
                        </w:rPr>
                        <w:t>eXtensible</w:t>
                      </w:r>
                      <w:proofErr w:type="spellEnd"/>
                      <w:r w:rsidRPr="000F13E2">
                        <w:rPr>
                          <w:rFonts w:asciiTheme="minorHAnsi" w:hAnsi="Arial"/>
                          <w:kern w:val="24"/>
                          <w:sz w:val="16"/>
                          <w:szCs w:val="16"/>
                        </w:rPr>
                        <w:t xml:space="preserve"> Markup Language as defined at https://www.w3.org/standards/xml/.</w:t>
                      </w:r>
                      <w:proofErr w:type="gramStart"/>
                      <w:r w:rsidRPr="000F13E2">
                        <w:rPr>
                          <w:rFonts w:asciiTheme="minorHAnsi" w:hAnsi="Arial"/>
                          <w:kern w:val="24"/>
                          <w:sz w:val="16"/>
                          <w:szCs w:val="16"/>
                        </w:rPr>
                        <w:t>";</w:t>
                      </w:r>
                      <w:proofErr w:type="gramEnd"/>
                    </w:p>
                    <w:p w14:paraId="3594B573" w14:textId="77777777" w:rsidR="000F13E2" w:rsidRPr="00F41B51"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2501DF4F" w14:textId="77777777" w:rsidR="00005A60" w:rsidRPr="00B94221" w:rsidRDefault="00005A60" w:rsidP="00005A60">
                      <w:pPr>
                        <w:spacing w:before="40" w:after="40" w:line="216" w:lineRule="auto"/>
                        <w:rPr>
                          <w:rFonts w:asciiTheme="minorHAnsi" w:hAnsi="Arial"/>
                          <w:kern w:val="24"/>
                          <w:sz w:val="16"/>
                          <w:szCs w:val="16"/>
                        </w:rPr>
                      </w:pPr>
                    </w:p>
                  </w:txbxContent>
                </v:textbox>
                <w10:wrap type="topAndBottom" anchorx="margin"/>
              </v:rect>
            </w:pict>
          </mc:Fallback>
        </mc:AlternateContent>
      </w:r>
    </w:p>
    <w:p w14:paraId="33452D0C" w14:textId="3BA29897" w:rsidR="00005A60" w:rsidRDefault="00005A60" w:rsidP="00005A60">
      <w:pPr>
        <w:pStyle w:val="FigureCaption"/>
      </w:pPr>
      <w:bookmarkStart w:id="2980" w:name="_Toc192620384"/>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10</w:t>
      </w:r>
      <w:r>
        <w:rPr>
          <w:noProof/>
        </w:rPr>
        <w:fldChar w:fldCharType="end"/>
      </w:r>
      <w:r w:rsidRPr="00CA3534">
        <w:t xml:space="preserve"> </w:t>
      </w:r>
      <w:r>
        <w:t xml:space="preserve"> </w:t>
      </w:r>
      <w:r w:rsidR="00375A28">
        <w:t>YANG</w:t>
      </w:r>
      <w:r>
        <w:t xml:space="preserve">: </w:t>
      </w:r>
      <w:r w:rsidR="00B12918">
        <w:t>encoding-formats</w:t>
      </w:r>
      <w:bookmarkEnd w:id="2980"/>
    </w:p>
    <w:p w14:paraId="7FDDED5D" w14:textId="77777777" w:rsidR="0017739C" w:rsidRDefault="008A7B53" w:rsidP="00A56331">
      <w:r w:rsidRPr="00F32BDC">
        <w:rPr>
          <w:noProof/>
        </w:rPr>
        <mc:AlternateContent>
          <mc:Choice Requires="wps">
            <w:drawing>
              <wp:anchor distT="0" distB="0" distL="114300" distR="114300" simplePos="0" relativeHeight="251654144" behindDoc="0" locked="0" layoutInCell="1" allowOverlap="1" wp14:anchorId="31F7C1CE" wp14:editId="08D2D95A">
                <wp:simplePos x="0" y="0"/>
                <wp:positionH relativeFrom="margin">
                  <wp:align>left</wp:align>
                </wp:positionH>
                <wp:positionV relativeFrom="paragraph">
                  <wp:posOffset>301625</wp:posOffset>
                </wp:positionV>
                <wp:extent cx="6602095" cy="3346450"/>
                <wp:effectExtent l="0" t="0" r="27305" b="25400"/>
                <wp:wrapTopAndBottom/>
                <wp:docPr id="1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347049"/>
                        </a:xfrm>
                        <a:prstGeom prst="rect">
                          <a:avLst/>
                        </a:prstGeom>
                        <a:solidFill>
                          <a:schemeClr val="accent4">
                            <a:lumMod val="20000"/>
                            <a:lumOff val="80000"/>
                          </a:schemeClr>
                        </a:solidFill>
                        <a:ln>
                          <a:solidFill>
                            <a:schemeClr val="tx1"/>
                          </a:solidFill>
                        </a:ln>
                      </wps:spPr>
                      <wps:txbx>
                        <w:txbxContent>
                          <w:p w14:paraId="6D82B03E"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grouping information-record-strategy {</w:t>
                            </w:r>
                          </w:p>
                          <w:p w14:paraId="49B0343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record-suppression {</w:t>
                            </w:r>
                          </w:p>
                          <w:p w14:paraId="07CFAE7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record-</w:t>
                            </w:r>
                            <w:proofErr w:type="gramStart"/>
                            <w:r w:rsidRPr="003150E4">
                              <w:rPr>
                                <w:rFonts w:asciiTheme="minorHAnsi" w:hAnsi="Arial"/>
                                <w:kern w:val="24"/>
                                <w:sz w:val="16"/>
                                <w:szCs w:val="16"/>
                              </w:rPr>
                              <w:t>suppression;</w:t>
                            </w:r>
                            <w:proofErr w:type="gramEnd"/>
                          </w:p>
                          <w:p w14:paraId="4565FE6D"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"RECORD_SUPPRESSION_NO_SUPPRESSION</w:t>
                            </w:r>
                            <w:proofErr w:type="gramStart"/>
                            <w:r w:rsidRPr="003150E4">
                              <w:rPr>
                                <w:rFonts w:asciiTheme="minorHAnsi" w:hAnsi="Arial"/>
                                <w:kern w:val="24"/>
                                <w:sz w:val="16"/>
                                <w:szCs w:val="16"/>
                              </w:rPr>
                              <w:t>";</w:t>
                            </w:r>
                            <w:proofErr w:type="gramEnd"/>
                          </w:p>
                          <w:p w14:paraId="74DE6F97"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w:t>
                            </w:r>
                            <w:proofErr w:type="gramStart"/>
                            <w:r w:rsidRPr="003150E4">
                              <w:rPr>
                                <w:rFonts w:asciiTheme="minorHAnsi" w:hAnsi="Arial"/>
                                <w:kern w:val="24"/>
                                <w:sz w:val="16"/>
                                <w:szCs w:val="16"/>
                              </w:rPr>
                              <w:t>false;</w:t>
                            </w:r>
                            <w:proofErr w:type="gramEnd"/>
                          </w:p>
                          <w:p w14:paraId="146BE57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"Indicates whether records are suppressed and if so, what the suppression strategy is.</w:t>
                            </w:r>
                          </w:p>
                          <w:p w14:paraId="0A4E2E5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745496F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30A0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value-expectation {</w:t>
                            </w:r>
                          </w:p>
                          <w:p w14:paraId="20848B11"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w:t>
                            </w:r>
                            <w:proofErr w:type="gramStart"/>
                            <w:r w:rsidRPr="003150E4">
                              <w:rPr>
                                <w:rFonts w:asciiTheme="minorHAnsi" w:hAnsi="Arial"/>
                                <w:kern w:val="24"/>
                                <w:sz w:val="16"/>
                                <w:szCs w:val="16"/>
                              </w:rPr>
                              <w:t>expectation;</w:t>
                            </w:r>
                            <w:proofErr w:type="gramEnd"/>
                          </w:p>
                          <w:p w14:paraId="17D7D41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"VALUE_EXPECTATION_NO_EXPECTATION</w:t>
                            </w:r>
                            <w:proofErr w:type="gramStart"/>
                            <w:r w:rsidRPr="003150E4">
                              <w:rPr>
                                <w:rFonts w:asciiTheme="minorHAnsi" w:hAnsi="Arial"/>
                                <w:kern w:val="24"/>
                                <w:sz w:val="16"/>
                                <w:szCs w:val="16"/>
                              </w:rPr>
                              <w:t>";</w:t>
                            </w:r>
                            <w:proofErr w:type="gramEnd"/>
                          </w:p>
                          <w:p w14:paraId="4DEFF9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w:t>
                            </w:r>
                            <w:proofErr w:type="gramStart"/>
                            <w:r w:rsidRPr="003150E4">
                              <w:rPr>
                                <w:rFonts w:asciiTheme="minorHAnsi" w:hAnsi="Arial"/>
                                <w:kern w:val="24"/>
                                <w:sz w:val="16"/>
                                <w:szCs w:val="16"/>
                              </w:rPr>
                              <w:t>false;</w:t>
                            </w:r>
                            <w:proofErr w:type="gramEnd"/>
                          </w:p>
                          <w:p w14:paraId="0A3DD5B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"Where there is record suppression this indicates what the relevant expected value is.</w:t>
                            </w:r>
                          </w:p>
                          <w:p w14:paraId="013D06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If the value is as expected the record will be suppressed.</w:t>
                            </w:r>
                          </w:p>
                          <w:p w14:paraId="1D3CC19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3EDAD8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BE0E3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allowed-dither-from-value-expectation {</w:t>
                            </w:r>
                          </w:p>
                          <w:p w14:paraId="5234C64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value-expectation-</w:t>
                            </w:r>
                            <w:proofErr w:type="gramStart"/>
                            <w:r w:rsidRPr="003150E4">
                              <w:rPr>
                                <w:rFonts w:asciiTheme="minorHAnsi" w:hAnsi="Arial"/>
                                <w:kern w:val="24"/>
                                <w:sz w:val="16"/>
                                <w:szCs w:val="16"/>
                              </w:rPr>
                              <w:t>dither;</w:t>
                            </w:r>
                            <w:proofErr w:type="gramEnd"/>
                          </w:p>
                          <w:p w14:paraId="4DA83BE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"VALUE_EXPECTATION_DITHER_NO_DITHER</w:t>
                            </w:r>
                            <w:proofErr w:type="gramStart"/>
                            <w:r w:rsidRPr="003150E4">
                              <w:rPr>
                                <w:rFonts w:asciiTheme="minorHAnsi" w:hAnsi="Arial"/>
                                <w:kern w:val="24"/>
                                <w:sz w:val="16"/>
                                <w:szCs w:val="16"/>
                              </w:rPr>
                              <w:t>";</w:t>
                            </w:r>
                            <w:proofErr w:type="gramEnd"/>
                          </w:p>
                          <w:p w14:paraId="4A100FF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w:t>
                            </w:r>
                            <w:proofErr w:type="gramStart"/>
                            <w:r w:rsidRPr="003150E4">
                              <w:rPr>
                                <w:rFonts w:asciiTheme="minorHAnsi" w:hAnsi="Arial"/>
                                <w:kern w:val="24"/>
                                <w:sz w:val="16"/>
                                <w:szCs w:val="16"/>
                              </w:rPr>
                              <w:t>false;</w:t>
                            </w:r>
                            <w:proofErr w:type="gramEnd"/>
                          </w:p>
                          <w:p w14:paraId="6542911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"Defines the dither in an expected value that is allowed for the value to still be considered as expected.</w:t>
                            </w:r>
                          </w:p>
                          <w:p w14:paraId="45C5D974"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523421C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350021E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"Properties relevant for a stream that may convey records of INFORMATION record type.</w:t>
                            </w:r>
                            <w:proofErr w:type="gramStart"/>
                            <w:r w:rsidRPr="003150E4">
                              <w:rPr>
                                <w:rFonts w:asciiTheme="minorHAnsi" w:hAnsi="Arial"/>
                                <w:kern w:val="24"/>
                                <w:sz w:val="16"/>
                                <w:szCs w:val="16"/>
                              </w:rPr>
                              <w:t>";</w:t>
                            </w:r>
                            <w:proofErr w:type="gramEnd"/>
                          </w:p>
                          <w:p w14:paraId="6120D874" w14:textId="77777777" w:rsidR="0017739C" w:rsidRPr="00B94221" w:rsidRDefault="003150E4" w:rsidP="00092A9A">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1F7C1CE" id="_x0000_s1036" style="position:absolute;margin-left:0;margin-top:23.75pt;width:519.85pt;height:263.5pt;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" fillcolor="#f9ecd4 [663]" strokecolor="#141313 [3213]">
                <v:path arrowok="t"/>
                <o:lock v:ext="edit" grouping="t"/>
                <v:textbox>
                  <w:txbxContent>
                    <w:p w14:paraId="6D82B03E"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grouping information-record-strategy {</w:t>
                      </w:r>
                    </w:p>
                    <w:p w14:paraId="49B0343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record-suppression {</w:t>
                      </w:r>
                    </w:p>
                    <w:p w14:paraId="07CFAE7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record-</w:t>
                      </w:r>
                      <w:proofErr w:type="gramStart"/>
                      <w:r w:rsidRPr="003150E4">
                        <w:rPr>
                          <w:rFonts w:asciiTheme="minorHAnsi" w:hAnsi="Arial"/>
                          <w:kern w:val="24"/>
                          <w:sz w:val="16"/>
                          <w:szCs w:val="16"/>
                        </w:rPr>
                        <w:t>suppression;</w:t>
                      </w:r>
                      <w:proofErr w:type="gramEnd"/>
                    </w:p>
                    <w:p w14:paraId="4565FE6D"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"RECORD_SUPPRESSION_NO_SUPPRESSION</w:t>
                      </w:r>
                      <w:proofErr w:type="gramStart"/>
                      <w:r w:rsidRPr="003150E4">
                        <w:rPr>
                          <w:rFonts w:asciiTheme="minorHAnsi" w:hAnsi="Arial"/>
                          <w:kern w:val="24"/>
                          <w:sz w:val="16"/>
                          <w:szCs w:val="16"/>
                        </w:rPr>
                        <w:t>";</w:t>
                      </w:r>
                      <w:proofErr w:type="gramEnd"/>
                    </w:p>
                    <w:p w14:paraId="74DE6F97"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w:t>
                      </w:r>
                      <w:proofErr w:type="gramStart"/>
                      <w:r w:rsidRPr="003150E4">
                        <w:rPr>
                          <w:rFonts w:asciiTheme="minorHAnsi" w:hAnsi="Arial"/>
                          <w:kern w:val="24"/>
                          <w:sz w:val="16"/>
                          <w:szCs w:val="16"/>
                        </w:rPr>
                        <w:t>false;</w:t>
                      </w:r>
                      <w:proofErr w:type="gramEnd"/>
                    </w:p>
                    <w:p w14:paraId="146BE57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"Indicates whether records are suppressed and if so, what the suppression strategy is.</w:t>
                      </w:r>
                    </w:p>
                    <w:p w14:paraId="0A4E2E5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745496F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30A0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value-expectation {</w:t>
                      </w:r>
                    </w:p>
                    <w:p w14:paraId="20848B11"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w:t>
                      </w:r>
                      <w:proofErr w:type="gramStart"/>
                      <w:r w:rsidRPr="003150E4">
                        <w:rPr>
                          <w:rFonts w:asciiTheme="minorHAnsi" w:hAnsi="Arial"/>
                          <w:kern w:val="24"/>
                          <w:sz w:val="16"/>
                          <w:szCs w:val="16"/>
                        </w:rPr>
                        <w:t>expectation;</w:t>
                      </w:r>
                      <w:proofErr w:type="gramEnd"/>
                    </w:p>
                    <w:p w14:paraId="17D7D41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"VALUE_EXPECTATION_NO_EXPECTATION</w:t>
                      </w:r>
                      <w:proofErr w:type="gramStart"/>
                      <w:r w:rsidRPr="003150E4">
                        <w:rPr>
                          <w:rFonts w:asciiTheme="minorHAnsi" w:hAnsi="Arial"/>
                          <w:kern w:val="24"/>
                          <w:sz w:val="16"/>
                          <w:szCs w:val="16"/>
                        </w:rPr>
                        <w:t>";</w:t>
                      </w:r>
                      <w:proofErr w:type="gramEnd"/>
                    </w:p>
                    <w:p w14:paraId="4DEFF9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w:t>
                      </w:r>
                      <w:proofErr w:type="gramStart"/>
                      <w:r w:rsidRPr="003150E4">
                        <w:rPr>
                          <w:rFonts w:asciiTheme="minorHAnsi" w:hAnsi="Arial"/>
                          <w:kern w:val="24"/>
                          <w:sz w:val="16"/>
                          <w:szCs w:val="16"/>
                        </w:rPr>
                        <w:t>false;</w:t>
                      </w:r>
                      <w:proofErr w:type="gramEnd"/>
                    </w:p>
                    <w:p w14:paraId="0A3DD5B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"Where there is record suppression this indicates what the relevant expected value is.</w:t>
                      </w:r>
                    </w:p>
                    <w:p w14:paraId="013D06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If the value is as expected the record will be suppressed.</w:t>
                      </w:r>
                    </w:p>
                    <w:p w14:paraId="1D3CC19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3EDAD8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BE0E3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allowed-dither-from-value-expectation {</w:t>
                      </w:r>
                    </w:p>
                    <w:p w14:paraId="5234C64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value-expectation-</w:t>
                      </w:r>
                      <w:proofErr w:type="gramStart"/>
                      <w:r w:rsidRPr="003150E4">
                        <w:rPr>
                          <w:rFonts w:asciiTheme="minorHAnsi" w:hAnsi="Arial"/>
                          <w:kern w:val="24"/>
                          <w:sz w:val="16"/>
                          <w:szCs w:val="16"/>
                        </w:rPr>
                        <w:t>dither;</w:t>
                      </w:r>
                      <w:proofErr w:type="gramEnd"/>
                    </w:p>
                    <w:p w14:paraId="4DA83BE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"VALUE_EXPECTATION_DITHER_NO_DITHER</w:t>
                      </w:r>
                      <w:proofErr w:type="gramStart"/>
                      <w:r w:rsidRPr="003150E4">
                        <w:rPr>
                          <w:rFonts w:asciiTheme="minorHAnsi" w:hAnsi="Arial"/>
                          <w:kern w:val="24"/>
                          <w:sz w:val="16"/>
                          <w:szCs w:val="16"/>
                        </w:rPr>
                        <w:t>";</w:t>
                      </w:r>
                      <w:proofErr w:type="gramEnd"/>
                    </w:p>
                    <w:p w14:paraId="4A100FF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w:t>
                      </w:r>
                      <w:proofErr w:type="gramStart"/>
                      <w:r w:rsidRPr="003150E4">
                        <w:rPr>
                          <w:rFonts w:asciiTheme="minorHAnsi" w:hAnsi="Arial"/>
                          <w:kern w:val="24"/>
                          <w:sz w:val="16"/>
                          <w:szCs w:val="16"/>
                        </w:rPr>
                        <w:t>false;</w:t>
                      </w:r>
                      <w:proofErr w:type="gramEnd"/>
                    </w:p>
                    <w:p w14:paraId="6542911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"Defines the dither in an expected value that is allowed for the value to still be considered as expected.</w:t>
                      </w:r>
                    </w:p>
                    <w:p w14:paraId="45C5D974"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523421C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350021E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"Properties relevant for a stream that may convey records of INFORMATION record type.</w:t>
                      </w:r>
                      <w:proofErr w:type="gramStart"/>
                      <w:r w:rsidRPr="003150E4">
                        <w:rPr>
                          <w:rFonts w:asciiTheme="minorHAnsi" w:hAnsi="Arial"/>
                          <w:kern w:val="24"/>
                          <w:sz w:val="16"/>
                          <w:szCs w:val="16"/>
                        </w:rPr>
                        <w:t>";</w:t>
                      </w:r>
                      <w:proofErr w:type="gramEnd"/>
                    </w:p>
                    <w:p w14:paraId="6120D874" w14:textId="77777777" w:rsidR="0017739C" w:rsidRPr="00B94221" w:rsidRDefault="003150E4" w:rsidP="00092A9A">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txbxContent>
                </v:textbox>
                <w10:wrap type="topAndBottom" anchorx="margin"/>
              </v:rect>
            </w:pict>
          </mc:Fallback>
        </mc:AlternateContent>
      </w:r>
    </w:p>
    <w:p w14:paraId="7FE7F7FA" w14:textId="6EC395FF" w:rsidR="0017739C" w:rsidRDefault="0017739C" w:rsidP="0017739C">
      <w:pPr>
        <w:pStyle w:val="FigureCaption"/>
      </w:pPr>
      <w:bookmarkStart w:id="2981" w:name="_Toc192620385"/>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11</w:t>
      </w:r>
      <w:r>
        <w:rPr>
          <w:noProof/>
        </w:rPr>
        <w:fldChar w:fldCharType="end"/>
      </w:r>
      <w:r w:rsidRPr="00CA3534">
        <w:t xml:space="preserve"> </w:t>
      </w:r>
      <w:r>
        <w:t xml:space="preserve"> </w:t>
      </w:r>
      <w:r w:rsidR="00375A28">
        <w:t>YANG</w:t>
      </w:r>
      <w:r>
        <w:t xml:space="preserve">: </w:t>
      </w:r>
      <w:r w:rsidR="0049258F">
        <w:t>information-record-strategy</w:t>
      </w:r>
      <w:bookmarkEnd w:id="2981"/>
    </w:p>
    <w:p w14:paraId="012120F1" w14:textId="77777777" w:rsidR="0049258F" w:rsidRPr="00A56331" w:rsidRDefault="00092A9A" w:rsidP="00A56331">
      <w:r>
        <w:rPr>
          <w:rFonts w:eastAsia="Times New Roman"/>
        </w:rPr>
        <w:t xml:space="preserve">This </w:t>
      </w:r>
      <w:r w:rsidR="005900CB">
        <w:rPr>
          <w:rFonts w:eastAsia="Times New Roman"/>
        </w:rPr>
        <w:t xml:space="preserve">information-record-strategy </w:t>
      </w:r>
      <w:r>
        <w:rPr>
          <w:rFonts w:eastAsia="Times New Roman"/>
        </w:rPr>
        <w:t>structure is experimental</w:t>
      </w:r>
      <w:r w:rsidR="0049258F">
        <w:rPr>
          <w:rFonts w:eastAsia="Times New Roman"/>
        </w:rPr>
        <w:t xml:space="preserve">, provided in preparation for future cases on information record streaming. </w:t>
      </w:r>
      <w:r w:rsidR="005900CB">
        <w:t>This structure does not need to be supported at this stage.</w:t>
      </w:r>
    </w:p>
    <w:p w14:paraId="6EF97F69" w14:textId="77777777" w:rsidR="0017739C" w:rsidRDefault="0017739C" w:rsidP="0017739C">
      <w:pPr>
        <w:spacing w:before="100" w:beforeAutospacing="1" w:after="100" w:afterAutospacing="1"/>
        <w:rPr>
          <w:rFonts w:eastAsia="Times New Roman"/>
        </w:rPr>
      </w:pPr>
      <w:r>
        <w:rPr>
          <w:rFonts w:eastAsia="Times New Roman"/>
        </w:rPr>
        <w:t>For this structure, a solution shall provide the following support:</w:t>
      </w:r>
    </w:p>
    <w:p w14:paraId="7499D262" w14:textId="77777777" w:rsidR="0017739C" w:rsidRDefault="00092A9A" w:rsidP="0017739C">
      <w:pPr>
        <w:numPr>
          <w:ilvl w:val="0"/>
          <w:numId w:val="10"/>
        </w:numPr>
        <w:spacing w:before="100" w:beforeAutospacing="1" w:after="100" w:afterAutospacing="1"/>
        <w:rPr>
          <w:rFonts w:eastAsia="Times New Roman"/>
        </w:rPr>
      </w:pPr>
      <w:r>
        <w:rPr>
          <w:rFonts w:eastAsia="Times New Roman"/>
        </w:rPr>
        <w:t>Conditional (as per description above)</w:t>
      </w:r>
      <w:r w:rsidRPr="008B3C46">
        <w:rPr>
          <w:rFonts w:eastAsia="Times New Roman"/>
        </w:rPr>
        <w:t>:</w:t>
      </w:r>
    </w:p>
    <w:p w14:paraId="4C28ECEA" w14:textId="77777777" w:rsidR="0017739C" w:rsidRDefault="00092A9A" w:rsidP="0017739C">
      <w:pPr>
        <w:numPr>
          <w:ilvl w:val="1"/>
          <w:numId w:val="10"/>
        </w:numPr>
        <w:spacing w:before="100" w:beforeAutospacing="1" w:after="100" w:afterAutospacing="1"/>
        <w:rPr>
          <w:rFonts w:eastAsia="Times New Roman"/>
        </w:rPr>
      </w:pPr>
      <w:r>
        <w:rPr>
          <w:rFonts w:eastAsia="Times New Roman"/>
        </w:rPr>
        <w:t>record-suppression</w:t>
      </w:r>
    </w:p>
    <w:p w14:paraId="5915BBD3" w14:textId="77777777" w:rsidR="0017739C" w:rsidRDefault="00092A9A" w:rsidP="0017739C">
      <w:pPr>
        <w:numPr>
          <w:ilvl w:val="1"/>
          <w:numId w:val="10"/>
        </w:numPr>
        <w:spacing w:before="100" w:beforeAutospacing="1" w:after="100" w:afterAutospacing="1"/>
        <w:rPr>
          <w:rFonts w:eastAsia="Times New Roman"/>
        </w:rPr>
      </w:pPr>
      <w:r>
        <w:rPr>
          <w:rFonts w:eastAsia="Times New Roman"/>
        </w:rPr>
        <w:lastRenderedPageBreak/>
        <w:t>value-expectation</w:t>
      </w:r>
    </w:p>
    <w:p w14:paraId="31D3804B" w14:textId="77777777" w:rsidR="00AE5951" w:rsidRDefault="00092A9A" w:rsidP="00AE5951">
      <w:pPr>
        <w:numPr>
          <w:ilvl w:val="1"/>
          <w:numId w:val="10"/>
        </w:numPr>
        <w:spacing w:before="100" w:beforeAutospacing="1" w:after="100" w:afterAutospacing="1"/>
        <w:rPr>
          <w:rFonts w:eastAsia="Times New Roman"/>
        </w:rPr>
      </w:pPr>
      <w:r w:rsidRPr="00092A9A">
        <w:rPr>
          <w:rFonts w:eastAsia="Times New Roman"/>
        </w:rPr>
        <w:t>allowed-dither-from-value-expectation</w:t>
      </w:r>
    </w:p>
    <w:p w14:paraId="19ED93A4" w14:textId="77777777" w:rsidR="006E6EB5" w:rsidRDefault="006E6EB5" w:rsidP="006E6EB5">
      <w:pPr>
        <w:pStyle w:val="Heading4"/>
      </w:pPr>
      <w:bookmarkStart w:id="2982" w:name="_Toc192619470"/>
      <w:r>
        <w:t>Supported stream type combinations</w:t>
      </w:r>
      <w:bookmarkEnd w:id="2982"/>
    </w:p>
    <w:p w14:paraId="4A45BE9D" w14:textId="77777777" w:rsidR="003D4A94" w:rsidRDefault="003D4A94" w:rsidP="006E6EB5"/>
    <w:p w14:paraId="70AE642D" w14:textId="77777777" w:rsidR="006E6EB5" w:rsidRDefault="00DB597D" w:rsidP="006E6EB5">
      <w:r>
        <w:t xml:space="preserve">The </w:t>
      </w:r>
      <w:r w:rsidR="003D4A94" w:rsidRPr="003D4A94">
        <w:t xml:space="preserve">supported-stream-type </w:t>
      </w:r>
      <w:r>
        <w:t>structure allows a stream to be fully defined</w:t>
      </w:r>
      <w:r w:rsidR="003D4A94">
        <w:t xml:space="preserve"> and </w:t>
      </w:r>
      <w:r w:rsidR="003D4A94" w:rsidRPr="003D4A94">
        <w:t>can be used to provide a full unique combination of data set</w:t>
      </w:r>
      <w:r w:rsidR="003D4A94">
        <w:t xml:space="preserve"> (stream-type-content)</w:t>
      </w:r>
      <w:r w:rsidR="003D4A94" w:rsidRPr="003D4A94">
        <w:t>, protocol and encoding</w:t>
      </w:r>
      <w:r>
        <w:t xml:space="preserve">. It is expected at this stage that each structure defines one unique stream fully specifying all individual property. </w:t>
      </w:r>
    </w:p>
    <w:p w14:paraId="6D45F5B3" w14:textId="77777777" w:rsidR="003F1C00" w:rsidRDefault="003F1C00" w:rsidP="006E6EB5">
      <w:r>
        <w:t>It is recommended that the allowed connection protocol field has only one entry for each supported</w:t>
      </w:r>
      <w:r w:rsidR="00E94B53">
        <w:t>-</w:t>
      </w:r>
      <w:r>
        <w:t>stream</w:t>
      </w:r>
      <w:r w:rsidR="00E94B53">
        <w:t>-</w:t>
      </w:r>
      <w:r>
        <w:t xml:space="preserve">type. The stream type will then specify a single explicit encoding format and connection protocol combination for the connection protocol details. </w:t>
      </w:r>
    </w:p>
    <w:p w14:paraId="2FEFCED6" w14:textId="77777777" w:rsidR="003D4A94" w:rsidRDefault="003D4A94" w:rsidP="006E6EB5">
      <w:r w:rsidRPr="003D4A94">
        <w:t xml:space="preserve">The provider can advertise as many supported-stream-types as is necessary to represent the combination of data sets, protocol details and encoding formats that it offers. The supported-stream-type list deals with the various combinations. </w:t>
      </w:r>
      <w:r>
        <w:t>I</w:t>
      </w:r>
      <w:r w:rsidRPr="003D4A94">
        <w:t>f a data set is provided via various alternative formats, then there will be multiple supported-stream-type</w:t>
      </w:r>
      <w:r>
        <w:t>s, each one defining a single specific format</w:t>
      </w:r>
      <w:r w:rsidRPr="003D4A94">
        <w:t>.</w:t>
      </w:r>
    </w:p>
    <w:p w14:paraId="1DDEB67F" w14:textId="77777777" w:rsidR="003F1C00" w:rsidRDefault="003F1C00" w:rsidP="006E6EB5">
      <w:r>
        <w:t>An available</w:t>
      </w:r>
      <w:r w:rsidR="00E94B53">
        <w:t>-</w:t>
      </w:r>
      <w:r>
        <w:t xml:space="preserve">stream </w:t>
      </w:r>
      <w:r w:rsidR="003D4A94">
        <w:t xml:space="preserve">(see below) </w:t>
      </w:r>
      <w:r>
        <w:t>can then reference a supported</w:t>
      </w:r>
      <w:r w:rsidR="00E94B53">
        <w:t>-</w:t>
      </w:r>
      <w:r>
        <w:t>stream</w:t>
      </w:r>
      <w:r w:rsidR="00E94B53">
        <w:t>-</w:t>
      </w:r>
      <w:r>
        <w:t>type with no ambiguity</w:t>
      </w:r>
      <w:r w:rsidR="003D4A94">
        <w:t xml:space="preserve"> and the available</w:t>
      </w:r>
      <w:r w:rsidR="00E94B53">
        <w:t>-</w:t>
      </w:r>
      <w:r w:rsidR="003D4A94">
        <w:t>stream need not define the connection</w:t>
      </w:r>
      <w:r w:rsidR="00E94B53">
        <w:t>-</w:t>
      </w:r>
      <w:r w:rsidR="003D4A94">
        <w:t>protocol.</w:t>
      </w:r>
    </w:p>
    <w:p w14:paraId="040BD5F2" w14:textId="3C9B2771" w:rsidR="00E94B53" w:rsidRDefault="00E94B53" w:rsidP="006E6EB5">
      <w:r w:rsidRPr="00E94B53">
        <w:t xml:space="preserve">For example, if the provider supports a specific set of data over a stream that is PROTOBUF over </w:t>
      </w:r>
      <w:proofErr w:type="spellStart"/>
      <w:r w:rsidR="003F1A9E">
        <w:t>gNMI</w:t>
      </w:r>
      <w:proofErr w:type="spellEnd"/>
      <w:r w:rsidRPr="00E94B53">
        <w:t xml:space="preserve"> it would specific a supported-stream-type with only that combination (i.e., a single allowed-connection-protocol of </w:t>
      </w:r>
      <w:proofErr w:type="spellStart"/>
      <w:r w:rsidR="003F1A9E">
        <w:t>gNMI</w:t>
      </w:r>
      <w:proofErr w:type="spellEnd"/>
      <w:r w:rsidRPr="00E94B53">
        <w:t xml:space="preserve"> and a single encoding-format of PROTOBUF). If it supports the same data over a </w:t>
      </w:r>
      <w:proofErr w:type="spellStart"/>
      <w:r w:rsidR="003F1A9E">
        <w:t>gNMI</w:t>
      </w:r>
      <w:proofErr w:type="spellEnd"/>
      <w:r w:rsidRPr="00E94B53">
        <w:t xml:space="preserve"> stream that is not PROTOBUF encoded but uses JSON, then this is specified via a separate supported-stream-type.</w:t>
      </w:r>
    </w:p>
    <w:p w14:paraId="551B540B" w14:textId="77777777" w:rsidR="00790FDD" w:rsidRDefault="00790FDD" w:rsidP="00790FDD">
      <w:pPr>
        <w:pStyle w:val="Heading3"/>
      </w:pPr>
      <w:bookmarkStart w:id="2983" w:name="_Ref52524816"/>
      <w:bookmarkStart w:id="2984" w:name="_Toc192619471"/>
      <w:r>
        <w:lastRenderedPageBreak/>
        <w:t>Available Streams</w:t>
      </w:r>
      <w:bookmarkEnd w:id="2983"/>
      <w:bookmarkEnd w:id="2984"/>
    </w:p>
    <w:p w14:paraId="14740D81" w14:textId="77777777" w:rsidR="00790FDD" w:rsidRPr="00F74A9B" w:rsidRDefault="00CD7F9E" w:rsidP="00790FDD">
      <w:r w:rsidRPr="00F32BDC">
        <w:rPr>
          <w:noProof/>
        </w:rPr>
        <mc:AlternateContent>
          <mc:Choice Requires="wps">
            <w:drawing>
              <wp:anchor distT="0" distB="0" distL="114300" distR="114300" simplePos="0" relativeHeight="251631616" behindDoc="0" locked="0" layoutInCell="1" allowOverlap="1" wp14:anchorId="1BE8F92F" wp14:editId="53AC4F59">
                <wp:simplePos x="0" y="0"/>
                <wp:positionH relativeFrom="margin">
                  <wp:align>left</wp:align>
                </wp:positionH>
                <wp:positionV relativeFrom="paragraph">
                  <wp:posOffset>273685</wp:posOffset>
                </wp:positionV>
                <wp:extent cx="6600825" cy="5304790"/>
                <wp:effectExtent l="0" t="0" r="28575" b="10160"/>
                <wp:wrapTopAndBottom/>
                <wp:docPr id="6"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5305246"/>
                        </a:xfrm>
                        <a:prstGeom prst="rect">
                          <a:avLst/>
                        </a:prstGeom>
                        <a:solidFill>
                          <a:schemeClr val="accent4">
                            <a:lumMod val="20000"/>
                            <a:lumOff val="80000"/>
                          </a:schemeClr>
                        </a:solidFill>
                        <a:ln>
                          <a:solidFill>
                            <a:schemeClr val="tx1"/>
                          </a:solidFill>
                        </a:ln>
                      </wps:spPr>
                      <wps:txbx>
                        <w:txbxContent>
                          <w:p w14:paraId="21479B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grouping </w:t>
                            </w:r>
                            <w:proofErr w:type="gramStart"/>
                            <w:r w:rsidRPr="003737BB">
                              <w:rPr>
                                <w:rFonts w:asciiTheme="minorHAnsi" w:hAnsi="Arial"/>
                                <w:kern w:val="24"/>
                                <w:sz w:val="16"/>
                                <w:szCs w:val="16"/>
                              </w:rPr>
                              <w:t>available-stream</w:t>
                            </w:r>
                            <w:proofErr w:type="gramEnd"/>
                            <w:r w:rsidRPr="003737BB">
                              <w:rPr>
                                <w:rFonts w:asciiTheme="minorHAnsi" w:hAnsi="Arial"/>
                                <w:kern w:val="24"/>
                                <w:sz w:val="16"/>
                                <w:szCs w:val="16"/>
                              </w:rPr>
                              <w:t xml:space="preserve"> {</w:t>
                            </w:r>
                          </w:p>
                          <w:p w14:paraId="531C8C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leaf-list connection-address {</w:t>
                            </w:r>
                          </w:p>
                          <w:p w14:paraId="0943C35C"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w:t>
                            </w:r>
                            <w:proofErr w:type="gramStart"/>
                            <w:r w:rsidRPr="003737BB">
                              <w:rPr>
                                <w:rFonts w:asciiTheme="minorHAnsi" w:hAnsi="Arial"/>
                                <w:kern w:val="24"/>
                                <w:sz w:val="16"/>
                                <w:szCs w:val="16"/>
                              </w:rPr>
                              <w:t>string;</w:t>
                            </w:r>
                            <w:proofErr w:type="gramEnd"/>
                          </w:p>
                          <w:p w14:paraId="07AA55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w:t>
                            </w:r>
                            <w:proofErr w:type="gramStart"/>
                            <w:r w:rsidRPr="003737BB">
                              <w:rPr>
                                <w:rFonts w:asciiTheme="minorHAnsi" w:hAnsi="Arial"/>
                                <w:kern w:val="24"/>
                                <w:sz w:val="16"/>
                                <w:szCs w:val="16"/>
                              </w:rPr>
                              <w:t>false;</w:t>
                            </w:r>
                            <w:proofErr w:type="gramEnd"/>
                          </w:p>
                          <w:p w14:paraId="2CA94C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"Provides the address for the connection. </w:t>
                            </w:r>
                          </w:p>
                          <w:p w14:paraId="75FB91B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format of the address and attachment mechanism will depend on the connection protocol defined in another attribute of this </w:t>
                            </w:r>
                            <w:r>
                              <w:rPr>
                                <w:rFonts w:asciiTheme="minorHAnsi" w:hAnsi="Arial"/>
                                <w:kern w:val="24"/>
                                <w:sz w:val="16"/>
                                <w:szCs w:val="16"/>
                              </w:rPr>
                              <w:br/>
                            </w:r>
                            <w:r w:rsidRPr="003737BB">
                              <w:rPr>
                                <w:rFonts w:asciiTheme="minorHAnsi" w:hAnsi="Arial"/>
                                <w:kern w:val="24"/>
                                <w:sz w:val="16"/>
                                <w:szCs w:val="16"/>
                              </w:rPr>
                              <w:t xml:space="preserve">                class.</w:t>
                            </w:r>
                          </w:p>
                          <w:p w14:paraId="4F12642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There may be a sequence of operations required, in which case, these should be listed as separate strings.</w:t>
                            </w:r>
                          </w:p>
                          <w:p w14:paraId="0F995F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string may include wildcard sub</w:t>
                            </w:r>
                            <w:r w:rsidR="0058762C">
                              <w:rPr>
                                <w:rFonts w:asciiTheme="minorHAnsi" w:hAnsi="Arial"/>
                                <w:kern w:val="24"/>
                                <w:sz w:val="16"/>
                                <w:szCs w:val="16"/>
                              </w:rPr>
                              <w:t>-</w:t>
                            </w:r>
                            <w:r w:rsidRPr="003737BB">
                              <w:rPr>
                                <w:rFonts w:asciiTheme="minorHAnsi" w:hAnsi="Arial"/>
                                <w:kern w:val="24"/>
                                <w:sz w:val="16"/>
                                <w:szCs w:val="16"/>
                              </w:rPr>
                              <w:t>statements.</w:t>
                            </w:r>
                          </w:p>
                          <w:p w14:paraId="09FBF1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single string may list alternatives separated by an appropriate delimiter.</w:t>
                            </w:r>
                            <w:proofErr w:type="gramStart"/>
                            <w:r w:rsidRPr="003737BB">
                              <w:rPr>
                                <w:rFonts w:asciiTheme="minorHAnsi" w:hAnsi="Arial"/>
                                <w:kern w:val="24"/>
                                <w:sz w:val="16"/>
                                <w:szCs w:val="16"/>
                              </w:rPr>
                              <w:t>";</w:t>
                            </w:r>
                            <w:proofErr w:type="gramEnd"/>
                          </w:p>
                          <w:p w14:paraId="216B477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2BA13C8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stream-state {</w:t>
                            </w:r>
                          </w:p>
                          <w:p w14:paraId="639CE063"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stream-</w:t>
                            </w:r>
                            <w:proofErr w:type="gramStart"/>
                            <w:r w:rsidRPr="003737BB">
                              <w:rPr>
                                <w:rFonts w:asciiTheme="minorHAnsi" w:hAnsi="Arial"/>
                                <w:kern w:val="24"/>
                                <w:sz w:val="16"/>
                                <w:szCs w:val="16"/>
                              </w:rPr>
                              <w:t>state;</w:t>
                            </w:r>
                            <w:proofErr w:type="gramEnd"/>
                          </w:p>
                          <w:p w14:paraId="145916C6" w14:textId="77777777" w:rsidR="009A5BA8" w:rsidRPr="003737BB" w:rsidRDefault="009A5BA8" w:rsidP="003737BB">
                            <w:pPr>
                              <w:spacing w:before="40" w:after="40" w:line="216" w:lineRule="auto"/>
                              <w:rPr>
                                <w:rFonts w:asciiTheme="minorHAnsi" w:hAnsi="Arial"/>
                                <w:kern w:val="24"/>
                                <w:sz w:val="16"/>
                                <w:szCs w:val="16"/>
                              </w:rPr>
                            </w:pPr>
                            <w:r w:rsidRPr="009A5BA8">
                              <w:rPr>
                                <w:rFonts w:asciiTheme="minorHAnsi" w:hAnsi="Arial"/>
                                <w:kern w:val="24"/>
                                <w:sz w:val="16"/>
                                <w:szCs w:val="16"/>
                              </w:rPr>
                              <w:t xml:space="preserve">            default "STREAM_STATE_ACTIVE</w:t>
                            </w:r>
                            <w:proofErr w:type="gramStart"/>
                            <w:r w:rsidRPr="009A5BA8">
                              <w:rPr>
                                <w:rFonts w:asciiTheme="minorHAnsi" w:hAnsi="Arial"/>
                                <w:kern w:val="24"/>
                                <w:sz w:val="16"/>
                                <w:szCs w:val="16"/>
                              </w:rPr>
                              <w:t>";</w:t>
                            </w:r>
                            <w:proofErr w:type="gramEnd"/>
                          </w:p>
                          <w:p w14:paraId="38CB77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w:t>
                            </w:r>
                            <w:proofErr w:type="gramStart"/>
                            <w:r w:rsidRPr="003737BB">
                              <w:rPr>
                                <w:rFonts w:asciiTheme="minorHAnsi" w:hAnsi="Arial"/>
                                <w:kern w:val="24"/>
                                <w:sz w:val="16"/>
                                <w:szCs w:val="16"/>
                              </w:rPr>
                              <w:t>false;</w:t>
                            </w:r>
                            <w:proofErr w:type="gramEnd"/>
                          </w:p>
                          <w:p w14:paraId="70B3837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state of the stream.</w:t>
                            </w:r>
                          </w:p>
                          <w:p w14:paraId="31C69D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stream state is not ALWAYS default.</w:t>
                            </w:r>
                            <w:proofErr w:type="gramStart"/>
                            <w:r w:rsidRPr="003737BB">
                              <w:rPr>
                                <w:rFonts w:asciiTheme="minorHAnsi" w:hAnsi="Arial"/>
                                <w:kern w:val="24"/>
                                <w:sz w:val="16"/>
                                <w:szCs w:val="16"/>
                              </w:rPr>
                              <w:t>";</w:t>
                            </w:r>
                            <w:proofErr w:type="gramEnd"/>
                          </w:p>
                          <w:p w14:paraId="2B945545"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74980CE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container supported-stream-type {</w:t>
                            </w:r>
                          </w:p>
                          <w:p w14:paraId="08332B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supported-stream-type-</w:t>
                            </w:r>
                            <w:proofErr w:type="gramStart"/>
                            <w:r w:rsidRPr="003737BB">
                              <w:rPr>
                                <w:rFonts w:asciiTheme="minorHAnsi" w:hAnsi="Arial"/>
                                <w:kern w:val="24"/>
                                <w:sz w:val="16"/>
                                <w:szCs w:val="16"/>
                              </w:rPr>
                              <w:t>ref;</w:t>
                            </w:r>
                            <w:proofErr w:type="gramEnd"/>
                          </w:p>
                          <w:p w14:paraId="2E1D2D6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w:t>
                            </w:r>
                            <w:proofErr w:type="gramStart"/>
                            <w:r w:rsidRPr="003737BB">
                              <w:rPr>
                                <w:rFonts w:asciiTheme="minorHAnsi" w:hAnsi="Arial"/>
                                <w:kern w:val="24"/>
                                <w:sz w:val="16"/>
                                <w:szCs w:val="16"/>
                              </w:rPr>
                              <w:t>false;</w:t>
                            </w:r>
                            <w:proofErr w:type="gramEnd"/>
                          </w:p>
                          <w:p w14:paraId="3064B7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"Identifies the type of stream that is available for connection.</w:t>
                            </w:r>
                            <w:proofErr w:type="gramStart"/>
                            <w:r w:rsidRPr="003737BB">
                              <w:rPr>
                                <w:rFonts w:asciiTheme="minorHAnsi" w:hAnsi="Arial"/>
                                <w:kern w:val="24"/>
                                <w:sz w:val="16"/>
                                <w:szCs w:val="16"/>
                              </w:rPr>
                              <w:t>";</w:t>
                            </w:r>
                            <w:proofErr w:type="gramEnd"/>
                          </w:p>
                          <w:p w14:paraId="22DD51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1F83B64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stream-id {</w:t>
                            </w:r>
                          </w:p>
                          <w:p w14:paraId="1AF3D4ED"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w:t>
                            </w:r>
                            <w:proofErr w:type="gramStart"/>
                            <w:r w:rsidRPr="003737BB">
                              <w:rPr>
                                <w:rFonts w:asciiTheme="minorHAnsi" w:hAnsi="Arial"/>
                                <w:kern w:val="24"/>
                                <w:sz w:val="16"/>
                                <w:szCs w:val="16"/>
                              </w:rPr>
                              <w:t>string;</w:t>
                            </w:r>
                            <w:proofErr w:type="gramEnd"/>
                          </w:p>
                          <w:p w14:paraId="173C3E80"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w:t>
                            </w:r>
                            <w:proofErr w:type="gramStart"/>
                            <w:r w:rsidRPr="003737BB">
                              <w:rPr>
                                <w:rFonts w:asciiTheme="minorHAnsi" w:hAnsi="Arial"/>
                                <w:kern w:val="24"/>
                                <w:sz w:val="16"/>
                                <w:szCs w:val="16"/>
                              </w:rPr>
                              <w:t>false;</w:t>
                            </w:r>
                            <w:proofErr w:type="gramEnd"/>
                          </w:p>
                          <w:p w14:paraId="7D3663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id of the stream (alternative to the </w:t>
                            </w:r>
                            <w:proofErr w:type="spellStart"/>
                            <w:r w:rsidRPr="003737BB">
                              <w:rPr>
                                <w:rFonts w:asciiTheme="minorHAnsi" w:hAnsi="Arial"/>
                                <w:kern w:val="24"/>
                                <w:sz w:val="16"/>
                                <w:szCs w:val="16"/>
                              </w:rPr>
                              <w:t>uuid</w:t>
                            </w:r>
                            <w:proofErr w:type="spellEnd"/>
                            <w:r w:rsidRPr="003737BB">
                              <w:rPr>
                                <w:rFonts w:asciiTheme="minorHAnsi" w:hAnsi="Arial"/>
                                <w:kern w:val="24"/>
                                <w:sz w:val="16"/>
                                <w:szCs w:val="16"/>
                              </w:rPr>
                              <w:t>).</w:t>
                            </w:r>
                          </w:p>
                          <w:p w14:paraId="2A81FC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an alternative id to the </w:t>
                            </w:r>
                            <w:proofErr w:type="spellStart"/>
                            <w:r w:rsidRPr="003737BB">
                              <w:rPr>
                                <w:rFonts w:asciiTheme="minorHAnsi" w:hAnsi="Arial"/>
                                <w:kern w:val="24"/>
                                <w:sz w:val="16"/>
                                <w:szCs w:val="16"/>
                              </w:rPr>
                              <w:t>uuid</w:t>
                            </w:r>
                            <w:proofErr w:type="spellEnd"/>
                            <w:r w:rsidRPr="003737BB">
                              <w:rPr>
                                <w:rFonts w:asciiTheme="minorHAnsi" w:hAnsi="Arial"/>
                                <w:kern w:val="24"/>
                                <w:sz w:val="16"/>
                                <w:szCs w:val="16"/>
                              </w:rPr>
                              <w:t xml:space="preserve"> is available.</w:t>
                            </w:r>
                            <w:proofErr w:type="gramStart"/>
                            <w:r w:rsidRPr="003737BB">
                              <w:rPr>
                                <w:rFonts w:asciiTheme="minorHAnsi" w:hAnsi="Arial"/>
                                <w:kern w:val="24"/>
                                <w:sz w:val="16"/>
                                <w:szCs w:val="16"/>
                              </w:rPr>
                              <w:t>";</w:t>
                            </w:r>
                            <w:proofErr w:type="gramEnd"/>
                          </w:p>
                          <w:p w14:paraId="57AE7561"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5AD9E61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connection-protocol {</w:t>
                            </w:r>
                          </w:p>
                          <w:p w14:paraId="745D4171"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connection-</w:t>
                            </w:r>
                            <w:proofErr w:type="gramStart"/>
                            <w:r w:rsidRPr="003737BB">
                              <w:rPr>
                                <w:rFonts w:asciiTheme="minorHAnsi" w:hAnsi="Arial"/>
                                <w:kern w:val="24"/>
                                <w:sz w:val="16"/>
                                <w:szCs w:val="16"/>
                              </w:rPr>
                              <w:t>protocol;</w:t>
                            </w:r>
                            <w:proofErr w:type="gramEnd"/>
                          </w:p>
                          <w:p w14:paraId="38A48FA0" w14:textId="77777777" w:rsidR="0071534A" w:rsidRPr="003737BB" w:rsidRDefault="0071534A" w:rsidP="003737BB">
                            <w:pPr>
                              <w:spacing w:before="40" w:after="40" w:line="216" w:lineRule="auto"/>
                              <w:rPr>
                                <w:rFonts w:asciiTheme="minorHAnsi" w:hAnsi="Arial"/>
                                <w:kern w:val="24"/>
                                <w:sz w:val="16"/>
                                <w:szCs w:val="16"/>
                              </w:rPr>
                            </w:pPr>
                            <w:r w:rsidRPr="0071534A">
                              <w:rPr>
                                <w:rFonts w:asciiTheme="minorHAnsi" w:hAnsi="Arial"/>
                                <w:kern w:val="24"/>
                                <w:sz w:val="16"/>
                                <w:szCs w:val="16"/>
                              </w:rPr>
                              <w:t xml:space="preserve">            default "CONNECTION_PROTOCOL_WEBSOCKETS</w:t>
                            </w:r>
                            <w:proofErr w:type="gramStart"/>
                            <w:r w:rsidRPr="0071534A">
                              <w:rPr>
                                <w:rFonts w:asciiTheme="minorHAnsi" w:hAnsi="Arial"/>
                                <w:kern w:val="24"/>
                                <w:sz w:val="16"/>
                                <w:szCs w:val="16"/>
                              </w:rPr>
                              <w:t>";</w:t>
                            </w:r>
                            <w:proofErr w:type="gramEnd"/>
                          </w:p>
                          <w:p w14:paraId="1C26C5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w:t>
                            </w:r>
                            <w:proofErr w:type="gramStart"/>
                            <w:r w:rsidRPr="003737BB">
                              <w:rPr>
                                <w:rFonts w:asciiTheme="minorHAnsi" w:hAnsi="Arial"/>
                                <w:kern w:val="24"/>
                                <w:sz w:val="16"/>
                                <w:szCs w:val="16"/>
                              </w:rPr>
                              <w:t>false;</w:t>
                            </w:r>
                            <w:proofErr w:type="gramEnd"/>
                          </w:p>
                          <w:p w14:paraId="167245F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"Names the connection protocol for this particular available stream.</w:t>
                            </w:r>
                          </w:p>
                          <w:p w14:paraId="38F3D9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connection protocol is chosen from the list of connection protocols identified in the referenced </w:t>
                            </w:r>
                            <w:proofErr w:type="spellStart"/>
                            <w:r w:rsidRPr="003737BB">
                              <w:rPr>
                                <w:rFonts w:asciiTheme="minorHAnsi" w:hAnsi="Arial"/>
                                <w:kern w:val="24"/>
                                <w:sz w:val="16"/>
                                <w:szCs w:val="16"/>
                              </w:rPr>
                              <w:t>SupportedStreamType</w:t>
                            </w:r>
                            <w:proofErr w:type="spellEnd"/>
                            <w:r w:rsidRPr="003737BB">
                              <w:rPr>
                                <w:rFonts w:asciiTheme="minorHAnsi" w:hAnsi="Arial"/>
                                <w:kern w:val="24"/>
                                <w:sz w:val="16"/>
                                <w:szCs w:val="16"/>
                              </w:rPr>
                              <w:t>.</w:t>
                            </w:r>
                          </w:p>
                          <w:p w14:paraId="7DFED25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not default and multiple options offered in the supported stream type.</w:t>
                            </w:r>
                            <w:proofErr w:type="gramStart"/>
                            <w:r w:rsidRPr="003737BB">
                              <w:rPr>
                                <w:rFonts w:asciiTheme="minorHAnsi" w:hAnsi="Arial"/>
                                <w:kern w:val="24"/>
                                <w:sz w:val="16"/>
                                <w:szCs w:val="16"/>
                              </w:rPr>
                              <w:t>";</w:t>
                            </w:r>
                            <w:proofErr w:type="gramEnd"/>
                          </w:p>
                          <w:p w14:paraId="33D94BF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324451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w:t>
                            </w:r>
                            <w:proofErr w:type="spellStart"/>
                            <w:r w:rsidRPr="003737BB">
                              <w:rPr>
                                <w:rFonts w:asciiTheme="minorHAnsi" w:hAnsi="Arial"/>
                                <w:kern w:val="24"/>
                                <w:sz w:val="16"/>
                                <w:szCs w:val="16"/>
                              </w:rPr>
                              <w:t>tapi-</w:t>
                            </w:r>
                            <w:proofErr w:type="gramStart"/>
                            <w:r w:rsidRPr="003737BB">
                              <w:rPr>
                                <w:rFonts w:asciiTheme="minorHAnsi" w:hAnsi="Arial"/>
                                <w:kern w:val="24"/>
                                <w:sz w:val="16"/>
                                <w:szCs w:val="16"/>
                              </w:rPr>
                              <w:t>common:global</w:t>
                            </w:r>
                            <w:proofErr w:type="gramEnd"/>
                            <w:r w:rsidRPr="003737BB">
                              <w:rPr>
                                <w:rFonts w:asciiTheme="minorHAnsi" w:hAnsi="Arial"/>
                                <w:kern w:val="24"/>
                                <w:sz w:val="16"/>
                                <w:szCs w:val="16"/>
                              </w:rPr>
                              <w:t>-class</w:t>
                            </w:r>
                            <w:proofErr w:type="spellEnd"/>
                            <w:r w:rsidRPr="003737BB">
                              <w:rPr>
                                <w:rFonts w:asciiTheme="minorHAnsi" w:hAnsi="Arial"/>
                                <w:kern w:val="24"/>
                                <w:sz w:val="16"/>
                                <w:szCs w:val="16"/>
                              </w:rPr>
                              <w:t>;</w:t>
                            </w:r>
                          </w:p>
                          <w:p w14:paraId="01FC032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"Details of a stream that can be connected to by a client application.</w:t>
                            </w:r>
                            <w:proofErr w:type="gramStart"/>
                            <w:r w:rsidRPr="003737BB">
                              <w:rPr>
                                <w:rFonts w:asciiTheme="minorHAnsi" w:hAnsi="Arial"/>
                                <w:kern w:val="24"/>
                                <w:sz w:val="16"/>
                                <w:szCs w:val="16"/>
                              </w:rPr>
                              <w:t>";</w:t>
                            </w:r>
                            <w:proofErr w:type="gramEnd"/>
                          </w:p>
                          <w:p w14:paraId="3C11A019" w14:textId="77777777" w:rsidR="00033784" w:rsidRPr="00F32BDC" w:rsidRDefault="003737BB" w:rsidP="00CD7F9E">
                            <w:pPr>
                              <w:spacing w:before="40" w:after="40" w:line="216" w:lineRule="auto"/>
                              <w:rPr>
                                <w:sz w:val="20"/>
                                <w:szCs w:val="14"/>
                              </w:rPr>
                            </w:pPr>
                            <w:r w:rsidRPr="003737BB">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BE8F92F" id="_x0000_s1037" style="position:absolute;margin-left:0;margin-top:21.55pt;width:519.75pt;height:417.7pt;z-index:251631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" fillcolor="#f9ecd4 [663]" strokecolor="#141313 [3213]">
                <v:path arrowok="t"/>
                <o:lock v:ext="edit" grouping="t"/>
                <v:textbox>
                  <w:txbxContent>
                    <w:p w14:paraId="21479B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grouping </w:t>
                      </w:r>
                      <w:proofErr w:type="gramStart"/>
                      <w:r w:rsidRPr="003737BB">
                        <w:rPr>
                          <w:rFonts w:asciiTheme="minorHAnsi" w:hAnsi="Arial"/>
                          <w:kern w:val="24"/>
                          <w:sz w:val="16"/>
                          <w:szCs w:val="16"/>
                        </w:rPr>
                        <w:t>available-stream</w:t>
                      </w:r>
                      <w:proofErr w:type="gramEnd"/>
                      <w:r w:rsidRPr="003737BB">
                        <w:rPr>
                          <w:rFonts w:asciiTheme="minorHAnsi" w:hAnsi="Arial"/>
                          <w:kern w:val="24"/>
                          <w:sz w:val="16"/>
                          <w:szCs w:val="16"/>
                        </w:rPr>
                        <w:t xml:space="preserve"> {</w:t>
                      </w:r>
                    </w:p>
                    <w:p w14:paraId="531C8C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leaf-list connection-address {</w:t>
                      </w:r>
                    </w:p>
                    <w:p w14:paraId="0943C35C"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w:t>
                      </w:r>
                      <w:proofErr w:type="gramStart"/>
                      <w:r w:rsidRPr="003737BB">
                        <w:rPr>
                          <w:rFonts w:asciiTheme="minorHAnsi" w:hAnsi="Arial"/>
                          <w:kern w:val="24"/>
                          <w:sz w:val="16"/>
                          <w:szCs w:val="16"/>
                        </w:rPr>
                        <w:t>string;</w:t>
                      </w:r>
                      <w:proofErr w:type="gramEnd"/>
                    </w:p>
                    <w:p w14:paraId="07AA55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w:t>
                      </w:r>
                      <w:proofErr w:type="gramStart"/>
                      <w:r w:rsidRPr="003737BB">
                        <w:rPr>
                          <w:rFonts w:asciiTheme="minorHAnsi" w:hAnsi="Arial"/>
                          <w:kern w:val="24"/>
                          <w:sz w:val="16"/>
                          <w:szCs w:val="16"/>
                        </w:rPr>
                        <w:t>false;</w:t>
                      </w:r>
                      <w:proofErr w:type="gramEnd"/>
                    </w:p>
                    <w:p w14:paraId="2CA94C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"Provides the address for the connection. </w:t>
                      </w:r>
                    </w:p>
                    <w:p w14:paraId="75FB91B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format of the address and attachment mechanism will depend on the connection protocol defined in another attribute of this </w:t>
                      </w:r>
                      <w:r>
                        <w:rPr>
                          <w:rFonts w:asciiTheme="minorHAnsi" w:hAnsi="Arial"/>
                          <w:kern w:val="24"/>
                          <w:sz w:val="16"/>
                          <w:szCs w:val="16"/>
                        </w:rPr>
                        <w:br/>
                      </w:r>
                      <w:r w:rsidRPr="003737BB">
                        <w:rPr>
                          <w:rFonts w:asciiTheme="minorHAnsi" w:hAnsi="Arial"/>
                          <w:kern w:val="24"/>
                          <w:sz w:val="16"/>
                          <w:szCs w:val="16"/>
                        </w:rPr>
                        <w:t xml:space="preserve">                class.</w:t>
                      </w:r>
                    </w:p>
                    <w:p w14:paraId="4F12642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There may be a sequence of operations required, in which case, these should be listed as separate strings.</w:t>
                      </w:r>
                    </w:p>
                    <w:p w14:paraId="0F995F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string may include wildcard sub</w:t>
                      </w:r>
                      <w:r w:rsidR="0058762C">
                        <w:rPr>
                          <w:rFonts w:asciiTheme="minorHAnsi" w:hAnsi="Arial"/>
                          <w:kern w:val="24"/>
                          <w:sz w:val="16"/>
                          <w:szCs w:val="16"/>
                        </w:rPr>
                        <w:t>-</w:t>
                      </w:r>
                      <w:r w:rsidRPr="003737BB">
                        <w:rPr>
                          <w:rFonts w:asciiTheme="minorHAnsi" w:hAnsi="Arial"/>
                          <w:kern w:val="24"/>
                          <w:sz w:val="16"/>
                          <w:szCs w:val="16"/>
                        </w:rPr>
                        <w:t>statements.</w:t>
                      </w:r>
                    </w:p>
                    <w:p w14:paraId="09FBF1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single string may list alternatives separated by an appropriate delimiter.</w:t>
                      </w:r>
                      <w:proofErr w:type="gramStart"/>
                      <w:r w:rsidRPr="003737BB">
                        <w:rPr>
                          <w:rFonts w:asciiTheme="minorHAnsi" w:hAnsi="Arial"/>
                          <w:kern w:val="24"/>
                          <w:sz w:val="16"/>
                          <w:szCs w:val="16"/>
                        </w:rPr>
                        <w:t>";</w:t>
                      </w:r>
                      <w:proofErr w:type="gramEnd"/>
                    </w:p>
                    <w:p w14:paraId="216B477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2BA13C8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stream-state {</w:t>
                      </w:r>
                    </w:p>
                    <w:p w14:paraId="639CE063"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stream-</w:t>
                      </w:r>
                      <w:proofErr w:type="gramStart"/>
                      <w:r w:rsidRPr="003737BB">
                        <w:rPr>
                          <w:rFonts w:asciiTheme="minorHAnsi" w:hAnsi="Arial"/>
                          <w:kern w:val="24"/>
                          <w:sz w:val="16"/>
                          <w:szCs w:val="16"/>
                        </w:rPr>
                        <w:t>state;</w:t>
                      </w:r>
                      <w:proofErr w:type="gramEnd"/>
                    </w:p>
                    <w:p w14:paraId="145916C6" w14:textId="77777777" w:rsidR="009A5BA8" w:rsidRPr="003737BB" w:rsidRDefault="009A5BA8" w:rsidP="003737BB">
                      <w:pPr>
                        <w:spacing w:before="40" w:after="40" w:line="216" w:lineRule="auto"/>
                        <w:rPr>
                          <w:rFonts w:asciiTheme="minorHAnsi" w:hAnsi="Arial"/>
                          <w:kern w:val="24"/>
                          <w:sz w:val="16"/>
                          <w:szCs w:val="16"/>
                        </w:rPr>
                      </w:pPr>
                      <w:r w:rsidRPr="009A5BA8">
                        <w:rPr>
                          <w:rFonts w:asciiTheme="minorHAnsi" w:hAnsi="Arial"/>
                          <w:kern w:val="24"/>
                          <w:sz w:val="16"/>
                          <w:szCs w:val="16"/>
                        </w:rPr>
                        <w:t xml:space="preserve">            default "STREAM_STATE_ACTIVE</w:t>
                      </w:r>
                      <w:proofErr w:type="gramStart"/>
                      <w:r w:rsidRPr="009A5BA8">
                        <w:rPr>
                          <w:rFonts w:asciiTheme="minorHAnsi" w:hAnsi="Arial"/>
                          <w:kern w:val="24"/>
                          <w:sz w:val="16"/>
                          <w:szCs w:val="16"/>
                        </w:rPr>
                        <w:t>";</w:t>
                      </w:r>
                      <w:proofErr w:type="gramEnd"/>
                    </w:p>
                    <w:p w14:paraId="38CB77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w:t>
                      </w:r>
                      <w:proofErr w:type="gramStart"/>
                      <w:r w:rsidRPr="003737BB">
                        <w:rPr>
                          <w:rFonts w:asciiTheme="minorHAnsi" w:hAnsi="Arial"/>
                          <w:kern w:val="24"/>
                          <w:sz w:val="16"/>
                          <w:szCs w:val="16"/>
                        </w:rPr>
                        <w:t>false;</w:t>
                      </w:r>
                      <w:proofErr w:type="gramEnd"/>
                    </w:p>
                    <w:p w14:paraId="70B3837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state of the stream.</w:t>
                      </w:r>
                    </w:p>
                    <w:p w14:paraId="31C69D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stream state is not ALWAYS default.</w:t>
                      </w:r>
                      <w:proofErr w:type="gramStart"/>
                      <w:r w:rsidRPr="003737BB">
                        <w:rPr>
                          <w:rFonts w:asciiTheme="minorHAnsi" w:hAnsi="Arial"/>
                          <w:kern w:val="24"/>
                          <w:sz w:val="16"/>
                          <w:szCs w:val="16"/>
                        </w:rPr>
                        <w:t>";</w:t>
                      </w:r>
                      <w:proofErr w:type="gramEnd"/>
                    </w:p>
                    <w:p w14:paraId="2B945545"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74980CE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container supported-stream-type {</w:t>
                      </w:r>
                    </w:p>
                    <w:p w14:paraId="08332B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supported-stream-type-</w:t>
                      </w:r>
                      <w:proofErr w:type="gramStart"/>
                      <w:r w:rsidRPr="003737BB">
                        <w:rPr>
                          <w:rFonts w:asciiTheme="minorHAnsi" w:hAnsi="Arial"/>
                          <w:kern w:val="24"/>
                          <w:sz w:val="16"/>
                          <w:szCs w:val="16"/>
                        </w:rPr>
                        <w:t>ref;</w:t>
                      </w:r>
                      <w:proofErr w:type="gramEnd"/>
                    </w:p>
                    <w:p w14:paraId="2E1D2D6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w:t>
                      </w:r>
                      <w:proofErr w:type="gramStart"/>
                      <w:r w:rsidRPr="003737BB">
                        <w:rPr>
                          <w:rFonts w:asciiTheme="minorHAnsi" w:hAnsi="Arial"/>
                          <w:kern w:val="24"/>
                          <w:sz w:val="16"/>
                          <w:szCs w:val="16"/>
                        </w:rPr>
                        <w:t>false;</w:t>
                      </w:r>
                      <w:proofErr w:type="gramEnd"/>
                    </w:p>
                    <w:p w14:paraId="3064B7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"Identifies the type of stream that is available for connection.</w:t>
                      </w:r>
                      <w:proofErr w:type="gramStart"/>
                      <w:r w:rsidRPr="003737BB">
                        <w:rPr>
                          <w:rFonts w:asciiTheme="minorHAnsi" w:hAnsi="Arial"/>
                          <w:kern w:val="24"/>
                          <w:sz w:val="16"/>
                          <w:szCs w:val="16"/>
                        </w:rPr>
                        <w:t>";</w:t>
                      </w:r>
                      <w:proofErr w:type="gramEnd"/>
                    </w:p>
                    <w:p w14:paraId="22DD51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1F83B64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stream-id {</w:t>
                      </w:r>
                    </w:p>
                    <w:p w14:paraId="1AF3D4ED"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w:t>
                      </w:r>
                      <w:proofErr w:type="gramStart"/>
                      <w:r w:rsidRPr="003737BB">
                        <w:rPr>
                          <w:rFonts w:asciiTheme="minorHAnsi" w:hAnsi="Arial"/>
                          <w:kern w:val="24"/>
                          <w:sz w:val="16"/>
                          <w:szCs w:val="16"/>
                        </w:rPr>
                        <w:t>string;</w:t>
                      </w:r>
                      <w:proofErr w:type="gramEnd"/>
                    </w:p>
                    <w:p w14:paraId="173C3E80"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w:t>
                      </w:r>
                      <w:proofErr w:type="gramStart"/>
                      <w:r w:rsidRPr="003737BB">
                        <w:rPr>
                          <w:rFonts w:asciiTheme="minorHAnsi" w:hAnsi="Arial"/>
                          <w:kern w:val="24"/>
                          <w:sz w:val="16"/>
                          <w:szCs w:val="16"/>
                        </w:rPr>
                        <w:t>false;</w:t>
                      </w:r>
                      <w:proofErr w:type="gramEnd"/>
                    </w:p>
                    <w:p w14:paraId="7D3663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id of the stream (alternative to the </w:t>
                      </w:r>
                      <w:proofErr w:type="spellStart"/>
                      <w:r w:rsidRPr="003737BB">
                        <w:rPr>
                          <w:rFonts w:asciiTheme="minorHAnsi" w:hAnsi="Arial"/>
                          <w:kern w:val="24"/>
                          <w:sz w:val="16"/>
                          <w:szCs w:val="16"/>
                        </w:rPr>
                        <w:t>uuid</w:t>
                      </w:r>
                      <w:proofErr w:type="spellEnd"/>
                      <w:r w:rsidRPr="003737BB">
                        <w:rPr>
                          <w:rFonts w:asciiTheme="minorHAnsi" w:hAnsi="Arial"/>
                          <w:kern w:val="24"/>
                          <w:sz w:val="16"/>
                          <w:szCs w:val="16"/>
                        </w:rPr>
                        <w:t>).</w:t>
                      </w:r>
                    </w:p>
                    <w:p w14:paraId="2A81FC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an alternative id to the </w:t>
                      </w:r>
                      <w:proofErr w:type="spellStart"/>
                      <w:r w:rsidRPr="003737BB">
                        <w:rPr>
                          <w:rFonts w:asciiTheme="minorHAnsi" w:hAnsi="Arial"/>
                          <w:kern w:val="24"/>
                          <w:sz w:val="16"/>
                          <w:szCs w:val="16"/>
                        </w:rPr>
                        <w:t>uuid</w:t>
                      </w:r>
                      <w:proofErr w:type="spellEnd"/>
                      <w:r w:rsidRPr="003737BB">
                        <w:rPr>
                          <w:rFonts w:asciiTheme="minorHAnsi" w:hAnsi="Arial"/>
                          <w:kern w:val="24"/>
                          <w:sz w:val="16"/>
                          <w:szCs w:val="16"/>
                        </w:rPr>
                        <w:t xml:space="preserve"> is available.</w:t>
                      </w:r>
                      <w:proofErr w:type="gramStart"/>
                      <w:r w:rsidRPr="003737BB">
                        <w:rPr>
                          <w:rFonts w:asciiTheme="minorHAnsi" w:hAnsi="Arial"/>
                          <w:kern w:val="24"/>
                          <w:sz w:val="16"/>
                          <w:szCs w:val="16"/>
                        </w:rPr>
                        <w:t>";</w:t>
                      </w:r>
                      <w:proofErr w:type="gramEnd"/>
                    </w:p>
                    <w:p w14:paraId="57AE7561"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5AD9E61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connection-protocol {</w:t>
                      </w:r>
                    </w:p>
                    <w:p w14:paraId="745D4171"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connection-</w:t>
                      </w:r>
                      <w:proofErr w:type="gramStart"/>
                      <w:r w:rsidRPr="003737BB">
                        <w:rPr>
                          <w:rFonts w:asciiTheme="minorHAnsi" w:hAnsi="Arial"/>
                          <w:kern w:val="24"/>
                          <w:sz w:val="16"/>
                          <w:szCs w:val="16"/>
                        </w:rPr>
                        <w:t>protocol;</w:t>
                      </w:r>
                      <w:proofErr w:type="gramEnd"/>
                    </w:p>
                    <w:p w14:paraId="38A48FA0" w14:textId="77777777" w:rsidR="0071534A" w:rsidRPr="003737BB" w:rsidRDefault="0071534A" w:rsidP="003737BB">
                      <w:pPr>
                        <w:spacing w:before="40" w:after="40" w:line="216" w:lineRule="auto"/>
                        <w:rPr>
                          <w:rFonts w:asciiTheme="minorHAnsi" w:hAnsi="Arial"/>
                          <w:kern w:val="24"/>
                          <w:sz w:val="16"/>
                          <w:szCs w:val="16"/>
                        </w:rPr>
                      </w:pPr>
                      <w:r w:rsidRPr="0071534A">
                        <w:rPr>
                          <w:rFonts w:asciiTheme="minorHAnsi" w:hAnsi="Arial"/>
                          <w:kern w:val="24"/>
                          <w:sz w:val="16"/>
                          <w:szCs w:val="16"/>
                        </w:rPr>
                        <w:t xml:space="preserve">            default "CONNECTION_PROTOCOL_WEBSOCKETS</w:t>
                      </w:r>
                      <w:proofErr w:type="gramStart"/>
                      <w:r w:rsidRPr="0071534A">
                        <w:rPr>
                          <w:rFonts w:asciiTheme="minorHAnsi" w:hAnsi="Arial"/>
                          <w:kern w:val="24"/>
                          <w:sz w:val="16"/>
                          <w:szCs w:val="16"/>
                        </w:rPr>
                        <w:t>";</w:t>
                      </w:r>
                      <w:proofErr w:type="gramEnd"/>
                    </w:p>
                    <w:p w14:paraId="1C26C5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w:t>
                      </w:r>
                      <w:proofErr w:type="gramStart"/>
                      <w:r w:rsidRPr="003737BB">
                        <w:rPr>
                          <w:rFonts w:asciiTheme="minorHAnsi" w:hAnsi="Arial"/>
                          <w:kern w:val="24"/>
                          <w:sz w:val="16"/>
                          <w:szCs w:val="16"/>
                        </w:rPr>
                        <w:t>false;</w:t>
                      </w:r>
                      <w:proofErr w:type="gramEnd"/>
                    </w:p>
                    <w:p w14:paraId="167245F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"Names the connection protocol for this particular available stream.</w:t>
                      </w:r>
                    </w:p>
                    <w:p w14:paraId="38F3D9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connection protocol is chosen from the list of connection protocols identified in the referenced </w:t>
                      </w:r>
                      <w:proofErr w:type="spellStart"/>
                      <w:r w:rsidRPr="003737BB">
                        <w:rPr>
                          <w:rFonts w:asciiTheme="minorHAnsi" w:hAnsi="Arial"/>
                          <w:kern w:val="24"/>
                          <w:sz w:val="16"/>
                          <w:szCs w:val="16"/>
                        </w:rPr>
                        <w:t>SupportedStreamType</w:t>
                      </w:r>
                      <w:proofErr w:type="spellEnd"/>
                      <w:r w:rsidRPr="003737BB">
                        <w:rPr>
                          <w:rFonts w:asciiTheme="minorHAnsi" w:hAnsi="Arial"/>
                          <w:kern w:val="24"/>
                          <w:sz w:val="16"/>
                          <w:szCs w:val="16"/>
                        </w:rPr>
                        <w:t>.</w:t>
                      </w:r>
                    </w:p>
                    <w:p w14:paraId="7DFED25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not default and multiple options offered in the supported stream type.</w:t>
                      </w:r>
                      <w:proofErr w:type="gramStart"/>
                      <w:r w:rsidRPr="003737BB">
                        <w:rPr>
                          <w:rFonts w:asciiTheme="minorHAnsi" w:hAnsi="Arial"/>
                          <w:kern w:val="24"/>
                          <w:sz w:val="16"/>
                          <w:szCs w:val="16"/>
                        </w:rPr>
                        <w:t>";</w:t>
                      </w:r>
                      <w:proofErr w:type="gramEnd"/>
                    </w:p>
                    <w:p w14:paraId="33D94BF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324451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w:t>
                      </w:r>
                      <w:proofErr w:type="spellStart"/>
                      <w:r w:rsidRPr="003737BB">
                        <w:rPr>
                          <w:rFonts w:asciiTheme="minorHAnsi" w:hAnsi="Arial"/>
                          <w:kern w:val="24"/>
                          <w:sz w:val="16"/>
                          <w:szCs w:val="16"/>
                        </w:rPr>
                        <w:t>tapi-</w:t>
                      </w:r>
                      <w:proofErr w:type="gramStart"/>
                      <w:r w:rsidRPr="003737BB">
                        <w:rPr>
                          <w:rFonts w:asciiTheme="minorHAnsi" w:hAnsi="Arial"/>
                          <w:kern w:val="24"/>
                          <w:sz w:val="16"/>
                          <w:szCs w:val="16"/>
                        </w:rPr>
                        <w:t>common:global</w:t>
                      </w:r>
                      <w:proofErr w:type="gramEnd"/>
                      <w:r w:rsidRPr="003737BB">
                        <w:rPr>
                          <w:rFonts w:asciiTheme="minorHAnsi" w:hAnsi="Arial"/>
                          <w:kern w:val="24"/>
                          <w:sz w:val="16"/>
                          <w:szCs w:val="16"/>
                        </w:rPr>
                        <w:t>-class</w:t>
                      </w:r>
                      <w:proofErr w:type="spellEnd"/>
                      <w:r w:rsidRPr="003737BB">
                        <w:rPr>
                          <w:rFonts w:asciiTheme="minorHAnsi" w:hAnsi="Arial"/>
                          <w:kern w:val="24"/>
                          <w:sz w:val="16"/>
                          <w:szCs w:val="16"/>
                        </w:rPr>
                        <w:t>;</w:t>
                      </w:r>
                    </w:p>
                    <w:p w14:paraId="01FC032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"Details of a stream that can be connected to by a client application.</w:t>
                      </w:r>
                      <w:proofErr w:type="gramStart"/>
                      <w:r w:rsidRPr="003737BB">
                        <w:rPr>
                          <w:rFonts w:asciiTheme="minorHAnsi" w:hAnsi="Arial"/>
                          <w:kern w:val="24"/>
                          <w:sz w:val="16"/>
                          <w:szCs w:val="16"/>
                        </w:rPr>
                        <w:t>";</w:t>
                      </w:r>
                      <w:proofErr w:type="gramEnd"/>
                    </w:p>
                    <w:p w14:paraId="3C11A019" w14:textId="77777777" w:rsidR="00033784" w:rsidRPr="00F32BDC" w:rsidRDefault="003737BB" w:rsidP="00CD7F9E">
                      <w:pPr>
                        <w:spacing w:before="40" w:after="40" w:line="216" w:lineRule="auto"/>
                        <w:rPr>
                          <w:sz w:val="20"/>
                          <w:szCs w:val="14"/>
                        </w:rPr>
                      </w:pPr>
                      <w:r w:rsidRPr="003737BB">
                        <w:rPr>
                          <w:rFonts w:asciiTheme="minorHAnsi" w:hAnsi="Arial"/>
                          <w:kern w:val="24"/>
                          <w:sz w:val="16"/>
                          <w:szCs w:val="16"/>
                        </w:rPr>
                        <w:t xml:space="preserve">    }</w:t>
                      </w:r>
                    </w:p>
                  </w:txbxContent>
                </v:textbox>
                <w10:wrap type="topAndBottom" anchorx="margin"/>
              </v:rect>
            </w:pict>
          </mc:Fallback>
        </mc:AlternateContent>
      </w:r>
      <w:r w:rsidR="00790FDD">
        <w:t>This structure allows the provider to report the streams that are currently available</w:t>
      </w:r>
      <w:r w:rsidR="00C5166B">
        <w:t xml:space="preserve"> for connection</w:t>
      </w:r>
      <w:r w:rsidR="00790FDD">
        <w:t>.</w:t>
      </w:r>
    </w:p>
    <w:p w14:paraId="4336C9BB" w14:textId="0E2CBC18" w:rsidR="006E0A73" w:rsidRDefault="006E0A73" w:rsidP="006E0A73">
      <w:pPr>
        <w:pStyle w:val="FigureCaption"/>
      </w:pPr>
      <w:bookmarkStart w:id="2985" w:name="_Toc192620386"/>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12</w:t>
      </w:r>
      <w:r>
        <w:rPr>
          <w:noProof/>
        </w:rPr>
        <w:fldChar w:fldCharType="end"/>
      </w:r>
      <w:r w:rsidRPr="00CA3534">
        <w:t xml:space="preserve"> </w:t>
      </w:r>
      <w:r>
        <w:t xml:space="preserve"> </w:t>
      </w:r>
      <w:r w:rsidR="00375A28">
        <w:t>YANG</w:t>
      </w:r>
      <w:r>
        <w:t xml:space="preserve">: </w:t>
      </w:r>
      <w:proofErr w:type="gramStart"/>
      <w:r>
        <w:t>available-stream</w:t>
      </w:r>
      <w:bookmarkEnd w:id="2985"/>
      <w:proofErr w:type="gramEnd"/>
    </w:p>
    <w:p w14:paraId="27E5E9CB" w14:textId="77777777" w:rsidR="0099131B" w:rsidRDefault="002637E6" w:rsidP="0099131B">
      <w:pPr>
        <w:spacing w:before="100" w:beforeAutospacing="1" w:after="100" w:afterAutospacing="1"/>
        <w:rPr>
          <w:rFonts w:eastAsia="Times New Roman"/>
        </w:rPr>
      </w:pPr>
      <w:r>
        <w:rPr>
          <w:rFonts w:eastAsia="Times New Roman"/>
        </w:rPr>
        <w:t>For this structure</w:t>
      </w:r>
      <w:r w:rsidR="00C10307">
        <w:rPr>
          <w:rFonts w:eastAsia="Times New Roman"/>
        </w:rPr>
        <w:t>,</w:t>
      </w:r>
      <w:r>
        <w:rPr>
          <w:rFonts w:eastAsia="Times New Roman"/>
        </w:rPr>
        <w:t xml:space="preserve"> a solution shall provide the following support</w:t>
      </w:r>
      <w:r w:rsidR="0099131B">
        <w:rPr>
          <w:rFonts w:eastAsia="Times New Roman"/>
        </w:rPr>
        <w:t>:</w:t>
      </w:r>
    </w:p>
    <w:p w14:paraId="3A46E8F0" w14:textId="77777777" w:rsidR="0099131B" w:rsidRDefault="0099131B" w:rsidP="0099131B">
      <w:pPr>
        <w:numPr>
          <w:ilvl w:val="0"/>
          <w:numId w:val="10"/>
        </w:numPr>
        <w:spacing w:before="100" w:beforeAutospacing="1" w:after="100" w:afterAutospacing="1"/>
        <w:rPr>
          <w:rFonts w:eastAsia="Times New Roman"/>
        </w:rPr>
      </w:pPr>
      <w:r w:rsidRPr="008B3C46">
        <w:rPr>
          <w:rFonts w:eastAsia="Times New Roman"/>
        </w:rPr>
        <w:t>Mandatory:</w:t>
      </w:r>
    </w:p>
    <w:p w14:paraId="4D631102" w14:textId="77777777" w:rsidR="00765907" w:rsidRDefault="00765907" w:rsidP="00765907">
      <w:pPr>
        <w:numPr>
          <w:ilvl w:val="1"/>
          <w:numId w:val="10"/>
        </w:numPr>
        <w:spacing w:before="100" w:beforeAutospacing="1" w:after="100" w:afterAutospacing="1"/>
        <w:rPr>
          <w:rFonts w:eastAsia="Times New Roman"/>
        </w:rPr>
      </w:pPr>
      <w:r>
        <w:rPr>
          <w:rFonts w:eastAsia="Times New Roman"/>
        </w:rPr>
        <w:t xml:space="preserve">(inherited) </w:t>
      </w:r>
      <w:proofErr w:type="spellStart"/>
      <w:r>
        <w:rPr>
          <w:rFonts w:eastAsia="Times New Roman"/>
        </w:rPr>
        <w:t>uuid</w:t>
      </w:r>
      <w:proofErr w:type="spellEnd"/>
    </w:p>
    <w:p w14:paraId="6C90610D" w14:textId="77777777" w:rsidR="008E4BA1" w:rsidRDefault="008E4BA1" w:rsidP="0099131B">
      <w:pPr>
        <w:numPr>
          <w:ilvl w:val="1"/>
          <w:numId w:val="10"/>
        </w:numPr>
        <w:spacing w:before="100" w:beforeAutospacing="1" w:after="100" w:afterAutospacing="1"/>
        <w:rPr>
          <w:rFonts w:eastAsia="Times New Roman"/>
        </w:rPr>
      </w:pPr>
      <w:r>
        <w:t>connection-address: the location of the stream</w:t>
      </w:r>
    </w:p>
    <w:p w14:paraId="79E81C11" w14:textId="77777777" w:rsidR="008E4BA1" w:rsidRDefault="008E4BA1" w:rsidP="008E4BA1">
      <w:pPr>
        <w:pStyle w:val="ListParagraph"/>
        <w:numPr>
          <w:ilvl w:val="2"/>
          <w:numId w:val="10"/>
        </w:numPr>
      </w:pPr>
      <w:r>
        <w:t>The address structure and connection method will depend upon the connection-protocol</w:t>
      </w:r>
    </w:p>
    <w:p w14:paraId="5889AB31" w14:textId="77777777" w:rsidR="00765907" w:rsidRDefault="00765907" w:rsidP="00A56331">
      <w:pPr>
        <w:pStyle w:val="ListParagraph"/>
        <w:numPr>
          <w:ilvl w:val="1"/>
          <w:numId w:val="10"/>
        </w:numPr>
      </w:pPr>
      <w:r>
        <w:t>supported-stream-</w:t>
      </w:r>
      <w:proofErr w:type="gramStart"/>
      <w:r>
        <w:t>type:</w:t>
      </w:r>
      <w:proofErr w:type="gramEnd"/>
      <w:r>
        <w:t xml:space="preserve"> references the description of a stream supported by the provider</w:t>
      </w:r>
    </w:p>
    <w:p w14:paraId="347949BF" w14:textId="77777777" w:rsidR="002F7595" w:rsidRDefault="002F7595" w:rsidP="002F7595">
      <w:pPr>
        <w:numPr>
          <w:ilvl w:val="0"/>
          <w:numId w:val="10"/>
        </w:numPr>
        <w:spacing w:before="100" w:beforeAutospacing="1" w:after="100" w:afterAutospacing="1"/>
        <w:rPr>
          <w:rFonts w:eastAsia="Times New Roman"/>
        </w:rPr>
      </w:pPr>
      <w:r>
        <w:rPr>
          <w:rFonts w:eastAsia="Times New Roman"/>
        </w:rPr>
        <w:t>Conditional (as per description above)</w:t>
      </w:r>
      <w:r w:rsidRPr="008B3C46">
        <w:rPr>
          <w:rFonts w:eastAsia="Times New Roman"/>
        </w:rPr>
        <w:t>:</w:t>
      </w:r>
    </w:p>
    <w:p w14:paraId="2C0F0126" w14:textId="77777777" w:rsidR="00765907" w:rsidRDefault="00765907" w:rsidP="00765907">
      <w:pPr>
        <w:pStyle w:val="ListParagraph"/>
        <w:numPr>
          <w:ilvl w:val="1"/>
          <w:numId w:val="10"/>
        </w:numPr>
      </w:pPr>
      <w:r>
        <w:t>stream-</w:t>
      </w:r>
      <w:proofErr w:type="gramStart"/>
      <w:r>
        <w:t>state:</w:t>
      </w:r>
      <w:proofErr w:type="gramEnd"/>
      <w:r>
        <w:t xml:space="preserve"> indicates whether the stream will deliver records to the client or not</w:t>
      </w:r>
    </w:p>
    <w:p w14:paraId="56ABE3B3" w14:textId="77777777" w:rsidR="00765907" w:rsidRDefault="00765907" w:rsidP="00765907">
      <w:pPr>
        <w:numPr>
          <w:ilvl w:val="1"/>
          <w:numId w:val="10"/>
        </w:numPr>
        <w:spacing w:before="100" w:beforeAutospacing="1" w:after="100" w:afterAutospacing="1"/>
        <w:rPr>
          <w:rFonts w:eastAsia="Times New Roman"/>
        </w:rPr>
      </w:pPr>
      <w:r>
        <w:rPr>
          <w:rFonts w:eastAsia="Times New Roman"/>
        </w:rPr>
        <w:t>stream-id: id of the stream</w:t>
      </w:r>
    </w:p>
    <w:p w14:paraId="1B4B1C27" w14:textId="77777777" w:rsidR="00765907" w:rsidRPr="00E46FC5" w:rsidRDefault="00765907" w:rsidP="00765907">
      <w:pPr>
        <w:numPr>
          <w:ilvl w:val="1"/>
          <w:numId w:val="10"/>
        </w:numPr>
        <w:spacing w:before="100" w:beforeAutospacing="1" w:after="100" w:afterAutospacing="1"/>
        <w:rPr>
          <w:rFonts w:eastAsia="Times New Roman"/>
        </w:rPr>
      </w:pPr>
      <w:r>
        <w:t xml:space="preserve">connection-protocol: the protocol for this </w:t>
      </w:r>
      <w:proofErr w:type="gramStart"/>
      <w:r>
        <w:t>particular stream</w:t>
      </w:r>
      <w:proofErr w:type="gramEnd"/>
      <w:r>
        <w:t xml:space="preserve"> instance chosen from the list of available protocols for the stream type</w:t>
      </w:r>
      <w:r w:rsidR="00D40DCE">
        <w:t xml:space="preserve">. </w:t>
      </w:r>
      <w:r w:rsidR="009E47D5">
        <w:t xml:space="preserve">This </w:t>
      </w:r>
      <w:r w:rsidR="00B817A7">
        <w:t>enables interpretation of the connection-address.</w:t>
      </w:r>
    </w:p>
    <w:p w14:paraId="2B83BAA4" w14:textId="77777777" w:rsidR="002F7595" w:rsidRDefault="002F7595" w:rsidP="002F7595">
      <w:pPr>
        <w:numPr>
          <w:ilvl w:val="0"/>
          <w:numId w:val="10"/>
        </w:numPr>
        <w:spacing w:before="100" w:beforeAutospacing="1" w:after="100" w:afterAutospacing="1"/>
        <w:rPr>
          <w:rFonts w:eastAsia="Times New Roman"/>
        </w:rPr>
      </w:pPr>
      <w:r w:rsidRPr="008B3C46">
        <w:rPr>
          <w:rFonts w:eastAsia="Times New Roman"/>
        </w:rPr>
        <w:t>Optional</w:t>
      </w:r>
    </w:p>
    <w:p w14:paraId="779C0170" w14:textId="77777777" w:rsidR="002F7595" w:rsidRDefault="002F7595" w:rsidP="002F7595">
      <w:pPr>
        <w:numPr>
          <w:ilvl w:val="1"/>
          <w:numId w:val="10"/>
        </w:numPr>
        <w:spacing w:before="100" w:beforeAutospacing="1" w:after="100" w:afterAutospacing="1"/>
        <w:rPr>
          <w:rFonts w:eastAsia="Times New Roman"/>
        </w:rPr>
      </w:pPr>
      <w:r>
        <w:rPr>
          <w:rFonts w:eastAsia="Times New Roman"/>
        </w:rPr>
        <w:t>(inherited) name</w:t>
      </w:r>
    </w:p>
    <w:p w14:paraId="36F01A0D" w14:textId="77777777" w:rsidR="002F7595" w:rsidRDefault="002F7595" w:rsidP="002F7595">
      <w:pPr>
        <w:spacing w:before="100" w:beforeAutospacing="1" w:after="100" w:afterAutospacing="1"/>
        <w:rPr>
          <w:rFonts w:eastAsia="Times New Roman"/>
        </w:rPr>
      </w:pPr>
    </w:p>
    <w:p w14:paraId="34244202" w14:textId="77777777" w:rsidR="007E7776" w:rsidRDefault="007E7776" w:rsidP="007E7776">
      <w:pPr>
        <w:rPr>
          <w:rFonts w:eastAsia="Times New Roman"/>
        </w:rPr>
      </w:pPr>
      <w:r w:rsidRPr="00F32BDC">
        <w:rPr>
          <w:noProof/>
        </w:rPr>
        <mc:AlternateContent>
          <mc:Choice Requires="wps">
            <w:drawing>
              <wp:anchor distT="0" distB="0" distL="114300" distR="114300" simplePos="0" relativeHeight="251662336" behindDoc="0" locked="0" layoutInCell="1" allowOverlap="0" wp14:anchorId="146CE9EB" wp14:editId="31569505">
                <wp:simplePos x="0" y="0"/>
                <wp:positionH relativeFrom="margin">
                  <wp:posOffset>0</wp:posOffset>
                </wp:positionH>
                <wp:positionV relativeFrom="paragraph">
                  <wp:posOffset>253365</wp:posOffset>
                </wp:positionV>
                <wp:extent cx="6602095" cy="3933825"/>
                <wp:effectExtent l="0" t="0" r="27305" b="28575"/>
                <wp:wrapTopAndBottom/>
                <wp:docPr id="2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33825"/>
                        </a:xfrm>
                        <a:prstGeom prst="rect">
                          <a:avLst/>
                        </a:prstGeom>
                        <a:solidFill>
                          <a:schemeClr val="accent4">
                            <a:lumMod val="20000"/>
                            <a:lumOff val="80000"/>
                          </a:schemeClr>
                        </a:solidFill>
                        <a:ln>
                          <a:solidFill>
                            <a:schemeClr val="tx1"/>
                          </a:solidFill>
                        </a:ln>
                      </wps:spPr>
                      <wps:txbx>
                        <w:txbxContent>
                          <w:p w14:paraId="71821824" w14:textId="77777777" w:rsidR="007E7776" w:rsidRPr="005561A5" w:rsidRDefault="007E7776" w:rsidP="007E7776">
                            <w:pPr>
                              <w:spacing w:before="40" w:after="40" w:line="216" w:lineRule="auto"/>
                              <w:rPr>
                                <w:rFonts w:asciiTheme="minorHAnsi" w:hAnsi="Arial"/>
                                <w:kern w:val="24"/>
                                <w:sz w:val="16"/>
                                <w:szCs w:val="16"/>
                              </w:rPr>
                            </w:pPr>
                          </w:p>
                          <w:p w14:paraId="26E5223A"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typedef stream-state {</w:t>
                            </w:r>
                          </w:p>
                          <w:p w14:paraId="3F5EDC5E"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 </w:t>
                            </w:r>
                            <w:proofErr w:type="spellStart"/>
                            <w:r w:rsidRPr="00767F5E">
                              <w:rPr>
                                <w:rFonts w:asciiTheme="minorHAnsi" w:hAnsi="Arial"/>
                                <w:kern w:val="24"/>
                                <w:sz w:val="16"/>
                                <w:szCs w:val="16"/>
                              </w:rPr>
                              <w:t>identityref</w:t>
                            </w:r>
                            <w:proofErr w:type="spellEnd"/>
                            <w:r w:rsidRPr="00767F5E">
                              <w:rPr>
                                <w:rFonts w:asciiTheme="minorHAnsi" w:hAnsi="Arial"/>
                                <w:kern w:val="24"/>
                                <w:sz w:val="16"/>
                                <w:szCs w:val="16"/>
                              </w:rPr>
                              <w:t xml:space="preserve"> {</w:t>
                            </w:r>
                          </w:p>
                          <w:p w14:paraId="3538DF0F"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base STREAM_</w:t>
                            </w:r>
                            <w:proofErr w:type="gramStart"/>
                            <w:r w:rsidRPr="00767F5E">
                              <w:rPr>
                                <w:rFonts w:asciiTheme="minorHAnsi" w:hAnsi="Arial"/>
                                <w:kern w:val="24"/>
                                <w:sz w:val="16"/>
                                <w:szCs w:val="16"/>
                              </w:rPr>
                              <w:t>STATE;</w:t>
                            </w:r>
                            <w:proofErr w:type="gramEnd"/>
                          </w:p>
                          <w:p w14:paraId="61D22547"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55ED0509"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description "The state of the available stream.</w:t>
                            </w:r>
                            <w:proofErr w:type="gramStart"/>
                            <w:r w:rsidRPr="00767F5E">
                              <w:rPr>
                                <w:rFonts w:asciiTheme="minorHAnsi" w:hAnsi="Arial"/>
                                <w:kern w:val="24"/>
                                <w:sz w:val="16"/>
                                <w:szCs w:val="16"/>
                              </w:rPr>
                              <w:t>";</w:t>
                            </w:r>
                            <w:proofErr w:type="gramEnd"/>
                          </w:p>
                          <w:p w14:paraId="00E707DC" w14:textId="77777777" w:rsidR="00767F5E" w:rsidRPr="00267207"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3A253161" w14:textId="77777777" w:rsidR="007E7776" w:rsidRPr="00542676" w:rsidRDefault="00542676" w:rsidP="007E7776">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w:t>
                            </w:r>
                          </w:p>
                          <w:p w14:paraId="3FE4216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 {</w:t>
                            </w:r>
                          </w:p>
                          <w:p w14:paraId="2DE1E5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"none</w:t>
                            </w:r>
                            <w:proofErr w:type="gramStart"/>
                            <w:r w:rsidRPr="002953B3">
                              <w:rPr>
                                <w:rFonts w:asciiTheme="minorHAnsi" w:hAnsi="Arial"/>
                                <w:kern w:val="24"/>
                                <w:sz w:val="16"/>
                                <w:szCs w:val="16"/>
                              </w:rPr>
                              <w:t>";</w:t>
                            </w:r>
                            <w:proofErr w:type="gramEnd"/>
                          </w:p>
                          <w:p w14:paraId="4E37CA38"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4D55AD8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STREAM_STATE_ALIGNING {</w:t>
                            </w:r>
                          </w:p>
                          <w:p w14:paraId="6AEEA5B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w:t>
                            </w:r>
                            <w:proofErr w:type="gramStart"/>
                            <w:r w:rsidRPr="002953B3">
                              <w:rPr>
                                <w:rFonts w:asciiTheme="minorHAnsi" w:hAnsi="Arial"/>
                                <w:kern w:val="24"/>
                                <w:sz w:val="16"/>
                                <w:szCs w:val="16"/>
                              </w:rPr>
                              <w:t>STATE;</w:t>
                            </w:r>
                            <w:proofErr w:type="gramEnd"/>
                          </w:p>
                          <w:p w14:paraId="6058A55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log that underpins the stream is aligning with other backend services and hence may not be providing full service.</w:t>
                            </w:r>
                          </w:p>
                          <w:p w14:paraId="43CAD8B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If events are provided, they will be completely valid.</w:t>
                            </w:r>
                            <w:proofErr w:type="gramStart"/>
                            <w:r w:rsidRPr="002953B3">
                              <w:rPr>
                                <w:rFonts w:asciiTheme="minorHAnsi" w:hAnsi="Arial"/>
                                <w:kern w:val="24"/>
                                <w:sz w:val="16"/>
                                <w:szCs w:val="16"/>
                              </w:rPr>
                              <w:t>";</w:t>
                            </w:r>
                            <w:proofErr w:type="gramEnd"/>
                          </w:p>
                          <w:p w14:paraId="57E79D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6B96B3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STREAM_STATE_ACTIVE {</w:t>
                            </w:r>
                          </w:p>
                          <w:p w14:paraId="0F7AC88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w:t>
                            </w:r>
                            <w:proofErr w:type="gramStart"/>
                            <w:r w:rsidRPr="002953B3">
                              <w:rPr>
                                <w:rFonts w:asciiTheme="minorHAnsi" w:hAnsi="Arial"/>
                                <w:kern w:val="24"/>
                                <w:sz w:val="16"/>
                                <w:szCs w:val="16"/>
                              </w:rPr>
                              <w:t>STATE;</w:t>
                            </w:r>
                            <w:proofErr w:type="gramEnd"/>
                          </w:p>
                          <w:p w14:paraId="746BE5F1"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operating such that if a client connects records will be provided as per back pressure etc.</w:t>
                            </w:r>
                            <w:proofErr w:type="gramStart"/>
                            <w:r w:rsidRPr="002953B3">
                              <w:rPr>
                                <w:rFonts w:asciiTheme="minorHAnsi" w:hAnsi="Arial"/>
                                <w:kern w:val="24"/>
                                <w:sz w:val="16"/>
                                <w:szCs w:val="16"/>
                              </w:rPr>
                              <w:t>";</w:t>
                            </w:r>
                            <w:proofErr w:type="gramEnd"/>
                          </w:p>
                          <w:p w14:paraId="6A6134E7"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2E37608E"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STREAM_STATE_PAUSED {</w:t>
                            </w:r>
                          </w:p>
                          <w:p w14:paraId="1D7FEAE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w:t>
                            </w:r>
                            <w:proofErr w:type="gramStart"/>
                            <w:r w:rsidRPr="002953B3">
                              <w:rPr>
                                <w:rFonts w:asciiTheme="minorHAnsi" w:hAnsi="Arial"/>
                                <w:kern w:val="24"/>
                                <w:sz w:val="16"/>
                                <w:szCs w:val="16"/>
                              </w:rPr>
                              <w:t>STATE;</w:t>
                            </w:r>
                            <w:proofErr w:type="gramEnd"/>
                          </w:p>
                          <w:p w14:paraId="4F624B3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"Although the stream is available it has been </w:t>
                            </w:r>
                            <w:proofErr w:type="spellStart"/>
                            <w:r w:rsidRPr="002953B3">
                              <w:rPr>
                                <w:rFonts w:asciiTheme="minorHAnsi" w:hAnsi="Arial"/>
                                <w:kern w:val="24"/>
                                <w:sz w:val="16"/>
                                <w:szCs w:val="16"/>
                              </w:rPr>
                              <w:t>paused</w:t>
                            </w:r>
                            <w:proofErr w:type="spellEnd"/>
                            <w:r w:rsidRPr="002953B3">
                              <w:rPr>
                                <w:rFonts w:asciiTheme="minorHAnsi" w:hAnsi="Arial"/>
                                <w:kern w:val="24"/>
                                <w:sz w:val="16"/>
                                <w:szCs w:val="16"/>
                              </w:rPr>
                              <w:t xml:space="preserve"> by the administrator such that the records are being appended to the log </w:t>
                            </w:r>
                            <w:r w:rsidR="00342918">
                              <w:rPr>
                                <w:rFonts w:asciiTheme="minorHAnsi" w:hAnsi="Arial"/>
                                <w:kern w:val="24"/>
                                <w:sz w:val="16"/>
                                <w:szCs w:val="16"/>
                              </w:rPr>
                              <w:br/>
                            </w:r>
                            <w:r w:rsidR="00342918" w:rsidRPr="002953B3">
                              <w:rPr>
                                <w:rFonts w:asciiTheme="minorHAnsi" w:hAnsi="Arial"/>
                                <w:kern w:val="24"/>
                                <w:sz w:val="16"/>
                                <w:szCs w:val="16"/>
                              </w:rPr>
                              <w:t xml:space="preserve">        </w:t>
                            </w:r>
                            <w:r w:rsidRPr="002953B3">
                              <w:rPr>
                                <w:rFonts w:asciiTheme="minorHAnsi" w:hAnsi="Arial"/>
                                <w:kern w:val="24"/>
                                <w:sz w:val="16"/>
                                <w:szCs w:val="16"/>
                              </w:rPr>
                              <w:t>but a new client will not receive any events whilst the stream is paused.</w:t>
                            </w:r>
                            <w:proofErr w:type="gramStart"/>
                            <w:r w:rsidRPr="002953B3">
                              <w:rPr>
                                <w:rFonts w:asciiTheme="minorHAnsi" w:hAnsi="Arial"/>
                                <w:kern w:val="24"/>
                                <w:sz w:val="16"/>
                                <w:szCs w:val="16"/>
                              </w:rPr>
                              <w:t>";</w:t>
                            </w:r>
                            <w:proofErr w:type="gramEnd"/>
                          </w:p>
                          <w:p w14:paraId="08EBA35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52E71DB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STREAM_STATE_TERMINATED {</w:t>
                            </w:r>
                          </w:p>
                          <w:p w14:paraId="076B19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w:t>
                            </w:r>
                            <w:proofErr w:type="gramStart"/>
                            <w:r w:rsidRPr="002953B3">
                              <w:rPr>
                                <w:rFonts w:asciiTheme="minorHAnsi" w:hAnsi="Arial"/>
                                <w:kern w:val="24"/>
                                <w:sz w:val="16"/>
                                <w:szCs w:val="16"/>
                              </w:rPr>
                              <w:t>STATE;</w:t>
                            </w:r>
                            <w:proofErr w:type="gramEnd"/>
                          </w:p>
                          <w:p w14:paraId="32C2A814"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essentially no longer available. It will be removed from the </w:t>
                            </w:r>
                            <w:proofErr w:type="spellStart"/>
                            <w:r w:rsidRPr="002953B3">
                              <w:rPr>
                                <w:rFonts w:asciiTheme="minorHAnsi" w:hAnsi="Arial"/>
                                <w:kern w:val="24"/>
                                <w:sz w:val="16"/>
                                <w:szCs w:val="16"/>
                              </w:rPr>
                              <w:t>AvailableStreams</w:t>
                            </w:r>
                            <w:proofErr w:type="spellEnd"/>
                            <w:r w:rsidRPr="002953B3">
                              <w:rPr>
                                <w:rFonts w:asciiTheme="minorHAnsi" w:hAnsi="Arial"/>
                                <w:kern w:val="24"/>
                                <w:sz w:val="16"/>
                                <w:szCs w:val="16"/>
                              </w:rPr>
                              <w:t xml:space="preserve"> list shortly.</w:t>
                            </w:r>
                            <w:proofErr w:type="gramStart"/>
                            <w:r w:rsidRPr="002953B3">
                              <w:rPr>
                                <w:rFonts w:asciiTheme="minorHAnsi" w:hAnsi="Arial"/>
                                <w:kern w:val="24"/>
                                <w:sz w:val="16"/>
                                <w:szCs w:val="16"/>
                              </w:rPr>
                              <w:t>";</w:t>
                            </w:r>
                            <w:proofErr w:type="gramEnd"/>
                          </w:p>
                          <w:p w14:paraId="70B6CD65" w14:textId="77777777" w:rsidR="007E7776" w:rsidRPr="00B94221" w:rsidRDefault="002953B3" w:rsidP="007E7776">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46CE9EB" id="_x0000_s1038" style="position:absolute;margin-left:0;margin-top:19.95pt;width:519.85pt;height:309.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" o:allowoverlap="f" fillcolor="#f9ecd4 [663]" strokecolor="#141313 [3213]">
                <v:path arrowok="t"/>
                <o:lock v:ext="edit" grouping="t"/>
                <v:textbox>
                  <w:txbxContent>
                    <w:p w14:paraId="71821824" w14:textId="77777777" w:rsidR="007E7776" w:rsidRPr="005561A5" w:rsidRDefault="007E7776" w:rsidP="007E7776">
                      <w:pPr>
                        <w:spacing w:before="40" w:after="40" w:line="216" w:lineRule="auto"/>
                        <w:rPr>
                          <w:rFonts w:asciiTheme="minorHAnsi" w:hAnsi="Arial"/>
                          <w:kern w:val="24"/>
                          <w:sz w:val="16"/>
                          <w:szCs w:val="16"/>
                        </w:rPr>
                      </w:pPr>
                    </w:p>
                    <w:p w14:paraId="26E5223A"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typedef stream-state {</w:t>
                      </w:r>
                    </w:p>
                    <w:p w14:paraId="3F5EDC5E"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 </w:t>
                      </w:r>
                      <w:proofErr w:type="spellStart"/>
                      <w:r w:rsidRPr="00767F5E">
                        <w:rPr>
                          <w:rFonts w:asciiTheme="minorHAnsi" w:hAnsi="Arial"/>
                          <w:kern w:val="24"/>
                          <w:sz w:val="16"/>
                          <w:szCs w:val="16"/>
                        </w:rPr>
                        <w:t>identityref</w:t>
                      </w:r>
                      <w:proofErr w:type="spellEnd"/>
                      <w:r w:rsidRPr="00767F5E">
                        <w:rPr>
                          <w:rFonts w:asciiTheme="minorHAnsi" w:hAnsi="Arial"/>
                          <w:kern w:val="24"/>
                          <w:sz w:val="16"/>
                          <w:szCs w:val="16"/>
                        </w:rPr>
                        <w:t xml:space="preserve"> {</w:t>
                      </w:r>
                    </w:p>
                    <w:p w14:paraId="3538DF0F"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base STREAM_</w:t>
                      </w:r>
                      <w:proofErr w:type="gramStart"/>
                      <w:r w:rsidRPr="00767F5E">
                        <w:rPr>
                          <w:rFonts w:asciiTheme="minorHAnsi" w:hAnsi="Arial"/>
                          <w:kern w:val="24"/>
                          <w:sz w:val="16"/>
                          <w:szCs w:val="16"/>
                        </w:rPr>
                        <w:t>STATE;</w:t>
                      </w:r>
                      <w:proofErr w:type="gramEnd"/>
                    </w:p>
                    <w:p w14:paraId="61D22547"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55ED0509"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description "The state of the available stream.</w:t>
                      </w:r>
                      <w:proofErr w:type="gramStart"/>
                      <w:r w:rsidRPr="00767F5E">
                        <w:rPr>
                          <w:rFonts w:asciiTheme="minorHAnsi" w:hAnsi="Arial"/>
                          <w:kern w:val="24"/>
                          <w:sz w:val="16"/>
                          <w:szCs w:val="16"/>
                        </w:rPr>
                        <w:t>";</w:t>
                      </w:r>
                      <w:proofErr w:type="gramEnd"/>
                    </w:p>
                    <w:p w14:paraId="00E707DC" w14:textId="77777777" w:rsidR="00767F5E" w:rsidRPr="00267207"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3A253161" w14:textId="77777777" w:rsidR="007E7776" w:rsidRPr="00542676" w:rsidRDefault="00542676" w:rsidP="007E7776">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w:t>
                      </w:r>
                    </w:p>
                    <w:p w14:paraId="3FE4216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 {</w:t>
                      </w:r>
                    </w:p>
                    <w:p w14:paraId="2DE1E5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"none</w:t>
                      </w:r>
                      <w:proofErr w:type="gramStart"/>
                      <w:r w:rsidRPr="002953B3">
                        <w:rPr>
                          <w:rFonts w:asciiTheme="minorHAnsi" w:hAnsi="Arial"/>
                          <w:kern w:val="24"/>
                          <w:sz w:val="16"/>
                          <w:szCs w:val="16"/>
                        </w:rPr>
                        <w:t>";</w:t>
                      </w:r>
                      <w:proofErr w:type="gramEnd"/>
                    </w:p>
                    <w:p w14:paraId="4E37CA38"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4D55AD8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STREAM_STATE_ALIGNING {</w:t>
                      </w:r>
                    </w:p>
                    <w:p w14:paraId="6AEEA5B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w:t>
                      </w:r>
                      <w:proofErr w:type="gramStart"/>
                      <w:r w:rsidRPr="002953B3">
                        <w:rPr>
                          <w:rFonts w:asciiTheme="minorHAnsi" w:hAnsi="Arial"/>
                          <w:kern w:val="24"/>
                          <w:sz w:val="16"/>
                          <w:szCs w:val="16"/>
                        </w:rPr>
                        <w:t>STATE;</w:t>
                      </w:r>
                      <w:proofErr w:type="gramEnd"/>
                    </w:p>
                    <w:p w14:paraId="6058A55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log that underpins the stream is aligning with other backend services and hence may not be providing full service.</w:t>
                      </w:r>
                    </w:p>
                    <w:p w14:paraId="43CAD8B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If events are provided, they will be completely valid.</w:t>
                      </w:r>
                      <w:proofErr w:type="gramStart"/>
                      <w:r w:rsidRPr="002953B3">
                        <w:rPr>
                          <w:rFonts w:asciiTheme="minorHAnsi" w:hAnsi="Arial"/>
                          <w:kern w:val="24"/>
                          <w:sz w:val="16"/>
                          <w:szCs w:val="16"/>
                        </w:rPr>
                        <w:t>";</w:t>
                      </w:r>
                      <w:proofErr w:type="gramEnd"/>
                    </w:p>
                    <w:p w14:paraId="57E79D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6B96B3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STREAM_STATE_ACTIVE {</w:t>
                      </w:r>
                    </w:p>
                    <w:p w14:paraId="0F7AC88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w:t>
                      </w:r>
                      <w:proofErr w:type="gramStart"/>
                      <w:r w:rsidRPr="002953B3">
                        <w:rPr>
                          <w:rFonts w:asciiTheme="minorHAnsi" w:hAnsi="Arial"/>
                          <w:kern w:val="24"/>
                          <w:sz w:val="16"/>
                          <w:szCs w:val="16"/>
                        </w:rPr>
                        <w:t>STATE;</w:t>
                      </w:r>
                      <w:proofErr w:type="gramEnd"/>
                    </w:p>
                    <w:p w14:paraId="746BE5F1"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operating such that if a client connects records will be provided as per back pressure etc.</w:t>
                      </w:r>
                      <w:proofErr w:type="gramStart"/>
                      <w:r w:rsidRPr="002953B3">
                        <w:rPr>
                          <w:rFonts w:asciiTheme="minorHAnsi" w:hAnsi="Arial"/>
                          <w:kern w:val="24"/>
                          <w:sz w:val="16"/>
                          <w:szCs w:val="16"/>
                        </w:rPr>
                        <w:t>";</w:t>
                      </w:r>
                      <w:proofErr w:type="gramEnd"/>
                    </w:p>
                    <w:p w14:paraId="6A6134E7"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2E37608E"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STREAM_STATE_PAUSED {</w:t>
                      </w:r>
                    </w:p>
                    <w:p w14:paraId="1D7FEAE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w:t>
                      </w:r>
                      <w:proofErr w:type="gramStart"/>
                      <w:r w:rsidRPr="002953B3">
                        <w:rPr>
                          <w:rFonts w:asciiTheme="minorHAnsi" w:hAnsi="Arial"/>
                          <w:kern w:val="24"/>
                          <w:sz w:val="16"/>
                          <w:szCs w:val="16"/>
                        </w:rPr>
                        <w:t>STATE;</w:t>
                      </w:r>
                      <w:proofErr w:type="gramEnd"/>
                    </w:p>
                    <w:p w14:paraId="4F624B3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"Although the stream is available it has been </w:t>
                      </w:r>
                      <w:proofErr w:type="spellStart"/>
                      <w:r w:rsidRPr="002953B3">
                        <w:rPr>
                          <w:rFonts w:asciiTheme="minorHAnsi" w:hAnsi="Arial"/>
                          <w:kern w:val="24"/>
                          <w:sz w:val="16"/>
                          <w:szCs w:val="16"/>
                        </w:rPr>
                        <w:t>paused</w:t>
                      </w:r>
                      <w:proofErr w:type="spellEnd"/>
                      <w:r w:rsidRPr="002953B3">
                        <w:rPr>
                          <w:rFonts w:asciiTheme="minorHAnsi" w:hAnsi="Arial"/>
                          <w:kern w:val="24"/>
                          <w:sz w:val="16"/>
                          <w:szCs w:val="16"/>
                        </w:rPr>
                        <w:t xml:space="preserve"> by the administrator such that the records are being appended to the log </w:t>
                      </w:r>
                      <w:r w:rsidR="00342918">
                        <w:rPr>
                          <w:rFonts w:asciiTheme="minorHAnsi" w:hAnsi="Arial"/>
                          <w:kern w:val="24"/>
                          <w:sz w:val="16"/>
                          <w:szCs w:val="16"/>
                        </w:rPr>
                        <w:br/>
                      </w:r>
                      <w:r w:rsidR="00342918" w:rsidRPr="002953B3">
                        <w:rPr>
                          <w:rFonts w:asciiTheme="minorHAnsi" w:hAnsi="Arial"/>
                          <w:kern w:val="24"/>
                          <w:sz w:val="16"/>
                          <w:szCs w:val="16"/>
                        </w:rPr>
                        <w:t xml:space="preserve">        </w:t>
                      </w:r>
                      <w:r w:rsidRPr="002953B3">
                        <w:rPr>
                          <w:rFonts w:asciiTheme="minorHAnsi" w:hAnsi="Arial"/>
                          <w:kern w:val="24"/>
                          <w:sz w:val="16"/>
                          <w:szCs w:val="16"/>
                        </w:rPr>
                        <w:t>but a new client will not receive any events whilst the stream is paused.</w:t>
                      </w:r>
                      <w:proofErr w:type="gramStart"/>
                      <w:r w:rsidRPr="002953B3">
                        <w:rPr>
                          <w:rFonts w:asciiTheme="minorHAnsi" w:hAnsi="Arial"/>
                          <w:kern w:val="24"/>
                          <w:sz w:val="16"/>
                          <w:szCs w:val="16"/>
                        </w:rPr>
                        <w:t>";</w:t>
                      </w:r>
                      <w:proofErr w:type="gramEnd"/>
                    </w:p>
                    <w:p w14:paraId="08EBA35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52E71DB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STREAM_STATE_TERMINATED {</w:t>
                      </w:r>
                    </w:p>
                    <w:p w14:paraId="076B19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w:t>
                      </w:r>
                      <w:proofErr w:type="gramStart"/>
                      <w:r w:rsidRPr="002953B3">
                        <w:rPr>
                          <w:rFonts w:asciiTheme="minorHAnsi" w:hAnsi="Arial"/>
                          <w:kern w:val="24"/>
                          <w:sz w:val="16"/>
                          <w:szCs w:val="16"/>
                        </w:rPr>
                        <w:t>STATE;</w:t>
                      </w:r>
                      <w:proofErr w:type="gramEnd"/>
                    </w:p>
                    <w:p w14:paraId="32C2A814"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essentially no longer available. It will be removed from the </w:t>
                      </w:r>
                      <w:proofErr w:type="spellStart"/>
                      <w:r w:rsidRPr="002953B3">
                        <w:rPr>
                          <w:rFonts w:asciiTheme="minorHAnsi" w:hAnsi="Arial"/>
                          <w:kern w:val="24"/>
                          <w:sz w:val="16"/>
                          <w:szCs w:val="16"/>
                        </w:rPr>
                        <w:t>AvailableStreams</w:t>
                      </w:r>
                      <w:proofErr w:type="spellEnd"/>
                      <w:r w:rsidRPr="002953B3">
                        <w:rPr>
                          <w:rFonts w:asciiTheme="minorHAnsi" w:hAnsi="Arial"/>
                          <w:kern w:val="24"/>
                          <w:sz w:val="16"/>
                          <w:szCs w:val="16"/>
                        </w:rPr>
                        <w:t xml:space="preserve"> list shortly.</w:t>
                      </w:r>
                      <w:proofErr w:type="gramStart"/>
                      <w:r w:rsidRPr="002953B3">
                        <w:rPr>
                          <w:rFonts w:asciiTheme="minorHAnsi" w:hAnsi="Arial"/>
                          <w:kern w:val="24"/>
                          <w:sz w:val="16"/>
                          <w:szCs w:val="16"/>
                        </w:rPr>
                        <w:t>";</w:t>
                      </w:r>
                      <w:proofErr w:type="gramEnd"/>
                    </w:p>
                    <w:p w14:paraId="70B6CD65" w14:textId="77777777" w:rsidR="007E7776" w:rsidRPr="00B94221" w:rsidRDefault="002953B3" w:rsidP="007E7776">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txbxContent>
                </v:textbox>
                <w10:wrap type="topAndBottom" anchorx="margin"/>
              </v:rect>
            </w:pict>
          </mc:Fallback>
        </mc:AlternateContent>
      </w:r>
    </w:p>
    <w:p w14:paraId="6E052608" w14:textId="2D330980" w:rsidR="00B16DFC" w:rsidRPr="008B3C46" w:rsidRDefault="007E7776" w:rsidP="00A56331">
      <w:pPr>
        <w:pStyle w:val="FigureCaption"/>
      </w:pPr>
      <w:bookmarkStart w:id="2986" w:name="_Toc192620387"/>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13</w:t>
      </w:r>
      <w:r>
        <w:rPr>
          <w:noProof/>
        </w:rPr>
        <w:fldChar w:fldCharType="end"/>
      </w:r>
      <w:r w:rsidRPr="00CA3534">
        <w:t xml:space="preserve"> </w:t>
      </w:r>
      <w:r>
        <w:t xml:space="preserve"> </w:t>
      </w:r>
      <w:r w:rsidR="00375A28">
        <w:t>YANG</w:t>
      </w:r>
      <w:r>
        <w:t xml:space="preserve">: </w:t>
      </w:r>
      <w:r w:rsidR="002953B3">
        <w:t>stream-state</w:t>
      </w:r>
      <w:bookmarkEnd w:id="2986"/>
    </w:p>
    <w:p w14:paraId="569102E8" w14:textId="77777777" w:rsidR="00021A83" w:rsidRDefault="008E4BA1" w:rsidP="00EB62A7">
      <w:pPr>
        <w:pStyle w:val="Heading2"/>
      </w:pPr>
      <w:r>
        <w:t xml:space="preserve"> </w:t>
      </w:r>
      <w:bookmarkStart w:id="2987" w:name="_Ref143677164"/>
      <w:bookmarkStart w:id="2988" w:name="_Ref143677170"/>
      <w:bookmarkStart w:id="2989" w:name="_Ref143677173"/>
      <w:bookmarkStart w:id="2990" w:name="_Toc192619472"/>
      <w:r w:rsidR="00317EF0">
        <w:t>Streaming approach</w:t>
      </w:r>
      <w:r w:rsidR="00EA791B">
        <w:t xml:space="preserve"> and log strategy</w:t>
      </w:r>
      <w:bookmarkEnd w:id="2987"/>
      <w:bookmarkEnd w:id="2988"/>
      <w:bookmarkEnd w:id="2989"/>
      <w:bookmarkEnd w:id="2990"/>
    </w:p>
    <w:p w14:paraId="14295DD1" w14:textId="77777777" w:rsidR="006C646C" w:rsidRDefault="00021A83" w:rsidP="006C646C">
      <w:pPr>
        <w:spacing w:before="100" w:beforeAutospacing="1" w:after="100" w:afterAutospacing="1"/>
        <w:rPr>
          <w:rFonts w:eastAsia="Times New Roman"/>
        </w:rPr>
      </w:pPr>
      <w:r>
        <w:rPr>
          <w:rFonts w:eastAsia="Times New Roman"/>
        </w:rPr>
        <w:t xml:space="preserve">The streaming solution assumes that the provider is delivering information in sequence from a log. </w:t>
      </w:r>
      <w:r w:rsidR="008B42F4">
        <w:t xml:space="preserve">In TAPI </w:t>
      </w:r>
      <w:r w:rsidR="00B817A7">
        <w:t>2.4</w:t>
      </w:r>
      <w:r w:rsidR="008B42F4">
        <w:t xml:space="preserve"> a log approach oriented towards maintaining alignment is provided. The stream mechanism defined allows for different log strategies</w:t>
      </w:r>
      <w:r w:rsidR="008B42F4">
        <w:rPr>
          <w:rStyle w:val="FootnoteReference"/>
        </w:rPr>
        <w:footnoteReference w:id="29"/>
      </w:r>
      <w:r w:rsidR="00420B6F">
        <w:t xml:space="preserve"> along with corresponding au</w:t>
      </w:r>
      <w:r w:rsidR="00B15E14">
        <w:t>gmentation</w:t>
      </w:r>
      <w:r w:rsidR="008B42F4">
        <w:t>.</w:t>
      </w:r>
      <w:r w:rsidR="006C646C">
        <w:t xml:space="preserve"> </w:t>
      </w:r>
    </w:p>
    <w:p w14:paraId="1200E51C" w14:textId="77777777" w:rsidR="00317EF0" w:rsidRDefault="00317EF0" w:rsidP="00317EF0">
      <w:pPr>
        <w:pStyle w:val="Heading3"/>
      </w:pPr>
      <w:bookmarkStart w:id="2991" w:name="_Ref49253815"/>
      <w:bookmarkStart w:id="2992" w:name="_Toc192619473"/>
      <w:r>
        <w:t>Log</w:t>
      </w:r>
      <w:r w:rsidR="008B42F4">
        <w:t xml:space="preserve"> storage s</w:t>
      </w:r>
      <w:r>
        <w:t>trategy</w:t>
      </w:r>
      <w:bookmarkEnd w:id="2991"/>
      <w:bookmarkEnd w:id="2992"/>
    </w:p>
    <w:p w14:paraId="47620FE7" w14:textId="77777777" w:rsidR="00F8146C" w:rsidRDefault="00187000" w:rsidP="008B42F4">
      <w:pPr>
        <w:pStyle w:val="NormalWeb"/>
      </w:pPr>
      <w:r>
        <w:t xml:space="preserve">There are four </w:t>
      </w:r>
      <w:r w:rsidR="00021A83">
        <w:t>log-</w:t>
      </w:r>
      <w:r w:rsidR="0084545E">
        <w:t>storage</w:t>
      </w:r>
      <w:r w:rsidR="00021A83">
        <w:t>-strategy</w:t>
      </w:r>
      <w:r>
        <w:t xml:space="preserve"> provided</w:t>
      </w:r>
      <w:r w:rsidR="00B817A7">
        <w:t xml:space="preserve"> (LOG_STORAGE_STRATEGY_)</w:t>
      </w:r>
      <w:r w:rsidR="00227BC2">
        <w:t>:</w:t>
      </w:r>
      <w:r w:rsidR="00021A83">
        <w:t xml:space="preserve"> COMPACTED, TRUNCATED, FULL-HISTORY and FULL_HISTORY_WITH_PERIODIC_BASELINE</w:t>
      </w:r>
      <w:r w:rsidR="00267E05">
        <w:t>, these are described in the subsections below.</w:t>
      </w:r>
    </w:p>
    <w:p w14:paraId="1808FB9E" w14:textId="77777777" w:rsidR="00060074" w:rsidRDefault="00060074" w:rsidP="00060074">
      <w:pPr>
        <w:pStyle w:val="Heading4"/>
      </w:pPr>
      <w:bookmarkStart w:id="2993" w:name="_Ref70686195"/>
      <w:bookmarkStart w:id="2994" w:name="_Ref70686201"/>
      <w:bookmarkStart w:id="2995" w:name="_Ref70686206"/>
      <w:bookmarkStart w:id="2996" w:name="_Toc192619474"/>
      <w:r>
        <w:t>Compacted log</w:t>
      </w:r>
      <w:bookmarkEnd w:id="2993"/>
      <w:bookmarkEnd w:id="2994"/>
      <w:bookmarkEnd w:id="2995"/>
      <w:bookmarkEnd w:id="2996"/>
    </w:p>
    <w:p w14:paraId="2BA9A90D" w14:textId="1AA155D7" w:rsidR="003A7CC6" w:rsidRDefault="00C04CC9" w:rsidP="003A7CC6">
      <w:pPr>
        <w:pStyle w:val="NormalWeb"/>
      </w:pPr>
      <w:r>
        <w:t xml:space="preserve">Where the solution is to report TAPI entities (such as NEPs, CEPs) and/or </w:t>
      </w:r>
      <w:r w:rsidR="00F8146C">
        <w:t>report</w:t>
      </w:r>
      <w:r>
        <w:t xml:space="preserve"> alarms/TCAs a</w:t>
      </w:r>
      <w:r w:rsidR="003A2D4A">
        <w:t xml:space="preserve">n implementation conforming to this specification </w:t>
      </w:r>
      <w:r w:rsidR="002431AA">
        <w:t xml:space="preserve">MUST support the COMPACTED log-storage-strategy </w:t>
      </w:r>
      <w:r w:rsidR="003A7CC6">
        <w:t>(the characteristics of this mechanism are described in</w:t>
      </w:r>
      <w:r w:rsidR="003A7CC6">
        <w:rPr>
          <w:rStyle w:val="Hyperlink"/>
        </w:rPr>
        <w:t xml:space="preserve"> </w:t>
      </w:r>
      <w:r w:rsidR="003A7CC6">
        <w:rPr>
          <w:rStyle w:val="Hyperlink"/>
        </w:rPr>
        <w:fldChar w:fldCharType="begin"/>
      </w:r>
      <w:r w:rsidR="003A7CC6">
        <w:rPr>
          <w:rStyle w:val="Hyperlink"/>
        </w:rPr>
        <w:instrText xml:space="preserve"> REF _Ref49254797 \r \h </w:instrText>
      </w:r>
      <w:r w:rsidR="003A7CC6">
        <w:rPr>
          <w:rStyle w:val="Hyperlink"/>
        </w:rPr>
      </w:r>
      <w:r w:rsidR="003A7CC6">
        <w:rPr>
          <w:rStyle w:val="Hyperlink"/>
        </w:rPr>
        <w:fldChar w:fldCharType="separate"/>
      </w:r>
      <w:r w:rsidR="00B53275">
        <w:rPr>
          <w:rStyle w:val="Hyperlink"/>
        </w:rPr>
        <w:t>8.1.1</w:t>
      </w:r>
      <w:r w:rsidR="003A7CC6">
        <w:rPr>
          <w:rStyle w:val="Hyperlink"/>
        </w:rPr>
        <w:fldChar w:fldCharType="end"/>
      </w:r>
      <w:r w:rsidR="003A7CC6">
        <w:rPr>
          <w:rStyle w:val="Hyperlink"/>
        </w:rPr>
        <w:t xml:space="preserve"> </w:t>
      </w:r>
      <w:r w:rsidR="003A7CC6" w:rsidRPr="00E43876">
        <w:fldChar w:fldCharType="begin"/>
      </w:r>
      <w:r w:rsidR="003A7CC6" w:rsidRPr="00E43876">
        <w:instrText xml:space="preserve"> REF _Ref49254803 \h </w:instrText>
      </w:r>
      <w:r w:rsidR="003A7CC6">
        <w:instrText xml:space="preserve"> \* MERGEFORMAT </w:instrText>
      </w:r>
      <w:r w:rsidR="003A7CC6" w:rsidRPr="00E43876">
        <w:fldChar w:fldCharType="separate"/>
      </w:r>
      <w:r w:rsidR="00B53275">
        <w:t>Essential characteristics of a compacted log</w:t>
      </w:r>
      <w:r w:rsidR="003A7CC6" w:rsidRPr="00E43876">
        <w:fldChar w:fldCharType="end"/>
      </w:r>
      <w:r w:rsidR="003A7CC6" w:rsidRPr="00E43876">
        <w:t xml:space="preserve"> on page </w:t>
      </w:r>
      <w:r w:rsidR="003A7CC6">
        <w:rPr>
          <w:rStyle w:val="Hyperlink"/>
        </w:rPr>
        <w:fldChar w:fldCharType="begin"/>
      </w:r>
      <w:r w:rsidR="003A7CC6">
        <w:rPr>
          <w:rStyle w:val="Hyperlink"/>
        </w:rPr>
        <w:instrText xml:space="preserve"> PAGEREF _Ref49254808 \h </w:instrText>
      </w:r>
      <w:r w:rsidR="003A7CC6">
        <w:rPr>
          <w:rStyle w:val="Hyperlink"/>
        </w:rPr>
      </w:r>
      <w:r w:rsidR="003A7CC6">
        <w:rPr>
          <w:rStyle w:val="Hyperlink"/>
        </w:rPr>
        <w:fldChar w:fldCharType="separate"/>
      </w:r>
      <w:ins w:id="2997" w:author="Author">
        <w:r w:rsidR="00B53275">
          <w:rPr>
            <w:rStyle w:val="Hyperlink"/>
            <w:noProof/>
          </w:rPr>
          <w:t>125</w:t>
        </w:r>
        <w:del w:id="2998" w:author="Author">
          <w:r w:rsidR="006D1621" w:rsidDel="00B53275">
            <w:rPr>
              <w:rStyle w:val="Hyperlink"/>
              <w:noProof/>
            </w:rPr>
            <w:delText>125</w:delText>
          </w:r>
        </w:del>
      </w:ins>
      <w:del w:id="2999" w:author="Author">
        <w:r w:rsidR="00C1187B" w:rsidDel="00B53275">
          <w:rPr>
            <w:rStyle w:val="Hyperlink"/>
            <w:noProof/>
          </w:rPr>
          <w:delText>126</w:delText>
        </w:r>
      </w:del>
      <w:r w:rsidR="003A7CC6">
        <w:rPr>
          <w:rStyle w:val="Hyperlink"/>
        </w:rPr>
        <w:fldChar w:fldCharType="end"/>
      </w:r>
      <w:r w:rsidR="003A7CC6">
        <w:t>).</w:t>
      </w:r>
      <w:r w:rsidR="00F37E1E">
        <w:t xml:space="preserve"> This log-storage-strategy enables the client to achieve and maintain eventual consistency without the need to get current state.</w:t>
      </w:r>
    </w:p>
    <w:p w14:paraId="26C72A98" w14:textId="4E5A4B19" w:rsidR="00435479" w:rsidRDefault="00435479" w:rsidP="00E15930">
      <w:pPr>
        <w:spacing w:before="100" w:beforeAutospacing="1" w:after="100" w:afterAutospacing="1"/>
        <w:rPr>
          <w:rFonts w:eastAsia="Times New Roman"/>
        </w:rPr>
      </w:pPr>
      <w:r>
        <w:rPr>
          <w:rFonts w:eastAsia="Times New Roman"/>
        </w:rPr>
        <w:lastRenderedPageBreak/>
        <w:t>Not all change statements (</w:t>
      </w:r>
      <w:r w:rsidR="00FF4408" w:rsidRPr="00FF4408">
        <w:t>LOG_RECORD_STRATEGY_WHOLE_ENTITY</w:t>
      </w:r>
      <w:r w:rsidR="00FF4408">
        <w:t xml:space="preserve">, </w:t>
      </w:r>
      <w:r w:rsidR="00FF4408" w:rsidRPr="00FF4408">
        <w:t>RECORD_TRIGGER_ON_CHANGE</w:t>
      </w:r>
      <w:r w:rsidR="00885136">
        <w:rPr>
          <w:rFonts w:eastAsia="Times New Roman"/>
        </w:rPr>
        <w:t xml:space="preserve"> </w:t>
      </w:r>
      <w:r>
        <w:rPr>
          <w:rFonts w:eastAsia="Times New Roman"/>
        </w:rPr>
        <w:t>statements</w:t>
      </w:r>
      <w:r w:rsidR="00885136">
        <w:rPr>
          <w:rFonts w:eastAsia="Times New Roman"/>
        </w:rPr>
        <w:t xml:space="preserve"> (see </w:t>
      </w:r>
      <w:r w:rsidR="00885136">
        <w:rPr>
          <w:rFonts w:eastAsia="Times New Roman"/>
        </w:rPr>
        <w:fldChar w:fldCharType="begin"/>
      </w:r>
      <w:r w:rsidR="00885136">
        <w:rPr>
          <w:rFonts w:eastAsia="Times New Roman"/>
        </w:rPr>
        <w:instrText xml:space="preserve"> REF _Ref115786688 \r \h </w:instrText>
      </w:r>
      <w:r w:rsidR="00885136">
        <w:rPr>
          <w:rFonts w:eastAsia="Times New Roman"/>
        </w:rPr>
      </w:r>
      <w:r w:rsidR="00885136">
        <w:rPr>
          <w:rFonts w:eastAsia="Times New Roman"/>
        </w:rPr>
        <w:fldChar w:fldCharType="separate"/>
      </w:r>
      <w:r w:rsidR="00B53275">
        <w:rPr>
          <w:rFonts w:eastAsia="Times New Roman"/>
        </w:rPr>
        <w:t>3.8.2</w:t>
      </w:r>
      <w:r w:rsidR="00885136">
        <w:rPr>
          <w:rFonts w:eastAsia="Times New Roman"/>
        </w:rPr>
        <w:fldChar w:fldCharType="end"/>
      </w:r>
      <w:r w:rsidR="00885136">
        <w:rPr>
          <w:rFonts w:eastAsia="Times New Roman"/>
        </w:rPr>
        <w:t xml:space="preserve"> </w:t>
      </w:r>
      <w:r w:rsidR="00885136">
        <w:rPr>
          <w:rFonts w:eastAsia="Times New Roman"/>
        </w:rPr>
        <w:fldChar w:fldCharType="begin"/>
      </w:r>
      <w:r w:rsidR="00885136">
        <w:rPr>
          <w:rFonts w:eastAsia="Times New Roman"/>
        </w:rPr>
        <w:instrText xml:space="preserve"> REF _Ref115786695 \h </w:instrText>
      </w:r>
      <w:r w:rsidR="00885136">
        <w:rPr>
          <w:rFonts w:eastAsia="Times New Roman"/>
        </w:rPr>
      </w:r>
      <w:r w:rsidR="00885136">
        <w:rPr>
          <w:rFonts w:eastAsia="Times New Roman"/>
        </w:rPr>
        <w:fldChar w:fldCharType="separate"/>
      </w:r>
      <w:r w:rsidR="00B53275">
        <w:t>Log record strategy</w:t>
      </w:r>
      <w:r w:rsidR="00885136">
        <w:rPr>
          <w:rFonts w:eastAsia="Times New Roman"/>
        </w:rPr>
        <w:fldChar w:fldCharType="end"/>
      </w:r>
      <w:r w:rsidR="00885136">
        <w:rPr>
          <w:rFonts w:eastAsia="Times New Roman"/>
        </w:rPr>
        <w:t xml:space="preserve"> on page </w:t>
      </w:r>
      <w:r w:rsidR="00885136">
        <w:rPr>
          <w:rFonts w:eastAsia="Times New Roman"/>
        </w:rPr>
        <w:fldChar w:fldCharType="begin"/>
      </w:r>
      <w:r w:rsidR="00885136">
        <w:rPr>
          <w:rFonts w:eastAsia="Times New Roman"/>
        </w:rPr>
        <w:instrText xml:space="preserve"> PAGEREF _Ref115786700 \h </w:instrText>
      </w:r>
      <w:r w:rsidR="00885136">
        <w:rPr>
          <w:rFonts w:eastAsia="Times New Roman"/>
        </w:rPr>
      </w:r>
      <w:r w:rsidR="00885136">
        <w:rPr>
          <w:rFonts w:eastAsia="Times New Roman"/>
        </w:rPr>
        <w:fldChar w:fldCharType="separate"/>
      </w:r>
      <w:r w:rsidR="00B53275">
        <w:rPr>
          <w:rFonts w:eastAsia="Times New Roman"/>
          <w:noProof/>
        </w:rPr>
        <w:t>29</w:t>
      </w:r>
      <w:r w:rsidR="00885136">
        <w:rPr>
          <w:rFonts w:eastAsia="Times New Roman"/>
        </w:rPr>
        <w:fldChar w:fldCharType="end"/>
      </w:r>
      <w:r>
        <w:rPr>
          <w:rFonts w:eastAsia="Times New Roman"/>
        </w:rPr>
        <w:t>)</w:t>
      </w:r>
      <w:r w:rsidR="009F2909">
        <w:rPr>
          <w:rFonts w:eastAsia="Times New Roman"/>
        </w:rPr>
        <w:t>)</w:t>
      </w:r>
      <w:r>
        <w:rPr>
          <w:rFonts w:eastAsia="Times New Roman"/>
        </w:rPr>
        <w:t xml:space="preserve"> related to an entity are retained. Older changes are intentionally pruned out of the log</w:t>
      </w:r>
      <w:r w:rsidR="00AB540E">
        <w:rPr>
          <w:rFonts w:eastAsia="Times New Roman"/>
        </w:rPr>
        <w:t xml:space="preserve"> in favor of newer changes</w:t>
      </w:r>
      <w:r>
        <w:rPr>
          <w:rFonts w:eastAsia="Times New Roman"/>
        </w:rPr>
        <w:t xml:space="preserve">. </w:t>
      </w:r>
    </w:p>
    <w:p w14:paraId="41B9DF03" w14:textId="77777777" w:rsidR="00435479" w:rsidRDefault="00435479" w:rsidP="00E15930">
      <w:pPr>
        <w:numPr>
          <w:ilvl w:val="0"/>
          <w:numId w:val="7"/>
        </w:numPr>
        <w:spacing w:before="100" w:beforeAutospacing="1" w:after="100" w:afterAutospacing="1"/>
        <w:rPr>
          <w:rFonts w:eastAsia="Times New Roman"/>
        </w:rPr>
      </w:pPr>
      <w:r>
        <w:rPr>
          <w:rFonts w:eastAsia="Times New Roman"/>
        </w:rPr>
        <w:t>The log will have the latest record related to each entity that exists in the controlled system</w:t>
      </w:r>
      <w:r w:rsidR="00FC6859">
        <w:rPr>
          <w:rFonts w:eastAsia="Times New Roman"/>
        </w:rPr>
        <w:t>.</w:t>
      </w:r>
    </w:p>
    <w:p w14:paraId="12AD4F1C"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enables achievement of eventual consistency</w:t>
      </w:r>
      <w:r w:rsidR="00FC6859">
        <w:rPr>
          <w:rFonts w:eastAsia="Times New Roman"/>
        </w:rPr>
        <w:t>.</w:t>
      </w:r>
    </w:p>
    <w:p w14:paraId="1DC0908F" w14:textId="77777777" w:rsidR="00435479" w:rsidRDefault="00435479" w:rsidP="00E15930">
      <w:pPr>
        <w:numPr>
          <w:ilvl w:val="0"/>
          <w:numId w:val="7"/>
        </w:numPr>
        <w:spacing w:before="100" w:beforeAutospacing="1" w:after="100" w:afterAutospacing="1"/>
        <w:rPr>
          <w:rFonts w:eastAsia="Times New Roman"/>
        </w:rPr>
      </w:pPr>
      <w:r>
        <w:rPr>
          <w:rFonts w:eastAsia="Times New Roman"/>
        </w:rPr>
        <w:t>Some additional recent changes will also be present in the log as compaction is intentionally delayed</w:t>
      </w:r>
      <w:r w:rsidR="00FC6859">
        <w:rPr>
          <w:rFonts w:eastAsia="Times New Roman"/>
        </w:rPr>
        <w:t>.</w:t>
      </w:r>
    </w:p>
    <w:p w14:paraId="7F7677F1"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enables a delayed client to catch back up with no loss of fidelity</w:t>
      </w:r>
      <w:r w:rsidR="00FC6859">
        <w:rPr>
          <w:rFonts w:eastAsia="Times New Roman"/>
        </w:rPr>
        <w:t>.</w:t>
      </w:r>
    </w:p>
    <w:p w14:paraId="7EE44904" w14:textId="31505192" w:rsidR="00435479" w:rsidRDefault="00435479" w:rsidP="00E15930">
      <w:pPr>
        <w:numPr>
          <w:ilvl w:val="0"/>
          <w:numId w:val="7"/>
        </w:numPr>
        <w:spacing w:before="100" w:beforeAutospacing="1" w:after="100" w:afterAutospacing="1"/>
        <w:rPr>
          <w:rFonts w:eastAsia="Times New Roman"/>
        </w:rPr>
      </w:pPr>
      <w:r>
        <w:rPr>
          <w:rFonts w:eastAsia="Times New Roman"/>
        </w:rPr>
        <w:t>Records that are not the latest for an entity and that are older than the compaction delay time</w:t>
      </w:r>
      <w:r w:rsidR="002C451A">
        <w:rPr>
          <w:rFonts w:eastAsia="Times New Roman"/>
        </w:rPr>
        <w:t xml:space="preserve"> (i.e., the “Cleaner Point” as shown in </w:t>
      </w:r>
      <w:r w:rsidR="002C451A">
        <w:rPr>
          <w:rFonts w:eastAsia="Times New Roman"/>
        </w:rPr>
        <w:fldChar w:fldCharType="begin"/>
      </w:r>
      <w:r w:rsidR="002C451A">
        <w:rPr>
          <w:rFonts w:eastAsia="Times New Roman"/>
        </w:rPr>
        <w:instrText xml:space="preserve"> REF _Ref71926512 \h </w:instrText>
      </w:r>
      <w:r w:rsidR="002C451A">
        <w:rPr>
          <w:rFonts w:eastAsia="Times New Roman"/>
        </w:rPr>
      </w:r>
      <w:r w:rsidR="002C451A">
        <w:rPr>
          <w:rFonts w:eastAsia="Times New Roman"/>
        </w:rPr>
        <w:fldChar w:fldCharType="separate"/>
      </w:r>
      <w:ins w:id="3000" w:author="Author">
        <w:r w:rsidR="00B53275" w:rsidRPr="00CA3534">
          <w:t xml:space="preserve">Figure </w:t>
        </w:r>
        <w:r w:rsidR="00B53275">
          <w:rPr>
            <w:noProof/>
          </w:rPr>
          <w:t>34</w:t>
        </w:r>
        <w:r w:rsidR="00B53275" w:rsidDel="00B53275">
          <w:rPr>
            <w:noProof/>
          </w:rPr>
          <w:t>3436</w:t>
        </w:r>
        <w:r w:rsidR="00B53275" w:rsidRPr="00CA3534">
          <w:t xml:space="preserve"> </w:t>
        </w:r>
        <w:r w:rsidR="00B53275">
          <w:t xml:space="preserve"> Kafka compaction</w:t>
        </w:r>
        <w:del w:id="3001" w:author="Author">
          <w:r w:rsidR="006D1621" w:rsidRPr="00CA3534" w:rsidDel="00B53275">
            <w:delText xml:space="preserve">Figure </w:delText>
          </w:r>
          <w:r w:rsidR="006D1621" w:rsidDel="00B53275">
            <w:rPr>
              <w:noProof/>
            </w:rPr>
            <w:delText>3436</w:delText>
          </w:r>
          <w:r w:rsidR="006D1621" w:rsidRPr="00CA3534" w:rsidDel="00B53275">
            <w:delText xml:space="preserve"> </w:delText>
          </w:r>
          <w:r w:rsidR="006D1621" w:rsidDel="00B53275">
            <w:delText xml:space="preserve"> Kafka compaction</w:delText>
          </w:r>
        </w:del>
      </w:ins>
      <w:del w:id="3002" w:author="Author">
        <w:r w:rsidR="00C1187B" w:rsidRPr="00CA3534" w:rsidDel="00B53275">
          <w:delText xml:space="preserve">Figure </w:delText>
        </w:r>
        <w:r w:rsidR="00C1187B" w:rsidDel="00B53275">
          <w:rPr>
            <w:noProof/>
          </w:rPr>
          <w:delText>36</w:delText>
        </w:r>
        <w:r w:rsidR="00C1187B" w:rsidRPr="00CA3534" w:rsidDel="00B53275">
          <w:delText xml:space="preserve"> </w:delText>
        </w:r>
        <w:r w:rsidR="00C1187B" w:rsidDel="00B53275">
          <w:delText xml:space="preserve"> Kafka compaction</w:delText>
        </w:r>
      </w:del>
      <w:r w:rsidR="002C451A">
        <w:rPr>
          <w:rFonts w:eastAsia="Times New Roman"/>
        </w:rPr>
        <w:fldChar w:fldCharType="end"/>
      </w:r>
      <w:r w:rsidR="002C451A">
        <w:rPr>
          <w:rFonts w:eastAsia="Times New Roman"/>
        </w:rPr>
        <w:t xml:space="preserve"> on page </w:t>
      </w:r>
      <w:r w:rsidR="002C451A">
        <w:rPr>
          <w:rFonts w:eastAsia="Times New Roman"/>
        </w:rPr>
        <w:fldChar w:fldCharType="begin"/>
      </w:r>
      <w:r w:rsidR="002C451A">
        <w:rPr>
          <w:rFonts w:eastAsia="Times New Roman"/>
        </w:rPr>
        <w:instrText xml:space="preserve"> PAGEREF _Ref71926518 \h </w:instrText>
      </w:r>
      <w:r w:rsidR="002C451A">
        <w:rPr>
          <w:rFonts w:eastAsia="Times New Roman"/>
        </w:rPr>
      </w:r>
      <w:r w:rsidR="002C451A">
        <w:rPr>
          <w:rFonts w:eastAsia="Times New Roman"/>
        </w:rPr>
        <w:fldChar w:fldCharType="separate"/>
      </w:r>
      <w:ins w:id="3003" w:author="Author">
        <w:r w:rsidR="00B53275">
          <w:rPr>
            <w:rFonts w:eastAsia="Times New Roman"/>
            <w:noProof/>
          </w:rPr>
          <w:t>125</w:t>
        </w:r>
        <w:del w:id="3004" w:author="Author">
          <w:r w:rsidR="006D1621" w:rsidDel="00B53275">
            <w:rPr>
              <w:rFonts w:eastAsia="Times New Roman"/>
              <w:noProof/>
            </w:rPr>
            <w:delText>125</w:delText>
          </w:r>
        </w:del>
      </w:ins>
      <w:del w:id="3005" w:author="Author">
        <w:r w:rsidR="00C1187B" w:rsidDel="00B53275">
          <w:rPr>
            <w:rFonts w:eastAsia="Times New Roman"/>
            <w:noProof/>
          </w:rPr>
          <w:delText>126</w:delText>
        </w:r>
      </w:del>
      <w:r w:rsidR="002C451A">
        <w:rPr>
          <w:rFonts w:eastAsia="Times New Roman"/>
        </w:rPr>
        <w:fldChar w:fldCharType="end"/>
      </w:r>
      <w:r w:rsidR="002C451A">
        <w:rPr>
          <w:rFonts w:eastAsia="Times New Roman"/>
        </w:rPr>
        <w:t>)</w:t>
      </w:r>
      <w:r>
        <w:rPr>
          <w:rFonts w:eastAsia="Times New Roman"/>
        </w:rPr>
        <w:t xml:space="preserve"> will be removed</w:t>
      </w:r>
      <w:r w:rsidR="009248FF">
        <w:rPr>
          <w:rFonts w:eastAsia="Times New Roman"/>
        </w:rPr>
        <w:t>.</w:t>
      </w:r>
    </w:p>
    <w:p w14:paraId="16D21105"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allows an overloaded client to maintain a view of non-fleeting changes whilst suffering an acceptable loss of fidelity where there is high intermittency</w:t>
      </w:r>
      <w:r w:rsidR="009248FF">
        <w:rPr>
          <w:rFonts w:eastAsia="Times New Roman"/>
        </w:rPr>
        <w:t>.</w:t>
      </w:r>
    </w:p>
    <w:p w14:paraId="13E3BC51"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allows a new client to align without having to receive large volumes of uninteresting history</w:t>
      </w:r>
      <w:r w:rsidR="009248FF">
        <w:rPr>
          <w:rFonts w:eastAsia="Times New Roman"/>
        </w:rPr>
        <w:t>.</w:t>
      </w:r>
    </w:p>
    <w:p w14:paraId="22BC3E8D" w14:textId="77777777" w:rsidR="00435479" w:rsidRDefault="00435479" w:rsidP="00014A7E">
      <w:pPr>
        <w:spacing w:before="100" w:beforeAutospacing="1" w:after="100" w:afterAutospacing="1"/>
        <w:rPr>
          <w:rFonts w:eastAsia="Times New Roman"/>
        </w:rPr>
      </w:pPr>
      <w:r>
        <w:rPr>
          <w:rFonts w:eastAsia="Times New Roman"/>
        </w:rPr>
        <w:t xml:space="preserve">When an entity is deleted, a </w:t>
      </w:r>
      <w:r w:rsidR="00796019">
        <w:rPr>
          <w:rFonts w:eastAsia="Times New Roman"/>
        </w:rPr>
        <w:t>DELETE</w:t>
      </w:r>
      <w:r w:rsidR="00705C1F">
        <w:rPr>
          <w:rFonts w:eastAsia="Times New Roman"/>
        </w:rPr>
        <w:t xml:space="preserve"> </w:t>
      </w:r>
      <w:r>
        <w:rPr>
          <w:rFonts w:eastAsia="Times New Roman"/>
        </w:rPr>
        <w:t>record</w:t>
      </w:r>
      <w:r w:rsidR="00705C1F">
        <w:rPr>
          <w:rFonts w:eastAsia="Times New Roman"/>
        </w:rPr>
        <w:t xml:space="preserve"> for that entity</w:t>
      </w:r>
      <w:r>
        <w:rPr>
          <w:rFonts w:eastAsia="Times New Roman"/>
        </w:rPr>
        <w:t xml:space="preserve"> is </w:t>
      </w:r>
      <w:r w:rsidR="00705C1F">
        <w:rPr>
          <w:rFonts w:eastAsia="Times New Roman"/>
        </w:rPr>
        <w:t>appended</w:t>
      </w:r>
      <w:r>
        <w:rPr>
          <w:rFonts w:eastAsia="Times New Roman"/>
        </w:rPr>
        <w:t xml:space="preserve"> to the log</w:t>
      </w:r>
      <w:r w:rsidR="00705C1F">
        <w:rPr>
          <w:rFonts w:eastAsia="Times New Roman"/>
        </w:rPr>
        <w:t xml:space="preserve"> followed immediately by a </w:t>
      </w:r>
      <w:r w:rsidR="00C77E3A">
        <w:rPr>
          <w:rFonts w:eastAsia="Times New Roman"/>
        </w:rPr>
        <w:t>TOMBSTONE</w:t>
      </w:r>
      <w:r w:rsidR="00705C1F">
        <w:rPr>
          <w:rFonts w:eastAsia="Times New Roman"/>
        </w:rPr>
        <w:t xml:space="preserve"> record</w:t>
      </w:r>
      <w:r>
        <w:rPr>
          <w:rFonts w:eastAsia="Times New Roman"/>
        </w:rPr>
        <w:t xml:space="preserve"> for that entity</w:t>
      </w:r>
      <w:r w:rsidR="00705C1F">
        <w:rPr>
          <w:rStyle w:val="FootnoteReference"/>
          <w:rFonts w:eastAsia="Times New Roman"/>
        </w:rPr>
        <w:footnoteReference w:id="30"/>
      </w:r>
      <w:r w:rsidR="00705C1F">
        <w:rPr>
          <w:rFonts w:eastAsia="Times New Roman"/>
          <w:vertAlign w:val="superscript"/>
        </w:rPr>
        <w:t xml:space="preserve">, </w:t>
      </w:r>
      <w:r w:rsidR="00705C1F">
        <w:rPr>
          <w:rStyle w:val="FootnoteReference"/>
          <w:rFonts w:eastAsia="Times New Roman"/>
        </w:rPr>
        <w:footnoteReference w:id="31"/>
      </w:r>
      <w:r w:rsidR="00297CF8">
        <w:rPr>
          <w:rFonts w:eastAsia="Times New Roman"/>
        </w:rPr>
        <w:t xml:space="preserve">. The </w:t>
      </w:r>
      <w:r w:rsidR="00C77E3A">
        <w:rPr>
          <w:rFonts w:eastAsia="Times New Roman"/>
        </w:rPr>
        <w:t>TOMBSTONE records</w:t>
      </w:r>
      <w:r w:rsidR="00297CF8">
        <w:rPr>
          <w:rFonts w:eastAsia="Times New Roman"/>
        </w:rPr>
        <w:t xml:space="preserve"> are held for</w:t>
      </w:r>
      <w:r w:rsidR="000E5916" w:rsidRPr="000E5916">
        <w:rPr>
          <w:rFonts w:eastAsia="Times New Roman"/>
        </w:rPr>
        <w:t xml:space="preserve"> </w:t>
      </w:r>
      <w:r w:rsidR="00C77E3A">
        <w:rPr>
          <w:rFonts w:eastAsia="Times New Roman"/>
        </w:rPr>
        <w:t>t</w:t>
      </w:r>
      <w:r w:rsidR="000E5916">
        <w:rPr>
          <w:rFonts w:eastAsia="Times New Roman"/>
        </w:rPr>
        <w:t>ombstone</w:t>
      </w:r>
      <w:r w:rsidR="00C77E3A">
        <w:rPr>
          <w:rFonts w:eastAsia="Times New Roman"/>
        </w:rPr>
        <w:t>-</w:t>
      </w:r>
      <w:r w:rsidR="000E5916">
        <w:rPr>
          <w:rFonts w:eastAsia="Times New Roman"/>
        </w:rPr>
        <w:t>retention:</w:t>
      </w:r>
    </w:p>
    <w:p w14:paraId="2AB879DF" w14:textId="77777777" w:rsidR="00435479" w:rsidRPr="00145DE0" w:rsidRDefault="00435479" w:rsidP="00544060">
      <w:pPr>
        <w:numPr>
          <w:ilvl w:val="0"/>
          <w:numId w:val="7"/>
        </w:numPr>
        <w:spacing w:before="100" w:beforeAutospacing="1" w:after="100" w:afterAutospacing="1"/>
        <w:rPr>
          <w:rFonts w:eastAsia="Times New Roman"/>
        </w:rPr>
      </w:pPr>
      <w:r>
        <w:rPr>
          <w:rFonts w:eastAsia="Times New Roman"/>
        </w:rPr>
        <w:t xml:space="preserve">Compaction, after the compaction delay, will remove all but that </w:t>
      </w:r>
      <w:r w:rsidR="00C77E3A">
        <w:rPr>
          <w:rFonts w:eastAsia="Times New Roman"/>
        </w:rPr>
        <w:t>TOMBSTONE</w:t>
      </w:r>
      <w:r>
        <w:rPr>
          <w:rFonts w:eastAsia="Times New Roman"/>
        </w:rPr>
        <w:t xml:space="preserve"> record</w:t>
      </w:r>
      <w:r w:rsidR="00705C1F">
        <w:rPr>
          <w:rStyle w:val="FootnoteReference"/>
          <w:rFonts w:eastAsia="Times New Roman"/>
        </w:rPr>
        <w:footnoteReference w:id="32"/>
      </w:r>
      <w:r w:rsidR="009248FF">
        <w:rPr>
          <w:rFonts w:eastAsia="Times New Roman"/>
        </w:rPr>
        <w:t>.</w:t>
      </w:r>
    </w:p>
    <w:p w14:paraId="022820E7" w14:textId="4336704A" w:rsidR="00435479" w:rsidRPr="005B57A8" w:rsidRDefault="00C77E3A" w:rsidP="005B57A8">
      <w:pPr>
        <w:numPr>
          <w:ilvl w:val="0"/>
          <w:numId w:val="7"/>
        </w:numPr>
        <w:spacing w:before="100" w:beforeAutospacing="1" w:after="100" w:afterAutospacing="1"/>
        <w:rPr>
          <w:rFonts w:eastAsia="Times New Roman"/>
        </w:rPr>
      </w:pPr>
      <w:r>
        <w:rPr>
          <w:rFonts w:eastAsia="Times New Roman"/>
        </w:rPr>
        <w:t xml:space="preserve">TOMBSTONE records </w:t>
      </w:r>
      <w:r w:rsidR="00435479">
        <w:rPr>
          <w:rFonts w:eastAsia="Times New Roman"/>
        </w:rPr>
        <w:t>are removed once they have persisted for the tombstone</w:t>
      </w:r>
      <w:r>
        <w:rPr>
          <w:rFonts w:eastAsia="Times New Roman"/>
        </w:rPr>
        <w:t>-</w:t>
      </w:r>
      <w:r w:rsidR="00435479">
        <w:rPr>
          <w:rFonts w:eastAsia="Times New Roman"/>
        </w:rPr>
        <w:t>retention period</w:t>
      </w:r>
      <w:r w:rsidR="005B57A8">
        <w:rPr>
          <w:rFonts w:eastAsia="Times New Roman"/>
        </w:rPr>
        <w:t xml:space="preserve"> (i.e., the “Deletion Retention Point” as shown in </w:t>
      </w:r>
      <w:r w:rsidR="005B57A8">
        <w:rPr>
          <w:rFonts w:eastAsia="Times New Roman"/>
        </w:rPr>
        <w:fldChar w:fldCharType="begin"/>
      </w:r>
      <w:r w:rsidR="005B57A8">
        <w:rPr>
          <w:rFonts w:eastAsia="Times New Roman"/>
        </w:rPr>
        <w:instrText xml:space="preserve"> REF _Ref71926512 \h </w:instrText>
      </w:r>
      <w:r w:rsidR="005B57A8">
        <w:rPr>
          <w:rFonts w:eastAsia="Times New Roman"/>
        </w:rPr>
      </w:r>
      <w:r w:rsidR="005B57A8">
        <w:rPr>
          <w:rFonts w:eastAsia="Times New Roman"/>
        </w:rPr>
        <w:fldChar w:fldCharType="separate"/>
      </w:r>
      <w:ins w:id="3006" w:author="Author">
        <w:r w:rsidR="00B53275" w:rsidRPr="00CA3534">
          <w:t xml:space="preserve">Figure </w:t>
        </w:r>
        <w:r w:rsidR="00B53275">
          <w:rPr>
            <w:noProof/>
          </w:rPr>
          <w:t>34</w:t>
        </w:r>
        <w:r w:rsidR="00B53275" w:rsidDel="00B53275">
          <w:rPr>
            <w:noProof/>
          </w:rPr>
          <w:t>3436</w:t>
        </w:r>
        <w:r w:rsidR="00B53275" w:rsidRPr="00CA3534">
          <w:t xml:space="preserve"> </w:t>
        </w:r>
        <w:r w:rsidR="00B53275">
          <w:t xml:space="preserve"> Kafka compaction</w:t>
        </w:r>
        <w:del w:id="3007" w:author="Author">
          <w:r w:rsidR="006D1621" w:rsidRPr="00CA3534" w:rsidDel="00B53275">
            <w:delText xml:space="preserve">Figure </w:delText>
          </w:r>
          <w:r w:rsidR="006D1621" w:rsidDel="00B53275">
            <w:rPr>
              <w:noProof/>
            </w:rPr>
            <w:delText>3436</w:delText>
          </w:r>
          <w:r w:rsidR="006D1621" w:rsidRPr="00CA3534" w:rsidDel="00B53275">
            <w:delText xml:space="preserve"> </w:delText>
          </w:r>
          <w:r w:rsidR="006D1621" w:rsidDel="00B53275">
            <w:delText xml:space="preserve"> Kafka compaction</w:delText>
          </w:r>
        </w:del>
      </w:ins>
      <w:del w:id="3008" w:author="Author">
        <w:r w:rsidR="00C1187B" w:rsidRPr="00CA3534" w:rsidDel="00B53275">
          <w:delText xml:space="preserve">Figure </w:delText>
        </w:r>
        <w:r w:rsidR="00C1187B" w:rsidDel="00B53275">
          <w:rPr>
            <w:noProof/>
          </w:rPr>
          <w:delText>36</w:delText>
        </w:r>
        <w:r w:rsidR="00C1187B" w:rsidRPr="00CA3534" w:rsidDel="00B53275">
          <w:delText xml:space="preserve"> </w:delText>
        </w:r>
        <w:r w:rsidR="00C1187B" w:rsidDel="00B53275">
          <w:delText xml:space="preserve"> Kafka compaction</w:delText>
        </w:r>
      </w:del>
      <w:r w:rsidR="005B57A8">
        <w:rPr>
          <w:rFonts w:eastAsia="Times New Roman"/>
        </w:rPr>
        <w:fldChar w:fldCharType="end"/>
      </w:r>
      <w:r w:rsidR="005B57A8">
        <w:rPr>
          <w:rFonts w:eastAsia="Times New Roman"/>
        </w:rPr>
        <w:t xml:space="preserve"> on page </w:t>
      </w:r>
      <w:r w:rsidR="005B57A8">
        <w:rPr>
          <w:rFonts w:eastAsia="Times New Roman"/>
        </w:rPr>
        <w:fldChar w:fldCharType="begin"/>
      </w:r>
      <w:r w:rsidR="005B57A8">
        <w:rPr>
          <w:rFonts w:eastAsia="Times New Roman"/>
        </w:rPr>
        <w:instrText xml:space="preserve"> PAGEREF _Ref71926518 \h </w:instrText>
      </w:r>
      <w:r w:rsidR="005B57A8">
        <w:rPr>
          <w:rFonts w:eastAsia="Times New Roman"/>
        </w:rPr>
      </w:r>
      <w:r w:rsidR="005B57A8">
        <w:rPr>
          <w:rFonts w:eastAsia="Times New Roman"/>
        </w:rPr>
        <w:fldChar w:fldCharType="separate"/>
      </w:r>
      <w:ins w:id="3009" w:author="Author">
        <w:r w:rsidR="00B53275">
          <w:rPr>
            <w:rFonts w:eastAsia="Times New Roman"/>
            <w:noProof/>
          </w:rPr>
          <w:t>125</w:t>
        </w:r>
        <w:del w:id="3010" w:author="Author">
          <w:r w:rsidR="006D1621" w:rsidDel="00B53275">
            <w:rPr>
              <w:rFonts w:eastAsia="Times New Roman"/>
              <w:noProof/>
            </w:rPr>
            <w:delText>125</w:delText>
          </w:r>
        </w:del>
      </w:ins>
      <w:del w:id="3011" w:author="Author">
        <w:r w:rsidR="00C1187B" w:rsidDel="00B53275">
          <w:rPr>
            <w:rFonts w:eastAsia="Times New Roman"/>
            <w:noProof/>
          </w:rPr>
          <w:delText>126</w:delText>
        </w:r>
      </w:del>
      <w:r w:rsidR="005B57A8">
        <w:rPr>
          <w:rFonts w:eastAsia="Times New Roman"/>
        </w:rPr>
        <w:fldChar w:fldCharType="end"/>
      </w:r>
      <w:r w:rsidR="005B57A8">
        <w:rPr>
          <w:rFonts w:eastAsia="Times New Roman"/>
        </w:rPr>
        <w:t>)</w:t>
      </w:r>
    </w:p>
    <w:p w14:paraId="5882FCEE" w14:textId="77777777" w:rsidR="00435479" w:rsidRDefault="00435479" w:rsidP="00544060">
      <w:pPr>
        <w:numPr>
          <w:ilvl w:val="1"/>
          <w:numId w:val="7"/>
        </w:numPr>
        <w:spacing w:before="100" w:beforeAutospacing="1" w:after="100" w:afterAutospacing="1"/>
        <w:rPr>
          <w:rFonts w:eastAsia="Times New Roman"/>
        </w:rPr>
      </w:pPr>
      <w:r>
        <w:rPr>
          <w:rFonts w:eastAsia="Times New Roman"/>
        </w:rPr>
        <w:t>Note that without this special tombstone</w:t>
      </w:r>
      <w:r w:rsidR="00C77E3A">
        <w:rPr>
          <w:rFonts w:eastAsia="Times New Roman"/>
        </w:rPr>
        <w:t>-</w:t>
      </w:r>
      <w:r>
        <w:rPr>
          <w:rFonts w:eastAsia="Times New Roman"/>
        </w:rPr>
        <w:t>retention behavior, the log growth would be unbounded</w:t>
      </w:r>
      <w:r w:rsidR="009248FF">
        <w:rPr>
          <w:rFonts w:eastAsia="Times New Roman"/>
        </w:rPr>
        <w:t>.</w:t>
      </w:r>
    </w:p>
    <w:p w14:paraId="342E2D73" w14:textId="77777777" w:rsidR="00632585" w:rsidRDefault="001F3DE4" w:rsidP="00863114">
      <w:pPr>
        <w:pStyle w:val="Heading4"/>
      </w:pPr>
      <w:bookmarkStart w:id="3012" w:name="_Toc192619475"/>
      <w:r>
        <w:t>Truncated log</w:t>
      </w:r>
      <w:bookmarkEnd w:id="3012"/>
    </w:p>
    <w:p w14:paraId="6A927056" w14:textId="3247E882" w:rsidR="00F8146C" w:rsidRDefault="00F8146C" w:rsidP="00F8146C">
      <w:pPr>
        <w:pStyle w:val="NormalWeb"/>
      </w:pPr>
      <w:r>
        <w:t xml:space="preserve">Where the solution is to report measurement data for performance monitoring, an implementation conforming to this specification MUST support the TRUNCATED log-storage-strategy along strategies for other aspects of the log defined in section </w:t>
      </w:r>
      <w:r>
        <w:fldChar w:fldCharType="begin"/>
      </w:r>
      <w:r>
        <w:instrText xml:space="preserve"> REF _Ref143676668 \r \h </w:instrText>
      </w:r>
      <w:r>
        <w:fldChar w:fldCharType="separate"/>
      </w:r>
      <w:r w:rsidR="00B53275">
        <w:t>6</w:t>
      </w:r>
      <w:r>
        <w:fldChar w:fldCharType="end"/>
      </w:r>
      <w:r>
        <w:t xml:space="preserve"> </w:t>
      </w:r>
      <w:r>
        <w:fldChar w:fldCharType="begin"/>
      </w:r>
      <w:r>
        <w:instrText xml:space="preserve"> REF _Ref143676668 \h </w:instrText>
      </w:r>
      <w:r>
        <w:fldChar w:fldCharType="separate"/>
      </w:r>
      <w:r w:rsidR="00B53275">
        <w:t>Streaming of measurement data for performance monitoring</w:t>
      </w:r>
      <w:r>
        <w:fldChar w:fldCharType="end"/>
      </w:r>
      <w:r>
        <w:t xml:space="preserve"> on page </w:t>
      </w:r>
      <w:r>
        <w:fldChar w:fldCharType="begin"/>
      </w:r>
      <w:r>
        <w:instrText xml:space="preserve"> PAGEREF _Ref143676668 \h </w:instrText>
      </w:r>
      <w:r>
        <w:fldChar w:fldCharType="separate"/>
      </w:r>
      <w:r w:rsidR="00B53275">
        <w:rPr>
          <w:noProof/>
        </w:rPr>
        <w:t>75</w:t>
      </w:r>
      <w:r>
        <w:fldChar w:fldCharType="end"/>
      </w:r>
      <w:r>
        <w:t>.</w:t>
      </w:r>
    </w:p>
    <w:p w14:paraId="0EEC9219" w14:textId="77777777" w:rsidR="00515563" w:rsidRDefault="00863114" w:rsidP="00632585">
      <w:pPr>
        <w:spacing w:before="100" w:beforeAutospacing="1" w:after="100" w:afterAutospacing="1"/>
        <w:rPr>
          <w:rFonts w:eastAsia="Times New Roman"/>
        </w:rPr>
      </w:pPr>
      <w:r w:rsidRPr="00632585">
        <w:rPr>
          <w:rFonts w:eastAsia="Times New Roman"/>
        </w:rPr>
        <w:t xml:space="preserve">The log holds records about all recent changes </w:t>
      </w:r>
      <w:r w:rsidR="00C06A9D" w:rsidRPr="00632585">
        <w:rPr>
          <w:rFonts w:eastAsia="Times New Roman"/>
        </w:rPr>
        <w:t>relevant to the</w:t>
      </w:r>
      <w:r w:rsidRPr="00632585">
        <w:rPr>
          <w:rFonts w:eastAsia="Times New Roman"/>
        </w:rPr>
        <w:t xml:space="preserve"> </w:t>
      </w:r>
      <w:r w:rsidR="00C06A9D" w:rsidRPr="00632585">
        <w:rPr>
          <w:rFonts w:eastAsia="Times New Roman"/>
        </w:rPr>
        <w:t xml:space="preserve">target content for the log as defined by </w:t>
      </w:r>
      <w:r w:rsidR="0092628D" w:rsidRPr="00632585">
        <w:rPr>
          <w:rFonts w:eastAsia="Times New Roman"/>
        </w:rPr>
        <w:t>record-content in the supported-stream-type definition.</w:t>
      </w:r>
      <w:r w:rsidR="009E764C">
        <w:rPr>
          <w:rFonts w:eastAsia="Times New Roman"/>
        </w:rPr>
        <w:t xml:space="preserve"> </w:t>
      </w:r>
      <w:r w:rsidR="00537B42" w:rsidRPr="00632585">
        <w:rPr>
          <w:rFonts w:eastAsia="Times New Roman"/>
        </w:rPr>
        <w:t xml:space="preserve">Truncation will occur </w:t>
      </w:r>
      <w:proofErr w:type="gramStart"/>
      <w:r w:rsidR="00537B42" w:rsidRPr="00632585">
        <w:rPr>
          <w:rFonts w:eastAsia="Times New Roman"/>
        </w:rPr>
        <w:t>as a result of</w:t>
      </w:r>
      <w:proofErr w:type="gramEnd"/>
      <w:r w:rsidR="00537B42" w:rsidRPr="00632585">
        <w:rPr>
          <w:rFonts w:eastAsia="Times New Roman"/>
        </w:rPr>
        <w:t xml:space="preserve"> volume of records, age of records or some other criteria.</w:t>
      </w:r>
      <w:r w:rsidR="00537B42">
        <w:rPr>
          <w:rFonts w:eastAsia="Times New Roman"/>
        </w:rPr>
        <w:t xml:space="preserve"> Hence, the </w:t>
      </w:r>
      <w:r w:rsidR="009E764C">
        <w:rPr>
          <w:rFonts w:eastAsia="Times New Roman"/>
        </w:rPr>
        <w:t xml:space="preserve">log </w:t>
      </w:r>
      <w:r w:rsidR="003805BC">
        <w:rPr>
          <w:rFonts w:eastAsia="Times New Roman"/>
        </w:rPr>
        <w:t>content</w:t>
      </w:r>
      <w:r w:rsidR="00537B42">
        <w:rPr>
          <w:rFonts w:eastAsia="Times New Roman"/>
        </w:rPr>
        <w:t xml:space="preserve"> is limited</w:t>
      </w:r>
      <w:r w:rsidR="003805BC">
        <w:rPr>
          <w:rFonts w:eastAsia="Times New Roman"/>
        </w:rPr>
        <w:t xml:space="preserve"> either by </w:t>
      </w:r>
      <w:r w:rsidR="001561A8">
        <w:rPr>
          <w:rFonts w:eastAsia="Times New Roman"/>
        </w:rPr>
        <w:t xml:space="preserve">log </w:t>
      </w:r>
      <w:r w:rsidR="003805BC">
        <w:rPr>
          <w:rFonts w:eastAsia="Times New Roman"/>
        </w:rPr>
        <w:t xml:space="preserve">size or by </w:t>
      </w:r>
      <w:r w:rsidR="001561A8">
        <w:rPr>
          <w:rFonts w:eastAsia="Times New Roman"/>
        </w:rPr>
        <w:t>content age</w:t>
      </w:r>
      <w:r w:rsidR="00074156">
        <w:rPr>
          <w:rFonts w:eastAsia="Times New Roman"/>
        </w:rPr>
        <w:t xml:space="preserve">. </w:t>
      </w:r>
    </w:p>
    <w:p w14:paraId="24AD906A" w14:textId="77777777" w:rsidR="00515563" w:rsidRDefault="00537B42" w:rsidP="00515260">
      <w:pPr>
        <w:pStyle w:val="ListParagraph"/>
        <w:numPr>
          <w:ilvl w:val="0"/>
          <w:numId w:val="60"/>
        </w:numPr>
        <w:spacing w:before="100" w:beforeAutospacing="1" w:after="100" w:afterAutospacing="1"/>
        <w:rPr>
          <w:rFonts w:eastAsia="Times New Roman"/>
        </w:rPr>
      </w:pPr>
      <w:r w:rsidRPr="00515563">
        <w:rPr>
          <w:rFonts w:eastAsia="Times New Roman"/>
        </w:rPr>
        <w:t xml:space="preserve">For a </w:t>
      </w:r>
      <w:r w:rsidR="00515563" w:rsidRPr="00515563">
        <w:rPr>
          <w:rFonts w:eastAsia="Times New Roman"/>
        </w:rPr>
        <w:t>size bounded log, o</w:t>
      </w:r>
      <w:r w:rsidR="00074156" w:rsidRPr="00515563">
        <w:rPr>
          <w:rFonts w:eastAsia="Times New Roman"/>
        </w:rPr>
        <w:t xml:space="preserve">nce the log has reached its </w:t>
      </w:r>
      <w:r w:rsidRPr="00515563">
        <w:rPr>
          <w:rFonts w:eastAsia="Times New Roman"/>
        </w:rPr>
        <w:t>content limit, as each new record arrives, space is cleared</w:t>
      </w:r>
      <w:r w:rsidR="00C43678">
        <w:rPr>
          <w:rFonts w:eastAsia="Times New Roman"/>
        </w:rPr>
        <w:t>,</w:t>
      </w:r>
      <w:r w:rsidRPr="00515563">
        <w:rPr>
          <w:rFonts w:eastAsia="Times New Roman"/>
        </w:rPr>
        <w:t xml:space="preserve"> to allow the new record to be added</w:t>
      </w:r>
      <w:r w:rsidR="00C43678">
        <w:rPr>
          <w:rFonts w:eastAsia="Times New Roman"/>
        </w:rPr>
        <w:t xml:space="preserve">, </w:t>
      </w:r>
      <w:r w:rsidR="00C43678" w:rsidRPr="00515563">
        <w:rPr>
          <w:rFonts w:eastAsia="Times New Roman"/>
        </w:rPr>
        <w:t>by deleting the oldest records</w:t>
      </w:r>
      <w:r w:rsidRPr="00515563">
        <w:rPr>
          <w:rFonts w:eastAsia="Times New Roman"/>
        </w:rPr>
        <w:t>.</w:t>
      </w:r>
    </w:p>
    <w:p w14:paraId="318A095A" w14:textId="77777777" w:rsidR="00515563" w:rsidRPr="00515563" w:rsidRDefault="00515563" w:rsidP="00515260">
      <w:pPr>
        <w:pStyle w:val="ListParagraph"/>
        <w:numPr>
          <w:ilvl w:val="0"/>
          <w:numId w:val="60"/>
        </w:numPr>
        <w:spacing w:before="100" w:beforeAutospacing="1" w:after="100" w:afterAutospacing="1"/>
        <w:rPr>
          <w:rFonts w:eastAsia="Times New Roman"/>
        </w:rPr>
      </w:pPr>
      <w:r w:rsidRPr="00515563">
        <w:rPr>
          <w:rFonts w:eastAsia="Times New Roman"/>
        </w:rPr>
        <w:t>For a</w:t>
      </w:r>
      <w:r>
        <w:rPr>
          <w:rFonts w:eastAsia="Times New Roman"/>
        </w:rPr>
        <w:t>n</w:t>
      </w:r>
      <w:r w:rsidRPr="00515563">
        <w:rPr>
          <w:rFonts w:eastAsia="Times New Roman"/>
        </w:rPr>
        <w:t xml:space="preserve"> age bounded log</w:t>
      </w:r>
      <w:r>
        <w:rPr>
          <w:rFonts w:eastAsia="Times New Roman"/>
        </w:rPr>
        <w:t xml:space="preserve">, records older than the age limit </w:t>
      </w:r>
      <w:proofErr w:type="gramStart"/>
      <w:r>
        <w:rPr>
          <w:rFonts w:eastAsia="Times New Roman"/>
        </w:rPr>
        <w:t>are</w:t>
      </w:r>
      <w:proofErr w:type="gramEnd"/>
      <w:r>
        <w:rPr>
          <w:rFonts w:eastAsia="Times New Roman"/>
        </w:rPr>
        <w:t xml:space="preserve"> deleted.</w:t>
      </w:r>
    </w:p>
    <w:p w14:paraId="1795892E" w14:textId="77777777" w:rsidR="003E339A" w:rsidRPr="00515563" w:rsidRDefault="003E339A" w:rsidP="00515563">
      <w:pPr>
        <w:spacing w:before="100" w:beforeAutospacing="1" w:after="100" w:afterAutospacing="1"/>
        <w:rPr>
          <w:rFonts w:eastAsia="Times New Roman"/>
        </w:rPr>
      </w:pPr>
      <w:r w:rsidRPr="00515563">
        <w:rPr>
          <w:lang w:val="en-GB"/>
        </w:rPr>
        <w:t>This can be considered as a traditional notification queue where recent records have been retained.</w:t>
      </w:r>
      <w:r w:rsidR="00F75C44" w:rsidRPr="00515563">
        <w:rPr>
          <w:lang w:val="en-GB"/>
        </w:rPr>
        <w:t xml:space="preserve"> This </w:t>
      </w:r>
      <w:r w:rsidR="00F75C44">
        <w:t xml:space="preserve">log-storage-strategy does not allow the client to achieve eventual consistency without getting </w:t>
      </w:r>
      <w:r w:rsidR="00AB4AA5">
        <w:t xml:space="preserve">the </w:t>
      </w:r>
      <w:r w:rsidR="00F75C44">
        <w:t>current state.</w:t>
      </w:r>
    </w:p>
    <w:p w14:paraId="5EBC6820" w14:textId="1A1476FF" w:rsidR="00863114" w:rsidRDefault="00E60E2C" w:rsidP="00632585">
      <w:pPr>
        <w:spacing w:before="100" w:beforeAutospacing="1" w:after="100" w:afterAutospacing="1"/>
        <w:rPr>
          <w:rFonts w:eastAsia="Times New Roman"/>
        </w:rPr>
      </w:pPr>
      <w:r w:rsidRPr="00632585">
        <w:rPr>
          <w:rFonts w:eastAsia="Times New Roman"/>
        </w:rPr>
        <w:t xml:space="preserve">See </w:t>
      </w:r>
      <w:r w:rsidRPr="00632585">
        <w:rPr>
          <w:rFonts w:eastAsia="Times New Roman"/>
        </w:rPr>
        <w:fldChar w:fldCharType="begin"/>
      </w:r>
      <w:r w:rsidRPr="00632585">
        <w:rPr>
          <w:rFonts w:eastAsia="Times New Roman"/>
        </w:rPr>
        <w:instrText xml:space="preserve"> REF _Ref53471945 \r \h </w:instrText>
      </w:r>
      <w:r w:rsidR="00632585">
        <w:rPr>
          <w:rFonts w:eastAsia="Times New Roman"/>
        </w:rPr>
        <w:instrText xml:space="preserve"> \* MERGEFORMAT </w:instrText>
      </w:r>
      <w:r w:rsidRPr="00632585">
        <w:rPr>
          <w:rFonts w:eastAsia="Times New Roman"/>
        </w:rPr>
      </w:r>
      <w:r w:rsidRPr="00632585">
        <w:rPr>
          <w:rFonts w:eastAsia="Times New Roman"/>
        </w:rPr>
        <w:fldChar w:fldCharType="separate"/>
      </w:r>
      <w:r w:rsidR="00B53275">
        <w:rPr>
          <w:rFonts w:eastAsia="Times New Roman"/>
        </w:rPr>
        <w:t>3.9.2</w:t>
      </w:r>
      <w:r w:rsidRPr="00632585">
        <w:rPr>
          <w:rFonts w:eastAsia="Times New Roman"/>
        </w:rPr>
        <w:fldChar w:fldCharType="end"/>
      </w:r>
      <w:r w:rsidRPr="00632585">
        <w:rPr>
          <w:rFonts w:eastAsia="Times New Roman"/>
        </w:rPr>
        <w:t xml:space="preserve"> </w:t>
      </w:r>
      <w:r w:rsidRPr="00632585">
        <w:rPr>
          <w:rFonts w:eastAsia="Times New Roman"/>
        </w:rPr>
        <w:fldChar w:fldCharType="begin"/>
      </w:r>
      <w:r w:rsidRPr="00632585">
        <w:rPr>
          <w:rFonts w:eastAsia="Times New Roman"/>
        </w:rPr>
        <w:instrText xml:space="preserve"> REF _Ref53471945 \h </w:instrText>
      </w:r>
      <w:r w:rsidR="00632585">
        <w:rPr>
          <w:rFonts w:eastAsia="Times New Roman"/>
        </w:rPr>
        <w:instrText xml:space="preserve"> \* MERGEFORMAT </w:instrText>
      </w:r>
      <w:r w:rsidRPr="00632585">
        <w:rPr>
          <w:rFonts w:eastAsia="Times New Roman"/>
        </w:rPr>
      </w:r>
      <w:r w:rsidRPr="00632585">
        <w:rPr>
          <w:rFonts w:eastAsia="Times New Roman"/>
        </w:rPr>
        <w:fldChar w:fldCharType="separate"/>
      </w:r>
      <w:ins w:id="3013" w:author="Author">
        <w:r w:rsidR="00B53275" w:rsidRPr="00B53275">
          <w:rPr>
            <w:rFonts w:eastAsia="Times New Roman"/>
            <w:rPrChange w:id="3014" w:author="Author">
              <w:rPr/>
            </w:rPrChange>
          </w:rPr>
          <w:t>Future combination considerations (by example)</w:t>
        </w:r>
        <w:del w:id="3015" w:author="Author">
          <w:r w:rsidR="006D1621" w:rsidRPr="006D1621" w:rsidDel="00B53275">
            <w:rPr>
              <w:rFonts w:eastAsia="Times New Roman"/>
              <w:rPrChange w:id="3016" w:author="Author">
                <w:rPr/>
              </w:rPrChange>
            </w:rPr>
            <w:delText>Future combination considerations (by example)</w:delText>
          </w:r>
        </w:del>
      </w:ins>
      <w:del w:id="3017" w:author="Author">
        <w:r w:rsidR="00C1187B" w:rsidRPr="00C1187B" w:rsidDel="00B53275">
          <w:rPr>
            <w:rFonts w:eastAsia="Times New Roman"/>
          </w:rPr>
          <w:delText>Future combination considerations (by example)</w:delText>
        </w:r>
      </w:del>
      <w:r w:rsidRPr="00632585">
        <w:rPr>
          <w:rFonts w:eastAsia="Times New Roman"/>
        </w:rPr>
        <w:fldChar w:fldCharType="end"/>
      </w:r>
      <w:r w:rsidRPr="00632585">
        <w:rPr>
          <w:rFonts w:eastAsia="Times New Roman"/>
        </w:rPr>
        <w:t xml:space="preserve"> on page </w:t>
      </w:r>
      <w:r w:rsidRPr="00632585">
        <w:rPr>
          <w:rFonts w:eastAsia="Times New Roman"/>
        </w:rPr>
        <w:fldChar w:fldCharType="begin"/>
      </w:r>
      <w:r w:rsidRPr="00632585">
        <w:rPr>
          <w:rFonts w:eastAsia="Times New Roman"/>
        </w:rPr>
        <w:instrText xml:space="preserve"> PAGEREF _Ref53471945 \h </w:instrText>
      </w:r>
      <w:r w:rsidRPr="00632585">
        <w:rPr>
          <w:rFonts w:eastAsia="Times New Roman"/>
        </w:rPr>
      </w:r>
      <w:r w:rsidRPr="00632585">
        <w:rPr>
          <w:rFonts w:eastAsia="Times New Roman"/>
        </w:rPr>
        <w:fldChar w:fldCharType="separate"/>
      </w:r>
      <w:r w:rsidR="00B53275">
        <w:rPr>
          <w:rFonts w:eastAsia="Times New Roman"/>
          <w:noProof/>
        </w:rPr>
        <w:t>33</w:t>
      </w:r>
      <w:r w:rsidRPr="00632585">
        <w:rPr>
          <w:rFonts w:eastAsia="Times New Roman"/>
        </w:rPr>
        <w:fldChar w:fldCharType="end"/>
      </w:r>
      <w:r w:rsidR="00214823" w:rsidRPr="00632585">
        <w:rPr>
          <w:rFonts w:eastAsia="Times New Roman"/>
        </w:rPr>
        <w:t xml:space="preserve"> for potential uses. Some uses may require augmentation of the supported-stream-type structure to allow full definition. Possible augments will be defined in a future version.</w:t>
      </w:r>
    </w:p>
    <w:p w14:paraId="7CF37939" w14:textId="77777777" w:rsidR="00632585" w:rsidRDefault="00632585" w:rsidP="00632585">
      <w:pPr>
        <w:pStyle w:val="Heading4"/>
      </w:pPr>
      <w:bookmarkStart w:id="3018" w:name="_Toc192619476"/>
      <w:r>
        <w:lastRenderedPageBreak/>
        <w:t>Full history log</w:t>
      </w:r>
      <w:bookmarkEnd w:id="3018"/>
    </w:p>
    <w:p w14:paraId="237E8B9A" w14:textId="77777777" w:rsidR="003E339A" w:rsidRDefault="00C31BAF" w:rsidP="00DA1427">
      <w:pPr>
        <w:spacing w:before="100" w:beforeAutospacing="1" w:after="100" w:afterAutospacing="1"/>
        <w:rPr>
          <w:rFonts w:eastAsia="Times New Roman"/>
        </w:rPr>
      </w:pPr>
      <w:r w:rsidRPr="00DA1427">
        <w:rPr>
          <w:rFonts w:eastAsia="Times New Roman"/>
        </w:rPr>
        <w:t xml:space="preserve">The log holds all records </w:t>
      </w:r>
      <w:r w:rsidR="004464CC" w:rsidRPr="00DA1427">
        <w:rPr>
          <w:rFonts w:eastAsia="Times New Roman"/>
        </w:rPr>
        <w:t xml:space="preserve">about changes </w:t>
      </w:r>
      <w:r w:rsidR="004464CC" w:rsidRPr="00632585">
        <w:rPr>
          <w:rFonts w:eastAsia="Times New Roman"/>
        </w:rPr>
        <w:t>relevant to the target content for the log as defined by record-content in the supported-stream-type definition</w:t>
      </w:r>
      <w:r w:rsidR="004464CC" w:rsidRPr="00DA1427">
        <w:rPr>
          <w:rFonts w:eastAsia="Times New Roman"/>
        </w:rPr>
        <w:t xml:space="preserve"> </w:t>
      </w:r>
      <w:r w:rsidRPr="00DA1427">
        <w:rPr>
          <w:rFonts w:eastAsia="Times New Roman"/>
        </w:rPr>
        <w:t>since the context was cre</w:t>
      </w:r>
      <w:r w:rsidR="00B17D7C" w:rsidRPr="00DA1427">
        <w:rPr>
          <w:rFonts w:eastAsia="Times New Roman"/>
        </w:rPr>
        <w:t>ated.</w:t>
      </w:r>
      <w:r w:rsidR="00DA5412" w:rsidRPr="00DA1427">
        <w:rPr>
          <w:rFonts w:eastAsia="Times New Roman"/>
        </w:rPr>
        <w:t xml:space="preserve"> </w:t>
      </w:r>
      <w:r w:rsidR="003E339A">
        <w:rPr>
          <w:lang w:val="en-GB"/>
        </w:rPr>
        <w:t>Unlike the compacted and truncated cases, this is essentially a boundless log holding the entire history.</w:t>
      </w:r>
    </w:p>
    <w:p w14:paraId="48BE4B37" w14:textId="40BD6429" w:rsidR="00C31BAF" w:rsidRDefault="00DA5412" w:rsidP="00DA1427">
      <w:pPr>
        <w:spacing w:before="100" w:beforeAutospacing="1" w:after="100" w:afterAutospacing="1"/>
        <w:rPr>
          <w:rFonts w:eastAsia="Times New Roman"/>
        </w:rPr>
      </w:pPr>
      <w:r w:rsidRPr="00632585">
        <w:rPr>
          <w:rFonts w:eastAsia="Times New Roman"/>
        </w:rPr>
        <w:t xml:space="preserve">See </w:t>
      </w:r>
      <w:r w:rsidRPr="00632585">
        <w:rPr>
          <w:rFonts w:eastAsia="Times New Roman"/>
        </w:rPr>
        <w:fldChar w:fldCharType="begin"/>
      </w:r>
      <w:r w:rsidRPr="00632585">
        <w:rPr>
          <w:rFonts w:eastAsia="Times New Roman"/>
        </w:rPr>
        <w:instrText xml:space="preserve"> REF _Ref53471945 \r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r w:rsidR="00B53275">
        <w:rPr>
          <w:rFonts w:eastAsia="Times New Roman"/>
        </w:rPr>
        <w:t>3.9.2</w:t>
      </w:r>
      <w:r w:rsidRPr="00632585">
        <w:rPr>
          <w:rFonts w:eastAsia="Times New Roman"/>
        </w:rPr>
        <w:fldChar w:fldCharType="end"/>
      </w:r>
      <w:r w:rsidRPr="00632585">
        <w:rPr>
          <w:rFonts w:eastAsia="Times New Roman"/>
        </w:rPr>
        <w:t xml:space="preserve"> </w:t>
      </w:r>
      <w:r w:rsidRPr="00632585">
        <w:rPr>
          <w:rFonts w:eastAsia="Times New Roman"/>
        </w:rPr>
        <w:fldChar w:fldCharType="begin"/>
      </w:r>
      <w:r w:rsidRPr="00632585">
        <w:rPr>
          <w:rFonts w:eastAsia="Times New Roman"/>
        </w:rPr>
        <w:instrText xml:space="preserve"> REF _Ref53471945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ins w:id="3019" w:author="Author">
        <w:r w:rsidR="00B53275" w:rsidRPr="00B53275">
          <w:rPr>
            <w:rFonts w:eastAsia="Times New Roman"/>
            <w:rPrChange w:id="3020" w:author="Author">
              <w:rPr/>
            </w:rPrChange>
          </w:rPr>
          <w:t>Future combination considerations (by example)</w:t>
        </w:r>
        <w:del w:id="3021" w:author="Author">
          <w:r w:rsidR="006D1621" w:rsidRPr="006D1621" w:rsidDel="00B53275">
            <w:rPr>
              <w:rFonts w:eastAsia="Times New Roman"/>
              <w:rPrChange w:id="3022" w:author="Author">
                <w:rPr/>
              </w:rPrChange>
            </w:rPr>
            <w:delText>Future combination considerations (by example)</w:delText>
          </w:r>
        </w:del>
      </w:ins>
      <w:del w:id="3023" w:author="Author">
        <w:r w:rsidR="00C1187B" w:rsidRPr="00C1187B" w:rsidDel="00B53275">
          <w:rPr>
            <w:rFonts w:eastAsia="Times New Roman"/>
          </w:rPr>
          <w:delText>Future combination considerations (by example)</w:delText>
        </w:r>
      </w:del>
      <w:r w:rsidRPr="00632585">
        <w:rPr>
          <w:rFonts w:eastAsia="Times New Roman"/>
        </w:rPr>
        <w:fldChar w:fldCharType="end"/>
      </w:r>
      <w:r w:rsidRPr="00632585">
        <w:rPr>
          <w:rFonts w:eastAsia="Times New Roman"/>
        </w:rPr>
        <w:t xml:space="preserve"> on page </w:t>
      </w:r>
      <w:r w:rsidRPr="00632585">
        <w:rPr>
          <w:rFonts w:eastAsia="Times New Roman"/>
        </w:rPr>
        <w:fldChar w:fldCharType="begin"/>
      </w:r>
      <w:r w:rsidRPr="00632585">
        <w:rPr>
          <w:rFonts w:eastAsia="Times New Roman"/>
        </w:rPr>
        <w:instrText xml:space="preserve"> PAGEREF _Ref53471945 \h </w:instrText>
      </w:r>
      <w:r w:rsidRPr="00632585">
        <w:rPr>
          <w:rFonts w:eastAsia="Times New Roman"/>
        </w:rPr>
      </w:r>
      <w:r w:rsidRPr="00632585">
        <w:rPr>
          <w:rFonts w:eastAsia="Times New Roman"/>
        </w:rPr>
        <w:fldChar w:fldCharType="separate"/>
      </w:r>
      <w:r w:rsidR="00B53275">
        <w:rPr>
          <w:rFonts w:eastAsia="Times New Roman"/>
          <w:noProof/>
        </w:rPr>
        <w:t>33</w:t>
      </w:r>
      <w:r w:rsidRPr="00632585">
        <w:rPr>
          <w:rFonts w:eastAsia="Times New Roman"/>
        </w:rPr>
        <w:fldChar w:fldCharType="end"/>
      </w:r>
      <w:r w:rsidR="00163B74">
        <w:rPr>
          <w:rFonts w:eastAsia="Times New Roman"/>
        </w:rPr>
        <w:t xml:space="preserve"> </w:t>
      </w:r>
      <w:r w:rsidRPr="00632585">
        <w:rPr>
          <w:rFonts w:eastAsia="Times New Roman"/>
        </w:rPr>
        <w:t>for potential uses. Some uses may require augmentation of the supported-stream-type structure to allow full definition. Possible augments will be defined in a future version.</w:t>
      </w:r>
    </w:p>
    <w:p w14:paraId="475866A1" w14:textId="77777777" w:rsidR="00DA1427" w:rsidRDefault="00DA1427" w:rsidP="00DA1427">
      <w:pPr>
        <w:pStyle w:val="Heading4"/>
      </w:pPr>
      <w:bookmarkStart w:id="3024" w:name="_Toc192619477"/>
      <w:r>
        <w:t>Full history with periodic baseline log</w:t>
      </w:r>
      <w:bookmarkEnd w:id="3024"/>
    </w:p>
    <w:p w14:paraId="25660CAD" w14:textId="77777777" w:rsidR="00BC6A2E" w:rsidRDefault="00DA1427" w:rsidP="00DA1427">
      <w:pPr>
        <w:spacing w:before="100" w:beforeAutospacing="1" w:after="100" w:afterAutospacing="1"/>
        <w:rPr>
          <w:rFonts w:eastAsia="Times New Roman"/>
        </w:rPr>
      </w:pPr>
      <w:r w:rsidRPr="00DA1427">
        <w:rPr>
          <w:rFonts w:eastAsia="Times New Roman"/>
        </w:rPr>
        <w:t xml:space="preserve">The log holds all records about changes </w:t>
      </w:r>
      <w:r w:rsidRPr="00632585">
        <w:rPr>
          <w:rFonts w:eastAsia="Times New Roman"/>
        </w:rPr>
        <w:t>relevant to the target content for the log as defined by record-content in the supported-stream-type definition</w:t>
      </w:r>
      <w:r w:rsidRPr="00DA1427">
        <w:rPr>
          <w:rFonts w:eastAsia="Times New Roman"/>
        </w:rPr>
        <w:t xml:space="preserve"> since the context was created</w:t>
      </w:r>
      <w:r>
        <w:rPr>
          <w:rFonts w:eastAsia="Times New Roman"/>
        </w:rPr>
        <w:t xml:space="preserve"> </w:t>
      </w:r>
      <w:proofErr w:type="gramStart"/>
      <w:r>
        <w:rPr>
          <w:rFonts w:eastAsia="Times New Roman"/>
        </w:rPr>
        <w:t>and also</w:t>
      </w:r>
      <w:proofErr w:type="gramEnd"/>
      <w:r>
        <w:rPr>
          <w:rFonts w:eastAsia="Times New Roman"/>
        </w:rPr>
        <w:t xml:space="preserve"> provides periodic baselines</w:t>
      </w:r>
      <w:r w:rsidR="00006C6B">
        <w:rPr>
          <w:rStyle w:val="FootnoteReference"/>
          <w:rFonts w:eastAsia="Times New Roman"/>
        </w:rPr>
        <w:footnoteReference w:id="33"/>
      </w:r>
      <w:r>
        <w:rPr>
          <w:rFonts w:eastAsia="Times New Roman"/>
        </w:rPr>
        <w:t xml:space="preserve"> within the stream that </w:t>
      </w:r>
      <w:r w:rsidR="00372BC7">
        <w:rPr>
          <w:rFonts w:eastAsia="Times New Roman"/>
        </w:rPr>
        <w:t xml:space="preserve">allow the client to interpret recent changes without needing to review the entire history. The form of the baseline records and </w:t>
      </w:r>
      <w:r w:rsidR="0039377E">
        <w:rPr>
          <w:rFonts w:eastAsia="Times New Roman"/>
        </w:rPr>
        <w:t xml:space="preserve">settings for the log have not been defined in TAPI </w:t>
      </w:r>
      <w:r w:rsidR="00B817A7">
        <w:rPr>
          <w:rFonts w:eastAsia="Times New Roman"/>
        </w:rPr>
        <w:t>2.4</w:t>
      </w:r>
      <w:r w:rsidR="0039377E">
        <w:rPr>
          <w:rFonts w:eastAsia="Times New Roman"/>
        </w:rPr>
        <w:t xml:space="preserve">. The application of this type of log is for further study. </w:t>
      </w:r>
    </w:p>
    <w:p w14:paraId="570108AF" w14:textId="1E20C0CE" w:rsidR="00DA1427" w:rsidRDefault="00DA1427" w:rsidP="00DA1427">
      <w:pPr>
        <w:spacing w:before="100" w:beforeAutospacing="1" w:after="100" w:afterAutospacing="1"/>
        <w:rPr>
          <w:rFonts w:eastAsia="Times New Roman"/>
        </w:rPr>
      </w:pPr>
      <w:r w:rsidRPr="00632585">
        <w:rPr>
          <w:rFonts w:eastAsia="Times New Roman"/>
        </w:rPr>
        <w:t xml:space="preserve">See </w:t>
      </w:r>
      <w:r w:rsidRPr="00632585">
        <w:rPr>
          <w:rFonts w:eastAsia="Times New Roman"/>
        </w:rPr>
        <w:fldChar w:fldCharType="begin"/>
      </w:r>
      <w:r w:rsidRPr="00632585">
        <w:rPr>
          <w:rFonts w:eastAsia="Times New Roman"/>
        </w:rPr>
        <w:instrText xml:space="preserve"> REF _Ref53471945 \r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r w:rsidR="00B53275">
        <w:rPr>
          <w:rFonts w:eastAsia="Times New Roman"/>
        </w:rPr>
        <w:t>3.9.2</w:t>
      </w:r>
      <w:r w:rsidRPr="00632585">
        <w:rPr>
          <w:rFonts w:eastAsia="Times New Roman"/>
        </w:rPr>
        <w:fldChar w:fldCharType="end"/>
      </w:r>
      <w:r w:rsidRPr="00632585">
        <w:rPr>
          <w:rFonts w:eastAsia="Times New Roman"/>
        </w:rPr>
        <w:t xml:space="preserve"> </w:t>
      </w:r>
      <w:r w:rsidRPr="00632585">
        <w:rPr>
          <w:rFonts w:eastAsia="Times New Roman"/>
        </w:rPr>
        <w:fldChar w:fldCharType="begin"/>
      </w:r>
      <w:r w:rsidRPr="00632585">
        <w:rPr>
          <w:rFonts w:eastAsia="Times New Roman"/>
        </w:rPr>
        <w:instrText xml:space="preserve"> REF _Ref53471945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ins w:id="3025" w:author="Author">
        <w:r w:rsidR="00B53275" w:rsidRPr="00B53275">
          <w:rPr>
            <w:rFonts w:eastAsia="Times New Roman"/>
            <w:rPrChange w:id="3026" w:author="Author">
              <w:rPr/>
            </w:rPrChange>
          </w:rPr>
          <w:t>Future combination considerations (by example)</w:t>
        </w:r>
        <w:del w:id="3027" w:author="Author">
          <w:r w:rsidR="006D1621" w:rsidRPr="006D1621" w:rsidDel="00B53275">
            <w:rPr>
              <w:rFonts w:eastAsia="Times New Roman"/>
              <w:rPrChange w:id="3028" w:author="Author">
                <w:rPr/>
              </w:rPrChange>
            </w:rPr>
            <w:delText>Future combination considerations (by example)</w:delText>
          </w:r>
        </w:del>
      </w:ins>
      <w:del w:id="3029" w:author="Author">
        <w:r w:rsidR="00C1187B" w:rsidRPr="00C1187B" w:rsidDel="00B53275">
          <w:rPr>
            <w:rFonts w:eastAsia="Times New Roman"/>
          </w:rPr>
          <w:delText>Future combination considerations (by example)</w:delText>
        </w:r>
      </w:del>
      <w:r w:rsidRPr="00632585">
        <w:rPr>
          <w:rFonts w:eastAsia="Times New Roman"/>
        </w:rPr>
        <w:fldChar w:fldCharType="end"/>
      </w:r>
      <w:r w:rsidRPr="00632585">
        <w:rPr>
          <w:rFonts w:eastAsia="Times New Roman"/>
        </w:rPr>
        <w:t xml:space="preserve"> on page </w:t>
      </w:r>
      <w:r w:rsidRPr="00632585">
        <w:rPr>
          <w:rFonts w:eastAsia="Times New Roman"/>
        </w:rPr>
        <w:fldChar w:fldCharType="begin"/>
      </w:r>
      <w:r w:rsidRPr="00632585">
        <w:rPr>
          <w:rFonts w:eastAsia="Times New Roman"/>
        </w:rPr>
        <w:instrText xml:space="preserve"> PAGEREF _Ref53471945 \h </w:instrText>
      </w:r>
      <w:r w:rsidRPr="00632585">
        <w:rPr>
          <w:rFonts w:eastAsia="Times New Roman"/>
        </w:rPr>
      </w:r>
      <w:r w:rsidRPr="00632585">
        <w:rPr>
          <w:rFonts w:eastAsia="Times New Roman"/>
        </w:rPr>
        <w:fldChar w:fldCharType="separate"/>
      </w:r>
      <w:r w:rsidR="00B53275">
        <w:rPr>
          <w:rFonts w:eastAsia="Times New Roman"/>
          <w:noProof/>
        </w:rPr>
        <w:t>33</w:t>
      </w:r>
      <w:r w:rsidRPr="00632585">
        <w:rPr>
          <w:rFonts w:eastAsia="Times New Roman"/>
        </w:rPr>
        <w:fldChar w:fldCharType="end"/>
      </w:r>
      <w:r w:rsidRPr="00632585">
        <w:rPr>
          <w:rFonts w:eastAsia="Times New Roman"/>
        </w:rPr>
        <w:t xml:space="preserve"> for potential uses. Some uses may require augmentation of the supported-stream-type structure to allow full definition. Possible augments will be defined in a future version.</w:t>
      </w:r>
    </w:p>
    <w:p w14:paraId="5DB7187C" w14:textId="77777777" w:rsidR="001960B6" w:rsidRDefault="001960B6" w:rsidP="00DE1E92">
      <w:pPr>
        <w:pStyle w:val="Heading3"/>
      </w:pPr>
      <w:bookmarkStart w:id="3030" w:name="_Ref115786688"/>
      <w:bookmarkStart w:id="3031" w:name="_Ref115786695"/>
      <w:bookmarkStart w:id="3032" w:name="_Ref115786700"/>
      <w:bookmarkStart w:id="3033" w:name="_Toc192619478"/>
      <w:r>
        <w:t>Log record strategy</w:t>
      </w:r>
      <w:bookmarkEnd w:id="3030"/>
      <w:bookmarkEnd w:id="3031"/>
      <w:bookmarkEnd w:id="3032"/>
      <w:r w:rsidR="00FF4408">
        <w:t xml:space="preserve"> and record trigger</w:t>
      </w:r>
      <w:bookmarkEnd w:id="3033"/>
    </w:p>
    <w:p w14:paraId="54333100" w14:textId="77777777" w:rsidR="00021A83" w:rsidRDefault="00267E05" w:rsidP="00FF4408">
      <w:pPr>
        <w:pStyle w:val="NormalWeb"/>
      </w:pPr>
      <w:r>
        <w:t xml:space="preserve">There are </w:t>
      </w:r>
      <w:r w:rsidR="00FF4408">
        <w:t>two</w:t>
      </w:r>
      <w:r>
        <w:t xml:space="preserve"> </w:t>
      </w:r>
      <w:r w:rsidR="00642DB4">
        <w:t>l</w:t>
      </w:r>
      <w:r w:rsidR="00021A83">
        <w:t>og-</w:t>
      </w:r>
      <w:r w:rsidR="0084545E">
        <w:t>record</w:t>
      </w:r>
      <w:r w:rsidR="00021A83">
        <w:t>-strategy</w:t>
      </w:r>
      <w:r w:rsidR="00FF4408">
        <w:t xml:space="preserve"> options:</w:t>
      </w:r>
      <w:r w:rsidR="00021A83">
        <w:t xml:space="preserve"> </w:t>
      </w:r>
      <w:r w:rsidR="00FF4408">
        <w:t xml:space="preserve">LOG_RECORD_STRATEGY_CHANGE_ONLY and LOG_RECORD_STRATEGY_WHOLE_ENTITY </w:t>
      </w:r>
      <w:r w:rsidR="007F4415">
        <w:t xml:space="preserve">and </w:t>
      </w:r>
      <w:r w:rsidR="00FF4408">
        <w:t>two specific record-trigger options: RECORD_TRIGGER_ON_CHANGE and RECORD_TRIGGER_PERIODIC</w:t>
      </w:r>
      <w:r w:rsidR="00FF4408">
        <w:rPr>
          <w:rStyle w:val="FootnoteReference"/>
        </w:rPr>
        <w:footnoteReference w:id="34"/>
      </w:r>
      <w:r w:rsidR="00FF4408">
        <w:t xml:space="preserve">, </w:t>
      </w:r>
      <w:r>
        <w:t xml:space="preserve"> these are described in the subsections below</w:t>
      </w:r>
      <w:r w:rsidR="00FF4408">
        <w:t xml:space="preserve">. The values will be abbreviated to CHANGE_ONLY, WHOLE_ENTITY, ON_CHANGE and PERIODIC. </w:t>
      </w:r>
    </w:p>
    <w:p w14:paraId="4AEBB2AD" w14:textId="77777777" w:rsidR="00A842DE" w:rsidRDefault="004F53E6" w:rsidP="004F53E6">
      <w:pPr>
        <w:pStyle w:val="Heading4"/>
      </w:pPr>
      <w:bookmarkStart w:id="3034" w:name="_Toc192619479"/>
      <w:r>
        <w:t>Whole entity on change</w:t>
      </w:r>
      <w:bookmarkEnd w:id="3034"/>
    </w:p>
    <w:p w14:paraId="4F328358" w14:textId="1A67754B" w:rsidR="00021A83" w:rsidRDefault="002E3BB9" w:rsidP="00435479">
      <w:pPr>
        <w:pStyle w:val="NormalWeb"/>
      </w:pPr>
      <w:r>
        <w:t>This</w:t>
      </w:r>
      <w:r w:rsidR="00790D01">
        <w:t xml:space="preserve"> </w:t>
      </w:r>
      <w:r w:rsidR="00C41728">
        <w:t>approach uses</w:t>
      </w:r>
      <w:r>
        <w:t xml:space="preserve"> log-record-strategy </w:t>
      </w:r>
      <w:r w:rsidR="00021A83">
        <w:t>WHOLE_ENTITY</w:t>
      </w:r>
      <w:r w:rsidR="000C167A">
        <w:t xml:space="preserve"> with a record-trigger of </w:t>
      </w:r>
      <w:r w:rsidR="00021A83">
        <w:t>ON_CHANGE</w:t>
      </w:r>
      <w:r w:rsidR="00267E05">
        <w:t>.</w:t>
      </w:r>
      <w:r w:rsidR="00645FC0">
        <w:t xml:space="preserve"> Th</w:t>
      </w:r>
      <w:r w:rsidR="009667A4">
        <w:t xml:space="preserve">e combination of this </w:t>
      </w:r>
      <w:r w:rsidR="00645FC0">
        <w:t xml:space="preserve">log-record-strategy with </w:t>
      </w:r>
      <w:r w:rsidR="009667A4">
        <w:t>log-storage-strategy of COMPACTED is described in detail in this document</w:t>
      </w:r>
      <w:r w:rsidR="00D07FB0">
        <w:t xml:space="preserve"> to enable the client to achieve eventual consistency</w:t>
      </w:r>
      <w:r w:rsidR="009C019B">
        <w:t xml:space="preserve"> (t</w:t>
      </w:r>
      <w:r w:rsidR="003923F9">
        <w:t>he provider may alternatively use log-record-strategy CHANGE_ONLY</w:t>
      </w:r>
      <w:r w:rsidR="00CC56CD">
        <w:t xml:space="preserve"> described in section </w:t>
      </w:r>
      <w:r w:rsidR="00CC56CD">
        <w:fldChar w:fldCharType="begin"/>
      </w:r>
      <w:r w:rsidR="00CC56CD">
        <w:instrText xml:space="preserve"> REF _Ref138753821 \r \h </w:instrText>
      </w:r>
      <w:r w:rsidR="00CC56CD">
        <w:fldChar w:fldCharType="separate"/>
      </w:r>
      <w:r w:rsidR="00B53275">
        <w:t>3.8.2.2</w:t>
      </w:r>
      <w:r w:rsidR="00CC56CD">
        <w:fldChar w:fldCharType="end"/>
      </w:r>
      <w:r w:rsidR="00CC56CD">
        <w:t xml:space="preserve"> </w:t>
      </w:r>
      <w:r w:rsidR="00CC56CD">
        <w:fldChar w:fldCharType="begin"/>
      </w:r>
      <w:r w:rsidR="00CC56CD">
        <w:instrText xml:space="preserve"> REF _Ref138753826 \h </w:instrText>
      </w:r>
      <w:r w:rsidR="00CC56CD">
        <w:fldChar w:fldCharType="separate"/>
      </w:r>
      <w:r w:rsidR="00B53275">
        <w:t>Change only</w:t>
      </w:r>
      <w:r w:rsidR="00CC56CD">
        <w:fldChar w:fldCharType="end"/>
      </w:r>
      <w:r w:rsidR="00CC56CD">
        <w:t xml:space="preserve"> on page </w:t>
      </w:r>
      <w:r w:rsidR="00CC56CD">
        <w:fldChar w:fldCharType="begin"/>
      </w:r>
      <w:r w:rsidR="00CC56CD">
        <w:instrText xml:space="preserve"> PAGEREF _Ref138753829 \h </w:instrText>
      </w:r>
      <w:r w:rsidR="00CC56CD">
        <w:fldChar w:fldCharType="separate"/>
      </w:r>
      <w:r w:rsidR="00B53275">
        <w:rPr>
          <w:noProof/>
        </w:rPr>
        <w:t>30</w:t>
      </w:r>
      <w:r w:rsidR="00CC56CD">
        <w:fldChar w:fldCharType="end"/>
      </w:r>
      <w:r w:rsidR="00A7603B">
        <w:t xml:space="preserve"> to enable the client to achieve eventual consistency</w:t>
      </w:r>
      <w:r w:rsidR="009C019B">
        <w:t>)</w:t>
      </w:r>
      <w:r w:rsidR="00A7603B">
        <w:t>.</w:t>
      </w:r>
    </w:p>
    <w:p w14:paraId="5FE5A168" w14:textId="77777777" w:rsidR="00DD6128" w:rsidRDefault="00583273" w:rsidP="00DD6128">
      <w:pPr>
        <w:spacing w:before="100" w:beforeAutospacing="1" w:after="100" w:afterAutospacing="1"/>
        <w:rPr>
          <w:rFonts w:eastAsia="Times New Roman"/>
        </w:rPr>
      </w:pPr>
      <w:r>
        <w:rPr>
          <w:rFonts w:eastAsia="Times New Roman"/>
        </w:rPr>
        <w:t>In this case, each record in the log holds a full copy of the entity. A full copy of the entity is stored when the entity is created and when any state changes</w:t>
      </w:r>
      <w:r w:rsidR="00DD6128">
        <w:rPr>
          <w:rFonts w:eastAsia="Times New Roman"/>
        </w:rPr>
        <w:t xml:space="preserve">, </w:t>
      </w:r>
      <w:r w:rsidR="003231DF">
        <w:rPr>
          <w:rFonts w:eastAsia="Times New Roman"/>
        </w:rPr>
        <w:t xml:space="preserve">i.e., </w:t>
      </w:r>
      <w:r w:rsidR="005C50E0">
        <w:rPr>
          <w:rFonts w:eastAsia="Times New Roman"/>
        </w:rPr>
        <w:t>the solution logs (</w:t>
      </w:r>
      <w:r w:rsidR="003231DF">
        <w:t>stores</w:t>
      </w:r>
      <w:r w:rsidR="005C50E0">
        <w:t>)</w:t>
      </w:r>
      <w:r w:rsidR="003231DF">
        <w:t xml:space="preserve"> a full representation of the entity with current values after each change</w:t>
      </w:r>
      <w:r w:rsidR="00021A83">
        <w:rPr>
          <w:rFonts w:eastAsia="Times New Roman"/>
        </w:rPr>
        <w:t xml:space="preserve">, not just the changed property. </w:t>
      </w:r>
      <w:r w:rsidR="00DD6128">
        <w:rPr>
          <w:rFonts w:eastAsia="Times New Roman"/>
        </w:rPr>
        <w:t>Hence, the whole entity that has the changed property is streamed. The specific changes can be identified by comparing the current record with the previous</w:t>
      </w:r>
      <w:r w:rsidR="00026066">
        <w:rPr>
          <w:rFonts w:eastAsia="Times New Roman"/>
        </w:rPr>
        <w:t xml:space="preserve"> record</w:t>
      </w:r>
      <w:r w:rsidR="00DD6128">
        <w:rPr>
          <w:rFonts w:eastAsia="Times New Roman"/>
        </w:rPr>
        <w:t>.</w:t>
      </w:r>
      <w:r w:rsidR="00686F67" w:rsidRPr="00686F67">
        <w:t xml:space="preserve"> </w:t>
      </w:r>
      <w:r w:rsidR="00686F67" w:rsidRPr="00686F67">
        <w:rPr>
          <w:rFonts w:eastAsia="Times New Roman"/>
        </w:rPr>
        <w:t>Note that the entity could have more than one changed property</w:t>
      </w:r>
      <w:r w:rsidR="00C754BF">
        <w:rPr>
          <w:rFonts w:eastAsia="Times New Roman"/>
        </w:rPr>
        <w:t>.</w:t>
      </w:r>
    </w:p>
    <w:p w14:paraId="076DF5D7" w14:textId="77777777" w:rsidR="00686F67" w:rsidRDefault="00686F67" w:rsidP="00DD6128">
      <w:pPr>
        <w:spacing w:before="100" w:beforeAutospacing="1" w:after="100" w:afterAutospacing="1"/>
        <w:rPr>
          <w:rFonts w:eastAsia="Times New Roman"/>
        </w:rPr>
      </w:pPr>
      <w:r>
        <w:rPr>
          <w:rFonts w:eastAsia="Times New Roman"/>
        </w:rPr>
        <w:t>The model is such that:</w:t>
      </w:r>
    </w:p>
    <w:p w14:paraId="207CF187" w14:textId="77777777" w:rsidR="00D2408D" w:rsidRDefault="00D2408D" w:rsidP="00686F67">
      <w:pPr>
        <w:numPr>
          <w:ilvl w:val="0"/>
          <w:numId w:val="7"/>
        </w:numPr>
        <w:spacing w:before="100" w:beforeAutospacing="1" w:after="100" w:afterAutospacing="1"/>
        <w:rPr>
          <w:rFonts w:eastAsia="Times New Roman"/>
        </w:rPr>
      </w:pPr>
      <w:r>
        <w:rPr>
          <w:rFonts w:eastAsia="Times New Roman"/>
        </w:rPr>
        <w:lastRenderedPageBreak/>
        <w:t>Each</w:t>
      </w:r>
      <w:r w:rsidR="00021A83">
        <w:rPr>
          <w:rFonts w:eastAsia="Times New Roman"/>
        </w:rPr>
        <w:t xml:space="preserve"> property that changes regularly is isolated</w:t>
      </w:r>
      <w:r w:rsidR="00763161">
        <w:rPr>
          <w:rFonts w:eastAsia="Times New Roman"/>
        </w:rPr>
        <w:t xml:space="preserve"> in</w:t>
      </w:r>
      <w:r w:rsidR="00021A83">
        <w:rPr>
          <w:rFonts w:eastAsia="Times New Roman"/>
        </w:rPr>
        <w:t xml:space="preserve"> i</w:t>
      </w:r>
      <w:r>
        <w:rPr>
          <w:rFonts w:eastAsia="Times New Roman"/>
        </w:rPr>
        <w:t>ts own dedicated</w:t>
      </w:r>
      <w:r w:rsidR="00021A83">
        <w:rPr>
          <w:rFonts w:eastAsia="Times New Roman"/>
        </w:rPr>
        <w:t xml:space="preserve"> small class</w:t>
      </w:r>
      <w:r w:rsidR="001230EA">
        <w:rPr>
          <w:rStyle w:val="FootnoteReference"/>
          <w:rFonts w:eastAsia="Times New Roman"/>
        </w:rPr>
        <w:footnoteReference w:id="35"/>
      </w:r>
    </w:p>
    <w:p w14:paraId="744A9943" w14:textId="77777777" w:rsidR="00D2408D" w:rsidRPr="00D2408D" w:rsidRDefault="00515A8B" w:rsidP="00686F67">
      <w:pPr>
        <w:numPr>
          <w:ilvl w:val="1"/>
          <w:numId w:val="7"/>
        </w:numPr>
        <w:spacing w:before="100" w:beforeAutospacing="1" w:after="100" w:afterAutospacing="1"/>
        <w:rPr>
          <w:rFonts w:eastAsia="Times New Roman"/>
        </w:rPr>
      </w:pPr>
      <w:r>
        <w:rPr>
          <w:rFonts w:eastAsia="Times New Roman"/>
        </w:rPr>
        <w:t xml:space="preserve">E.g., </w:t>
      </w:r>
      <w:r w:rsidR="00D2408D">
        <w:rPr>
          <w:rFonts w:eastAsia="Times New Roman"/>
        </w:rPr>
        <w:t xml:space="preserve">The alarm </w:t>
      </w:r>
      <w:r>
        <w:rPr>
          <w:rFonts w:eastAsia="Times New Roman"/>
        </w:rPr>
        <w:t xml:space="preserve">(detector) is considered as a class. </w:t>
      </w:r>
      <w:r w:rsidR="00D2408D">
        <w:rPr>
          <w:rFonts w:eastAsia="Times New Roman"/>
        </w:rPr>
        <w:t>Alarms are isolated from configuration data</w:t>
      </w:r>
      <w:r w:rsidR="00672786">
        <w:rPr>
          <w:rFonts w:eastAsia="Times New Roman"/>
        </w:rPr>
        <w:t xml:space="preserve"> for the related entity</w:t>
      </w:r>
      <w:r w:rsidR="00D2408D">
        <w:rPr>
          <w:rFonts w:eastAsia="Times New Roman"/>
        </w:rPr>
        <w:t xml:space="preserve"> and from each other</w:t>
      </w:r>
      <w:r w:rsidR="001B53E1">
        <w:rPr>
          <w:rFonts w:eastAsia="Times New Roman"/>
        </w:rPr>
        <w:t>.</w:t>
      </w:r>
    </w:p>
    <w:p w14:paraId="6CE69BA5" w14:textId="77777777" w:rsidR="00021A83" w:rsidRDefault="00021A83" w:rsidP="00686F67">
      <w:pPr>
        <w:numPr>
          <w:ilvl w:val="0"/>
          <w:numId w:val="7"/>
        </w:numPr>
        <w:spacing w:before="100" w:beforeAutospacing="1" w:after="100" w:afterAutospacing="1"/>
        <w:rPr>
          <w:rFonts w:eastAsia="Times New Roman"/>
        </w:rPr>
      </w:pPr>
      <w:r>
        <w:rPr>
          <w:rFonts w:eastAsia="Times New Roman"/>
        </w:rPr>
        <w:t xml:space="preserve">Large data structures that are invariant or change rarely </w:t>
      </w:r>
      <w:r w:rsidR="00D2408D">
        <w:rPr>
          <w:rFonts w:eastAsia="Times New Roman"/>
        </w:rPr>
        <w:t>can be grouped in composite</w:t>
      </w:r>
      <w:r>
        <w:rPr>
          <w:rFonts w:eastAsia="Times New Roman"/>
        </w:rPr>
        <w:t xml:space="preserve"> classes</w:t>
      </w:r>
      <w:r w:rsidR="001B53E1">
        <w:rPr>
          <w:rFonts w:eastAsia="Times New Roman"/>
        </w:rPr>
        <w:t>.</w:t>
      </w:r>
    </w:p>
    <w:p w14:paraId="65EDEFF7" w14:textId="77777777" w:rsidR="00021A83" w:rsidRDefault="007C3A8A" w:rsidP="00686F67">
      <w:pPr>
        <w:numPr>
          <w:ilvl w:val="1"/>
          <w:numId w:val="7"/>
        </w:numPr>
        <w:spacing w:before="100" w:beforeAutospacing="1" w:after="100" w:afterAutospacing="1"/>
        <w:rPr>
          <w:rFonts w:eastAsia="Times New Roman"/>
        </w:rPr>
      </w:pPr>
      <w:r>
        <w:rPr>
          <w:rFonts w:eastAsia="Times New Roman"/>
        </w:rPr>
        <w:t xml:space="preserve">E.g., The CEP where </w:t>
      </w:r>
      <w:r w:rsidR="00021A83">
        <w:rPr>
          <w:rFonts w:eastAsia="Times New Roman"/>
        </w:rPr>
        <w:t>Configuration data (both intent and actual)</w:t>
      </w:r>
      <w:r w:rsidR="008F568F">
        <w:rPr>
          <w:rFonts w:eastAsia="Times New Roman"/>
        </w:rPr>
        <w:t xml:space="preserve"> </w:t>
      </w:r>
      <w:r w:rsidR="00021A83">
        <w:rPr>
          <w:rFonts w:eastAsia="Times New Roman"/>
        </w:rPr>
        <w:t xml:space="preserve">is collected into </w:t>
      </w:r>
      <w:r>
        <w:rPr>
          <w:rFonts w:eastAsia="Times New Roman"/>
        </w:rPr>
        <w:t xml:space="preserve">a </w:t>
      </w:r>
      <w:r w:rsidR="00021A83">
        <w:rPr>
          <w:rFonts w:eastAsia="Times New Roman"/>
        </w:rPr>
        <w:t>single</w:t>
      </w:r>
      <w:r>
        <w:rPr>
          <w:rFonts w:eastAsia="Times New Roman"/>
        </w:rPr>
        <w:t xml:space="preserve"> class</w:t>
      </w:r>
      <w:r w:rsidR="00672786">
        <w:rPr>
          <w:rFonts w:eastAsia="Times New Roman"/>
        </w:rPr>
        <w:t>. The dat</w:t>
      </w:r>
      <w:r w:rsidR="00306485">
        <w:rPr>
          <w:rFonts w:eastAsia="Times New Roman"/>
        </w:rPr>
        <w:t xml:space="preserve">a in an instance changes </w:t>
      </w:r>
      <w:r w:rsidR="00021A83">
        <w:rPr>
          <w:rFonts w:eastAsia="Times New Roman"/>
        </w:rPr>
        <w:t>rarely</w:t>
      </w:r>
      <w:r w:rsidR="001B53E1">
        <w:rPr>
          <w:rFonts w:eastAsia="Times New Roman"/>
        </w:rPr>
        <w:t>.</w:t>
      </w:r>
    </w:p>
    <w:p w14:paraId="741BCDA4" w14:textId="77777777" w:rsidR="00A52FFF" w:rsidRPr="00D01593" w:rsidRDefault="00021A83" w:rsidP="00A52FFF">
      <w:pPr>
        <w:numPr>
          <w:ilvl w:val="0"/>
          <w:numId w:val="7"/>
        </w:numPr>
        <w:spacing w:before="100" w:beforeAutospacing="1" w:after="100" w:afterAutospacing="1"/>
        <w:rPr>
          <w:rFonts w:eastAsia="Times New Roman"/>
        </w:rPr>
      </w:pPr>
      <w:r>
        <w:t>For optimum support of change of properties, the small property class reference the configuration items that they relate to and NOT the reverse (i.e., be a decoration, e.g., an alarm references the CEP or MEP)</w:t>
      </w:r>
    </w:p>
    <w:p w14:paraId="69ACF088" w14:textId="77777777" w:rsidR="004B01B7" w:rsidRPr="00A56331" w:rsidRDefault="00D01593" w:rsidP="00D01593">
      <w:pPr>
        <w:spacing w:before="100" w:beforeAutospacing="1" w:after="100" w:afterAutospacing="1"/>
      </w:pPr>
      <w:r>
        <w:t>This record strategy can be used with any of the storage strategies.</w:t>
      </w:r>
    </w:p>
    <w:p w14:paraId="2A94773C" w14:textId="77777777" w:rsidR="004F53E6" w:rsidRDefault="004F53E6" w:rsidP="004F53E6">
      <w:pPr>
        <w:pStyle w:val="Heading4"/>
      </w:pPr>
      <w:bookmarkStart w:id="3035" w:name="_Ref138753821"/>
      <w:bookmarkStart w:id="3036" w:name="_Ref138753826"/>
      <w:bookmarkStart w:id="3037" w:name="_Ref138753829"/>
      <w:bookmarkStart w:id="3038" w:name="_Toc192619480"/>
      <w:r>
        <w:t>Change only</w:t>
      </w:r>
      <w:bookmarkEnd w:id="3035"/>
      <w:bookmarkEnd w:id="3036"/>
      <w:bookmarkEnd w:id="3037"/>
      <w:bookmarkEnd w:id="3038"/>
    </w:p>
    <w:p w14:paraId="1CAF0CDE" w14:textId="77777777" w:rsidR="00213DFD" w:rsidRDefault="000600E1" w:rsidP="00B66FAE">
      <w:pPr>
        <w:spacing w:before="100" w:beforeAutospacing="1" w:after="100" w:afterAutospacing="1"/>
        <w:rPr>
          <w:rFonts w:eastAsia="Times New Roman"/>
        </w:rPr>
      </w:pPr>
      <w:r>
        <w:rPr>
          <w:rFonts w:eastAsia="Times New Roman"/>
        </w:rPr>
        <w:t xml:space="preserve">A record that is </w:t>
      </w:r>
      <w:r>
        <w:t>CHANGE_ONLY</w:t>
      </w:r>
      <w:r w:rsidR="000C167A">
        <w:t xml:space="preserve"> (where the record-trigger is ON_CHANGE)</w:t>
      </w:r>
      <w:r w:rsidR="00267E05" w:rsidRPr="00B66FAE">
        <w:rPr>
          <w:rFonts w:eastAsia="Times New Roman"/>
        </w:rPr>
        <w:t xml:space="preserve"> provides a skeleton of the instance of the class (identifiers and basic structure) with only the changed property</w:t>
      </w:r>
      <w:r w:rsidR="006972EF" w:rsidRPr="00B66FAE">
        <w:rPr>
          <w:rFonts w:eastAsia="Times New Roman"/>
        </w:rPr>
        <w:t xml:space="preserve"> (or properties)</w:t>
      </w:r>
      <w:r w:rsidR="00E2252E" w:rsidRPr="00B66FAE">
        <w:rPr>
          <w:rFonts w:eastAsia="Times New Roman"/>
        </w:rPr>
        <w:t xml:space="preserve"> present.</w:t>
      </w:r>
      <w:r w:rsidR="008C0B53">
        <w:rPr>
          <w:rFonts w:eastAsia="Times New Roman"/>
        </w:rPr>
        <w:t xml:space="preserve"> </w:t>
      </w:r>
    </w:p>
    <w:p w14:paraId="028D72D9" w14:textId="71C330C2" w:rsidR="000E6E4C" w:rsidRPr="00AD5479" w:rsidRDefault="000600E1" w:rsidP="00AD5479">
      <w:pPr>
        <w:rPr>
          <w:lang w:val="en-GB"/>
        </w:rPr>
      </w:pPr>
      <w:r>
        <w:rPr>
          <w:lang w:val="en-GB"/>
        </w:rPr>
        <w:t>It is anticipated that t</w:t>
      </w:r>
      <w:r w:rsidR="00D01593">
        <w:rPr>
          <w:lang w:val="en-GB"/>
        </w:rPr>
        <w:t xml:space="preserve">his record strategy can be used with any of the storage strategies, but </w:t>
      </w:r>
      <w:r w:rsidR="00AD0BA9">
        <w:rPr>
          <w:lang w:val="en-GB"/>
        </w:rPr>
        <w:t xml:space="preserve">it requires specific behaviour </w:t>
      </w:r>
      <w:r w:rsidR="00AD5479">
        <w:rPr>
          <w:lang w:val="en-GB"/>
        </w:rPr>
        <w:t>for the COMPACTED log</w:t>
      </w:r>
      <w:r w:rsidR="00AD0BA9">
        <w:rPr>
          <w:lang w:val="en-GB"/>
        </w:rPr>
        <w:t xml:space="preserve"> storage strategy</w:t>
      </w:r>
      <w:r w:rsidR="0095157A">
        <w:rPr>
          <w:lang w:val="en-GB"/>
        </w:rPr>
        <w:t>. Th</w:t>
      </w:r>
      <w:r w:rsidR="008B3389">
        <w:rPr>
          <w:lang w:val="en-GB"/>
        </w:rPr>
        <w:t>is</w:t>
      </w:r>
      <w:r w:rsidR="0095157A">
        <w:rPr>
          <w:lang w:val="en-GB"/>
        </w:rPr>
        <w:t xml:space="preserve"> behaviour is described in section </w:t>
      </w:r>
      <w:r w:rsidR="0095157A">
        <w:rPr>
          <w:lang w:val="en-GB"/>
        </w:rPr>
        <w:fldChar w:fldCharType="begin"/>
      </w:r>
      <w:r w:rsidR="0095157A">
        <w:rPr>
          <w:lang w:val="en-GB"/>
        </w:rPr>
        <w:instrText xml:space="preserve"> REF _Ref138751965 \r \h </w:instrText>
      </w:r>
      <w:r w:rsidR="0095157A">
        <w:rPr>
          <w:lang w:val="en-GB"/>
        </w:rPr>
      </w:r>
      <w:r w:rsidR="0095157A">
        <w:rPr>
          <w:lang w:val="en-GB"/>
        </w:rPr>
        <w:fldChar w:fldCharType="separate"/>
      </w:r>
      <w:r w:rsidR="00B53275">
        <w:rPr>
          <w:lang w:val="en-GB"/>
        </w:rPr>
        <w:t>5</w:t>
      </w:r>
      <w:r w:rsidR="0095157A">
        <w:rPr>
          <w:lang w:val="en-GB"/>
        </w:rPr>
        <w:fldChar w:fldCharType="end"/>
      </w:r>
      <w:r w:rsidR="0095157A">
        <w:rPr>
          <w:lang w:val="en-GB"/>
        </w:rPr>
        <w:t xml:space="preserve"> </w:t>
      </w:r>
      <w:r w:rsidR="0095157A">
        <w:rPr>
          <w:lang w:val="en-GB"/>
        </w:rPr>
        <w:fldChar w:fldCharType="begin"/>
      </w:r>
      <w:r w:rsidR="0095157A">
        <w:rPr>
          <w:lang w:val="en-GB"/>
        </w:rPr>
        <w:instrText xml:space="preserve"> REF _Ref138751965 \h </w:instrText>
      </w:r>
      <w:r w:rsidR="0095157A">
        <w:rPr>
          <w:lang w:val="en-GB"/>
        </w:rPr>
      </w:r>
      <w:r w:rsidR="0095157A">
        <w:rPr>
          <w:lang w:val="en-GB"/>
        </w:rPr>
        <w:fldChar w:fldCharType="separate"/>
      </w:r>
      <w:r w:rsidR="00B53275">
        <w:t>Reporting Change Only</w:t>
      </w:r>
      <w:r w:rsidR="0095157A">
        <w:rPr>
          <w:lang w:val="en-GB"/>
        </w:rPr>
        <w:fldChar w:fldCharType="end"/>
      </w:r>
      <w:r w:rsidR="0095157A">
        <w:rPr>
          <w:lang w:val="en-GB"/>
        </w:rPr>
        <w:t xml:space="preserve"> on page </w:t>
      </w:r>
      <w:r w:rsidR="0095157A">
        <w:rPr>
          <w:lang w:val="en-GB"/>
        </w:rPr>
        <w:fldChar w:fldCharType="begin"/>
      </w:r>
      <w:r w:rsidR="0095157A">
        <w:rPr>
          <w:lang w:val="en-GB"/>
        </w:rPr>
        <w:instrText xml:space="preserve"> PAGEREF _Ref138751965 \h </w:instrText>
      </w:r>
      <w:r w:rsidR="0095157A">
        <w:rPr>
          <w:lang w:val="en-GB"/>
        </w:rPr>
      </w:r>
      <w:r w:rsidR="0095157A">
        <w:rPr>
          <w:lang w:val="en-GB"/>
        </w:rPr>
        <w:fldChar w:fldCharType="separate"/>
      </w:r>
      <w:r w:rsidR="00B53275">
        <w:rPr>
          <w:noProof/>
          <w:lang w:val="en-GB"/>
        </w:rPr>
        <w:t>70</w:t>
      </w:r>
      <w:r w:rsidR="0095157A">
        <w:rPr>
          <w:lang w:val="en-GB"/>
        </w:rPr>
        <w:fldChar w:fldCharType="end"/>
      </w:r>
      <w:r w:rsidR="0095157A">
        <w:rPr>
          <w:lang w:val="en-GB"/>
        </w:rPr>
        <w:t>.</w:t>
      </w:r>
    </w:p>
    <w:p w14:paraId="077BAC47" w14:textId="77777777" w:rsidR="008B4FCB" w:rsidRDefault="008B4FCB" w:rsidP="004178CC">
      <w:pPr>
        <w:spacing w:before="100" w:beforeAutospacing="1" w:after="100" w:afterAutospacing="1"/>
        <w:rPr>
          <w:rFonts w:eastAsia="Times New Roman"/>
        </w:rPr>
      </w:pPr>
      <w:r>
        <w:rPr>
          <w:rFonts w:eastAsia="Times New Roman"/>
        </w:rPr>
        <w:t xml:space="preserve">Mechanism and approached </w:t>
      </w:r>
      <w:r w:rsidR="001136FE">
        <w:rPr>
          <w:rFonts w:eastAsia="Times New Roman"/>
        </w:rPr>
        <w:t>are described to</w:t>
      </w:r>
      <w:r w:rsidR="00F25CFE">
        <w:rPr>
          <w:rFonts w:eastAsia="Times New Roman"/>
        </w:rPr>
        <w:t xml:space="preserve"> deal with</w:t>
      </w:r>
      <w:r>
        <w:rPr>
          <w:rFonts w:eastAsia="Times New Roman"/>
        </w:rPr>
        <w:t>:</w:t>
      </w:r>
    </w:p>
    <w:p w14:paraId="2E8CD12D" w14:textId="77777777" w:rsidR="008B4FCB" w:rsidRDefault="00F25CFE" w:rsidP="004178CC">
      <w:pPr>
        <w:pStyle w:val="ListParagraph"/>
        <w:numPr>
          <w:ilvl w:val="0"/>
          <w:numId w:val="67"/>
        </w:numPr>
        <w:spacing w:before="100" w:beforeAutospacing="1" w:after="100" w:afterAutospacing="1"/>
        <w:rPr>
          <w:rFonts w:eastAsia="Times New Roman"/>
        </w:rPr>
      </w:pPr>
      <w:r w:rsidRPr="00A56331">
        <w:rPr>
          <w:rFonts w:eastAsia="Times New Roman"/>
        </w:rPr>
        <w:t>compaction</w:t>
      </w:r>
      <w:r w:rsidR="00D55729" w:rsidRPr="00A56331">
        <w:rPr>
          <w:rFonts w:eastAsia="Times New Roman"/>
        </w:rPr>
        <w:t xml:space="preserve"> of records that are a combination</w:t>
      </w:r>
      <w:r w:rsidRPr="00A56331">
        <w:rPr>
          <w:rFonts w:eastAsia="Times New Roman"/>
        </w:rPr>
        <w:t xml:space="preserve"> of whole entity</w:t>
      </w:r>
      <w:r w:rsidR="00D55729" w:rsidRPr="00A56331">
        <w:rPr>
          <w:rFonts w:eastAsia="Times New Roman"/>
        </w:rPr>
        <w:t xml:space="preserve"> statements</w:t>
      </w:r>
      <w:r w:rsidRPr="00A56331">
        <w:rPr>
          <w:rFonts w:eastAsia="Times New Roman"/>
        </w:rPr>
        <w:t xml:space="preserve"> and chang</w:t>
      </w:r>
      <w:r w:rsidR="00D55729" w:rsidRPr="00A56331">
        <w:rPr>
          <w:rFonts w:eastAsia="Times New Roman"/>
        </w:rPr>
        <w:t>e statements</w:t>
      </w:r>
    </w:p>
    <w:p w14:paraId="6B416A5A" w14:textId="77777777" w:rsidR="00D55729" w:rsidRDefault="00D55729" w:rsidP="004178CC">
      <w:pPr>
        <w:pStyle w:val="ListParagraph"/>
        <w:numPr>
          <w:ilvl w:val="0"/>
          <w:numId w:val="67"/>
        </w:numPr>
        <w:spacing w:before="100" w:beforeAutospacing="1" w:after="100" w:afterAutospacing="1"/>
        <w:rPr>
          <w:rFonts w:eastAsia="Times New Roman"/>
        </w:rPr>
      </w:pPr>
      <w:r w:rsidRPr="008B4FCB">
        <w:rPr>
          <w:rFonts w:eastAsia="Times New Roman"/>
        </w:rPr>
        <w:t xml:space="preserve">removal of </w:t>
      </w:r>
      <w:r w:rsidR="008B4FCB" w:rsidRPr="008B4FCB">
        <w:rPr>
          <w:rFonts w:eastAsia="Times New Roman"/>
        </w:rPr>
        <w:t xml:space="preserve">properties </w:t>
      </w:r>
      <w:r w:rsidR="008B4FCB">
        <w:rPr>
          <w:rFonts w:eastAsia="Times New Roman"/>
        </w:rPr>
        <w:t>in a tree</w:t>
      </w:r>
    </w:p>
    <w:p w14:paraId="4799E66F" w14:textId="77777777" w:rsidR="008B4FCB" w:rsidRDefault="008B4FCB" w:rsidP="001136FE">
      <w:pPr>
        <w:pStyle w:val="ListParagraph"/>
        <w:numPr>
          <w:ilvl w:val="0"/>
          <w:numId w:val="67"/>
        </w:numPr>
        <w:spacing w:before="100" w:beforeAutospacing="1" w:after="100" w:afterAutospacing="1"/>
        <w:rPr>
          <w:rFonts w:eastAsia="Times New Roman"/>
        </w:rPr>
      </w:pPr>
      <w:r>
        <w:rPr>
          <w:rFonts w:eastAsia="Times New Roman"/>
        </w:rPr>
        <w:t>repositioning of elements in an ordered list</w:t>
      </w:r>
    </w:p>
    <w:p w14:paraId="762A0990" w14:textId="77777777" w:rsidR="00590566" w:rsidRPr="00590566" w:rsidRDefault="00590566" w:rsidP="00590566">
      <w:pPr>
        <w:spacing w:before="100" w:beforeAutospacing="1" w:after="100" w:afterAutospacing="1"/>
        <w:rPr>
          <w:rFonts w:eastAsia="Times New Roman"/>
        </w:rPr>
      </w:pPr>
      <w:r>
        <w:rPr>
          <w:rFonts w:eastAsia="Times New Roman"/>
        </w:rPr>
        <w:t xml:space="preserve">Streaming using </w:t>
      </w:r>
      <w:r w:rsidR="00D7040A">
        <w:rPr>
          <w:rFonts w:eastAsia="Times New Roman"/>
        </w:rPr>
        <w:t xml:space="preserve">a log-record-strategy </w:t>
      </w:r>
      <w:r w:rsidR="00D51CD3">
        <w:rPr>
          <w:rFonts w:eastAsia="Times New Roman"/>
        </w:rPr>
        <w:t xml:space="preserve">CHANGE_ONLY with record-trigger ON_CHANGE and log-storage-strategy COMPACTED </w:t>
      </w:r>
      <w:r w:rsidR="002A04BB">
        <w:rPr>
          <w:rFonts w:eastAsia="Times New Roman"/>
        </w:rPr>
        <w:t>enables the client to gain and maintain eventual consistency efficiently.</w:t>
      </w:r>
    </w:p>
    <w:p w14:paraId="45BDBFF7" w14:textId="074B9CB9" w:rsidR="00AD0BA9" w:rsidRDefault="00BC6A2E" w:rsidP="004F53E6">
      <w:r w:rsidRPr="00BC6A2E">
        <w:t xml:space="preserve">See </w:t>
      </w:r>
      <w:r w:rsidR="008B4FCB">
        <w:fldChar w:fldCharType="begin"/>
      </w:r>
      <w:r w:rsidR="008B4FCB">
        <w:instrText xml:space="preserve"> REF _Ref53471945 \r \h </w:instrText>
      </w:r>
      <w:r w:rsidR="008B4FCB">
        <w:fldChar w:fldCharType="separate"/>
      </w:r>
      <w:r w:rsidR="00B53275">
        <w:t>3.9.2</w:t>
      </w:r>
      <w:r w:rsidR="008B4FCB">
        <w:fldChar w:fldCharType="end"/>
      </w:r>
      <w:r w:rsidR="008B4FCB">
        <w:t xml:space="preserve"> </w:t>
      </w:r>
      <w:r w:rsidR="008B4FCB">
        <w:fldChar w:fldCharType="begin"/>
      </w:r>
      <w:r w:rsidR="008B4FCB">
        <w:instrText xml:space="preserve"> REF _Ref53471945 \h </w:instrText>
      </w:r>
      <w:r w:rsidR="008B4FCB">
        <w:fldChar w:fldCharType="separate"/>
      </w:r>
      <w:r w:rsidR="00B53275">
        <w:t>Future combination considerations (by example)</w:t>
      </w:r>
      <w:r w:rsidR="008B4FCB">
        <w:fldChar w:fldCharType="end"/>
      </w:r>
      <w:r w:rsidR="008B4FCB">
        <w:t xml:space="preserve"> o</w:t>
      </w:r>
      <w:r w:rsidRPr="00BC6A2E">
        <w:t xml:space="preserve">n page </w:t>
      </w:r>
      <w:r w:rsidR="00AD3CC2">
        <w:fldChar w:fldCharType="begin"/>
      </w:r>
      <w:r w:rsidR="00AD3CC2">
        <w:instrText xml:space="preserve"> PAGEREF _Ref53471945 \h </w:instrText>
      </w:r>
      <w:r w:rsidR="00AD3CC2">
        <w:fldChar w:fldCharType="separate"/>
      </w:r>
      <w:r w:rsidR="00B53275">
        <w:rPr>
          <w:noProof/>
        </w:rPr>
        <w:t>33</w:t>
      </w:r>
      <w:r w:rsidR="00AD3CC2">
        <w:fldChar w:fldCharType="end"/>
      </w:r>
      <w:r w:rsidRPr="00BC6A2E">
        <w:t xml:space="preserve"> for potential uses. Some uses may require augmentation of the supported-stream-type structure to allow full definition. Possible augments will be defined in a future version.</w:t>
      </w:r>
    </w:p>
    <w:p w14:paraId="1B7A3AE1" w14:textId="77777777" w:rsidR="00EB796D" w:rsidRDefault="004F53E6" w:rsidP="00A56331">
      <w:pPr>
        <w:pStyle w:val="Heading4"/>
      </w:pPr>
      <w:bookmarkStart w:id="3039" w:name="_Toc192619481"/>
      <w:r>
        <w:t>Whole entity periodic</w:t>
      </w:r>
      <w:bookmarkEnd w:id="3039"/>
    </w:p>
    <w:p w14:paraId="3B317C8A" w14:textId="507620E6" w:rsidR="005261CB" w:rsidRDefault="00EB796D" w:rsidP="005261CB">
      <w:r>
        <w:t>Using this strategy</w:t>
      </w:r>
      <w:r w:rsidR="000C167A">
        <w:t xml:space="preserve"> (defined by a combination of WHOLE_ENTITY and PERIODIC)</w:t>
      </w:r>
      <w:r>
        <w:t xml:space="preserve">, the information is streamed on some periodic basis even if it has not changed. </w:t>
      </w:r>
      <w:r w:rsidR="000A336C">
        <w:rPr>
          <w:rFonts w:eastAsia="Times New Roman"/>
        </w:rPr>
        <w:t xml:space="preserve">This approach has not been fully developed. </w:t>
      </w:r>
      <w:r w:rsidR="00FA6A2F" w:rsidRPr="00BC6A2E">
        <w:t xml:space="preserve">See </w:t>
      </w:r>
      <w:r w:rsidR="00AD3CC2">
        <w:fldChar w:fldCharType="begin"/>
      </w:r>
      <w:r w:rsidR="00AD3CC2">
        <w:instrText xml:space="preserve"> REF _Ref53471945 \r \h </w:instrText>
      </w:r>
      <w:r w:rsidR="00AD3CC2">
        <w:fldChar w:fldCharType="separate"/>
      </w:r>
      <w:r w:rsidR="00B53275">
        <w:t>3.9.2</w:t>
      </w:r>
      <w:r w:rsidR="00AD3CC2">
        <w:fldChar w:fldCharType="end"/>
      </w:r>
      <w:r w:rsidR="00AD3CC2">
        <w:t xml:space="preserve"> </w:t>
      </w:r>
      <w:r w:rsidR="00AD3CC2">
        <w:fldChar w:fldCharType="begin"/>
      </w:r>
      <w:r w:rsidR="00AD3CC2">
        <w:instrText xml:space="preserve"> REF _Ref53471945 \h </w:instrText>
      </w:r>
      <w:r w:rsidR="00AD3CC2">
        <w:fldChar w:fldCharType="separate"/>
      </w:r>
      <w:r w:rsidR="00B53275">
        <w:t>Future combination considerations (by example)</w:t>
      </w:r>
      <w:r w:rsidR="00AD3CC2">
        <w:fldChar w:fldCharType="end"/>
      </w:r>
      <w:r w:rsidR="00AD3CC2">
        <w:t xml:space="preserve"> o</w:t>
      </w:r>
      <w:r w:rsidR="00AD3CC2" w:rsidRPr="00BC6A2E">
        <w:t xml:space="preserve">n page </w:t>
      </w:r>
      <w:r w:rsidR="00AD3CC2">
        <w:fldChar w:fldCharType="begin"/>
      </w:r>
      <w:r w:rsidR="00AD3CC2">
        <w:instrText xml:space="preserve"> PAGEREF _Ref53471945 \h </w:instrText>
      </w:r>
      <w:r w:rsidR="00AD3CC2">
        <w:fldChar w:fldCharType="separate"/>
      </w:r>
      <w:r w:rsidR="00B53275">
        <w:rPr>
          <w:noProof/>
        </w:rPr>
        <w:t>33</w:t>
      </w:r>
      <w:r w:rsidR="00AD3CC2">
        <w:fldChar w:fldCharType="end"/>
      </w:r>
      <w:r w:rsidR="00AD3CC2" w:rsidRPr="00BC6A2E">
        <w:t xml:space="preserve"> </w:t>
      </w:r>
      <w:r w:rsidR="00FA6A2F" w:rsidRPr="00BC6A2E">
        <w:t>for potential uses. Some uses may require augmentation of the supported-stream-type structure to allow full definition. Possible augments will be defined in a future version.</w:t>
      </w:r>
      <w:r w:rsidR="005373C4">
        <w:t xml:space="preserve"> This log-record-strategy could be used to enable the client to achieve eventual consistency.</w:t>
      </w:r>
    </w:p>
    <w:p w14:paraId="748399D0" w14:textId="77777777" w:rsidR="00105CD0" w:rsidRDefault="00105CD0" w:rsidP="004178CC">
      <w:pPr>
        <w:pStyle w:val="Heading4"/>
      </w:pPr>
      <w:bookmarkStart w:id="3040" w:name="_Toc192619482"/>
      <w:r>
        <w:t>Change-only periodic</w:t>
      </w:r>
      <w:bookmarkEnd w:id="3040"/>
    </w:p>
    <w:p w14:paraId="77B0BF0A" w14:textId="08232D16" w:rsidR="00105CD0" w:rsidRPr="00105CD0" w:rsidRDefault="00105CD0" w:rsidP="00105CD0">
      <w:r>
        <w:t xml:space="preserve">Using this strategy (defined by a combination of CHANGE_ONLY and PERIODIC), the information is streamed on some periodic basis where a record is sent detailing only the change and is sent only when there has been a change. </w:t>
      </w:r>
      <w:r>
        <w:rPr>
          <w:rFonts w:eastAsia="Times New Roman"/>
        </w:rPr>
        <w:t xml:space="preserve">This approach has not been fully developed. </w:t>
      </w:r>
      <w:r w:rsidRPr="00BC6A2E">
        <w:t xml:space="preserve">See </w:t>
      </w:r>
      <w:r>
        <w:fldChar w:fldCharType="begin"/>
      </w:r>
      <w:r>
        <w:instrText xml:space="preserve"> REF _Ref53471945 \r \h </w:instrText>
      </w:r>
      <w:r>
        <w:fldChar w:fldCharType="separate"/>
      </w:r>
      <w:r w:rsidR="00B53275">
        <w:t>3.9.2</w:t>
      </w:r>
      <w:r>
        <w:fldChar w:fldCharType="end"/>
      </w:r>
      <w:r>
        <w:t xml:space="preserve"> </w:t>
      </w:r>
      <w:r>
        <w:fldChar w:fldCharType="begin"/>
      </w:r>
      <w:r>
        <w:instrText xml:space="preserve"> REF _Ref53471945 \h </w:instrText>
      </w:r>
      <w:r>
        <w:fldChar w:fldCharType="separate"/>
      </w:r>
      <w:r w:rsidR="00B53275">
        <w:t>Future combination considerations (by example)</w:t>
      </w:r>
      <w:r>
        <w:fldChar w:fldCharType="end"/>
      </w:r>
      <w:r>
        <w:t xml:space="preserve"> o</w:t>
      </w:r>
      <w:r w:rsidRPr="00BC6A2E">
        <w:t xml:space="preserve">n page </w:t>
      </w:r>
      <w:r>
        <w:fldChar w:fldCharType="begin"/>
      </w:r>
      <w:r>
        <w:instrText xml:space="preserve"> PAGEREF _Ref53471945 \h </w:instrText>
      </w:r>
      <w:r>
        <w:fldChar w:fldCharType="separate"/>
      </w:r>
      <w:r w:rsidR="00B53275">
        <w:rPr>
          <w:noProof/>
        </w:rPr>
        <w:t>33</w:t>
      </w:r>
      <w:r>
        <w:fldChar w:fldCharType="end"/>
      </w:r>
      <w:r w:rsidRPr="00BC6A2E">
        <w:t xml:space="preserve"> for potential uses. Some uses may require augmentation of the supported-stream-type structure to allow full definition. Possible augments will be defined in a future version.</w:t>
      </w:r>
      <w:r>
        <w:t xml:space="preserve"> This log-record-strategy could be used to enable the client to achieve eventual consistency.</w:t>
      </w:r>
    </w:p>
    <w:p w14:paraId="529DD3D9" w14:textId="77777777" w:rsidR="00AB76A6" w:rsidRDefault="00AB76A6" w:rsidP="00EB62A7">
      <w:pPr>
        <w:pStyle w:val="Heading2"/>
      </w:pPr>
      <w:bookmarkStart w:id="3041" w:name="_Ref52928331"/>
      <w:bookmarkStart w:id="3042" w:name="_Toc192619483"/>
      <w:r>
        <w:lastRenderedPageBreak/>
        <w:t>Using the stream</w:t>
      </w:r>
      <w:bookmarkEnd w:id="3041"/>
      <w:bookmarkEnd w:id="3042"/>
    </w:p>
    <w:p w14:paraId="0BD5175C" w14:textId="61715698" w:rsidR="00647A7D" w:rsidRPr="00647A7D" w:rsidRDefault="00647A7D" w:rsidP="00DF2B2C">
      <w:pPr>
        <w:spacing w:after="0"/>
      </w:pPr>
      <w:r>
        <w:t xml:space="preserve">Further details are provided in the use cases in section </w:t>
      </w:r>
      <w:r w:rsidR="00DF2B2C">
        <w:fldChar w:fldCharType="begin"/>
      </w:r>
      <w:r w:rsidR="00DF2B2C">
        <w:instrText xml:space="preserve"> REF _Ref121383367 \r \h </w:instrText>
      </w:r>
      <w:r w:rsidR="00DF2B2C">
        <w:fldChar w:fldCharType="separate"/>
      </w:r>
      <w:r w:rsidR="00B53275">
        <w:t>7</w:t>
      </w:r>
      <w:r w:rsidR="00DF2B2C">
        <w:fldChar w:fldCharType="end"/>
      </w:r>
      <w:r w:rsidR="00DF2B2C">
        <w:t xml:space="preserve"> </w:t>
      </w:r>
      <w:r w:rsidR="00DF2B2C">
        <w:fldChar w:fldCharType="begin"/>
      </w:r>
      <w:r w:rsidR="00DF2B2C">
        <w:instrText xml:space="preserve"> REF _Ref121383371 \h </w:instrText>
      </w:r>
      <w:r w:rsidR="00DF2B2C">
        <w:fldChar w:fldCharType="separate"/>
      </w:r>
      <w:r w:rsidR="00B53275">
        <w:rPr>
          <w:rFonts w:eastAsia="Times New Roman"/>
        </w:rPr>
        <w:t>Use Cases</w:t>
      </w:r>
      <w:r w:rsidR="00DF2B2C">
        <w:fldChar w:fldCharType="end"/>
      </w:r>
      <w:r w:rsidR="00DF2B2C">
        <w:t xml:space="preserve"> </w:t>
      </w:r>
      <w:r>
        <w:t>on page</w:t>
      </w:r>
      <w:r w:rsidR="00DF2B2C">
        <w:t xml:space="preserve"> </w:t>
      </w:r>
      <w:r w:rsidR="00DF2B2C">
        <w:fldChar w:fldCharType="begin"/>
      </w:r>
      <w:r w:rsidR="00DF2B2C">
        <w:instrText xml:space="preserve"> PAGEREF _Ref121383395 \h </w:instrText>
      </w:r>
      <w:r w:rsidR="00DF2B2C">
        <w:fldChar w:fldCharType="separate"/>
      </w:r>
      <w:ins w:id="3043" w:author="Author">
        <w:r w:rsidR="00B53275">
          <w:rPr>
            <w:noProof/>
          </w:rPr>
          <w:t>88</w:t>
        </w:r>
        <w:del w:id="3044" w:author="Author">
          <w:r w:rsidR="006D1621" w:rsidDel="00B53275">
            <w:rPr>
              <w:noProof/>
            </w:rPr>
            <w:delText>88</w:delText>
          </w:r>
        </w:del>
      </w:ins>
      <w:del w:id="3045" w:author="Author">
        <w:r w:rsidR="00C1187B" w:rsidDel="00B53275">
          <w:rPr>
            <w:noProof/>
          </w:rPr>
          <w:delText>89</w:delText>
        </w:r>
      </w:del>
      <w:r w:rsidR="00DF2B2C">
        <w:fldChar w:fldCharType="end"/>
      </w:r>
      <w:r>
        <w:t>.</w:t>
      </w:r>
    </w:p>
    <w:p w14:paraId="08EDCAA4" w14:textId="77777777" w:rsidR="0046341F" w:rsidRDefault="0046341F" w:rsidP="0046341F">
      <w:pPr>
        <w:pStyle w:val="Heading3"/>
      </w:pPr>
      <w:bookmarkStart w:id="3046" w:name="_Toc192619484"/>
      <w:r>
        <w:t>Streaming the context</w:t>
      </w:r>
      <w:bookmarkEnd w:id="3046"/>
    </w:p>
    <w:p w14:paraId="25839B1F" w14:textId="77777777" w:rsidR="0046341F" w:rsidRDefault="00AE1338" w:rsidP="0046341F">
      <w:r>
        <w:t>A</w:t>
      </w:r>
      <w:r w:rsidR="00C97F6C">
        <w:t xml:space="preserve"> primary</w:t>
      </w:r>
      <w:r w:rsidR="0046341F">
        <w:t xml:space="preserve"> application</w:t>
      </w:r>
      <w:r w:rsidR="00C97F6C">
        <w:t xml:space="preserve"> of streaming is </w:t>
      </w:r>
      <w:r w:rsidR="00811E9D">
        <w:t>in a solution where a client needs to gain and maintain alignment with a context presented by a provider</w:t>
      </w:r>
      <w:r w:rsidR="0046341F">
        <w:t>:</w:t>
      </w:r>
    </w:p>
    <w:p w14:paraId="44E2A7D0" w14:textId="77777777" w:rsidR="0046341F" w:rsidRDefault="0046341F" w:rsidP="00D66FC5">
      <w:pPr>
        <w:pStyle w:val="ListParagraph"/>
        <w:numPr>
          <w:ilvl w:val="0"/>
          <w:numId w:val="21"/>
        </w:numPr>
      </w:pPr>
      <w:r>
        <w:t xml:space="preserve">The provider presents a view in terms of a context and </w:t>
      </w:r>
      <w:proofErr w:type="gramStart"/>
      <w:r>
        <w:t>all of</w:t>
      </w:r>
      <w:proofErr w:type="gramEnd"/>
      <w:r>
        <w:t xml:space="preserve"> its contained </w:t>
      </w:r>
      <w:r w:rsidR="005D72DF">
        <w:t>instances.</w:t>
      </w:r>
    </w:p>
    <w:p w14:paraId="464CAF34" w14:textId="77777777" w:rsidR="0046341F" w:rsidRDefault="0046341F" w:rsidP="00D66FC5">
      <w:pPr>
        <w:pStyle w:val="ListParagraph"/>
        <w:numPr>
          <w:ilvl w:val="0"/>
          <w:numId w:val="21"/>
        </w:numPr>
      </w:pPr>
      <w:r>
        <w:t xml:space="preserve">The client maintains alignment with that view. </w:t>
      </w:r>
    </w:p>
    <w:p w14:paraId="06EA332A" w14:textId="77777777" w:rsidR="0046341F" w:rsidRPr="006F16F6" w:rsidRDefault="0046341F" w:rsidP="00D66FC5">
      <w:pPr>
        <w:pStyle w:val="ListParagraph"/>
        <w:numPr>
          <w:ilvl w:val="0"/>
          <w:numId w:val="21"/>
        </w:numPr>
        <w:rPr>
          <w:rFonts w:eastAsia="Times New Roman"/>
        </w:rPr>
      </w:pPr>
      <w:r w:rsidRPr="00557585">
        <w:rPr>
          <w:rFonts w:eastAsia="Times New Roman"/>
        </w:rPr>
        <w:t xml:space="preserve">The stream is used for gaining and maintaining alignment with a view, i.e., a TAPI </w:t>
      </w:r>
      <w:r w:rsidR="005D72DF" w:rsidRPr="00557585">
        <w:rPr>
          <w:rFonts w:eastAsia="Times New Roman"/>
        </w:rPr>
        <w:t>context.</w:t>
      </w:r>
      <w:r w:rsidRPr="00557585">
        <w:rPr>
          <w:rFonts w:eastAsia="Times New Roman"/>
        </w:rPr>
        <w:t xml:space="preserve"> </w:t>
      </w:r>
    </w:p>
    <w:p w14:paraId="61B97A7E" w14:textId="1454CF27" w:rsidR="00C97F6C" w:rsidRDefault="001A3DDF" w:rsidP="00736BC6">
      <w:r>
        <w:t xml:space="preserve">The next subsections </w:t>
      </w:r>
      <w:r w:rsidR="006F20AF">
        <w:t>consider the</w:t>
      </w:r>
      <w:r w:rsidR="003540A9">
        <w:t xml:space="preserve"> client connection to </w:t>
      </w:r>
      <w:r w:rsidR="003D6775">
        <w:t>and receiving from a stream.</w:t>
      </w:r>
      <w:r w:rsidR="00260B3C">
        <w:t xml:space="preserve"> The approach is described for the case where the </w:t>
      </w:r>
      <w:r w:rsidR="006B728F">
        <w:t>provider offers COMPACTED</w:t>
      </w:r>
      <w:r w:rsidR="00105CD0">
        <w:t>,</w:t>
      </w:r>
      <w:r w:rsidR="006B728F">
        <w:t xml:space="preserve"> WHOLE_ENTITY</w:t>
      </w:r>
      <w:r w:rsidR="00105CD0">
        <w:t xml:space="preserve"> and </w:t>
      </w:r>
      <w:r w:rsidR="006B728F">
        <w:t>ON_CHANGE</w:t>
      </w:r>
      <w:r w:rsidR="009362BF">
        <w:t xml:space="preserve"> (</w:t>
      </w:r>
      <w:r w:rsidR="007326D1">
        <w:t>alternatively, instead of WHOLE_ENTITY, CHANGE_ONLY can be used)</w:t>
      </w:r>
      <w:r w:rsidR="008A1AF0">
        <w:t>.</w:t>
      </w:r>
      <w:r w:rsidR="00225C10">
        <w:t xml:space="preserve"> The description assumes that the client </w:t>
      </w:r>
      <w:proofErr w:type="gramStart"/>
      <w:r w:rsidR="00225C10">
        <w:t>is</w:t>
      </w:r>
      <w:r w:rsidR="00A44DE3">
        <w:t xml:space="preserve"> capable of</w:t>
      </w:r>
      <w:r w:rsidR="00225C10">
        <w:t xml:space="preserve"> consuming</w:t>
      </w:r>
      <w:proofErr w:type="gramEnd"/>
      <w:r w:rsidR="00225C10">
        <w:t xml:space="preserve"> the stream at a far greater rate than the stream is being filled.</w:t>
      </w:r>
      <w:r w:rsidR="00C97F6C" w:rsidRPr="00C97F6C">
        <w:t xml:space="preserve"> </w:t>
      </w:r>
      <w:r w:rsidR="00811E9D">
        <w:t>The following provides a brief sketch of alignment. The process is discussed in far greater detail later in the document (see</w:t>
      </w:r>
      <w:r w:rsidR="00220874">
        <w:t xml:space="preserve"> section</w:t>
      </w:r>
      <w:r w:rsidR="00811E9D">
        <w:t xml:space="preserve"> </w:t>
      </w:r>
      <w:r w:rsidR="00407DB5">
        <w:fldChar w:fldCharType="begin"/>
      </w:r>
      <w:r w:rsidR="00407DB5">
        <w:instrText xml:space="preserve"> REF _Ref121383288 \r \h </w:instrText>
      </w:r>
      <w:r w:rsidR="00407DB5">
        <w:fldChar w:fldCharType="separate"/>
      </w:r>
      <w:r w:rsidR="00B53275">
        <w:t>7</w:t>
      </w:r>
      <w:r w:rsidR="00407DB5">
        <w:fldChar w:fldCharType="end"/>
      </w:r>
      <w:r w:rsidR="00407DB5">
        <w:t xml:space="preserve"> </w:t>
      </w:r>
      <w:r w:rsidR="00407DB5">
        <w:fldChar w:fldCharType="begin"/>
      </w:r>
      <w:r w:rsidR="00407DB5">
        <w:instrText xml:space="preserve"> REF _Ref121383288 \h </w:instrText>
      </w:r>
      <w:r w:rsidR="00407DB5">
        <w:fldChar w:fldCharType="separate"/>
      </w:r>
      <w:r w:rsidR="00B53275">
        <w:rPr>
          <w:rFonts w:eastAsia="Times New Roman"/>
        </w:rPr>
        <w:t>Use Cases</w:t>
      </w:r>
      <w:r w:rsidR="00407DB5">
        <w:fldChar w:fldCharType="end"/>
      </w:r>
      <w:r w:rsidR="00407DB5">
        <w:t xml:space="preserve"> on page </w:t>
      </w:r>
      <w:r w:rsidR="00407DB5">
        <w:fldChar w:fldCharType="begin"/>
      </w:r>
      <w:r w:rsidR="00407DB5">
        <w:instrText xml:space="preserve"> PAGEREF _Ref121383288 \h </w:instrText>
      </w:r>
      <w:r w:rsidR="00407DB5">
        <w:fldChar w:fldCharType="separate"/>
      </w:r>
      <w:ins w:id="3047" w:author="Author">
        <w:r w:rsidR="00B53275">
          <w:rPr>
            <w:noProof/>
          </w:rPr>
          <w:t>88</w:t>
        </w:r>
        <w:del w:id="3048" w:author="Author">
          <w:r w:rsidR="006D1621" w:rsidDel="00B53275">
            <w:rPr>
              <w:noProof/>
            </w:rPr>
            <w:delText>88</w:delText>
          </w:r>
        </w:del>
      </w:ins>
      <w:del w:id="3049" w:author="Author">
        <w:r w:rsidR="00C1187B" w:rsidDel="00B53275">
          <w:rPr>
            <w:noProof/>
          </w:rPr>
          <w:delText>89</w:delText>
        </w:r>
      </w:del>
      <w:r w:rsidR="00407DB5">
        <w:fldChar w:fldCharType="end"/>
      </w:r>
      <w:r w:rsidR="00736BC6">
        <w:t>)</w:t>
      </w:r>
      <w:r w:rsidR="00811E9D">
        <w:t>.</w:t>
      </w:r>
    </w:p>
    <w:p w14:paraId="239D225F" w14:textId="77777777" w:rsidR="0078090B" w:rsidRDefault="0078090B" w:rsidP="0078090B">
      <w:pPr>
        <w:pStyle w:val="Heading4"/>
      </w:pPr>
      <w:bookmarkStart w:id="3050" w:name="_Toc192619485"/>
      <w:r>
        <w:t>Effect of streaming approach and compacted log characteristics on alignment</w:t>
      </w:r>
      <w:bookmarkEnd w:id="3050"/>
    </w:p>
    <w:p w14:paraId="5E3C4DE2" w14:textId="77777777" w:rsidR="0078090B" w:rsidRPr="009469B3" w:rsidRDefault="0078090B" w:rsidP="0078090B">
      <w:r>
        <w:t>There are two distinct aspects of alignment:</w:t>
      </w:r>
    </w:p>
    <w:p w14:paraId="4A84B9DB" w14:textId="77777777" w:rsidR="0078090B" w:rsidRDefault="0078090B" w:rsidP="0078090B">
      <w:pPr>
        <w:numPr>
          <w:ilvl w:val="0"/>
          <w:numId w:val="9"/>
        </w:numPr>
        <w:spacing w:before="100" w:beforeAutospacing="1" w:after="100" w:afterAutospacing="1"/>
        <w:rPr>
          <w:rFonts w:eastAsia="Times New Roman"/>
        </w:rPr>
      </w:pPr>
      <w:r>
        <w:rPr>
          <w:rFonts w:eastAsia="Times New Roman"/>
        </w:rPr>
        <w:t xml:space="preserve">Absolute State: </w:t>
      </w:r>
    </w:p>
    <w:p w14:paraId="60DAEFD5" w14:textId="77777777" w:rsidR="0078090B" w:rsidRDefault="0078090B" w:rsidP="0078090B">
      <w:pPr>
        <w:numPr>
          <w:ilvl w:val="1"/>
          <w:numId w:val="9"/>
        </w:numPr>
        <w:spacing w:before="100" w:beforeAutospacing="1" w:after="100" w:afterAutospacing="1"/>
        <w:rPr>
          <w:rFonts w:eastAsia="Times New Roman"/>
        </w:rPr>
      </w:pPr>
      <w:r>
        <w:rPr>
          <w:rFonts w:eastAsia="Times New Roman"/>
        </w:rPr>
        <w:t xml:space="preserve">Eventual Consistency: Ensures that the client view of state of controlled system aligns with the state of the view of the actual controlled system as presented by the </w:t>
      </w:r>
      <w:r w:rsidR="005D72DF">
        <w:rPr>
          <w:rFonts w:eastAsia="Times New Roman"/>
        </w:rPr>
        <w:t>provider.</w:t>
      </w:r>
    </w:p>
    <w:p w14:paraId="4A2FA016" w14:textId="77777777" w:rsidR="0078090B" w:rsidRDefault="0078090B" w:rsidP="0078090B">
      <w:pPr>
        <w:numPr>
          <w:ilvl w:val="2"/>
          <w:numId w:val="9"/>
        </w:numPr>
        <w:spacing w:before="100" w:beforeAutospacing="1" w:after="100" w:afterAutospacing="1"/>
        <w:rPr>
          <w:rFonts w:eastAsia="Times New Roman"/>
        </w:rPr>
      </w:pPr>
      <w:r>
        <w:rPr>
          <w:rFonts w:eastAsia="Times New Roman"/>
        </w:rPr>
        <w:t xml:space="preserve">If the controlled system stops changing, once the stream (all changes) has been absorbed by the controller, its view of the current state of the system will be aligned with the actual state of the </w:t>
      </w:r>
      <w:r w:rsidR="005D72DF">
        <w:rPr>
          <w:rFonts w:eastAsia="Times New Roman"/>
        </w:rPr>
        <w:t>system.</w:t>
      </w:r>
    </w:p>
    <w:p w14:paraId="201D4070" w14:textId="77777777" w:rsidR="0078090B" w:rsidRDefault="0078090B" w:rsidP="0078090B">
      <w:pPr>
        <w:numPr>
          <w:ilvl w:val="1"/>
          <w:numId w:val="9"/>
        </w:numPr>
        <w:spacing w:before="100" w:beforeAutospacing="1" w:after="100" w:afterAutospacing="1"/>
        <w:rPr>
          <w:rFonts w:eastAsia="Times New Roman"/>
        </w:rPr>
      </w:pPr>
      <w:r>
        <w:rPr>
          <w:rFonts w:eastAsia="Times New Roman"/>
        </w:rPr>
        <w:t xml:space="preserve">Context Detail: The information agreed to be conveyed from the provider to the </w:t>
      </w:r>
      <w:r w:rsidR="005D72DF">
        <w:rPr>
          <w:rFonts w:eastAsia="Times New Roman"/>
        </w:rPr>
        <w:t>client.</w:t>
      </w:r>
    </w:p>
    <w:p w14:paraId="1D3DD75D" w14:textId="77777777" w:rsidR="0078090B" w:rsidRDefault="0078090B" w:rsidP="0078090B">
      <w:pPr>
        <w:numPr>
          <w:ilvl w:val="2"/>
          <w:numId w:val="9"/>
        </w:numPr>
        <w:spacing w:before="100" w:beforeAutospacing="1" w:after="100" w:afterAutospacing="1"/>
        <w:rPr>
          <w:rFonts w:eastAsia="Times New Roman"/>
        </w:rPr>
      </w:pPr>
      <w:r>
        <w:rPr>
          <w:rFonts w:eastAsia="Times New Roman"/>
        </w:rPr>
        <w:t xml:space="preserve">Note that some clients will choose to selectively prune out information that is not relevant to </w:t>
      </w:r>
      <w:r w:rsidR="005D72DF">
        <w:rPr>
          <w:rFonts w:eastAsia="Times New Roman"/>
        </w:rPr>
        <w:t>them.</w:t>
      </w:r>
    </w:p>
    <w:p w14:paraId="687BD9FB" w14:textId="3D7D12B3" w:rsidR="0078090B" w:rsidRDefault="00A44DE3" w:rsidP="0078090B">
      <w:pPr>
        <w:numPr>
          <w:ilvl w:val="2"/>
          <w:numId w:val="9"/>
        </w:numPr>
        <w:spacing w:before="100" w:beforeAutospacing="1" w:after="100" w:afterAutospacing="1"/>
        <w:rPr>
          <w:rFonts w:eastAsia="Times New Roman"/>
        </w:rPr>
      </w:pPr>
      <w:r>
        <w:rPr>
          <w:rFonts w:eastAsia="Times New Roman"/>
        </w:rPr>
        <w:t>Note that in future, i</w:t>
      </w:r>
      <w:r w:rsidR="0078090B">
        <w:rPr>
          <w:rFonts w:eastAsia="Times New Roman"/>
        </w:rPr>
        <w:t>nformation conveyed in a context may be temporarily increased as a result of a recognized short-term need</w:t>
      </w:r>
      <w:r w:rsidR="00647A7D">
        <w:rPr>
          <w:rFonts w:eastAsia="Times New Roman"/>
        </w:rPr>
        <w:t xml:space="preserve"> (see </w:t>
      </w:r>
      <w:r w:rsidR="00596342" w:rsidRPr="00A9262F">
        <w:t>spotlighting in</w:t>
      </w:r>
      <w:r w:rsidR="00596342">
        <w:t xml:space="preserve"> section </w:t>
      </w:r>
      <w:r w:rsidR="00596342">
        <w:fldChar w:fldCharType="begin"/>
      </w:r>
      <w:r w:rsidR="00596342">
        <w:instrText xml:space="preserve"> REF _Ref86679720 \r \h </w:instrText>
      </w:r>
      <w:r w:rsidR="00596342">
        <w:fldChar w:fldCharType="separate"/>
      </w:r>
      <w:r w:rsidR="00B53275">
        <w:t>7.10</w:t>
      </w:r>
      <w:r w:rsidR="00596342">
        <w:fldChar w:fldCharType="end"/>
      </w:r>
      <w:r w:rsidR="00596342">
        <w:t xml:space="preserve"> </w:t>
      </w:r>
      <w:r w:rsidR="00596342">
        <w:fldChar w:fldCharType="begin"/>
      </w:r>
      <w:r w:rsidR="00596342">
        <w:instrText xml:space="preserve"> REF _Ref86679730 \h </w:instrText>
      </w:r>
      <w:r w:rsidR="00596342">
        <w:fldChar w:fldCharType="separate"/>
      </w:r>
      <w:r w:rsidR="00B53275">
        <w:t>Use cases beyond current release</w:t>
      </w:r>
      <w:r w:rsidR="00596342">
        <w:fldChar w:fldCharType="end"/>
      </w:r>
      <w:r w:rsidR="00596342">
        <w:t xml:space="preserve"> on page </w:t>
      </w:r>
      <w:r w:rsidR="00596342">
        <w:fldChar w:fldCharType="begin"/>
      </w:r>
      <w:r w:rsidR="00596342">
        <w:instrText xml:space="preserve"> PAGEREF _Ref86679735 \h </w:instrText>
      </w:r>
      <w:r w:rsidR="00596342">
        <w:fldChar w:fldCharType="separate"/>
      </w:r>
      <w:ins w:id="3051" w:author="Author">
        <w:r w:rsidR="00B53275">
          <w:rPr>
            <w:noProof/>
          </w:rPr>
          <w:t>122</w:t>
        </w:r>
        <w:del w:id="3052" w:author="Author">
          <w:r w:rsidR="006D1621" w:rsidDel="00B53275">
            <w:rPr>
              <w:noProof/>
            </w:rPr>
            <w:delText>122</w:delText>
          </w:r>
        </w:del>
      </w:ins>
      <w:del w:id="3053" w:author="Author">
        <w:r w:rsidR="00C1187B" w:rsidDel="00B53275">
          <w:rPr>
            <w:noProof/>
          </w:rPr>
          <w:delText>123</w:delText>
        </w:r>
      </w:del>
      <w:r w:rsidR="00596342">
        <w:fldChar w:fldCharType="end"/>
      </w:r>
      <w:r w:rsidR="00596342">
        <w:t>)</w:t>
      </w:r>
    </w:p>
    <w:p w14:paraId="72667229" w14:textId="77777777" w:rsidR="0078090B" w:rsidRDefault="0078090B" w:rsidP="0078090B">
      <w:pPr>
        <w:numPr>
          <w:ilvl w:val="0"/>
          <w:numId w:val="9"/>
        </w:numPr>
        <w:spacing w:before="100" w:beforeAutospacing="1" w:after="100" w:afterAutospacing="1"/>
        <w:rPr>
          <w:rFonts w:eastAsia="Times New Roman"/>
        </w:rPr>
      </w:pPr>
      <w:r>
        <w:rPr>
          <w:rFonts w:eastAsia="Times New Roman"/>
        </w:rPr>
        <w:t xml:space="preserve">Change of state: </w:t>
      </w:r>
    </w:p>
    <w:p w14:paraId="5F367206" w14:textId="77777777" w:rsidR="0078090B" w:rsidRPr="0045248B" w:rsidRDefault="0078090B" w:rsidP="0078090B">
      <w:pPr>
        <w:numPr>
          <w:ilvl w:val="1"/>
          <w:numId w:val="9"/>
        </w:numPr>
        <w:spacing w:before="100" w:beforeAutospacing="1" w:after="100" w:afterAutospacing="1"/>
        <w:rPr>
          <w:rFonts w:eastAsia="Times New Roman"/>
        </w:rPr>
      </w:pPr>
      <w:r w:rsidRPr="0045248B">
        <w:rPr>
          <w:rFonts w:eastAsia="Times New Roman"/>
        </w:rPr>
        <w:t xml:space="preserve">Detail will necessarily be lost </w:t>
      </w:r>
      <w:r>
        <w:rPr>
          <w:rFonts w:eastAsia="Times New Roman"/>
        </w:rPr>
        <w:t xml:space="preserve">(loss of fidelity) when there are </w:t>
      </w:r>
      <w:r w:rsidR="00A44DE3">
        <w:rPr>
          <w:rFonts w:eastAsia="Times New Roman"/>
        </w:rPr>
        <w:t xml:space="preserve">long </w:t>
      </w:r>
      <w:r>
        <w:rPr>
          <w:rFonts w:eastAsia="Times New Roman"/>
        </w:rPr>
        <w:t xml:space="preserve">communications failures, </w:t>
      </w:r>
      <w:r w:rsidRPr="0045248B">
        <w:rPr>
          <w:rFonts w:eastAsia="Times New Roman"/>
        </w:rPr>
        <w:t xml:space="preserve">but the loss will </w:t>
      </w:r>
      <w:r w:rsidR="00486877">
        <w:rPr>
          <w:rFonts w:eastAsia="Times New Roman"/>
        </w:rPr>
        <w:t xml:space="preserve">initially </w:t>
      </w:r>
      <w:r w:rsidRPr="0045248B">
        <w:rPr>
          <w:rFonts w:eastAsia="Times New Roman"/>
        </w:rPr>
        <w:t xml:space="preserve">be such that less relevant information is lost </w:t>
      </w:r>
      <w:r w:rsidR="005D72DF" w:rsidRPr="0045248B">
        <w:rPr>
          <w:rFonts w:eastAsia="Times New Roman"/>
        </w:rPr>
        <w:t>first.</w:t>
      </w:r>
    </w:p>
    <w:p w14:paraId="46C13602" w14:textId="77777777" w:rsidR="0078090B" w:rsidRPr="0078090B" w:rsidRDefault="0078090B" w:rsidP="00C97F6C">
      <w:pPr>
        <w:numPr>
          <w:ilvl w:val="2"/>
          <w:numId w:val="9"/>
        </w:numPr>
        <w:spacing w:before="100" w:beforeAutospacing="1" w:after="100" w:afterAutospacing="1"/>
        <w:rPr>
          <w:rFonts w:eastAsia="Times New Roman"/>
        </w:rPr>
      </w:pPr>
      <w:r>
        <w:rPr>
          <w:rFonts w:eastAsia="Times New Roman"/>
        </w:rPr>
        <w:t xml:space="preserve">Removal of noise (such as rapid clearing and then re-raising alarms) will be generally </w:t>
      </w:r>
      <w:r w:rsidR="005D72DF">
        <w:rPr>
          <w:rFonts w:eastAsia="Times New Roman"/>
        </w:rPr>
        <w:t>beneficial.</w:t>
      </w:r>
      <w:r>
        <w:rPr>
          <w:rFonts w:eastAsia="Times New Roman"/>
        </w:rPr>
        <w:t xml:space="preserve"> </w:t>
      </w:r>
    </w:p>
    <w:p w14:paraId="7D41BECB" w14:textId="77777777" w:rsidR="00F613BD" w:rsidRDefault="00F613BD" w:rsidP="00AB76A6">
      <w:pPr>
        <w:pStyle w:val="Heading4"/>
      </w:pPr>
      <w:bookmarkStart w:id="3054" w:name="_Toc192619486"/>
      <w:r>
        <w:t>Preparing to connect</w:t>
      </w:r>
      <w:bookmarkEnd w:id="3054"/>
      <w:r w:rsidR="00484616">
        <w:t xml:space="preserve"> </w:t>
      </w:r>
    </w:p>
    <w:p w14:paraId="5E416A4E" w14:textId="43BC8433" w:rsidR="000351AC" w:rsidRDefault="00C97F6C" w:rsidP="00AB76A6">
      <w:r>
        <w:t xml:space="preserve">Once the client has identified the available streams to connect to, the client simply acquires the necessary authorization (see </w:t>
      </w:r>
      <w:r>
        <w:fldChar w:fldCharType="begin"/>
      </w:r>
      <w:r>
        <w:instrText xml:space="preserve"> REF _Ref50981097 \r \h </w:instrText>
      </w:r>
      <w:r>
        <w:fldChar w:fldCharType="separate"/>
      </w:r>
      <w:r w:rsidR="00B53275">
        <w:t>7.11</w:t>
      </w:r>
      <w:r>
        <w:fldChar w:fldCharType="end"/>
      </w:r>
      <w:r>
        <w:t xml:space="preserve"> </w:t>
      </w:r>
      <w:r>
        <w:fldChar w:fldCharType="begin"/>
      </w:r>
      <w:r>
        <w:instrText xml:space="preserve"> REF _Ref50981102 \h </w:instrText>
      </w:r>
      <w:r>
        <w:fldChar w:fldCharType="separate"/>
      </w:r>
      <w:r w:rsidR="00B53275">
        <w:t>Message approach (WebSocket example)</w:t>
      </w:r>
      <w:r>
        <w:fldChar w:fldCharType="end"/>
      </w:r>
      <w:r>
        <w:t xml:space="preserve"> on page </w:t>
      </w:r>
      <w:r>
        <w:fldChar w:fldCharType="begin"/>
      </w:r>
      <w:r>
        <w:instrText xml:space="preserve"> PAGEREF _Ref50981106 \h </w:instrText>
      </w:r>
      <w:r>
        <w:fldChar w:fldCharType="separate"/>
      </w:r>
      <w:ins w:id="3055" w:author="Author">
        <w:r w:rsidR="00B53275">
          <w:rPr>
            <w:noProof/>
          </w:rPr>
          <w:t>123</w:t>
        </w:r>
        <w:del w:id="3056" w:author="Author">
          <w:r w:rsidR="006D1621" w:rsidDel="00B53275">
            <w:rPr>
              <w:noProof/>
            </w:rPr>
            <w:delText>123</w:delText>
          </w:r>
        </w:del>
      </w:ins>
      <w:del w:id="3057" w:author="Author">
        <w:r w:rsidR="00C1187B" w:rsidDel="00B53275">
          <w:rPr>
            <w:noProof/>
          </w:rPr>
          <w:delText>124</w:delText>
        </w:r>
      </w:del>
      <w:r>
        <w:fldChar w:fldCharType="end"/>
      </w:r>
      <w:r>
        <w:t xml:space="preserve"> and </w:t>
      </w:r>
      <w:r>
        <w:fldChar w:fldCharType="begin"/>
      </w:r>
      <w:r>
        <w:instrText xml:space="preserve"> REF _Ref50981127 \r \h </w:instrText>
      </w:r>
      <w:r>
        <w:fldChar w:fldCharType="separate"/>
      </w:r>
      <w:r w:rsidR="00B53275">
        <w:t>7.9</w:t>
      </w:r>
      <w:r>
        <w:fldChar w:fldCharType="end"/>
      </w:r>
      <w:r>
        <w:t xml:space="preserve"> </w:t>
      </w:r>
      <w:r>
        <w:fldChar w:fldCharType="begin"/>
      </w:r>
      <w:r>
        <w:instrText xml:space="preserve"> REF _Ref50981131 \h </w:instrText>
      </w:r>
      <w:r>
        <w:fldChar w:fldCharType="separate"/>
      </w:r>
      <w:r w:rsidR="00B53275">
        <w:t>Message Sequence</w:t>
      </w:r>
      <w:r>
        <w:fldChar w:fldCharType="end"/>
      </w:r>
      <w:r>
        <w:t xml:space="preserve"> on page </w:t>
      </w:r>
      <w:r>
        <w:fldChar w:fldCharType="begin"/>
      </w:r>
      <w:r>
        <w:instrText xml:space="preserve"> PAGEREF _Ref50981135 \h </w:instrText>
      </w:r>
      <w:r>
        <w:fldChar w:fldCharType="separate"/>
      </w:r>
      <w:ins w:id="3058" w:author="Author">
        <w:r w:rsidR="00B53275">
          <w:rPr>
            <w:noProof/>
          </w:rPr>
          <w:t>118</w:t>
        </w:r>
        <w:del w:id="3059" w:author="Author">
          <w:r w:rsidR="006D1621" w:rsidDel="00B53275">
            <w:rPr>
              <w:noProof/>
            </w:rPr>
            <w:delText>118</w:delText>
          </w:r>
        </w:del>
      </w:ins>
      <w:del w:id="3060" w:author="Author">
        <w:r w:rsidR="00C1187B" w:rsidDel="00B53275">
          <w:rPr>
            <w:noProof/>
          </w:rPr>
          <w:delText>119</w:delText>
        </w:r>
      </w:del>
      <w:r>
        <w:fldChar w:fldCharType="end"/>
      </w:r>
      <w:r>
        <w:t xml:space="preserve">) and connects. </w:t>
      </w:r>
    </w:p>
    <w:p w14:paraId="0E981638" w14:textId="77777777" w:rsidR="00E55A4C" w:rsidRDefault="00E55A4C" w:rsidP="00C97F6C">
      <w:pPr>
        <w:pStyle w:val="Heading4"/>
      </w:pPr>
      <w:bookmarkStart w:id="3061" w:name="_Toc192619487"/>
      <w:r>
        <w:t>Initial connection</w:t>
      </w:r>
      <w:bookmarkEnd w:id="3061"/>
    </w:p>
    <w:p w14:paraId="7B991AB0" w14:textId="77777777" w:rsidR="000409D4" w:rsidRDefault="000409D4" w:rsidP="00AB76A6">
      <w:r>
        <w:t xml:space="preserve">On </w:t>
      </w:r>
      <w:r w:rsidR="007E3170">
        <w:t>initial connection, the client provides a null token. This causes the provide</w:t>
      </w:r>
      <w:r w:rsidR="00242F83">
        <w:t>r</w:t>
      </w:r>
      <w:r w:rsidR="007E3170">
        <w:t xml:space="preserve"> to stream </w:t>
      </w:r>
      <w:r w:rsidR="00532002">
        <w:t xml:space="preserve">from the oldest record. </w:t>
      </w:r>
      <w:r w:rsidR="00F81C27">
        <w:t xml:space="preserve">The client can continue to consume records </w:t>
      </w:r>
      <w:r w:rsidR="0071603B">
        <w:t>from the stream ongoing.</w:t>
      </w:r>
    </w:p>
    <w:p w14:paraId="3BA1C28E" w14:textId="77777777" w:rsidR="0081681C" w:rsidRDefault="00F476AF" w:rsidP="00AB76A6">
      <w:r>
        <w:t xml:space="preserve">The initial records received by the client will be </w:t>
      </w:r>
      <w:r w:rsidR="00E072E0">
        <w:t xml:space="preserve">for the entities that have </w:t>
      </w:r>
      <w:r w:rsidR="00DB2B66">
        <w:t>not changed</w:t>
      </w:r>
      <w:r w:rsidR="00E072E0">
        <w:t xml:space="preserve"> </w:t>
      </w:r>
      <w:r w:rsidR="00A2279D">
        <w:t xml:space="preserve">for </w:t>
      </w:r>
      <w:r w:rsidR="00486877">
        <w:t>the</w:t>
      </w:r>
      <w:r w:rsidR="00E072E0">
        <w:t xml:space="preserve"> </w:t>
      </w:r>
      <w:r w:rsidR="00A2279D">
        <w:t>“</w:t>
      </w:r>
      <w:r w:rsidR="00E072E0">
        <w:t>long</w:t>
      </w:r>
      <w:r w:rsidR="00486877">
        <w:t>est</w:t>
      </w:r>
      <w:r w:rsidR="00A2279D">
        <w:t>”</w:t>
      </w:r>
      <w:r w:rsidR="00E072E0">
        <w:t xml:space="preserve"> time</w:t>
      </w:r>
      <w:r w:rsidR="00390D65">
        <w:rPr>
          <w:rStyle w:val="FootnoteReference"/>
        </w:rPr>
        <w:footnoteReference w:id="36"/>
      </w:r>
      <w:r w:rsidR="00DB2B66">
        <w:t xml:space="preserve">. </w:t>
      </w:r>
    </w:p>
    <w:p w14:paraId="47B19BB9" w14:textId="77777777" w:rsidR="0081681C" w:rsidRDefault="00796019" w:rsidP="00C97F6C">
      <w:pPr>
        <w:pStyle w:val="Heading4"/>
      </w:pPr>
      <w:bookmarkStart w:id="3062" w:name="_Toc192619488"/>
      <w:r>
        <w:lastRenderedPageBreak/>
        <w:t>TOMBSTONE record</w:t>
      </w:r>
      <w:r w:rsidR="00CD598A">
        <w:t xml:space="preserve"> (</w:t>
      </w:r>
      <w:r>
        <w:t>d</w:t>
      </w:r>
      <w:r w:rsidR="00CD598A">
        <w:t>elete</w:t>
      </w:r>
      <w:r w:rsidR="00253403">
        <w:t>)</w:t>
      </w:r>
      <w:r w:rsidR="0081681C">
        <w:t xml:space="preserve"> retention passed</w:t>
      </w:r>
      <w:bookmarkEnd w:id="3062"/>
    </w:p>
    <w:p w14:paraId="03AFF5C2" w14:textId="78EB0C0B" w:rsidR="000A42B6" w:rsidRDefault="00DB2B66" w:rsidP="00AB76A6">
      <w:r>
        <w:t>As the</w:t>
      </w:r>
      <w:r w:rsidR="00A2279D">
        <w:t xml:space="preserve"> client continues to</w:t>
      </w:r>
      <w:r w:rsidR="00ED5FB6">
        <w:t xml:space="preserve"> consume the</w:t>
      </w:r>
      <w:r>
        <w:t xml:space="preserve"> stream </w:t>
      </w:r>
      <w:r w:rsidR="00240E6F">
        <w:t xml:space="preserve">it </w:t>
      </w:r>
      <w:r>
        <w:t xml:space="preserve">progresses </w:t>
      </w:r>
      <w:r w:rsidR="00240E6F">
        <w:t xml:space="preserve">past the </w:t>
      </w:r>
      <w:r w:rsidR="00C77E3A">
        <w:t>t</w:t>
      </w:r>
      <w:r w:rsidR="00D7786E">
        <w:t>ombstone</w:t>
      </w:r>
      <w:r w:rsidR="00C77E3A">
        <w:t>-retention</w:t>
      </w:r>
      <w:r w:rsidR="00CD598A">
        <w:t xml:space="preserve"> (</w:t>
      </w:r>
      <w:r w:rsidR="00796019">
        <w:t xml:space="preserve">essentially </w:t>
      </w:r>
      <w:r w:rsidR="00CD598A">
        <w:t>delete</w:t>
      </w:r>
      <w:r w:rsidR="00C77E3A">
        <w:t xml:space="preserve"> </w:t>
      </w:r>
      <w:r w:rsidR="00D7786E">
        <w:t>retention</w:t>
      </w:r>
      <w:r w:rsidR="00C77E3A">
        <w:t>)</w:t>
      </w:r>
      <w:r w:rsidR="00D7786E">
        <w:t xml:space="preserve"> point</w:t>
      </w:r>
      <w:r w:rsidR="001230EA">
        <w:t xml:space="preserve">, </w:t>
      </w:r>
      <w:r w:rsidR="00240E6F">
        <w:t>i.e., is receiving records that</w:t>
      </w:r>
      <w:r w:rsidR="00D31E7E">
        <w:t xml:space="preserve"> </w:t>
      </w:r>
      <w:r w:rsidR="00513487">
        <w:t xml:space="preserve">have a timestamp that is less than the </w:t>
      </w:r>
      <w:r w:rsidR="00C77E3A">
        <w:t>t</w:t>
      </w:r>
      <w:r w:rsidR="00513487">
        <w:t>ombstone</w:t>
      </w:r>
      <w:r w:rsidR="00C77E3A">
        <w:t>-</w:t>
      </w:r>
      <w:r w:rsidR="00513487">
        <w:t xml:space="preserve">retention </w:t>
      </w:r>
      <w:r w:rsidR="00A114A5">
        <w:t>(delay) from the current time</w:t>
      </w:r>
      <w:r w:rsidR="001230EA">
        <w:t xml:space="preserve"> (see</w:t>
      </w:r>
      <w:r w:rsidR="00801AED">
        <w:t xml:space="preserve"> </w:t>
      </w:r>
      <w:r w:rsidR="00801AED">
        <w:fldChar w:fldCharType="begin"/>
      </w:r>
      <w:r w:rsidR="00801AED">
        <w:instrText xml:space="preserve"> REF _Ref49253815 \r \h </w:instrText>
      </w:r>
      <w:r w:rsidR="00801AED">
        <w:fldChar w:fldCharType="separate"/>
      </w:r>
      <w:r w:rsidR="00B53275">
        <w:t>3.8.1</w:t>
      </w:r>
      <w:r w:rsidR="00801AED">
        <w:fldChar w:fldCharType="end"/>
      </w:r>
      <w:r w:rsidR="00801AED">
        <w:t xml:space="preserve"> </w:t>
      </w:r>
      <w:r w:rsidR="00801AED">
        <w:fldChar w:fldCharType="begin"/>
      </w:r>
      <w:r w:rsidR="00801AED">
        <w:instrText xml:space="preserve"> REF _Ref49253815 \h </w:instrText>
      </w:r>
      <w:r w:rsidR="00801AED">
        <w:fldChar w:fldCharType="separate"/>
      </w:r>
      <w:r w:rsidR="00B53275">
        <w:t>Log storage strategy</w:t>
      </w:r>
      <w:r w:rsidR="00801AED">
        <w:fldChar w:fldCharType="end"/>
      </w:r>
      <w:r w:rsidR="00801AED">
        <w:t xml:space="preserve"> on page </w:t>
      </w:r>
      <w:r w:rsidR="00801AED">
        <w:fldChar w:fldCharType="begin"/>
      </w:r>
      <w:r w:rsidR="00801AED">
        <w:instrText xml:space="preserve"> PAGEREF _Ref49253815 \h </w:instrText>
      </w:r>
      <w:r w:rsidR="00801AED">
        <w:fldChar w:fldCharType="separate"/>
      </w:r>
      <w:r w:rsidR="00B53275">
        <w:rPr>
          <w:noProof/>
        </w:rPr>
        <w:t>27</w:t>
      </w:r>
      <w:r w:rsidR="00801AED">
        <w:fldChar w:fldCharType="end"/>
      </w:r>
      <w:r w:rsidR="001230EA">
        <w:t xml:space="preserve"> </w:t>
      </w:r>
      <w:r w:rsidR="00801AED">
        <w:t xml:space="preserve">and </w:t>
      </w:r>
      <w:r w:rsidR="001230EA">
        <w:fldChar w:fldCharType="begin"/>
      </w:r>
      <w:r w:rsidR="001230EA">
        <w:instrText xml:space="preserve"> REF _Ref49253522 \r \h </w:instrText>
      </w:r>
      <w:r w:rsidR="001230EA">
        <w:fldChar w:fldCharType="separate"/>
      </w:r>
      <w:r w:rsidR="00B53275">
        <w:t>8.1.1</w:t>
      </w:r>
      <w:r w:rsidR="001230EA">
        <w:fldChar w:fldCharType="end"/>
      </w:r>
      <w:r w:rsidR="001230EA">
        <w:t xml:space="preserve"> </w:t>
      </w:r>
      <w:r w:rsidR="001230EA">
        <w:fldChar w:fldCharType="begin"/>
      </w:r>
      <w:r w:rsidR="001230EA">
        <w:instrText xml:space="preserve"> REF _Ref49253527 \h </w:instrText>
      </w:r>
      <w:r w:rsidR="001230EA">
        <w:fldChar w:fldCharType="separate"/>
      </w:r>
      <w:r w:rsidR="00B53275">
        <w:t>Essential characteristics of a compacted log</w:t>
      </w:r>
      <w:r w:rsidR="001230EA">
        <w:fldChar w:fldCharType="end"/>
      </w:r>
      <w:r w:rsidR="001230EA">
        <w:t xml:space="preserve"> on page </w:t>
      </w:r>
      <w:r w:rsidR="001230EA">
        <w:fldChar w:fldCharType="begin"/>
      </w:r>
      <w:r w:rsidR="001230EA">
        <w:instrText xml:space="preserve"> PAGEREF _Ref49253530 \h </w:instrText>
      </w:r>
      <w:r w:rsidR="001230EA">
        <w:fldChar w:fldCharType="separate"/>
      </w:r>
      <w:ins w:id="3063" w:author="Author">
        <w:r w:rsidR="00B53275">
          <w:rPr>
            <w:noProof/>
          </w:rPr>
          <w:t>125</w:t>
        </w:r>
        <w:del w:id="3064" w:author="Author">
          <w:r w:rsidR="006D1621" w:rsidDel="00B53275">
            <w:rPr>
              <w:noProof/>
            </w:rPr>
            <w:delText>125</w:delText>
          </w:r>
        </w:del>
      </w:ins>
      <w:del w:id="3065" w:author="Author">
        <w:r w:rsidR="00C1187B" w:rsidDel="00B53275">
          <w:rPr>
            <w:noProof/>
          </w:rPr>
          <w:delText>126</w:delText>
        </w:r>
      </w:del>
      <w:r w:rsidR="001230EA">
        <w:fldChar w:fldCharType="end"/>
      </w:r>
      <w:r w:rsidR="005F286A">
        <w:t xml:space="preserve"> for a brief explanation of the log structure</w:t>
      </w:r>
      <w:r w:rsidR="00A114A5">
        <w:t>)</w:t>
      </w:r>
      <w:r w:rsidR="00B85A71">
        <w:t>,</w:t>
      </w:r>
      <w:r w:rsidR="00D7786E">
        <w:t xml:space="preserve"> and recent </w:t>
      </w:r>
      <w:r w:rsidR="00C77E3A">
        <w:t>TOMBSTONE records</w:t>
      </w:r>
      <w:r w:rsidR="00D7786E">
        <w:t xml:space="preserve"> will be received along with newer changes</w:t>
      </w:r>
      <w:r w:rsidR="0020055A">
        <w:rPr>
          <w:rStyle w:val="FootnoteReference"/>
        </w:rPr>
        <w:footnoteReference w:id="37"/>
      </w:r>
      <w:r w:rsidR="00D7786E">
        <w:t>.</w:t>
      </w:r>
    </w:p>
    <w:p w14:paraId="1073B606" w14:textId="77777777" w:rsidR="00F476AF" w:rsidRDefault="00D7786E" w:rsidP="00AB76A6">
      <w:r>
        <w:t xml:space="preserve">Compaction </w:t>
      </w:r>
      <w:r w:rsidR="003153C3">
        <w:t>will</w:t>
      </w:r>
      <w:r>
        <w:t xml:space="preserve"> </w:t>
      </w:r>
      <w:r w:rsidR="008352F9">
        <w:t xml:space="preserve">have </w:t>
      </w:r>
      <w:r>
        <w:t>remove</w:t>
      </w:r>
      <w:r w:rsidR="00C1764C">
        <w:t>d</w:t>
      </w:r>
      <w:r>
        <w:t xml:space="preserve"> </w:t>
      </w:r>
      <w:r w:rsidR="00775774">
        <w:t xml:space="preserve">multiple reports about the same entity, but as the </w:t>
      </w:r>
      <w:r w:rsidR="00705C1F">
        <w:t>client</w:t>
      </w:r>
      <w:r w:rsidR="00775774">
        <w:t xml:space="preserve"> progresses further it is possible that a</w:t>
      </w:r>
      <w:r w:rsidR="000A42B6">
        <w:t xml:space="preserve">n update is received that overwrites previously received entity state or </w:t>
      </w:r>
      <w:r w:rsidR="00384E64">
        <w:t xml:space="preserve">a </w:t>
      </w:r>
      <w:r w:rsidR="00C77E3A">
        <w:t>TOMBSTONE record</w:t>
      </w:r>
      <w:r w:rsidR="00775774">
        <w:t xml:space="preserve"> is received that deletes an entity that was read</w:t>
      </w:r>
      <w:r w:rsidR="00EF4A60">
        <w:t xml:space="preserve"> earlier</w:t>
      </w:r>
      <w:r w:rsidR="00384E64">
        <w:t>. This is wh</w:t>
      </w:r>
      <w:r w:rsidR="00EF4A60">
        <w:t>ere compaction had not yet removed the entity when the stream was started</w:t>
      </w:r>
      <w:r w:rsidR="0050688D">
        <w:t xml:space="preserve"> (potentially because </w:t>
      </w:r>
      <w:r w:rsidR="00A45DA3">
        <w:t>the event causing the</w:t>
      </w:r>
      <w:r w:rsidR="0050688D">
        <w:t xml:space="preserve"> </w:t>
      </w:r>
      <w:r w:rsidR="00A45DA3">
        <w:t>newer record had not yet occurred)</w:t>
      </w:r>
      <w:r w:rsidR="00EF4A60">
        <w:t>.</w:t>
      </w:r>
    </w:p>
    <w:p w14:paraId="421AAD8A" w14:textId="77777777" w:rsidR="0081681C" w:rsidRDefault="0081681C" w:rsidP="00C97F6C">
      <w:pPr>
        <w:pStyle w:val="Heading4"/>
      </w:pPr>
      <w:bookmarkStart w:id="3066" w:name="_Toc192619489"/>
      <w:r>
        <w:t>Compaction delay passed</w:t>
      </w:r>
      <w:bookmarkEnd w:id="3066"/>
    </w:p>
    <w:p w14:paraId="14806B2A" w14:textId="12142B75" w:rsidR="00EF4A60" w:rsidRDefault="003478E1" w:rsidP="00AB76A6">
      <w:r>
        <w:t>After some time</w:t>
      </w:r>
      <w:r w:rsidR="000F73EB">
        <w:t xml:space="preserve">, the client </w:t>
      </w:r>
      <w:r w:rsidR="00A45DA3">
        <w:t xml:space="preserve">consumes past </w:t>
      </w:r>
      <w:r w:rsidR="000F73EB">
        <w:t>the compaction delay point</w:t>
      </w:r>
      <w:r w:rsidR="00B14D6C">
        <w:t xml:space="preserve"> (i.e., is receiving records that have a timestamp that is less than the compaction delay from the current time)</w:t>
      </w:r>
      <w:r w:rsidR="000F73EB">
        <w:t xml:space="preserve">. From this point onwards the client is receiving </w:t>
      </w:r>
      <w:r w:rsidR="00B14D6C">
        <w:t xml:space="preserve">all </w:t>
      </w:r>
      <w:r w:rsidR="000F73EB">
        <w:t xml:space="preserve">recent changes </w:t>
      </w:r>
      <w:r w:rsidR="007326D1">
        <w:t>(</w:t>
      </w:r>
      <w:r w:rsidR="00D933B9">
        <w:t>either using the WHOLE_ENTITY or CHANGE_ONLY approach</w:t>
      </w:r>
      <w:r w:rsidR="007326D1">
        <w:t xml:space="preserve">) </w:t>
      </w:r>
      <w:r w:rsidR="000F73EB">
        <w:t xml:space="preserve">and is </w:t>
      </w:r>
      <w:r>
        <w:t xml:space="preserve">aligned with network state as it was perceived by the provider at some recent point in time. </w:t>
      </w:r>
      <w:r w:rsidR="00384E64">
        <w:t xml:space="preserve">Whilst </w:t>
      </w:r>
      <w:r w:rsidR="00A51660">
        <w:t xml:space="preserve">receiving records that are </w:t>
      </w:r>
      <w:r w:rsidR="008D78D0">
        <w:t>newer than the</w:t>
      </w:r>
      <w:r w:rsidR="00A51660">
        <w:t xml:space="preserve"> </w:t>
      </w:r>
      <w:r w:rsidR="00384E64">
        <w:t>compaction delay point the client will receive all event reports for the context</w:t>
      </w:r>
      <w:r w:rsidR="00A51660">
        <w:t xml:space="preserve"> (see </w:t>
      </w:r>
      <w:r w:rsidR="00A51660">
        <w:fldChar w:fldCharType="begin"/>
      </w:r>
      <w:r w:rsidR="00A51660">
        <w:instrText xml:space="preserve"> REF _Ref49253815 \r \h </w:instrText>
      </w:r>
      <w:r w:rsidR="00A51660">
        <w:fldChar w:fldCharType="separate"/>
      </w:r>
      <w:r w:rsidR="00B53275">
        <w:t>3.8.1</w:t>
      </w:r>
      <w:r w:rsidR="00A51660">
        <w:fldChar w:fldCharType="end"/>
      </w:r>
      <w:r w:rsidR="00A51660">
        <w:t xml:space="preserve"> </w:t>
      </w:r>
      <w:r w:rsidR="00A51660">
        <w:fldChar w:fldCharType="begin"/>
      </w:r>
      <w:r w:rsidR="00A51660">
        <w:instrText xml:space="preserve"> REF _Ref49253815 \h </w:instrText>
      </w:r>
      <w:r w:rsidR="00A51660">
        <w:fldChar w:fldCharType="separate"/>
      </w:r>
      <w:r w:rsidR="00B53275">
        <w:t>Log storage strategy</w:t>
      </w:r>
      <w:r w:rsidR="00A51660">
        <w:fldChar w:fldCharType="end"/>
      </w:r>
      <w:r w:rsidR="00A51660">
        <w:t xml:space="preserve"> on page </w:t>
      </w:r>
      <w:r w:rsidR="00A51660">
        <w:fldChar w:fldCharType="begin"/>
      </w:r>
      <w:r w:rsidR="00A51660">
        <w:instrText xml:space="preserve"> PAGEREF _Ref49253815 \h </w:instrText>
      </w:r>
      <w:r w:rsidR="00A51660">
        <w:fldChar w:fldCharType="separate"/>
      </w:r>
      <w:r w:rsidR="00B53275">
        <w:rPr>
          <w:noProof/>
        </w:rPr>
        <w:t>27</w:t>
      </w:r>
      <w:r w:rsidR="00A51660">
        <w:fldChar w:fldCharType="end"/>
      </w:r>
      <w:r w:rsidR="00A51660">
        <w:t xml:space="preserve"> and </w:t>
      </w:r>
      <w:r w:rsidR="00A51660">
        <w:fldChar w:fldCharType="begin"/>
      </w:r>
      <w:r w:rsidR="00A51660">
        <w:instrText xml:space="preserve"> REF _Ref49253522 \r \h </w:instrText>
      </w:r>
      <w:r w:rsidR="00A51660">
        <w:fldChar w:fldCharType="separate"/>
      </w:r>
      <w:r w:rsidR="00B53275">
        <w:t>8.1.1</w:t>
      </w:r>
      <w:r w:rsidR="00A51660">
        <w:fldChar w:fldCharType="end"/>
      </w:r>
      <w:r w:rsidR="00A51660">
        <w:t xml:space="preserve"> </w:t>
      </w:r>
      <w:r w:rsidR="00A51660">
        <w:fldChar w:fldCharType="begin"/>
      </w:r>
      <w:r w:rsidR="00A51660">
        <w:instrText xml:space="preserve"> REF _Ref49253527 \h </w:instrText>
      </w:r>
      <w:r w:rsidR="00A51660">
        <w:fldChar w:fldCharType="separate"/>
      </w:r>
      <w:r w:rsidR="00B53275">
        <w:t>Essential characteristics of a compacted log</w:t>
      </w:r>
      <w:r w:rsidR="00A51660">
        <w:fldChar w:fldCharType="end"/>
      </w:r>
      <w:r w:rsidR="00A51660">
        <w:t xml:space="preserve"> on page </w:t>
      </w:r>
      <w:r w:rsidR="00A51660">
        <w:fldChar w:fldCharType="begin"/>
      </w:r>
      <w:r w:rsidR="00A51660">
        <w:instrText xml:space="preserve"> PAGEREF _Ref49253530 \h </w:instrText>
      </w:r>
      <w:r w:rsidR="00A51660">
        <w:fldChar w:fldCharType="separate"/>
      </w:r>
      <w:ins w:id="3067" w:author="Author">
        <w:r w:rsidR="00B53275">
          <w:rPr>
            <w:noProof/>
          </w:rPr>
          <w:t>125</w:t>
        </w:r>
        <w:del w:id="3068" w:author="Author">
          <w:r w:rsidR="006D1621" w:rsidDel="00B53275">
            <w:rPr>
              <w:noProof/>
            </w:rPr>
            <w:delText>125</w:delText>
          </w:r>
        </w:del>
      </w:ins>
      <w:del w:id="3069" w:author="Author">
        <w:r w:rsidR="00C1187B" w:rsidDel="00B53275">
          <w:rPr>
            <w:noProof/>
          </w:rPr>
          <w:delText>126</w:delText>
        </w:r>
      </w:del>
      <w:r w:rsidR="00A51660">
        <w:fldChar w:fldCharType="end"/>
      </w:r>
      <w:r w:rsidR="00A51660">
        <w:t xml:space="preserve"> for a brief explanation of the log structure)</w:t>
      </w:r>
      <w:r w:rsidR="00384E64">
        <w:t>.</w:t>
      </w:r>
    </w:p>
    <w:p w14:paraId="1D9BF08B" w14:textId="77777777" w:rsidR="0081681C" w:rsidRDefault="0081681C" w:rsidP="00C97F6C">
      <w:pPr>
        <w:pStyle w:val="Heading4"/>
      </w:pPr>
      <w:bookmarkStart w:id="3070" w:name="_Toc192619490"/>
      <w:r>
        <w:t>(Eventual) Consistency achieved</w:t>
      </w:r>
      <w:bookmarkEnd w:id="3070"/>
    </w:p>
    <w:p w14:paraId="0267C683" w14:textId="77777777" w:rsidR="003478E1" w:rsidRDefault="003478E1" w:rsidP="00AB76A6">
      <w:r>
        <w:t>If the controlled system stopped changing</w:t>
      </w:r>
      <w:r w:rsidR="009C3904">
        <w:t>,</w:t>
      </w:r>
      <w:r>
        <w:t xml:space="preserve"> then the client would eventually reach the newest record and would be aligned with the provider view of the state of the controlled system</w:t>
      </w:r>
      <w:r w:rsidR="009F7000">
        <w:rPr>
          <w:rStyle w:val="FootnoteReference"/>
        </w:rPr>
        <w:footnoteReference w:id="38"/>
      </w:r>
      <w:r w:rsidR="009F7000">
        <w:t>.</w:t>
      </w:r>
    </w:p>
    <w:p w14:paraId="6237440A" w14:textId="77777777" w:rsidR="00B305D0" w:rsidRDefault="00B305D0" w:rsidP="00C97F6C">
      <w:pPr>
        <w:pStyle w:val="Heading4"/>
      </w:pPr>
      <w:bookmarkStart w:id="3071" w:name="_Toc192619491"/>
      <w:r>
        <w:t>Degraded performance</w:t>
      </w:r>
      <w:bookmarkEnd w:id="3071"/>
    </w:p>
    <w:p w14:paraId="7D3A132A" w14:textId="77777777" w:rsidR="00B305D0" w:rsidRDefault="00B305D0" w:rsidP="00B305D0">
      <w:r>
        <w:t>Information fidelity is reduced if the client slips back by more than the compaction delay</w:t>
      </w:r>
      <w:r w:rsidR="00CC1C60">
        <w:t xml:space="preserve"> as compaction will remove some change detail. </w:t>
      </w:r>
    </w:p>
    <w:p w14:paraId="37FE39CE" w14:textId="77777777" w:rsidR="00CC1C60" w:rsidRDefault="00CC1C60" w:rsidP="00C97F6C">
      <w:pPr>
        <w:pStyle w:val="Heading4"/>
      </w:pPr>
      <w:bookmarkStart w:id="3072" w:name="_Toc192619492"/>
      <w:r>
        <w:t>Need for realignment</w:t>
      </w:r>
      <w:bookmarkEnd w:id="3072"/>
    </w:p>
    <w:p w14:paraId="2EFC5DF1" w14:textId="77777777" w:rsidR="00F56BD7" w:rsidRDefault="00A1775D" w:rsidP="00CC1C60">
      <w:r>
        <w:t xml:space="preserve">If the client </w:t>
      </w:r>
      <w:r w:rsidR="00B423E0">
        <w:t>processing of a stream is delayed</w:t>
      </w:r>
      <w:r w:rsidR="009F6009">
        <w:t xml:space="preserve"> by more than the tombstone</w:t>
      </w:r>
      <w:r w:rsidR="00C77E3A">
        <w:t>-</w:t>
      </w:r>
      <w:r w:rsidR="009F6009">
        <w:t>retention</w:t>
      </w:r>
      <w:r w:rsidR="00C13321">
        <w:rPr>
          <w:rStyle w:val="FootnoteReference"/>
        </w:rPr>
        <w:footnoteReference w:id="39"/>
      </w:r>
      <w:r w:rsidR="00C13321">
        <w:t xml:space="preserve"> such that the backpressure on the stream takes the provide</w:t>
      </w:r>
      <w:r w:rsidR="0057179E">
        <w:t>r</w:t>
      </w:r>
      <w:r w:rsidR="00C13321">
        <w:t xml:space="preserve"> log read point to a record older than the tombstone</w:t>
      </w:r>
      <w:r w:rsidR="00C77E3A">
        <w:t>-</w:t>
      </w:r>
      <w:r w:rsidR="00C13321">
        <w:t>retention time, the provider will cause the connection to drop</w:t>
      </w:r>
      <w:r w:rsidR="0057667B">
        <w:t xml:space="preserve">. </w:t>
      </w:r>
    </w:p>
    <w:p w14:paraId="22ACB2AE" w14:textId="77777777" w:rsidR="00F56BD7" w:rsidRDefault="0057667B" w:rsidP="00CC1C60">
      <w:r>
        <w:t>When the client detects</w:t>
      </w:r>
      <w:r w:rsidR="00F56BD7">
        <w:t xml:space="preserve"> </w:t>
      </w:r>
      <w:r>
        <w:t>this</w:t>
      </w:r>
      <w:r w:rsidR="00F56BD7">
        <w:t>,</w:t>
      </w:r>
      <w:r>
        <w:t xml:space="preserve"> it will reconnect, normally with the token for the most recently processed record from the stream. The provider will recognize this as </w:t>
      </w:r>
      <w:r w:rsidR="008458E5">
        <w:t>for a record older than the tombstone</w:t>
      </w:r>
      <w:r w:rsidR="00C77E3A">
        <w:t>-</w:t>
      </w:r>
      <w:r w:rsidR="008458E5">
        <w:t>retention and will stream from offset zero (i.e., the oldest record in the log)</w:t>
      </w:r>
      <w:r w:rsidR="009F6009">
        <w:t>.</w:t>
      </w:r>
      <w:r w:rsidR="00410199">
        <w:t xml:space="preserve"> This will cause the client to </w:t>
      </w:r>
      <w:proofErr w:type="gramStart"/>
      <w:r w:rsidR="00410199">
        <w:t>enter into</w:t>
      </w:r>
      <w:proofErr w:type="gramEnd"/>
      <w:r w:rsidR="00410199">
        <w:t xml:space="preserve"> full realignment.</w:t>
      </w:r>
      <w:r w:rsidR="00946D14">
        <w:t xml:space="preserve"> </w:t>
      </w:r>
    </w:p>
    <w:p w14:paraId="564F85AA" w14:textId="77777777" w:rsidR="00CC1C60" w:rsidRDefault="00946D14" w:rsidP="00CC1C60">
      <w:r>
        <w:t xml:space="preserve">The behavior of the provider at this point is equivalent </w:t>
      </w:r>
      <w:r w:rsidR="00B14D6C">
        <w:t xml:space="preserve">to </w:t>
      </w:r>
      <w:r>
        <w:t>that when there is an initial connection.</w:t>
      </w:r>
      <w:r w:rsidR="00410199">
        <w:t xml:space="preserve"> The client may use a </w:t>
      </w:r>
      <w:r w:rsidR="00F56BD7">
        <w:t>“</w:t>
      </w:r>
      <w:r w:rsidR="00410199">
        <w:t>mark and sweep</w:t>
      </w:r>
      <w:r w:rsidR="00F56BD7">
        <w:t>”</w:t>
      </w:r>
      <w:r w:rsidR="00410199">
        <w:t xml:space="preserve"> strategy to minimize the disruption to </w:t>
      </w:r>
      <w:r w:rsidR="00F56BD7">
        <w:t>its view of current state.</w:t>
      </w:r>
    </w:p>
    <w:p w14:paraId="43C7BD66" w14:textId="77777777" w:rsidR="003B6451" w:rsidRDefault="003B6451" w:rsidP="00C97F6C">
      <w:pPr>
        <w:pStyle w:val="Heading4"/>
      </w:pPr>
      <w:bookmarkStart w:id="3073" w:name="_Toc192619493"/>
      <w:r>
        <w:t>Summary</w:t>
      </w:r>
      <w:bookmarkEnd w:id="3073"/>
    </w:p>
    <w:p w14:paraId="60B9C872" w14:textId="77777777" w:rsidR="003B6451" w:rsidRPr="003B6451" w:rsidRDefault="003B6451" w:rsidP="003B6451">
      <w:r>
        <w:t xml:space="preserve">The </w:t>
      </w:r>
      <w:r w:rsidR="00736ECA">
        <w:t>above detail can be summarized:</w:t>
      </w:r>
    </w:p>
    <w:p w14:paraId="524BA7D0" w14:textId="77777777" w:rsidR="003B6451" w:rsidRPr="003B6451" w:rsidRDefault="00FD3E96" w:rsidP="00D66FC5">
      <w:pPr>
        <w:pStyle w:val="ListParagraph"/>
        <w:numPr>
          <w:ilvl w:val="0"/>
          <w:numId w:val="28"/>
        </w:numPr>
      </w:pPr>
      <w:r>
        <w:rPr>
          <w:rFonts w:eastAsia="Times New Roman"/>
        </w:rPr>
        <w:t>The client will connect</w:t>
      </w:r>
      <w:r w:rsidR="00E62A9B">
        <w:rPr>
          <w:rFonts w:eastAsia="Times New Roman"/>
        </w:rPr>
        <w:t xml:space="preserve"> for the first time</w:t>
      </w:r>
      <w:r>
        <w:rPr>
          <w:rFonts w:eastAsia="Times New Roman"/>
        </w:rPr>
        <w:t xml:space="preserve"> </w:t>
      </w:r>
      <w:r w:rsidR="00E62A9B">
        <w:rPr>
          <w:rFonts w:eastAsia="Times New Roman"/>
        </w:rPr>
        <w:t>and the provider will stream from the oldest record in the log.</w:t>
      </w:r>
    </w:p>
    <w:p w14:paraId="3B71ADB4" w14:textId="77777777" w:rsidR="003B6451" w:rsidRPr="003B6451" w:rsidRDefault="00E62A9B" w:rsidP="00D66FC5">
      <w:pPr>
        <w:pStyle w:val="ListParagraph"/>
        <w:numPr>
          <w:ilvl w:val="0"/>
          <w:numId w:val="28"/>
        </w:numPr>
      </w:pPr>
      <w:r>
        <w:rPr>
          <w:rFonts w:eastAsia="Times New Roman"/>
        </w:rPr>
        <w:t xml:space="preserve">Where the client loses communications </w:t>
      </w:r>
      <w:r w:rsidR="00E01521">
        <w:rPr>
          <w:rFonts w:eastAsia="Times New Roman"/>
        </w:rPr>
        <w:t>or loses a record for some other reason, it can reconnect to the provider</w:t>
      </w:r>
      <w:r w:rsidR="008265BB">
        <w:rPr>
          <w:rFonts w:eastAsia="Times New Roman"/>
        </w:rPr>
        <w:t xml:space="preserve"> indicating the last record that it successfully received. </w:t>
      </w:r>
      <w:r w:rsidR="003B6451" w:rsidRPr="003B6451">
        <w:rPr>
          <w:rFonts w:eastAsia="Times New Roman"/>
        </w:rPr>
        <w:t>Missed records are</w:t>
      </w:r>
      <w:r w:rsidR="008265BB">
        <w:rPr>
          <w:rFonts w:eastAsia="Times New Roman"/>
        </w:rPr>
        <w:t xml:space="preserve"> then streamed</w:t>
      </w:r>
      <w:r w:rsidR="003B6451" w:rsidRPr="003B6451">
        <w:rPr>
          <w:rFonts w:eastAsia="Times New Roman"/>
        </w:rPr>
        <w:t xml:space="preserve"> as appropriate where tombstone</w:t>
      </w:r>
      <w:r w:rsidR="00C77E3A">
        <w:rPr>
          <w:rFonts w:eastAsia="Times New Roman"/>
        </w:rPr>
        <w:t>-</w:t>
      </w:r>
      <w:r w:rsidR="003B6451" w:rsidRPr="003B6451">
        <w:rPr>
          <w:rFonts w:eastAsia="Times New Roman"/>
        </w:rPr>
        <w:t xml:space="preserve">retention has not been </w:t>
      </w:r>
      <w:r w:rsidR="005D72DF" w:rsidRPr="003B6451">
        <w:rPr>
          <w:rFonts w:eastAsia="Times New Roman"/>
        </w:rPr>
        <w:t>exceeded.</w:t>
      </w:r>
      <w:r w:rsidR="003B6451" w:rsidRPr="003B6451">
        <w:rPr>
          <w:rFonts w:eastAsia="Times New Roman"/>
        </w:rPr>
        <w:t xml:space="preserve"> </w:t>
      </w:r>
    </w:p>
    <w:p w14:paraId="1321B5C0" w14:textId="77777777" w:rsidR="00981B3F" w:rsidRPr="003873FC" w:rsidRDefault="008265BB" w:rsidP="00D66FC5">
      <w:pPr>
        <w:pStyle w:val="ListParagraph"/>
        <w:numPr>
          <w:ilvl w:val="0"/>
          <w:numId w:val="28"/>
        </w:numPr>
      </w:pPr>
      <w:r>
        <w:rPr>
          <w:rFonts w:eastAsia="Times New Roman"/>
        </w:rPr>
        <w:lastRenderedPageBreak/>
        <w:t xml:space="preserve">Where the client has crashed </w:t>
      </w:r>
      <w:r w:rsidR="00981B3F">
        <w:rPr>
          <w:rFonts w:eastAsia="Times New Roman"/>
        </w:rPr>
        <w:t xml:space="preserve">it connects to the stream as if for the first time in </w:t>
      </w:r>
      <w:r w:rsidR="00FD597C">
        <w:rPr>
          <w:rFonts w:eastAsia="Times New Roman"/>
        </w:rPr>
        <w:t>(</w:t>
      </w:r>
      <w:r w:rsidR="00981B3F">
        <w:rPr>
          <w:rFonts w:eastAsia="Times New Roman"/>
        </w:rPr>
        <w:t>1</w:t>
      </w:r>
      <w:r w:rsidR="00FD597C">
        <w:rPr>
          <w:rFonts w:eastAsia="Times New Roman"/>
        </w:rPr>
        <w:t>)</w:t>
      </w:r>
      <w:r w:rsidR="00981B3F">
        <w:rPr>
          <w:rFonts w:eastAsia="Times New Roman"/>
        </w:rPr>
        <w:t xml:space="preserve"> above</w:t>
      </w:r>
    </w:p>
    <w:p w14:paraId="0F4634AF" w14:textId="77777777" w:rsidR="003B6451" w:rsidRPr="003B6451" w:rsidRDefault="00981B3F" w:rsidP="00D66FC5">
      <w:pPr>
        <w:pStyle w:val="ListParagraph"/>
        <w:numPr>
          <w:ilvl w:val="0"/>
          <w:numId w:val="28"/>
        </w:numPr>
      </w:pPr>
      <w:r>
        <w:rPr>
          <w:rFonts w:eastAsia="Times New Roman"/>
        </w:rPr>
        <w:t>W</w:t>
      </w:r>
      <w:r w:rsidR="003B6451">
        <w:rPr>
          <w:rFonts w:eastAsia="Times New Roman"/>
        </w:rPr>
        <w:t>here tombstone</w:t>
      </w:r>
      <w:r w:rsidR="00C77E3A">
        <w:rPr>
          <w:rFonts w:eastAsia="Times New Roman"/>
        </w:rPr>
        <w:t>-</w:t>
      </w:r>
      <w:r w:rsidR="003B6451">
        <w:rPr>
          <w:rFonts w:eastAsia="Times New Roman"/>
        </w:rPr>
        <w:t>retention has been exceeded</w:t>
      </w:r>
      <w:r w:rsidR="008265BB">
        <w:rPr>
          <w:rFonts w:eastAsia="Times New Roman"/>
        </w:rPr>
        <w:t xml:space="preserve"> </w:t>
      </w:r>
      <w:r>
        <w:rPr>
          <w:rFonts w:eastAsia="Times New Roman"/>
        </w:rPr>
        <w:t xml:space="preserve">the provider </w:t>
      </w:r>
      <w:r w:rsidR="005C7E47">
        <w:rPr>
          <w:rFonts w:eastAsia="Times New Roman"/>
        </w:rPr>
        <w:t>takes the client back to the start of the stream</w:t>
      </w:r>
    </w:p>
    <w:p w14:paraId="135FDE51" w14:textId="77777777" w:rsidR="003B6451" w:rsidRPr="002115A9" w:rsidRDefault="003B6451" w:rsidP="00D66FC5">
      <w:pPr>
        <w:pStyle w:val="ListParagraph"/>
        <w:numPr>
          <w:ilvl w:val="1"/>
          <w:numId w:val="22"/>
        </w:numPr>
      </w:pPr>
      <w:r>
        <w:rPr>
          <w:rFonts w:eastAsia="Times New Roman"/>
        </w:rPr>
        <w:t>C</w:t>
      </w:r>
      <w:r w:rsidRPr="003B6451">
        <w:rPr>
          <w:rFonts w:eastAsia="Times New Roman"/>
        </w:rPr>
        <w:t xml:space="preserve">ompaction removes noisy history and allows rapid alignment with current state through a “replay” of the </w:t>
      </w:r>
      <w:r w:rsidR="005C7E47">
        <w:rPr>
          <w:rFonts w:eastAsia="Times New Roman"/>
        </w:rPr>
        <w:t xml:space="preserve">compacted </w:t>
      </w:r>
      <w:r w:rsidR="005D72DF" w:rsidRPr="003B6451">
        <w:rPr>
          <w:rFonts w:eastAsia="Times New Roman"/>
        </w:rPr>
        <w:t>history.</w:t>
      </w:r>
    </w:p>
    <w:p w14:paraId="5FE07A81" w14:textId="77777777" w:rsidR="002115A9" w:rsidRDefault="002115A9" w:rsidP="002115A9">
      <w:pPr>
        <w:pStyle w:val="Heading3"/>
      </w:pPr>
      <w:bookmarkStart w:id="3074" w:name="_Ref53471945"/>
      <w:bookmarkStart w:id="3075" w:name="_Toc192619494"/>
      <w:r>
        <w:t>Future combination considerations (by example)</w:t>
      </w:r>
      <w:bookmarkEnd w:id="3074"/>
      <w:bookmarkEnd w:id="3075"/>
    </w:p>
    <w:p w14:paraId="41C87FBA" w14:textId="77777777" w:rsidR="002115A9" w:rsidRPr="00164945" w:rsidRDefault="002115A9" w:rsidP="002115A9">
      <w:r>
        <w:t>T</w:t>
      </w:r>
      <w:r w:rsidRPr="00164945">
        <w:t>he</w:t>
      </w:r>
      <w:r>
        <w:t xml:space="preserve"> choice of the protocol for</w:t>
      </w:r>
      <w:r w:rsidRPr="00164945">
        <w:t xml:space="preserve"> streaming is in principle independent from the</w:t>
      </w:r>
      <w:r>
        <w:t xml:space="preserve"> stream characteristics, although the protocol chosen must match the stream reliability needs. There are several potential applications beyond those </w:t>
      </w:r>
      <w:r w:rsidR="002813B8">
        <w:t xml:space="preserve">documented </w:t>
      </w:r>
      <w:r>
        <w:t xml:space="preserve">this first </w:t>
      </w:r>
      <w:r w:rsidR="005D72DF">
        <w:t>release.</w:t>
      </w:r>
      <w:r>
        <w:t xml:space="preserve">  </w:t>
      </w:r>
    </w:p>
    <w:p w14:paraId="43D8ECBE" w14:textId="77777777" w:rsidR="002115A9" w:rsidRPr="00014147" w:rsidRDefault="002115A9" w:rsidP="002115A9">
      <w:pPr>
        <w:pStyle w:val="Heading4"/>
      </w:pPr>
      <w:bookmarkStart w:id="3076" w:name="_Toc192619495"/>
      <w:r>
        <w:t>Many clients</w:t>
      </w:r>
      <w:bookmarkEnd w:id="3076"/>
    </w:p>
    <w:p w14:paraId="73FF1D9F" w14:textId="77777777" w:rsidR="002115A9" w:rsidRDefault="002115A9" w:rsidP="002115A9">
      <w:r w:rsidRPr="00A1471D">
        <w:t>Although, at this stage, all TAPI applications appear to have a small number of clients, it is possible that applications will emerge with many clients for a single</w:t>
      </w:r>
      <w:r w:rsidR="003B4CA4" w:rsidRPr="00A1471D">
        <w:t xml:space="preserve"> type of information</w:t>
      </w:r>
      <w:r w:rsidR="001D6695" w:rsidRPr="00A1471D">
        <w:t>.</w:t>
      </w:r>
      <w:r w:rsidRPr="00A1471D">
        <w:t xml:space="preserve"> stream of information. </w:t>
      </w:r>
    </w:p>
    <w:p w14:paraId="1D204C7B" w14:textId="77777777" w:rsidR="002115A9" w:rsidRDefault="002115A9" w:rsidP="002115A9">
      <w:bookmarkStart w:id="3077" w:name="_Hlk51588579"/>
      <w:r>
        <w:t>For some “many clients” application a combination of TRUNCATED</w:t>
      </w:r>
      <w:r w:rsidR="001D321B">
        <w:t>,</w:t>
      </w:r>
      <w:r>
        <w:t xml:space="preserve"> WHOLE_ENTITY</w:t>
      </w:r>
      <w:r w:rsidR="001D321B">
        <w:t xml:space="preserve"> and </w:t>
      </w:r>
      <w:r>
        <w:t>PERIODIC would appear to be suitable. In this case the TAPI provider may supply the clients directly or via an intermediate solution to deal with load. It is also possible that the TAPI provider might stream full content and then the intermediate solution might support a subscription method.</w:t>
      </w:r>
    </w:p>
    <w:p w14:paraId="7B22DDED" w14:textId="77777777" w:rsidR="002115A9" w:rsidRDefault="002115A9" w:rsidP="002115A9">
      <w:pPr>
        <w:pStyle w:val="Heading4"/>
      </w:pPr>
      <w:bookmarkStart w:id="3078" w:name="_Toc192619496"/>
      <w:bookmarkEnd w:id="3077"/>
      <w:r>
        <w:t>Many views and many clients</w:t>
      </w:r>
      <w:r w:rsidR="007C29CC">
        <w:t xml:space="preserve"> (with a </w:t>
      </w:r>
      <w:r>
        <w:t>few</w:t>
      </w:r>
      <w:r w:rsidR="007C29CC">
        <w:t xml:space="preserve"> clients</w:t>
      </w:r>
      <w:r>
        <w:t xml:space="preserve"> per view)</w:t>
      </w:r>
      <w:bookmarkEnd w:id="3078"/>
    </w:p>
    <w:p w14:paraId="03A8C5BC" w14:textId="61C982CA" w:rsidR="00DF284E" w:rsidRPr="00DF284E" w:rsidRDefault="002115A9" w:rsidP="00DF284E">
      <w:pPr>
        <w:spacing w:before="100" w:beforeAutospacing="1" w:after="100" w:afterAutospacing="1"/>
        <w:rPr>
          <w:rFonts w:eastAsia="Times New Roman"/>
        </w:rPr>
      </w:pPr>
      <w:r w:rsidRPr="00DF284E">
        <w:rPr>
          <w:rFonts w:eastAsia="Times New Roman"/>
        </w:rPr>
        <w:t>In this case, the solution would appear to be one with multiple contexts, one per view. Here any relevant log-record-strategy and log-storage-strategy could be supported. Multiple contexts would benefit from support of further features such as building context (discussed briefly in</w:t>
      </w:r>
      <w:r w:rsidR="001D4E18" w:rsidRPr="00DF284E">
        <w:rPr>
          <w:rFonts w:eastAsia="Times New Roman"/>
        </w:rPr>
        <w:t xml:space="preserve"> sectio</w:t>
      </w:r>
      <w:r w:rsidR="00DF284E" w:rsidRPr="00DF284E">
        <w:rPr>
          <w:rFonts w:eastAsia="Times New Roman"/>
        </w:rPr>
        <w:t>n</w:t>
      </w:r>
      <w:r w:rsidRPr="00DF284E">
        <w:rPr>
          <w:rFonts w:eastAsia="Times New Roman"/>
        </w:rPr>
        <w:t xml:space="preserve"> </w:t>
      </w:r>
      <w:r w:rsidR="001D4E18" w:rsidRPr="00DF284E">
        <w:rPr>
          <w:rFonts w:eastAsia="Times New Roman"/>
        </w:rPr>
        <w:fldChar w:fldCharType="begin"/>
      </w:r>
      <w:r w:rsidR="001D4E18" w:rsidRPr="00DF284E">
        <w:rPr>
          <w:rFonts w:eastAsia="Times New Roman"/>
        </w:rPr>
        <w:instrText xml:space="preserve"> REF _Ref86663651 \r \h </w:instrText>
      </w:r>
      <w:r w:rsidR="00DF284E">
        <w:rPr>
          <w:rFonts w:eastAsia="Times New Roman"/>
        </w:rPr>
        <w:instrText xml:space="preserve"> \* MERGEFORMAT </w:instrText>
      </w:r>
      <w:r w:rsidR="001D4E18" w:rsidRPr="00DF284E">
        <w:rPr>
          <w:rFonts w:eastAsia="Times New Roman"/>
        </w:rPr>
      </w:r>
      <w:r w:rsidR="001D4E18" w:rsidRPr="00DF284E">
        <w:rPr>
          <w:rFonts w:eastAsia="Times New Roman"/>
        </w:rPr>
        <w:fldChar w:fldCharType="separate"/>
      </w:r>
      <w:r w:rsidR="00B53275">
        <w:rPr>
          <w:rFonts w:eastAsia="Times New Roman"/>
        </w:rPr>
        <w:t>7.10</w:t>
      </w:r>
      <w:r w:rsidR="001D4E18" w:rsidRPr="00DF284E">
        <w:rPr>
          <w:rFonts w:eastAsia="Times New Roman"/>
        </w:rPr>
        <w:fldChar w:fldCharType="end"/>
      </w:r>
      <w:r w:rsidR="001D4E18" w:rsidRPr="00DF284E">
        <w:rPr>
          <w:rFonts w:eastAsia="Times New Roman"/>
        </w:rPr>
        <w:t xml:space="preserve"> </w:t>
      </w:r>
      <w:r w:rsidR="001D4E18" w:rsidRPr="00DF284E">
        <w:rPr>
          <w:rFonts w:eastAsia="Times New Roman"/>
        </w:rPr>
        <w:fldChar w:fldCharType="begin"/>
      </w:r>
      <w:r w:rsidR="001D4E18" w:rsidRPr="00DF284E">
        <w:rPr>
          <w:rFonts w:eastAsia="Times New Roman"/>
        </w:rPr>
        <w:instrText xml:space="preserve"> REF _Ref86663657 \h </w:instrText>
      </w:r>
      <w:r w:rsidR="00DF284E">
        <w:rPr>
          <w:rFonts w:eastAsia="Times New Roman"/>
        </w:rPr>
        <w:instrText xml:space="preserve"> \* MERGEFORMAT </w:instrText>
      </w:r>
      <w:r w:rsidR="001D4E18" w:rsidRPr="00DF284E">
        <w:rPr>
          <w:rFonts w:eastAsia="Times New Roman"/>
        </w:rPr>
      </w:r>
      <w:r w:rsidR="001D4E18" w:rsidRPr="00DF284E">
        <w:rPr>
          <w:rFonts w:eastAsia="Times New Roman"/>
        </w:rPr>
        <w:fldChar w:fldCharType="separate"/>
      </w:r>
      <w:ins w:id="3079" w:author="Author">
        <w:r w:rsidR="00B53275" w:rsidRPr="00B53275">
          <w:rPr>
            <w:rFonts w:eastAsia="Times New Roman"/>
            <w:rPrChange w:id="3080" w:author="Author">
              <w:rPr/>
            </w:rPrChange>
          </w:rPr>
          <w:t>Use cases beyond current release</w:t>
        </w:r>
        <w:del w:id="3081" w:author="Author">
          <w:r w:rsidR="006D1621" w:rsidRPr="006D1621" w:rsidDel="00B53275">
            <w:rPr>
              <w:rFonts w:eastAsia="Times New Roman"/>
              <w:rPrChange w:id="3082" w:author="Author">
                <w:rPr/>
              </w:rPrChange>
            </w:rPr>
            <w:delText>Use cases beyond current release</w:delText>
          </w:r>
        </w:del>
      </w:ins>
      <w:del w:id="3083" w:author="Author">
        <w:r w:rsidR="00C1187B" w:rsidRPr="00C1187B" w:rsidDel="00B53275">
          <w:rPr>
            <w:rFonts w:eastAsia="Times New Roman"/>
          </w:rPr>
          <w:delText>Use cases beyond current release</w:delText>
        </w:r>
      </w:del>
      <w:r w:rsidR="001D4E18" w:rsidRPr="00DF284E">
        <w:rPr>
          <w:rFonts w:eastAsia="Times New Roman"/>
        </w:rPr>
        <w:fldChar w:fldCharType="end"/>
      </w:r>
      <w:r w:rsidR="00DF284E" w:rsidRPr="00DF284E">
        <w:rPr>
          <w:rFonts w:eastAsia="Times New Roman"/>
        </w:rPr>
        <w:t xml:space="preserve"> on page </w:t>
      </w:r>
      <w:r w:rsidR="001D4E18" w:rsidRPr="00DF284E">
        <w:rPr>
          <w:rFonts w:eastAsia="Times New Roman"/>
        </w:rPr>
        <w:fldChar w:fldCharType="begin"/>
      </w:r>
      <w:r w:rsidR="001D4E18" w:rsidRPr="00DF284E">
        <w:rPr>
          <w:rFonts w:eastAsia="Times New Roman"/>
        </w:rPr>
        <w:instrText xml:space="preserve"> PAGEREF _Ref86663661 \h </w:instrText>
      </w:r>
      <w:r w:rsidR="001D4E18" w:rsidRPr="00DF284E">
        <w:rPr>
          <w:rFonts w:eastAsia="Times New Roman"/>
        </w:rPr>
      </w:r>
      <w:r w:rsidR="001D4E18" w:rsidRPr="00DF284E">
        <w:rPr>
          <w:rFonts w:eastAsia="Times New Roman"/>
        </w:rPr>
        <w:fldChar w:fldCharType="separate"/>
      </w:r>
      <w:ins w:id="3084" w:author="Author">
        <w:r w:rsidR="00B53275">
          <w:rPr>
            <w:rFonts w:eastAsia="Times New Roman"/>
            <w:noProof/>
          </w:rPr>
          <w:t>122</w:t>
        </w:r>
        <w:del w:id="3085" w:author="Author">
          <w:r w:rsidR="006D1621" w:rsidDel="00B53275">
            <w:rPr>
              <w:rFonts w:eastAsia="Times New Roman"/>
              <w:noProof/>
            </w:rPr>
            <w:delText>122</w:delText>
          </w:r>
        </w:del>
      </w:ins>
      <w:del w:id="3086" w:author="Author">
        <w:r w:rsidR="00C1187B" w:rsidDel="00B53275">
          <w:rPr>
            <w:rFonts w:eastAsia="Times New Roman"/>
            <w:noProof/>
          </w:rPr>
          <w:delText>123</w:delText>
        </w:r>
      </w:del>
      <w:r w:rsidR="001D4E18" w:rsidRPr="00DF284E">
        <w:rPr>
          <w:rFonts w:eastAsia="Times New Roman"/>
        </w:rPr>
        <w:fldChar w:fldCharType="end"/>
      </w:r>
      <w:r w:rsidR="00DF284E">
        <w:rPr>
          <w:rFonts w:eastAsia="Times New Roman"/>
        </w:rPr>
        <w:t>).</w:t>
      </w:r>
    </w:p>
    <w:p w14:paraId="7CB681DA" w14:textId="77777777" w:rsidR="00C91ECF" w:rsidRDefault="00C91ECF" w:rsidP="00C91ECF">
      <w:r>
        <w:t>It is assumed that:</w:t>
      </w:r>
    </w:p>
    <w:p w14:paraId="00A0901F" w14:textId="77777777" w:rsidR="00C91ECF" w:rsidRDefault="00C91ECF" w:rsidP="00515260">
      <w:pPr>
        <w:pStyle w:val="ListParagraph"/>
        <w:numPr>
          <w:ilvl w:val="0"/>
          <w:numId w:val="59"/>
        </w:numPr>
      </w:pPr>
      <w:r>
        <w:t>Each context will appear as a separate independent instance of a TAPI sever.</w:t>
      </w:r>
    </w:p>
    <w:p w14:paraId="2AC5958F" w14:textId="77777777" w:rsidR="007D618E" w:rsidRDefault="007D618E" w:rsidP="00515260">
      <w:pPr>
        <w:pStyle w:val="ListParagraph"/>
        <w:numPr>
          <w:ilvl w:val="1"/>
          <w:numId w:val="59"/>
        </w:numPr>
      </w:pPr>
      <w:r>
        <w:t>Each context will have its own dedicate</w:t>
      </w:r>
      <w:r w:rsidR="00E51439">
        <w:t>d</w:t>
      </w:r>
      <w:r>
        <w:t xml:space="preserve"> </w:t>
      </w:r>
      <w:r w:rsidR="005D72DF">
        <w:t>streams.</w:t>
      </w:r>
    </w:p>
    <w:p w14:paraId="79074D70" w14:textId="77777777" w:rsidR="00C91ECF" w:rsidRDefault="00E74368" w:rsidP="00515260">
      <w:pPr>
        <w:pStyle w:val="ListParagraph"/>
        <w:numPr>
          <w:ilvl w:val="0"/>
          <w:numId w:val="59"/>
        </w:numPr>
      </w:pPr>
      <w:r>
        <w:t>A context will expose a subset/subgraph of the overall network where that subset/subgraph/ may be a small compared to the overall network</w:t>
      </w:r>
      <w:r w:rsidR="005D72DF">
        <w:t>.</w:t>
      </w:r>
      <w:r w:rsidR="00C91ECF">
        <w:t xml:space="preserve"> </w:t>
      </w:r>
    </w:p>
    <w:p w14:paraId="2832B9C3" w14:textId="77777777" w:rsidR="00C91ECF" w:rsidRDefault="00C91ECF" w:rsidP="00515260">
      <w:pPr>
        <w:pStyle w:val="ListParagraph"/>
        <w:numPr>
          <w:ilvl w:val="0"/>
          <w:numId w:val="59"/>
        </w:numPr>
      </w:pPr>
      <w:r>
        <w:t>The identifiers in each context</w:t>
      </w:r>
    </w:p>
    <w:p w14:paraId="3D0D37A5" w14:textId="77777777" w:rsidR="00467864" w:rsidRDefault="00467864" w:rsidP="00515260">
      <w:pPr>
        <w:pStyle w:val="ListParagraph"/>
        <w:numPr>
          <w:ilvl w:val="1"/>
          <w:numId w:val="59"/>
        </w:numPr>
      </w:pPr>
      <w:r>
        <w:t xml:space="preserve">May be different for the same underlying entity, </w:t>
      </w:r>
      <w:r w:rsidR="00E53E9F">
        <w:t>to improve security of access</w:t>
      </w:r>
      <w:r w:rsidR="00184732">
        <w:t xml:space="preserve"> where </w:t>
      </w:r>
      <w:r w:rsidR="00B95046">
        <w:t>views</w:t>
      </w:r>
      <w:r w:rsidR="00410D5F">
        <w:t xml:space="preserve"> are being offered to distinct and independent </w:t>
      </w:r>
      <w:r w:rsidR="005D72DF">
        <w:t>clients.</w:t>
      </w:r>
    </w:p>
    <w:p w14:paraId="3F1C8B8F" w14:textId="77777777" w:rsidR="00DF6203" w:rsidRDefault="00467864" w:rsidP="00515260">
      <w:pPr>
        <w:pStyle w:val="ListParagraph"/>
        <w:numPr>
          <w:ilvl w:val="1"/>
          <w:numId w:val="59"/>
        </w:numPr>
      </w:pPr>
      <w:r>
        <w:t xml:space="preserve">May be the same for </w:t>
      </w:r>
      <w:r w:rsidR="00184732">
        <w:t>a related entity across two or more contexts, to allow for partitioned views</w:t>
      </w:r>
      <w:r w:rsidR="00410D5F">
        <w:t xml:space="preserve"> between related </w:t>
      </w:r>
      <w:r w:rsidR="005D72DF">
        <w:t>clients.</w:t>
      </w:r>
      <w:r w:rsidR="006604B3">
        <w:t xml:space="preserve"> </w:t>
      </w:r>
      <w:r w:rsidR="00DF6203">
        <w:t xml:space="preserve">In this case it is expected that the clients will </w:t>
      </w:r>
      <w:r w:rsidR="001A0D15">
        <w:t xml:space="preserve">be sharing data. </w:t>
      </w:r>
      <w:r w:rsidR="006604B3">
        <w:t>In a basic</w:t>
      </w:r>
      <w:r w:rsidR="001A0D15">
        <w:t xml:space="preserve"> example</w:t>
      </w:r>
      <w:r w:rsidR="0034187B">
        <w:t>,</w:t>
      </w:r>
      <w:r w:rsidR="001A0D15">
        <w:t xml:space="preserve"> </w:t>
      </w:r>
      <w:r w:rsidR="006604B3">
        <w:t xml:space="preserve">one client </w:t>
      </w:r>
      <w:r w:rsidR="00C01B03">
        <w:t>may deal with equipment whist another deals with network topology</w:t>
      </w:r>
      <w:r w:rsidR="008C4827">
        <w:t xml:space="preserve">. The model the equipment client supports has references to </w:t>
      </w:r>
      <w:r w:rsidR="00B51C0E">
        <w:t>the model the netwo</w:t>
      </w:r>
      <w:r w:rsidR="00A32685">
        <w:t>rk client supports.</w:t>
      </w:r>
    </w:p>
    <w:p w14:paraId="4522C5E4" w14:textId="77777777" w:rsidR="002115A9" w:rsidRDefault="002115A9" w:rsidP="002115A9">
      <w:pPr>
        <w:pStyle w:val="Heading4"/>
      </w:pPr>
      <w:bookmarkStart w:id="3087" w:name="_Toc192619497"/>
      <w:r>
        <w:t xml:space="preserve">Many </w:t>
      </w:r>
      <w:r w:rsidR="00724C50">
        <w:t xml:space="preserve">short-lived </w:t>
      </w:r>
      <w:r>
        <w:t>clients</w:t>
      </w:r>
      <w:bookmarkEnd w:id="3087"/>
    </w:p>
    <w:p w14:paraId="620E869B" w14:textId="77777777" w:rsidR="002115A9" w:rsidRDefault="002115A9" w:rsidP="002115A9">
      <w:r>
        <w:t xml:space="preserve">In this case, where each client samples the information from some combination of streams for a very short period. This appears to be some combination of many views and many clients. </w:t>
      </w:r>
    </w:p>
    <w:p w14:paraId="624ECCC9" w14:textId="77777777" w:rsidR="002115A9" w:rsidRDefault="002115A9" w:rsidP="002115A9">
      <w:pPr>
        <w:pStyle w:val="Heading4"/>
      </w:pPr>
      <w:bookmarkStart w:id="3088" w:name="_Toc192619498"/>
      <w:r>
        <w:t>Live measure</w:t>
      </w:r>
      <w:r w:rsidR="00246499">
        <w:t>ments</w:t>
      </w:r>
      <w:bookmarkEnd w:id="3088"/>
    </w:p>
    <w:p w14:paraId="04132B1E" w14:textId="77777777" w:rsidR="002115A9" w:rsidRDefault="002115A9" w:rsidP="002115A9">
      <w:r>
        <w:t xml:space="preserve">Where there is a low number of clients, each </w:t>
      </w:r>
      <w:r w:rsidR="001A0F12">
        <w:t>requiring a</w:t>
      </w:r>
      <w:r>
        <w:t xml:space="preserve"> reasonably up-to-date view</w:t>
      </w:r>
      <w:r w:rsidR="000C362A">
        <w:t xml:space="preserve"> including </w:t>
      </w:r>
      <w:r w:rsidR="00985BAB">
        <w:t xml:space="preserve">values </w:t>
      </w:r>
      <w:r w:rsidR="000C31E9">
        <w:t>related to measurements (e.g., delay, temperature, power)</w:t>
      </w:r>
      <w:r w:rsidR="002D63CD">
        <w:t xml:space="preserve"> which </w:t>
      </w:r>
      <w:r w:rsidR="0004643F">
        <w:t>may</w:t>
      </w:r>
      <w:r>
        <w:t>:</w:t>
      </w:r>
    </w:p>
    <w:p w14:paraId="6E69C72E" w14:textId="77777777" w:rsidR="002115A9" w:rsidRDefault="00C37095" w:rsidP="00D66FC5">
      <w:pPr>
        <w:pStyle w:val="ListParagraph"/>
        <w:numPr>
          <w:ilvl w:val="0"/>
          <w:numId w:val="32"/>
        </w:numPr>
      </w:pPr>
      <w:r>
        <w:t>tend</w:t>
      </w:r>
      <w:r w:rsidR="002115A9">
        <w:t xml:space="preserve"> to dither around a value or tends to increase</w:t>
      </w:r>
      <w:r w:rsidR="00535A29">
        <w:t xml:space="preserve"> (or decrease)</w:t>
      </w:r>
      <w:r w:rsidR="002115A9">
        <w:t xml:space="preserve"> on an ongoing basis, a combination of COMPACTED</w:t>
      </w:r>
      <w:r w:rsidR="00B61AA4">
        <w:t xml:space="preserve">, </w:t>
      </w:r>
      <w:r w:rsidR="002115A9">
        <w:t>WHOLE_ENTITY</w:t>
      </w:r>
      <w:r w:rsidR="00B61AA4">
        <w:t xml:space="preserve"> and </w:t>
      </w:r>
      <w:r w:rsidR="002115A9">
        <w:t>PERIODIC would appear to be suitable.</w:t>
      </w:r>
    </w:p>
    <w:p w14:paraId="6B0B3322" w14:textId="77777777" w:rsidR="002115A9" w:rsidRDefault="00C37095" w:rsidP="00D66FC5">
      <w:pPr>
        <w:pStyle w:val="ListParagraph"/>
        <w:numPr>
          <w:ilvl w:val="0"/>
          <w:numId w:val="32"/>
        </w:numPr>
      </w:pPr>
      <w:r>
        <w:t>tend</w:t>
      </w:r>
      <w:r w:rsidR="002115A9">
        <w:t xml:space="preserve"> to change rarely, a combination of COMPACTED</w:t>
      </w:r>
      <w:r w:rsidR="00B61AA4">
        <w:t xml:space="preserve">, </w:t>
      </w:r>
      <w:r w:rsidR="002115A9">
        <w:t>WHOLE_ENTIT</w:t>
      </w:r>
      <w:r w:rsidR="00B61AA4">
        <w:t xml:space="preserve">Y and </w:t>
      </w:r>
      <w:r w:rsidR="002115A9">
        <w:t>ON_CHANGE would appear to be suitable</w:t>
      </w:r>
      <w:r w:rsidR="006427FA">
        <w:t>.</w:t>
      </w:r>
    </w:p>
    <w:p w14:paraId="27B59045" w14:textId="77777777" w:rsidR="00B61AA4" w:rsidRDefault="00B61AA4" w:rsidP="00A56331">
      <w:r>
        <w:lastRenderedPageBreak/>
        <w:t xml:space="preserve">Other strategy combinations </w:t>
      </w:r>
      <w:r w:rsidR="00B40E9A">
        <w:t xml:space="preserve">will </w:t>
      </w:r>
      <w:r>
        <w:t xml:space="preserve">be developed in future to deal with </w:t>
      </w:r>
      <w:r w:rsidR="00B40E9A">
        <w:t>various information-record-strategies supporting suppression of same value and of dither.</w:t>
      </w:r>
    </w:p>
    <w:p w14:paraId="7B6C76B6" w14:textId="77777777" w:rsidR="002115A9" w:rsidRDefault="002115A9" w:rsidP="002115A9">
      <w:pPr>
        <w:pStyle w:val="Heading4"/>
      </w:pPr>
      <w:bookmarkStart w:id="3089" w:name="_Toc192619499"/>
      <w:r>
        <w:t>Threshold Crossing</w:t>
      </w:r>
      <w:bookmarkEnd w:id="3089"/>
    </w:p>
    <w:p w14:paraId="0B13278C" w14:textId="77777777" w:rsidR="002115A9" w:rsidRDefault="002115A9" w:rsidP="002115A9">
      <w:r>
        <w:t>This depends upon the behavior of the threshold source. For a source that</w:t>
      </w:r>
      <w:r w:rsidR="006E2C5D">
        <w:t xml:space="preserve"> reports threshold crossing</w:t>
      </w:r>
      <w:r>
        <w:t>:</w:t>
      </w:r>
    </w:p>
    <w:p w14:paraId="78E0CA0C" w14:textId="77777777" w:rsidR="002115A9" w:rsidRDefault="002115A9" w:rsidP="0059364B">
      <w:pPr>
        <w:pStyle w:val="ListParagraph"/>
        <w:numPr>
          <w:ilvl w:val="0"/>
          <w:numId w:val="33"/>
        </w:numPr>
      </w:pPr>
      <w:r>
        <w:t xml:space="preserve">at some point within a period of measurement, </w:t>
      </w:r>
      <w:r w:rsidR="007B4FF4">
        <w:t xml:space="preserve">at the end of the measurement period </w:t>
      </w:r>
      <w:r>
        <w:t>resets the threshold</w:t>
      </w:r>
      <w:r w:rsidR="00D46A02">
        <w:t xml:space="preserve"> crossing</w:t>
      </w:r>
      <w:r>
        <w:t xml:space="preserve"> without a clear and then potentially reports the threshold crossing in the next period etc., the solution would best use</w:t>
      </w:r>
      <w:r w:rsidRPr="00E1758A">
        <w:t xml:space="preserve"> log-</w:t>
      </w:r>
      <w:r>
        <w:t>storge</w:t>
      </w:r>
      <w:r w:rsidRPr="00E1758A">
        <w:t>-strategy = TRUNCATED</w:t>
      </w:r>
      <w:r>
        <w:t xml:space="preserve">. </w:t>
      </w:r>
    </w:p>
    <w:p w14:paraId="62B4244B" w14:textId="77777777" w:rsidR="002115A9" w:rsidRDefault="002115A9" w:rsidP="00D66FC5">
      <w:pPr>
        <w:pStyle w:val="ListParagraph"/>
        <w:numPr>
          <w:ilvl w:val="0"/>
          <w:numId w:val="33"/>
        </w:numPr>
      </w:pPr>
      <w:r>
        <w:t>and recovery over a continuous measurement, the solution would best be the same as the alarm solution, i.e., COMPACTED</w:t>
      </w:r>
      <w:r w:rsidR="00B40E9A">
        <w:t xml:space="preserve">, </w:t>
      </w:r>
      <w:r>
        <w:t>WHOLE_ENTITY</w:t>
      </w:r>
      <w:r w:rsidR="00B40E9A">
        <w:t xml:space="preserve"> and </w:t>
      </w:r>
      <w:r>
        <w:t>ON_CHANGE</w:t>
      </w:r>
    </w:p>
    <w:p w14:paraId="33E14DDA" w14:textId="77777777" w:rsidR="002115A9" w:rsidRDefault="002115A9" w:rsidP="002115A9">
      <w:pPr>
        <w:pStyle w:val="Heading4"/>
      </w:pPr>
      <w:bookmarkStart w:id="3090" w:name="_Toc192619500"/>
      <w:r>
        <w:t>Periodic measurement data</w:t>
      </w:r>
      <w:bookmarkEnd w:id="3090"/>
    </w:p>
    <w:p w14:paraId="657480A8" w14:textId="77777777" w:rsidR="002115A9" w:rsidRDefault="002115A9" w:rsidP="002115A9">
      <w:r>
        <w:t xml:space="preserve">Where a measurement is taken over </w:t>
      </w:r>
      <w:proofErr w:type="gramStart"/>
      <w:r>
        <w:t>a period of time</w:t>
      </w:r>
      <w:proofErr w:type="gramEnd"/>
      <w:r>
        <w:t xml:space="preserve"> and where the measurement is repeated regularly (potentially over adjacent periods of time). An example of this is the 15-minute Performance measurement.</w:t>
      </w:r>
    </w:p>
    <w:p w14:paraId="41788C6A" w14:textId="77777777" w:rsidR="002115A9" w:rsidRDefault="002115A9" w:rsidP="00D66FC5">
      <w:pPr>
        <w:pStyle w:val="ListParagraph"/>
        <w:numPr>
          <w:ilvl w:val="0"/>
          <w:numId w:val="33"/>
        </w:numPr>
      </w:pPr>
      <w:r>
        <w:t>At the end of the measurement period the result of measurement is streamed</w:t>
      </w:r>
    </w:p>
    <w:p w14:paraId="48AFA11D" w14:textId="77777777" w:rsidR="002115A9" w:rsidRDefault="002115A9" w:rsidP="00D66FC5">
      <w:pPr>
        <w:pStyle w:val="ListParagraph"/>
        <w:numPr>
          <w:ilvl w:val="0"/>
          <w:numId w:val="33"/>
        </w:numPr>
      </w:pPr>
      <w:r>
        <w:t>The natural approach would be to use TRUNCATED</w:t>
      </w:r>
      <w:r w:rsidR="00B40E9A">
        <w:t xml:space="preserve">, </w:t>
      </w:r>
      <w:r>
        <w:t>WHOLE_ENTITY</w:t>
      </w:r>
      <w:r w:rsidR="00B40E9A">
        <w:t xml:space="preserve"> and </w:t>
      </w:r>
      <w:r>
        <w:t>PERIODIC</w:t>
      </w:r>
      <w:r>
        <w:tab/>
      </w:r>
    </w:p>
    <w:p w14:paraId="14C4B0E0" w14:textId="77777777" w:rsidR="002115A9" w:rsidRDefault="002115A9" w:rsidP="00D66FC5">
      <w:pPr>
        <w:pStyle w:val="ListParagraph"/>
        <w:numPr>
          <w:ilvl w:val="1"/>
          <w:numId w:val="33"/>
        </w:numPr>
      </w:pPr>
      <w:r>
        <w:t xml:space="preserve">This provides a short history to handle communications </w:t>
      </w:r>
      <w:r w:rsidR="007C3386">
        <w:t>problems.</w:t>
      </w:r>
    </w:p>
    <w:p w14:paraId="58C244F6" w14:textId="77777777" w:rsidR="002115A9" w:rsidRDefault="002115A9" w:rsidP="002115A9">
      <w:r>
        <w:t xml:space="preserve">Some periodic measurements have predictable normal characteristics. </w:t>
      </w:r>
    </w:p>
    <w:p w14:paraId="2FDC6510" w14:textId="77777777" w:rsidR="002115A9" w:rsidRDefault="002115A9" w:rsidP="00D66FC5">
      <w:pPr>
        <w:pStyle w:val="ListParagraph"/>
        <w:numPr>
          <w:ilvl w:val="0"/>
          <w:numId w:val="33"/>
        </w:numPr>
      </w:pPr>
      <w:r>
        <w:t xml:space="preserve">Consider an error measurement on a photonic system. </w:t>
      </w:r>
    </w:p>
    <w:p w14:paraId="351DEC88" w14:textId="77777777" w:rsidR="002115A9" w:rsidRDefault="002115A9" w:rsidP="00D66FC5">
      <w:pPr>
        <w:pStyle w:val="ListParagraph"/>
        <w:numPr>
          <w:ilvl w:val="1"/>
          <w:numId w:val="33"/>
        </w:numPr>
      </w:pPr>
      <w:r>
        <w:t xml:space="preserve">This is normally zero and hence the errored second count in a 15-minute period is normally zero as is the severely errored second count. On that basis </w:t>
      </w:r>
      <w:r w:rsidR="00EC64EC">
        <w:t>an appropriate information-record-strategy (e.g., RECORD_SUPPRESSION_SUPPRESS_EXPECTED and VALUE_EXPECTATION_VALUE_IS_ZERO) could be used to reduce report volume.</w:t>
      </w:r>
    </w:p>
    <w:p w14:paraId="5807EF74" w14:textId="77777777" w:rsidR="002115A9" w:rsidRDefault="002115A9" w:rsidP="00D66FC5">
      <w:pPr>
        <w:pStyle w:val="ListParagraph"/>
        <w:numPr>
          <w:ilvl w:val="1"/>
          <w:numId w:val="33"/>
        </w:numPr>
      </w:pPr>
      <w:r>
        <w:t>In this case the measurements use a log with TRUNCATED</w:t>
      </w:r>
      <w:r w:rsidR="00EC64EC">
        <w:t>,</w:t>
      </w:r>
      <w:r>
        <w:t xml:space="preserve"> WHOLE_ENTITY</w:t>
      </w:r>
      <w:r w:rsidR="00EC64EC">
        <w:t xml:space="preserve"> and </w:t>
      </w:r>
      <w:r>
        <w:t>PERIODIC</w:t>
      </w:r>
      <w:r w:rsidR="00EC64EC">
        <w:t xml:space="preserve"> where the record-type is RECORD_TYPE_INFORMATION</w:t>
      </w:r>
    </w:p>
    <w:p w14:paraId="437A0B02" w14:textId="77777777" w:rsidR="00EC64EC" w:rsidRDefault="00EC64EC" w:rsidP="00D66FC5">
      <w:pPr>
        <w:pStyle w:val="ListParagraph"/>
        <w:numPr>
          <w:ilvl w:val="1"/>
          <w:numId w:val="33"/>
        </w:numPr>
      </w:pPr>
      <w:r>
        <w:t xml:space="preserve">Note that further </w:t>
      </w:r>
      <w:r w:rsidR="004178CC">
        <w:t>formalization</w:t>
      </w:r>
      <w:r>
        <w:t xml:space="preserve"> of this approach is required.</w:t>
      </w:r>
    </w:p>
    <w:p w14:paraId="3C052BB6" w14:textId="77777777" w:rsidR="002115A9" w:rsidRDefault="002115A9" w:rsidP="00D66FC5">
      <w:pPr>
        <w:pStyle w:val="ListParagraph"/>
        <w:numPr>
          <w:ilvl w:val="0"/>
          <w:numId w:val="33"/>
        </w:numPr>
      </w:pPr>
      <w:r>
        <w:t xml:space="preserve">Consider a power measurement on a photonic system averaged over a 15-minute </w:t>
      </w:r>
      <w:r w:rsidR="007C3386">
        <w:t>period.</w:t>
      </w:r>
    </w:p>
    <w:p w14:paraId="2D6AB2BF" w14:textId="77777777" w:rsidR="002115A9" w:rsidRDefault="002115A9" w:rsidP="004178CC">
      <w:pPr>
        <w:pStyle w:val="ListParagraph"/>
        <w:numPr>
          <w:ilvl w:val="1"/>
          <w:numId w:val="33"/>
        </w:numPr>
      </w:pPr>
      <w:r>
        <w:t>This normally changes slowly such that a sequence of measurements will have the same value. On this basis reporting an initial value and subsequently only changes lead to significant efficiency gain</w:t>
      </w:r>
      <w:r w:rsidR="004178CC">
        <w:t>. On that basis an appropriate information-record-strategy (e.g., RECORD_SUPPRESSION_SUPPRESS_EXPECTED and VALUE_EXPECTATION_VALUE_IS_SAME_AS_LAST) could be used to reduce report volume.</w:t>
      </w:r>
    </w:p>
    <w:p w14:paraId="715803C1" w14:textId="77777777" w:rsidR="002115A9" w:rsidRDefault="002115A9" w:rsidP="00D66FC5">
      <w:pPr>
        <w:pStyle w:val="ListParagraph"/>
        <w:numPr>
          <w:ilvl w:val="1"/>
          <w:numId w:val="33"/>
        </w:numPr>
      </w:pPr>
      <w:r>
        <w:t xml:space="preserve">In this case the measurements use a log with </w:t>
      </w:r>
      <w:r w:rsidR="004178CC">
        <w:t xml:space="preserve">TRUNCATED and </w:t>
      </w:r>
      <w:r>
        <w:t>WHOLE_ENTITY</w:t>
      </w:r>
      <w:r w:rsidR="004178CC">
        <w:t xml:space="preserve"> along with either </w:t>
      </w:r>
      <w:r>
        <w:t>ON_CHANGE</w:t>
      </w:r>
      <w:r w:rsidR="004178CC">
        <w:t xml:space="preserve"> or PERIODIC depending upon the measurement approach</w:t>
      </w:r>
      <w:r>
        <w:t xml:space="preserve"> where the change is considered from one measurement period completion to the next</w:t>
      </w:r>
      <w:r w:rsidR="004178CC">
        <w:t>.</w:t>
      </w:r>
    </w:p>
    <w:p w14:paraId="5894F00F" w14:textId="77777777" w:rsidR="004178CC" w:rsidRDefault="004178CC" w:rsidP="004178CC">
      <w:pPr>
        <w:pStyle w:val="ListParagraph"/>
        <w:numPr>
          <w:ilvl w:val="1"/>
          <w:numId w:val="33"/>
        </w:numPr>
      </w:pPr>
      <w:r>
        <w:t>Note that further formalization of this approach is required.</w:t>
      </w:r>
    </w:p>
    <w:p w14:paraId="64CA4D7B" w14:textId="77777777" w:rsidR="002115A9" w:rsidRPr="00C42663" w:rsidRDefault="002115A9" w:rsidP="002115A9">
      <w:pPr>
        <w:pStyle w:val="Heading4"/>
      </w:pPr>
      <w:bookmarkStart w:id="3091" w:name="_Toc192619501"/>
      <w:r>
        <w:t xml:space="preserve">Bulk </w:t>
      </w:r>
      <w:r w:rsidR="00D62B5F">
        <w:t>Performance Monitoring (PM)</w:t>
      </w:r>
      <w:r>
        <w:t xml:space="preserve"> data</w:t>
      </w:r>
      <w:bookmarkEnd w:id="3091"/>
    </w:p>
    <w:p w14:paraId="400B6650" w14:textId="77777777" w:rsidR="002115A9" w:rsidRDefault="002115A9" w:rsidP="002115A9">
      <w:r>
        <w:t>Essentially covered using multiple periodic measurement response</w:t>
      </w:r>
      <w:r w:rsidR="007B254C">
        <w:t xml:space="preserve"> where the current-data</w:t>
      </w:r>
      <w:r w:rsidR="00BB1CC9">
        <w:t xml:space="preserve"> instance is streamed once the granularity period ends and the current-data is roll</w:t>
      </w:r>
      <w:r w:rsidR="00D62B5F">
        <w:t>ed</w:t>
      </w:r>
      <w:r w:rsidR="00BB1CC9">
        <w:t xml:space="preserve"> to history</w:t>
      </w:r>
      <w:r w:rsidR="00D62B5F">
        <w:t>-</w:t>
      </w:r>
      <w:r w:rsidR="00BB1CC9">
        <w:t>data</w:t>
      </w:r>
      <w:r w:rsidR="00D62B5F">
        <w:t xml:space="preserve"> (i.e., streaming of history-data creation)</w:t>
      </w:r>
      <w:r w:rsidR="00D62B5F">
        <w:rPr>
          <w:rStyle w:val="FootnoteReference"/>
        </w:rPr>
        <w:footnoteReference w:id="40"/>
      </w:r>
      <w:r w:rsidR="00D62B5F">
        <w:t>.</w:t>
      </w:r>
    </w:p>
    <w:p w14:paraId="1060E3DB" w14:textId="1BCE9DAF" w:rsidR="00657CDD" w:rsidRDefault="00657CDD" w:rsidP="002115A9">
      <w:r>
        <w:t xml:space="preserve">It is expected that PM data may most appropriately be streamed using </w:t>
      </w:r>
      <w:r w:rsidR="00AA29B3">
        <w:t xml:space="preserve">one of the suppression techniques available and </w:t>
      </w:r>
      <w:r w:rsidR="001A7849">
        <w:t xml:space="preserve">be best encoded in a binary </w:t>
      </w:r>
      <w:r w:rsidR="00B831D3">
        <w:t>format</w:t>
      </w:r>
      <w:r w:rsidR="001A7849">
        <w:t xml:space="preserve"> such as </w:t>
      </w:r>
      <w:proofErr w:type="spellStart"/>
      <w:r w:rsidR="001A7849">
        <w:t>ProtoBuf</w:t>
      </w:r>
      <w:proofErr w:type="spellEnd"/>
      <w:r w:rsidR="0017783B">
        <w:t xml:space="preserve"> (</w:t>
      </w:r>
      <w:r w:rsidR="00CF7ED7" w:rsidRPr="00CF7ED7">
        <w:t>ENCODING_FORMAT_PROTOBUF</w:t>
      </w:r>
      <w:r w:rsidR="00CF7ED7">
        <w:t xml:space="preserve">) potentially with a </w:t>
      </w:r>
      <w:proofErr w:type="spellStart"/>
      <w:r w:rsidR="003F1A9E">
        <w:t>gNMI</w:t>
      </w:r>
      <w:proofErr w:type="spellEnd"/>
      <w:r w:rsidR="00CF7ED7">
        <w:t xml:space="preserve"> </w:t>
      </w:r>
      <w:r w:rsidR="005E348E">
        <w:t>protocol (</w:t>
      </w:r>
      <w:r w:rsidR="005E348E" w:rsidRPr="005E348E">
        <w:t>CONNECTION_PROTOCOL_GNMI</w:t>
      </w:r>
      <w:r w:rsidR="005E348E">
        <w:t>)</w:t>
      </w:r>
      <w:r w:rsidR="001A7849">
        <w:t>.</w:t>
      </w:r>
    </w:p>
    <w:p w14:paraId="70120566" w14:textId="77777777" w:rsidR="0017783B" w:rsidRPr="00CC1C60" w:rsidRDefault="0017783B" w:rsidP="002115A9">
      <w:r>
        <w:t>Note that further formalization of this approach is required.</w:t>
      </w:r>
    </w:p>
    <w:p w14:paraId="7E6606C6" w14:textId="77777777" w:rsidR="00B5172C" w:rsidRDefault="00B5172C" w:rsidP="00EB62A7">
      <w:pPr>
        <w:pStyle w:val="Heading2"/>
      </w:pPr>
      <w:bookmarkStart w:id="3092" w:name="_Ref52524956"/>
      <w:bookmarkStart w:id="3093" w:name="_Ref52928525"/>
      <w:bookmarkStart w:id="3094" w:name="_Toc192619502"/>
      <w:r>
        <w:lastRenderedPageBreak/>
        <w:t>Record content</w:t>
      </w:r>
      <w:bookmarkEnd w:id="3092"/>
      <w:bookmarkEnd w:id="3093"/>
      <w:bookmarkEnd w:id="3094"/>
    </w:p>
    <w:p w14:paraId="2B1EC95A" w14:textId="77777777" w:rsidR="00B5172C" w:rsidRDefault="008F1154" w:rsidP="00B5172C">
      <w:r>
        <w:t xml:space="preserve">The </w:t>
      </w:r>
      <w:r w:rsidR="006103BF">
        <w:t>stream-record allows for multiple log-records each of which includes</w:t>
      </w:r>
      <w:r w:rsidR="00157F38">
        <w:t xml:space="preserve"> </w:t>
      </w:r>
      <w:r w:rsidR="0018608B">
        <w:t xml:space="preserve">conditionally </w:t>
      </w:r>
      <w:r w:rsidR="006103BF">
        <w:t xml:space="preserve">a log-record-header </w:t>
      </w:r>
      <w:r w:rsidR="005A7743">
        <w:t xml:space="preserve">(for all records formalized in this document) </w:t>
      </w:r>
      <w:r w:rsidR="006103BF">
        <w:t xml:space="preserve">and </w:t>
      </w:r>
      <w:r w:rsidR="0018608B">
        <w:t xml:space="preserve">conditionally </w:t>
      </w:r>
      <w:r w:rsidR="001F6B5D">
        <w:t>a log-record-body</w:t>
      </w:r>
      <w:r w:rsidR="005A7743">
        <w:t xml:space="preserve"> (conditions identified later in this document)</w:t>
      </w:r>
      <w:r w:rsidR="001F6B5D">
        <w:t>.</w:t>
      </w:r>
    </w:p>
    <w:p w14:paraId="571F3911" w14:textId="77777777" w:rsidR="001E3348" w:rsidRDefault="00B70682" w:rsidP="00A56331">
      <w:pPr>
        <w:pStyle w:val="Heading3"/>
      </w:pPr>
      <w:bookmarkStart w:id="3095" w:name="_Toc192619503"/>
      <w:r>
        <w:t xml:space="preserve">Log </w:t>
      </w:r>
      <w:r w:rsidR="001E3348">
        <w:t>Record Header</w:t>
      </w:r>
      <w:bookmarkEnd w:id="3095"/>
    </w:p>
    <w:p w14:paraId="63DD23EE" w14:textId="77777777" w:rsidR="00C97025" w:rsidRDefault="00C97025" w:rsidP="00B5172C">
      <w:r>
        <w:t>The log-record-header provides information common to all records.</w:t>
      </w:r>
    </w:p>
    <w:p w14:paraId="35B84ABC" w14:textId="77777777" w:rsidR="00C97025" w:rsidRDefault="00C97025" w:rsidP="00B5172C">
      <w:r>
        <w:t xml:space="preserve">The </w:t>
      </w:r>
      <w:r w:rsidR="00C77E3A">
        <w:t>TOMBSTONE</w:t>
      </w:r>
      <w:r>
        <w:t xml:space="preserve"> record may have only a header.</w:t>
      </w:r>
    </w:p>
    <w:p w14:paraId="7A17F000" w14:textId="77777777" w:rsidR="000E7356" w:rsidRPr="00F74A9B" w:rsidRDefault="00BE4D8B" w:rsidP="000E7356">
      <w:r w:rsidRPr="00F32BDC">
        <w:rPr>
          <w:noProof/>
        </w:rPr>
        <w:lastRenderedPageBreak/>
        <mc:AlternateContent>
          <mc:Choice Requires="wps">
            <w:drawing>
              <wp:anchor distT="0" distB="0" distL="114300" distR="114300" simplePos="0" relativeHeight="251633664" behindDoc="0" locked="0" layoutInCell="1" allowOverlap="1" wp14:anchorId="619FA094" wp14:editId="43E03DB5">
                <wp:simplePos x="0" y="0"/>
                <wp:positionH relativeFrom="margin">
                  <wp:align>left</wp:align>
                </wp:positionH>
                <wp:positionV relativeFrom="paragraph">
                  <wp:posOffset>273685</wp:posOffset>
                </wp:positionV>
                <wp:extent cx="6600825" cy="8591550"/>
                <wp:effectExtent l="0" t="0" r="28575" b="19050"/>
                <wp:wrapTopAndBottom/>
                <wp:docPr id="8"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8591550"/>
                        </a:xfrm>
                        <a:prstGeom prst="rect">
                          <a:avLst/>
                        </a:prstGeom>
                        <a:solidFill>
                          <a:schemeClr val="accent4">
                            <a:lumMod val="20000"/>
                            <a:lumOff val="80000"/>
                          </a:schemeClr>
                        </a:solidFill>
                        <a:ln>
                          <a:solidFill>
                            <a:schemeClr val="tx1"/>
                          </a:solidFill>
                        </a:ln>
                      </wps:spPr>
                      <wps:txbx>
                        <w:txbxContent>
                          <w:p w14:paraId="096A70E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grouping log-record-header {</w:t>
                            </w:r>
                          </w:p>
                          <w:p w14:paraId="537A33A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w:t>
                            </w:r>
                            <w:proofErr w:type="spellStart"/>
                            <w:r w:rsidRPr="00BE4D8B">
                              <w:rPr>
                                <w:rFonts w:asciiTheme="minorHAnsi" w:hAnsi="Arial"/>
                                <w:kern w:val="24"/>
                                <w:sz w:val="16"/>
                                <w:szCs w:val="16"/>
                                <w:lang w:val="en-GB"/>
                              </w:rPr>
                              <w:t>tapi</w:t>
                            </w:r>
                            <w:proofErr w:type="spellEnd"/>
                            <w:r w:rsidRPr="00BE4D8B">
                              <w:rPr>
                                <w:rFonts w:asciiTheme="minorHAnsi" w:hAnsi="Arial"/>
                                <w:kern w:val="24"/>
                                <w:sz w:val="16"/>
                                <w:szCs w:val="16"/>
                                <w:lang w:val="en-GB"/>
                              </w:rPr>
                              <w:t>-context {</w:t>
                            </w:r>
                          </w:p>
                          <w:p w14:paraId="121D1A9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w:t>
                            </w:r>
                            <w:proofErr w:type="spellStart"/>
                            <w:r w:rsidRPr="00BE4D8B">
                              <w:rPr>
                                <w:rFonts w:asciiTheme="minorHAnsi" w:hAnsi="Arial"/>
                                <w:kern w:val="24"/>
                                <w:sz w:val="16"/>
                                <w:szCs w:val="16"/>
                                <w:lang w:val="en-GB"/>
                              </w:rPr>
                              <w:t>tapi-</w:t>
                            </w:r>
                            <w:proofErr w:type="gramStart"/>
                            <w:r w:rsidRPr="00BE4D8B">
                              <w:rPr>
                                <w:rFonts w:asciiTheme="minorHAnsi" w:hAnsi="Arial"/>
                                <w:kern w:val="24"/>
                                <w:sz w:val="16"/>
                                <w:szCs w:val="16"/>
                                <w:lang w:val="en-GB"/>
                              </w:rPr>
                              <w:t>common:uuid</w:t>
                            </w:r>
                            <w:proofErr w:type="spellEnd"/>
                            <w:proofErr w:type="gramEnd"/>
                            <w:r w:rsidRPr="00BE4D8B">
                              <w:rPr>
                                <w:rFonts w:asciiTheme="minorHAnsi" w:hAnsi="Arial"/>
                                <w:kern w:val="24"/>
                                <w:sz w:val="16"/>
                                <w:szCs w:val="16"/>
                                <w:lang w:val="en-GB"/>
                              </w:rPr>
                              <w:t>;</w:t>
                            </w:r>
                          </w:p>
                          <w:p w14:paraId="0191C2D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4FEB62A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context.</w:t>
                            </w:r>
                          </w:p>
                          <w:p w14:paraId="143395C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there is information related to more than one </w:t>
                            </w:r>
                            <w:proofErr w:type="spellStart"/>
                            <w:r w:rsidRPr="00BE4D8B">
                              <w:rPr>
                                <w:rFonts w:asciiTheme="minorHAnsi" w:hAnsi="Arial"/>
                                <w:kern w:val="24"/>
                                <w:sz w:val="16"/>
                                <w:szCs w:val="16"/>
                                <w:lang w:val="en-GB"/>
                              </w:rPr>
                              <w:t>tapi</w:t>
                            </w:r>
                            <w:proofErr w:type="spellEnd"/>
                            <w:r w:rsidRPr="00BE4D8B">
                              <w:rPr>
                                <w:rFonts w:asciiTheme="minorHAnsi" w:hAnsi="Arial"/>
                                <w:kern w:val="24"/>
                                <w:sz w:val="16"/>
                                <w:szCs w:val="16"/>
                                <w:lang w:val="en-GB"/>
                              </w:rPr>
                              <w:t xml:space="preserve"> context in the stream.</w:t>
                            </w:r>
                            <w:proofErr w:type="gramStart"/>
                            <w:r w:rsidRPr="00BE4D8B">
                              <w:rPr>
                                <w:rFonts w:asciiTheme="minorHAnsi" w:hAnsi="Arial"/>
                                <w:kern w:val="24"/>
                                <w:sz w:val="16"/>
                                <w:szCs w:val="16"/>
                                <w:lang w:val="en-GB"/>
                              </w:rPr>
                              <w:t>";</w:t>
                            </w:r>
                            <w:proofErr w:type="gramEnd"/>
                          </w:p>
                          <w:p w14:paraId="1A04D53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4673AEF6"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token {</w:t>
                            </w:r>
                          </w:p>
                          <w:p w14:paraId="5F0BFE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w:t>
                            </w:r>
                            <w:proofErr w:type="gramStart"/>
                            <w:r w:rsidRPr="00BE4D8B">
                              <w:rPr>
                                <w:rFonts w:asciiTheme="minorHAnsi" w:hAnsi="Arial"/>
                                <w:kern w:val="24"/>
                                <w:sz w:val="16"/>
                                <w:szCs w:val="16"/>
                                <w:lang w:val="en-GB"/>
                              </w:rPr>
                              <w:t>string;</w:t>
                            </w:r>
                            <w:proofErr w:type="gramEnd"/>
                          </w:p>
                          <w:p w14:paraId="6A2A1E4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6CD9A57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coded (and compact) form of the </w:t>
                            </w:r>
                            <w:proofErr w:type="spellStart"/>
                            <w:r w:rsidRPr="00BE4D8B">
                              <w:rPr>
                                <w:rFonts w:asciiTheme="minorHAnsi" w:hAnsi="Arial"/>
                                <w:kern w:val="24"/>
                                <w:sz w:val="16"/>
                                <w:szCs w:val="16"/>
                                <w:lang w:val="en-GB"/>
                              </w:rPr>
                              <w:t>fullLogRecordOffsetId</w:t>
                            </w:r>
                            <w:proofErr w:type="spellEnd"/>
                            <w:r w:rsidRPr="00BE4D8B">
                              <w:rPr>
                                <w:rFonts w:asciiTheme="minorHAnsi" w:hAnsi="Arial"/>
                                <w:kern w:val="24"/>
                                <w:sz w:val="16"/>
                                <w:szCs w:val="16"/>
                                <w:lang w:val="en-GB"/>
                              </w:rPr>
                              <w:t>.</w:t>
                            </w:r>
                          </w:p>
                          <w:p w14:paraId="74AD041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is used to request streaming from a particular point (e.g., the last correctly handled record).</w:t>
                            </w:r>
                          </w:p>
                          <w:p w14:paraId="2C81F18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a basic log solution this may simply be the sequence number.</w:t>
                            </w:r>
                          </w:p>
                          <w:p w14:paraId="101C34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stream type is from a compacted log OR it offers an opportunity to recover from a particular </w:t>
                            </w:r>
                            <w:r>
                              <w:rPr>
                                <w:rFonts w:asciiTheme="minorHAnsi" w:hAnsi="Arial"/>
                                <w:kern w:val="24"/>
                                <w:sz w:val="16"/>
                                <w:szCs w:val="16"/>
                                <w:lang w:val="en-GB"/>
                              </w:rPr>
                              <w:br/>
                              <w:t xml:space="preserve">                </w:t>
                            </w:r>
                            <w:r w:rsidRPr="00BE4D8B">
                              <w:rPr>
                                <w:rFonts w:asciiTheme="minorHAnsi" w:hAnsi="Arial"/>
                                <w:kern w:val="24"/>
                                <w:sz w:val="16"/>
                                <w:szCs w:val="16"/>
                                <w:lang w:val="en-GB"/>
                              </w:rPr>
                              <w:t>record using the token.</w:t>
                            </w:r>
                            <w:proofErr w:type="gramStart"/>
                            <w:r w:rsidRPr="00BE4D8B">
                              <w:rPr>
                                <w:rFonts w:asciiTheme="minorHAnsi" w:hAnsi="Arial"/>
                                <w:kern w:val="24"/>
                                <w:sz w:val="16"/>
                                <w:szCs w:val="16"/>
                                <w:lang w:val="en-GB"/>
                              </w:rPr>
                              <w:t>";</w:t>
                            </w:r>
                            <w:proofErr w:type="gramEnd"/>
                          </w:p>
                          <w:p w14:paraId="251A6F8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0236673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list full-log-record-offset-id {</w:t>
                            </w:r>
                          </w:p>
                          <w:p w14:paraId="7C23620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key 'value-name</w:t>
                            </w:r>
                            <w:proofErr w:type="gramStart"/>
                            <w:r w:rsidRPr="00BE4D8B">
                              <w:rPr>
                                <w:rFonts w:asciiTheme="minorHAnsi" w:hAnsi="Arial"/>
                                <w:kern w:val="24"/>
                                <w:sz w:val="16"/>
                                <w:szCs w:val="16"/>
                                <w:lang w:val="en-GB"/>
                              </w:rPr>
                              <w:t>';</w:t>
                            </w:r>
                            <w:proofErr w:type="gramEnd"/>
                          </w:p>
                          <w:p w14:paraId="7474A2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39929D0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min-elements </w:t>
                            </w:r>
                            <w:proofErr w:type="gramStart"/>
                            <w:r w:rsidRPr="00BE4D8B">
                              <w:rPr>
                                <w:rFonts w:asciiTheme="minorHAnsi" w:hAnsi="Arial"/>
                                <w:kern w:val="24"/>
                                <w:sz w:val="16"/>
                                <w:szCs w:val="16"/>
                                <w:lang w:val="en-GB"/>
                              </w:rPr>
                              <w:t>1;</w:t>
                            </w:r>
                            <w:proofErr w:type="gramEnd"/>
                          </w:p>
                          <w:p w14:paraId="489F9E1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uses </w:t>
                            </w:r>
                            <w:proofErr w:type="spellStart"/>
                            <w:r w:rsidRPr="00BE4D8B">
                              <w:rPr>
                                <w:rFonts w:asciiTheme="minorHAnsi" w:hAnsi="Arial"/>
                                <w:kern w:val="24"/>
                                <w:sz w:val="16"/>
                                <w:szCs w:val="16"/>
                                <w:lang w:val="en-GB"/>
                              </w:rPr>
                              <w:t>tapi-common:name-and-</w:t>
                            </w:r>
                            <w:proofErr w:type="gramStart"/>
                            <w:r w:rsidRPr="00BE4D8B">
                              <w:rPr>
                                <w:rFonts w:asciiTheme="minorHAnsi" w:hAnsi="Arial"/>
                                <w:kern w:val="24"/>
                                <w:sz w:val="16"/>
                                <w:szCs w:val="16"/>
                                <w:lang w:val="en-GB"/>
                              </w:rPr>
                              <w:t>value</w:t>
                            </w:r>
                            <w:proofErr w:type="spellEnd"/>
                            <w:r w:rsidRPr="00BE4D8B">
                              <w:rPr>
                                <w:rFonts w:asciiTheme="minorHAnsi" w:hAnsi="Arial"/>
                                <w:kern w:val="24"/>
                                <w:sz w:val="16"/>
                                <w:szCs w:val="16"/>
                                <w:lang w:val="en-GB"/>
                              </w:rPr>
                              <w:t>;</w:t>
                            </w:r>
                            <w:proofErr w:type="gramEnd"/>
                          </w:p>
                          <w:p w14:paraId="2E81A6B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"This property must minimally provide a logging sequence number.</w:t>
                            </w:r>
                          </w:p>
                          <w:p w14:paraId="3EE473D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Note that when compaction is active, the streamed sequence may not have sequence numbers that simply increment by one.</w:t>
                            </w:r>
                          </w:p>
                          <w:p w14:paraId="5D3D11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In a complex log </w:t>
                            </w:r>
                            <w:proofErr w:type="gramStart"/>
                            <w:r w:rsidRPr="00BE4D8B">
                              <w:rPr>
                                <w:rFonts w:asciiTheme="minorHAnsi" w:hAnsi="Arial"/>
                                <w:kern w:val="24"/>
                                <w:sz w:val="16"/>
                                <w:szCs w:val="16"/>
                                <w:lang w:val="en-GB"/>
                              </w:rPr>
                              <w:t>solution</w:t>
                            </w:r>
                            <w:proofErr w:type="gramEnd"/>
                            <w:r w:rsidRPr="00BE4D8B">
                              <w:rPr>
                                <w:rFonts w:asciiTheme="minorHAnsi" w:hAnsi="Arial"/>
                                <w:kern w:val="24"/>
                                <w:sz w:val="16"/>
                                <w:szCs w:val="16"/>
                                <w:lang w:val="en-GB"/>
                              </w:rPr>
                              <w:t xml:space="preserve"> there may be various parts to the log.</w:t>
                            </w:r>
                          </w:p>
                          <w:p w14:paraId="0AD00C3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record token is a compressed form of log record reference.</w:t>
                            </w:r>
                          </w:p>
                          <w:p w14:paraId="6A71048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provides the verbose form </w:t>
                            </w:r>
                          </w:p>
                          <w:p w14:paraId="0CC8710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example, it may include:</w:t>
                            </w:r>
                          </w:p>
                          <w:p w14:paraId="00A4472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stream id</w:t>
                            </w:r>
                          </w:p>
                          <w:p w14:paraId="394951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topic</w:t>
                            </w:r>
                          </w:p>
                          <w:p w14:paraId="4CCC0C2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w:t>
                            </w:r>
                          </w:p>
                          <w:p w14:paraId="4AFC55D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 offset</w:t>
                            </w:r>
                          </w:p>
                          <w:p w14:paraId="4D751E9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sequence number (the offset is essentially the sequence number associated with the partition)</w:t>
                            </w:r>
                            <w:proofErr w:type="gramStart"/>
                            <w:r w:rsidRPr="00BE4D8B">
                              <w:rPr>
                                <w:rFonts w:asciiTheme="minorHAnsi" w:hAnsi="Arial"/>
                                <w:kern w:val="24"/>
                                <w:sz w:val="16"/>
                                <w:szCs w:val="16"/>
                                <w:lang w:val="en-GB"/>
                              </w:rPr>
                              <w:t>";</w:t>
                            </w:r>
                            <w:proofErr w:type="gramEnd"/>
                          </w:p>
                          <w:p w14:paraId="2123AE1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70DAB8B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log-append-</w:t>
                            </w:r>
                            <w:proofErr w:type="gramStart"/>
                            <w:r w:rsidRPr="00BE4D8B">
                              <w:rPr>
                                <w:rFonts w:asciiTheme="minorHAnsi" w:hAnsi="Arial"/>
                                <w:kern w:val="24"/>
                                <w:sz w:val="16"/>
                                <w:szCs w:val="16"/>
                                <w:lang w:val="en-GB"/>
                              </w:rPr>
                              <w:t>time-stamp</w:t>
                            </w:r>
                            <w:proofErr w:type="gramEnd"/>
                            <w:r w:rsidRPr="00BE4D8B">
                              <w:rPr>
                                <w:rFonts w:asciiTheme="minorHAnsi" w:hAnsi="Arial"/>
                                <w:kern w:val="24"/>
                                <w:sz w:val="16"/>
                                <w:szCs w:val="16"/>
                                <w:lang w:val="en-GB"/>
                              </w:rPr>
                              <w:t xml:space="preserve"> {</w:t>
                            </w:r>
                          </w:p>
                          <w:p w14:paraId="11EE2BB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w:t>
                            </w:r>
                            <w:proofErr w:type="spellStart"/>
                            <w:r w:rsidRPr="00BE4D8B">
                              <w:rPr>
                                <w:rFonts w:asciiTheme="minorHAnsi" w:hAnsi="Arial"/>
                                <w:kern w:val="24"/>
                                <w:sz w:val="16"/>
                                <w:szCs w:val="16"/>
                                <w:lang w:val="en-GB"/>
                              </w:rPr>
                              <w:t>tapi-</w:t>
                            </w:r>
                            <w:proofErr w:type="gramStart"/>
                            <w:r w:rsidRPr="00BE4D8B">
                              <w:rPr>
                                <w:rFonts w:asciiTheme="minorHAnsi" w:hAnsi="Arial"/>
                                <w:kern w:val="24"/>
                                <w:sz w:val="16"/>
                                <w:szCs w:val="16"/>
                                <w:lang w:val="en-GB"/>
                              </w:rPr>
                              <w:t>common:date</w:t>
                            </w:r>
                            <w:proofErr w:type="gramEnd"/>
                            <w:r w:rsidRPr="00BE4D8B">
                              <w:rPr>
                                <w:rFonts w:asciiTheme="minorHAnsi" w:hAnsi="Arial"/>
                                <w:kern w:val="24"/>
                                <w:sz w:val="16"/>
                                <w:szCs w:val="16"/>
                                <w:lang w:val="en-GB"/>
                              </w:rPr>
                              <w:t>-and-time</w:t>
                            </w:r>
                            <w:proofErr w:type="spellEnd"/>
                            <w:r w:rsidRPr="00BE4D8B">
                              <w:rPr>
                                <w:rFonts w:asciiTheme="minorHAnsi" w:hAnsi="Arial"/>
                                <w:kern w:val="24"/>
                                <w:sz w:val="16"/>
                                <w:szCs w:val="16"/>
                                <w:lang w:val="en-GB"/>
                              </w:rPr>
                              <w:t>;</w:t>
                            </w:r>
                          </w:p>
                          <w:p w14:paraId="790ED0A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4868A9E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time when the record was appended to the log.</w:t>
                            </w:r>
                          </w:p>
                          <w:p w14:paraId="724C00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roofErr w:type="gramStart"/>
                            <w:r w:rsidRPr="00BE4D8B">
                              <w:rPr>
                                <w:rFonts w:asciiTheme="minorHAnsi" w:hAnsi="Arial"/>
                                <w:kern w:val="24"/>
                                <w:sz w:val="16"/>
                                <w:szCs w:val="16"/>
                                <w:lang w:val="en-GB"/>
                              </w:rPr>
                              <w:t>";</w:t>
                            </w:r>
                            <w:proofErr w:type="gramEnd"/>
                          </w:p>
                          <w:p w14:paraId="68ABD95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23BD523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entity-key {</w:t>
                            </w:r>
                          </w:p>
                          <w:p w14:paraId="3108EF7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w:t>
                            </w:r>
                            <w:proofErr w:type="gramStart"/>
                            <w:r w:rsidRPr="00BE4D8B">
                              <w:rPr>
                                <w:rFonts w:asciiTheme="minorHAnsi" w:hAnsi="Arial"/>
                                <w:kern w:val="24"/>
                                <w:sz w:val="16"/>
                                <w:szCs w:val="16"/>
                                <w:lang w:val="en-GB"/>
                              </w:rPr>
                              <w:t>string;</w:t>
                            </w:r>
                            <w:proofErr w:type="gramEnd"/>
                          </w:p>
                          <w:p w14:paraId="3ED8558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0C55914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entity that is used in a Compacted log as the compaction key.</w:t>
                            </w:r>
                          </w:p>
                          <w:p w14:paraId="49B23E7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w:t>
                            </w:r>
                            <w:proofErr w:type="spellStart"/>
                            <w:r w:rsidRPr="00BE4D8B">
                              <w:rPr>
                                <w:rFonts w:asciiTheme="minorHAnsi" w:hAnsi="Arial"/>
                                <w:kern w:val="24"/>
                                <w:sz w:val="16"/>
                                <w:szCs w:val="16"/>
                                <w:lang w:val="en-GB"/>
                              </w:rPr>
                              <w:t>entityKey</w:t>
                            </w:r>
                            <w:proofErr w:type="spellEnd"/>
                            <w:r w:rsidRPr="00BE4D8B">
                              <w:rPr>
                                <w:rFonts w:asciiTheme="minorHAnsi" w:hAnsi="Arial"/>
                                <w:kern w:val="24"/>
                                <w:sz w:val="16"/>
                                <w:szCs w:val="16"/>
                                <w:lang w:val="en-GB"/>
                              </w:rPr>
                              <w:t xml:space="preserve"> value, where appropriate, may be based upon the identifiers from the event source.</w:t>
                            </w:r>
                          </w:p>
                          <w:p w14:paraId="5612F22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It can be built from some specific detail combination that meets the necessary uniqueness and durability requirements.</w:t>
                            </w:r>
                          </w:p>
                          <w:p w14:paraId="2FE0D8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roofErr w:type="spellStart"/>
                            <w:r w:rsidRPr="00BE4D8B">
                              <w:rPr>
                                <w:rFonts w:asciiTheme="minorHAnsi" w:hAnsi="Arial"/>
                                <w:kern w:val="24"/>
                                <w:sz w:val="16"/>
                                <w:szCs w:val="16"/>
                                <w:lang w:val="en-GB"/>
                              </w:rPr>
                              <w:t>entityKey</w:t>
                            </w:r>
                            <w:proofErr w:type="spellEnd"/>
                            <w:r w:rsidRPr="00BE4D8B">
                              <w:rPr>
                                <w:rFonts w:asciiTheme="minorHAnsi" w:hAnsi="Arial"/>
                                <w:kern w:val="24"/>
                                <w:sz w:val="16"/>
                                <w:szCs w:val="16"/>
                                <w:lang w:val="en-GB"/>
                              </w:rPr>
                              <w:t xml:space="preserve"> is the value used during compaction.</w:t>
                            </w:r>
                          </w:p>
                          <w:p w14:paraId="5FE621A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Ideally it is a UUID format, if this can be formed from the source identifier.</w:t>
                            </w:r>
                          </w:p>
                          <w:p w14:paraId="1AA58FE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roofErr w:type="gramStart"/>
                            <w:r w:rsidRPr="00BE4D8B">
                              <w:rPr>
                                <w:rFonts w:asciiTheme="minorHAnsi" w:hAnsi="Arial"/>
                                <w:kern w:val="24"/>
                                <w:sz w:val="16"/>
                                <w:szCs w:val="16"/>
                                <w:lang w:val="en-GB"/>
                              </w:rPr>
                              <w:t>";</w:t>
                            </w:r>
                            <w:proofErr w:type="gramEnd"/>
                          </w:p>
                          <w:p w14:paraId="5C8D9BE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3FA1EB3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record-type {</w:t>
                            </w:r>
                          </w:p>
                          <w:p w14:paraId="41C98D13" w14:textId="77777777" w:rsid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record-</w:t>
                            </w:r>
                            <w:proofErr w:type="gramStart"/>
                            <w:r w:rsidRPr="00BE4D8B">
                              <w:rPr>
                                <w:rFonts w:asciiTheme="minorHAnsi" w:hAnsi="Arial"/>
                                <w:kern w:val="24"/>
                                <w:sz w:val="16"/>
                                <w:szCs w:val="16"/>
                                <w:lang w:val="en-GB"/>
                              </w:rPr>
                              <w:t>type;</w:t>
                            </w:r>
                            <w:proofErr w:type="gramEnd"/>
                          </w:p>
                          <w:p w14:paraId="6C35E18C" w14:textId="77777777" w:rsidR="0022299B" w:rsidRPr="00BE4D8B" w:rsidRDefault="0022299B" w:rsidP="00BE4D8B">
                            <w:pPr>
                              <w:spacing w:before="40" w:after="40" w:line="216" w:lineRule="auto"/>
                              <w:rPr>
                                <w:rFonts w:asciiTheme="minorHAnsi" w:hAnsi="Arial"/>
                                <w:kern w:val="24"/>
                                <w:sz w:val="16"/>
                                <w:szCs w:val="16"/>
                                <w:lang w:val="en-GB"/>
                              </w:rPr>
                            </w:pPr>
                            <w:r w:rsidRPr="0022299B">
                              <w:rPr>
                                <w:rFonts w:asciiTheme="minorHAnsi" w:hAnsi="Arial"/>
                                <w:kern w:val="24"/>
                                <w:sz w:val="16"/>
                                <w:szCs w:val="16"/>
                                <w:lang w:val="en-GB"/>
                              </w:rPr>
                              <w:t xml:space="preserve">            default "RECORD_TYPE_INFORMATION</w:t>
                            </w:r>
                            <w:proofErr w:type="gramStart"/>
                            <w:r w:rsidRPr="0022299B">
                              <w:rPr>
                                <w:rFonts w:asciiTheme="minorHAnsi" w:hAnsi="Arial"/>
                                <w:kern w:val="24"/>
                                <w:sz w:val="16"/>
                                <w:szCs w:val="16"/>
                                <w:lang w:val="en-GB"/>
                              </w:rPr>
                              <w:t>";</w:t>
                            </w:r>
                            <w:proofErr w:type="gramEnd"/>
                          </w:p>
                          <w:p w14:paraId="6A1ABB4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1E8FAA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type of the record.</w:t>
                            </w:r>
                          </w:p>
                          <w:p w14:paraId="087C6A7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Can be used to understand which elements of the record will be present.</w:t>
                            </w:r>
                          </w:p>
                          <w:p w14:paraId="280DA06A"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not default.";</w:t>
                            </w:r>
                          </w:p>
                          <w:p w14:paraId="2DCFD10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1893078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record-authenticity-token {</w:t>
                            </w:r>
                          </w:p>
                          <w:p w14:paraId="5B94CE4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w:t>
                            </w:r>
                            <w:proofErr w:type="gramStart"/>
                            <w:r w:rsidRPr="00BE4D8B">
                              <w:rPr>
                                <w:rFonts w:asciiTheme="minorHAnsi" w:hAnsi="Arial"/>
                                <w:kern w:val="24"/>
                                <w:sz w:val="16"/>
                                <w:szCs w:val="16"/>
                                <w:lang w:val="en-GB"/>
                              </w:rPr>
                              <w:t>string;</w:t>
                            </w:r>
                            <w:proofErr w:type="gramEnd"/>
                          </w:p>
                          <w:p w14:paraId="76B9C2B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4F6FF9A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token generated using a method that allows the client to validate that the record came from the expected provider.</w:t>
                            </w:r>
                          </w:p>
                          <w:p w14:paraId="15C8D88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authenticity method providing a token is required.</w:t>
                            </w:r>
                            <w:proofErr w:type="gramStart"/>
                            <w:r w:rsidRPr="00BE4D8B">
                              <w:rPr>
                                <w:rFonts w:asciiTheme="minorHAnsi" w:hAnsi="Arial"/>
                                <w:kern w:val="24"/>
                                <w:sz w:val="16"/>
                                <w:szCs w:val="16"/>
                                <w:lang w:val="en-GB"/>
                              </w:rPr>
                              <w:t>";</w:t>
                            </w:r>
                            <w:proofErr w:type="gramEnd"/>
                          </w:p>
                          <w:p w14:paraId="5527859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683DB85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header of the log record providing general parameters of the record common to all records.</w:t>
                            </w:r>
                            <w:proofErr w:type="gramStart"/>
                            <w:r w:rsidRPr="00BE4D8B">
                              <w:rPr>
                                <w:rFonts w:asciiTheme="minorHAnsi" w:hAnsi="Arial"/>
                                <w:kern w:val="24"/>
                                <w:sz w:val="16"/>
                                <w:szCs w:val="16"/>
                                <w:lang w:val="en-GB"/>
                              </w:rPr>
                              <w:t>";</w:t>
                            </w:r>
                            <w:proofErr w:type="gramEnd"/>
                          </w:p>
                          <w:p w14:paraId="22D4E4ED" w14:textId="77777777" w:rsidR="00033784" w:rsidRPr="00F32BDC" w:rsidRDefault="00BE4D8B" w:rsidP="000E7356">
                            <w:pPr>
                              <w:spacing w:before="40" w:after="40" w:line="216" w:lineRule="auto"/>
                              <w:rPr>
                                <w:sz w:val="20"/>
                                <w:szCs w:val="14"/>
                              </w:rPr>
                            </w:pPr>
                            <w:r w:rsidRPr="00BE4D8B">
                              <w:rPr>
                                <w:rFonts w:asciiTheme="minorHAnsi" w:hAnsi="Arial"/>
                                <w:kern w:val="24"/>
                                <w:sz w:val="16"/>
                                <w:szCs w:val="16"/>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619FA094" id="_x0000_s1039" style="position:absolute;margin-left:0;margin-top:21.55pt;width:519.75pt;height:676.5pt;z-index:251633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" fillcolor="#f9ecd4 [663]" strokecolor="#141313 [3213]">
                <v:path arrowok="t"/>
                <o:lock v:ext="edit" grouping="t"/>
                <v:textbox>
                  <w:txbxContent>
                    <w:p w14:paraId="096A70E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grouping log-record-header {</w:t>
                      </w:r>
                    </w:p>
                    <w:p w14:paraId="537A33A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w:t>
                      </w:r>
                      <w:proofErr w:type="spellStart"/>
                      <w:r w:rsidRPr="00BE4D8B">
                        <w:rPr>
                          <w:rFonts w:asciiTheme="minorHAnsi" w:hAnsi="Arial"/>
                          <w:kern w:val="24"/>
                          <w:sz w:val="16"/>
                          <w:szCs w:val="16"/>
                          <w:lang w:val="en-GB"/>
                        </w:rPr>
                        <w:t>tapi</w:t>
                      </w:r>
                      <w:proofErr w:type="spellEnd"/>
                      <w:r w:rsidRPr="00BE4D8B">
                        <w:rPr>
                          <w:rFonts w:asciiTheme="minorHAnsi" w:hAnsi="Arial"/>
                          <w:kern w:val="24"/>
                          <w:sz w:val="16"/>
                          <w:szCs w:val="16"/>
                          <w:lang w:val="en-GB"/>
                        </w:rPr>
                        <w:t>-context {</w:t>
                      </w:r>
                    </w:p>
                    <w:p w14:paraId="121D1A9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w:t>
                      </w:r>
                      <w:proofErr w:type="spellStart"/>
                      <w:r w:rsidRPr="00BE4D8B">
                        <w:rPr>
                          <w:rFonts w:asciiTheme="minorHAnsi" w:hAnsi="Arial"/>
                          <w:kern w:val="24"/>
                          <w:sz w:val="16"/>
                          <w:szCs w:val="16"/>
                          <w:lang w:val="en-GB"/>
                        </w:rPr>
                        <w:t>tapi-</w:t>
                      </w:r>
                      <w:proofErr w:type="gramStart"/>
                      <w:r w:rsidRPr="00BE4D8B">
                        <w:rPr>
                          <w:rFonts w:asciiTheme="minorHAnsi" w:hAnsi="Arial"/>
                          <w:kern w:val="24"/>
                          <w:sz w:val="16"/>
                          <w:szCs w:val="16"/>
                          <w:lang w:val="en-GB"/>
                        </w:rPr>
                        <w:t>common:uuid</w:t>
                      </w:r>
                      <w:proofErr w:type="spellEnd"/>
                      <w:proofErr w:type="gramEnd"/>
                      <w:r w:rsidRPr="00BE4D8B">
                        <w:rPr>
                          <w:rFonts w:asciiTheme="minorHAnsi" w:hAnsi="Arial"/>
                          <w:kern w:val="24"/>
                          <w:sz w:val="16"/>
                          <w:szCs w:val="16"/>
                          <w:lang w:val="en-GB"/>
                        </w:rPr>
                        <w:t>;</w:t>
                      </w:r>
                    </w:p>
                    <w:p w14:paraId="0191C2D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4FEB62A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context.</w:t>
                      </w:r>
                    </w:p>
                    <w:p w14:paraId="143395C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there is information related to more than one </w:t>
                      </w:r>
                      <w:proofErr w:type="spellStart"/>
                      <w:r w:rsidRPr="00BE4D8B">
                        <w:rPr>
                          <w:rFonts w:asciiTheme="minorHAnsi" w:hAnsi="Arial"/>
                          <w:kern w:val="24"/>
                          <w:sz w:val="16"/>
                          <w:szCs w:val="16"/>
                          <w:lang w:val="en-GB"/>
                        </w:rPr>
                        <w:t>tapi</w:t>
                      </w:r>
                      <w:proofErr w:type="spellEnd"/>
                      <w:r w:rsidRPr="00BE4D8B">
                        <w:rPr>
                          <w:rFonts w:asciiTheme="minorHAnsi" w:hAnsi="Arial"/>
                          <w:kern w:val="24"/>
                          <w:sz w:val="16"/>
                          <w:szCs w:val="16"/>
                          <w:lang w:val="en-GB"/>
                        </w:rPr>
                        <w:t xml:space="preserve"> context in the stream.</w:t>
                      </w:r>
                      <w:proofErr w:type="gramStart"/>
                      <w:r w:rsidRPr="00BE4D8B">
                        <w:rPr>
                          <w:rFonts w:asciiTheme="minorHAnsi" w:hAnsi="Arial"/>
                          <w:kern w:val="24"/>
                          <w:sz w:val="16"/>
                          <w:szCs w:val="16"/>
                          <w:lang w:val="en-GB"/>
                        </w:rPr>
                        <w:t>";</w:t>
                      </w:r>
                      <w:proofErr w:type="gramEnd"/>
                    </w:p>
                    <w:p w14:paraId="1A04D53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4673AEF6"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token {</w:t>
                      </w:r>
                    </w:p>
                    <w:p w14:paraId="5F0BFE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w:t>
                      </w:r>
                      <w:proofErr w:type="gramStart"/>
                      <w:r w:rsidRPr="00BE4D8B">
                        <w:rPr>
                          <w:rFonts w:asciiTheme="minorHAnsi" w:hAnsi="Arial"/>
                          <w:kern w:val="24"/>
                          <w:sz w:val="16"/>
                          <w:szCs w:val="16"/>
                          <w:lang w:val="en-GB"/>
                        </w:rPr>
                        <w:t>string;</w:t>
                      </w:r>
                      <w:proofErr w:type="gramEnd"/>
                    </w:p>
                    <w:p w14:paraId="6A2A1E4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6CD9A57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coded (and compact) form of the </w:t>
                      </w:r>
                      <w:proofErr w:type="spellStart"/>
                      <w:r w:rsidRPr="00BE4D8B">
                        <w:rPr>
                          <w:rFonts w:asciiTheme="minorHAnsi" w:hAnsi="Arial"/>
                          <w:kern w:val="24"/>
                          <w:sz w:val="16"/>
                          <w:szCs w:val="16"/>
                          <w:lang w:val="en-GB"/>
                        </w:rPr>
                        <w:t>fullLogRecordOffsetId</w:t>
                      </w:r>
                      <w:proofErr w:type="spellEnd"/>
                      <w:r w:rsidRPr="00BE4D8B">
                        <w:rPr>
                          <w:rFonts w:asciiTheme="minorHAnsi" w:hAnsi="Arial"/>
                          <w:kern w:val="24"/>
                          <w:sz w:val="16"/>
                          <w:szCs w:val="16"/>
                          <w:lang w:val="en-GB"/>
                        </w:rPr>
                        <w:t>.</w:t>
                      </w:r>
                    </w:p>
                    <w:p w14:paraId="74AD041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is used to request streaming from a particular point (e.g., the last correctly handled record).</w:t>
                      </w:r>
                    </w:p>
                    <w:p w14:paraId="2C81F18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a basic log solution this may simply be the sequence number.</w:t>
                      </w:r>
                    </w:p>
                    <w:p w14:paraId="101C34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stream type is from a compacted log OR it offers an opportunity to recover from a particular </w:t>
                      </w:r>
                      <w:r>
                        <w:rPr>
                          <w:rFonts w:asciiTheme="minorHAnsi" w:hAnsi="Arial"/>
                          <w:kern w:val="24"/>
                          <w:sz w:val="16"/>
                          <w:szCs w:val="16"/>
                          <w:lang w:val="en-GB"/>
                        </w:rPr>
                        <w:br/>
                        <w:t xml:space="preserve">                </w:t>
                      </w:r>
                      <w:r w:rsidRPr="00BE4D8B">
                        <w:rPr>
                          <w:rFonts w:asciiTheme="minorHAnsi" w:hAnsi="Arial"/>
                          <w:kern w:val="24"/>
                          <w:sz w:val="16"/>
                          <w:szCs w:val="16"/>
                          <w:lang w:val="en-GB"/>
                        </w:rPr>
                        <w:t>record using the token.</w:t>
                      </w:r>
                      <w:proofErr w:type="gramStart"/>
                      <w:r w:rsidRPr="00BE4D8B">
                        <w:rPr>
                          <w:rFonts w:asciiTheme="minorHAnsi" w:hAnsi="Arial"/>
                          <w:kern w:val="24"/>
                          <w:sz w:val="16"/>
                          <w:szCs w:val="16"/>
                          <w:lang w:val="en-GB"/>
                        </w:rPr>
                        <w:t>";</w:t>
                      </w:r>
                      <w:proofErr w:type="gramEnd"/>
                    </w:p>
                    <w:p w14:paraId="251A6F8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0236673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list full-log-record-offset-id {</w:t>
                      </w:r>
                    </w:p>
                    <w:p w14:paraId="7C23620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key 'value-name</w:t>
                      </w:r>
                      <w:proofErr w:type="gramStart"/>
                      <w:r w:rsidRPr="00BE4D8B">
                        <w:rPr>
                          <w:rFonts w:asciiTheme="minorHAnsi" w:hAnsi="Arial"/>
                          <w:kern w:val="24"/>
                          <w:sz w:val="16"/>
                          <w:szCs w:val="16"/>
                          <w:lang w:val="en-GB"/>
                        </w:rPr>
                        <w:t>';</w:t>
                      </w:r>
                      <w:proofErr w:type="gramEnd"/>
                    </w:p>
                    <w:p w14:paraId="7474A2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39929D0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min-elements </w:t>
                      </w:r>
                      <w:proofErr w:type="gramStart"/>
                      <w:r w:rsidRPr="00BE4D8B">
                        <w:rPr>
                          <w:rFonts w:asciiTheme="minorHAnsi" w:hAnsi="Arial"/>
                          <w:kern w:val="24"/>
                          <w:sz w:val="16"/>
                          <w:szCs w:val="16"/>
                          <w:lang w:val="en-GB"/>
                        </w:rPr>
                        <w:t>1;</w:t>
                      </w:r>
                      <w:proofErr w:type="gramEnd"/>
                    </w:p>
                    <w:p w14:paraId="489F9E1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uses </w:t>
                      </w:r>
                      <w:proofErr w:type="spellStart"/>
                      <w:r w:rsidRPr="00BE4D8B">
                        <w:rPr>
                          <w:rFonts w:asciiTheme="minorHAnsi" w:hAnsi="Arial"/>
                          <w:kern w:val="24"/>
                          <w:sz w:val="16"/>
                          <w:szCs w:val="16"/>
                          <w:lang w:val="en-GB"/>
                        </w:rPr>
                        <w:t>tapi-common:name-and-</w:t>
                      </w:r>
                      <w:proofErr w:type="gramStart"/>
                      <w:r w:rsidRPr="00BE4D8B">
                        <w:rPr>
                          <w:rFonts w:asciiTheme="minorHAnsi" w:hAnsi="Arial"/>
                          <w:kern w:val="24"/>
                          <w:sz w:val="16"/>
                          <w:szCs w:val="16"/>
                          <w:lang w:val="en-GB"/>
                        </w:rPr>
                        <w:t>value</w:t>
                      </w:r>
                      <w:proofErr w:type="spellEnd"/>
                      <w:r w:rsidRPr="00BE4D8B">
                        <w:rPr>
                          <w:rFonts w:asciiTheme="minorHAnsi" w:hAnsi="Arial"/>
                          <w:kern w:val="24"/>
                          <w:sz w:val="16"/>
                          <w:szCs w:val="16"/>
                          <w:lang w:val="en-GB"/>
                        </w:rPr>
                        <w:t>;</w:t>
                      </w:r>
                      <w:proofErr w:type="gramEnd"/>
                    </w:p>
                    <w:p w14:paraId="2E81A6B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"This property must minimally provide a logging sequence number.</w:t>
                      </w:r>
                    </w:p>
                    <w:p w14:paraId="3EE473D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Note that when compaction is active, the streamed sequence may not have sequence numbers that simply increment by one.</w:t>
                      </w:r>
                    </w:p>
                    <w:p w14:paraId="5D3D11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In a complex log </w:t>
                      </w:r>
                      <w:proofErr w:type="gramStart"/>
                      <w:r w:rsidRPr="00BE4D8B">
                        <w:rPr>
                          <w:rFonts w:asciiTheme="minorHAnsi" w:hAnsi="Arial"/>
                          <w:kern w:val="24"/>
                          <w:sz w:val="16"/>
                          <w:szCs w:val="16"/>
                          <w:lang w:val="en-GB"/>
                        </w:rPr>
                        <w:t>solution</w:t>
                      </w:r>
                      <w:proofErr w:type="gramEnd"/>
                      <w:r w:rsidRPr="00BE4D8B">
                        <w:rPr>
                          <w:rFonts w:asciiTheme="minorHAnsi" w:hAnsi="Arial"/>
                          <w:kern w:val="24"/>
                          <w:sz w:val="16"/>
                          <w:szCs w:val="16"/>
                          <w:lang w:val="en-GB"/>
                        </w:rPr>
                        <w:t xml:space="preserve"> there may be various parts to the log.</w:t>
                      </w:r>
                    </w:p>
                    <w:p w14:paraId="0AD00C3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record token is a compressed form of log record reference.</w:t>
                      </w:r>
                    </w:p>
                    <w:p w14:paraId="6A71048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provides the verbose form </w:t>
                      </w:r>
                    </w:p>
                    <w:p w14:paraId="0CC8710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example, it may include:</w:t>
                      </w:r>
                    </w:p>
                    <w:p w14:paraId="00A4472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stream id</w:t>
                      </w:r>
                    </w:p>
                    <w:p w14:paraId="394951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topic</w:t>
                      </w:r>
                    </w:p>
                    <w:p w14:paraId="4CCC0C2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w:t>
                      </w:r>
                    </w:p>
                    <w:p w14:paraId="4AFC55D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 offset</w:t>
                      </w:r>
                    </w:p>
                    <w:p w14:paraId="4D751E9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sequence number (the offset is essentially the sequence number associated with the partition)</w:t>
                      </w:r>
                      <w:proofErr w:type="gramStart"/>
                      <w:r w:rsidRPr="00BE4D8B">
                        <w:rPr>
                          <w:rFonts w:asciiTheme="minorHAnsi" w:hAnsi="Arial"/>
                          <w:kern w:val="24"/>
                          <w:sz w:val="16"/>
                          <w:szCs w:val="16"/>
                          <w:lang w:val="en-GB"/>
                        </w:rPr>
                        <w:t>";</w:t>
                      </w:r>
                      <w:proofErr w:type="gramEnd"/>
                    </w:p>
                    <w:p w14:paraId="2123AE1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70DAB8B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log-append-</w:t>
                      </w:r>
                      <w:proofErr w:type="gramStart"/>
                      <w:r w:rsidRPr="00BE4D8B">
                        <w:rPr>
                          <w:rFonts w:asciiTheme="minorHAnsi" w:hAnsi="Arial"/>
                          <w:kern w:val="24"/>
                          <w:sz w:val="16"/>
                          <w:szCs w:val="16"/>
                          <w:lang w:val="en-GB"/>
                        </w:rPr>
                        <w:t>time-stamp</w:t>
                      </w:r>
                      <w:proofErr w:type="gramEnd"/>
                      <w:r w:rsidRPr="00BE4D8B">
                        <w:rPr>
                          <w:rFonts w:asciiTheme="minorHAnsi" w:hAnsi="Arial"/>
                          <w:kern w:val="24"/>
                          <w:sz w:val="16"/>
                          <w:szCs w:val="16"/>
                          <w:lang w:val="en-GB"/>
                        </w:rPr>
                        <w:t xml:space="preserve"> {</w:t>
                      </w:r>
                    </w:p>
                    <w:p w14:paraId="11EE2BB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w:t>
                      </w:r>
                      <w:proofErr w:type="spellStart"/>
                      <w:r w:rsidRPr="00BE4D8B">
                        <w:rPr>
                          <w:rFonts w:asciiTheme="minorHAnsi" w:hAnsi="Arial"/>
                          <w:kern w:val="24"/>
                          <w:sz w:val="16"/>
                          <w:szCs w:val="16"/>
                          <w:lang w:val="en-GB"/>
                        </w:rPr>
                        <w:t>tapi-</w:t>
                      </w:r>
                      <w:proofErr w:type="gramStart"/>
                      <w:r w:rsidRPr="00BE4D8B">
                        <w:rPr>
                          <w:rFonts w:asciiTheme="minorHAnsi" w:hAnsi="Arial"/>
                          <w:kern w:val="24"/>
                          <w:sz w:val="16"/>
                          <w:szCs w:val="16"/>
                          <w:lang w:val="en-GB"/>
                        </w:rPr>
                        <w:t>common:date</w:t>
                      </w:r>
                      <w:proofErr w:type="gramEnd"/>
                      <w:r w:rsidRPr="00BE4D8B">
                        <w:rPr>
                          <w:rFonts w:asciiTheme="minorHAnsi" w:hAnsi="Arial"/>
                          <w:kern w:val="24"/>
                          <w:sz w:val="16"/>
                          <w:szCs w:val="16"/>
                          <w:lang w:val="en-GB"/>
                        </w:rPr>
                        <w:t>-and-time</w:t>
                      </w:r>
                      <w:proofErr w:type="spellEnd"/>
                      <w:r w:rsidRPr="00BE4D8B">
                        <w:rPr>
                          <w:rFonts w:asciiTheme="minorHAnsi" w:hAnsi="Arial"/>
                          <w:kern w:val="24"/>
                          <w:sz w:val="16"/>
                          <w:szCs w:val="16"/>
                          <w:lang w:val="en-GB"/>
                        </w:rPr>
                        <w:t>;</w:t>
                      </w:r>
                    </w:p>
                    <w:p w14:paraId="790ED0A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4868A9E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time when the record was appended to the log.</w:t>
                      </w:r>
                    </w:p>
                    <w:p w14:paraId="724C00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roofErr w:type="gramStart"/>
                      <w:r w:rsidRPr="00BE4D8B">
                        <w:rPr>
                          <w:rFonts w:asciiTheme="minorHAnsi" w:hAnsi="Arial"/>
                          <w:kern w:val="24"/>
                          <w:sz w:val="16"/>
                          <w:szCs w:val="16"/>
                          <w:lang w:val="en-GB"/>
                        </w:rPr>
                        <w:t>";</w:t>
                      </w:r>
                      <w:proofErr w:type="gramEnd"/>
                    </w:p>
                    <w:p w14:paraId="68ABD95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23BD523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entity-key {</w:t>
                      </w:r>
                    </w:p>
                    <w:p w14:paraId="3108EF7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w:t>
                      </w:r>
                      <w:proofErr w:type="gramStart"/>
                      <w:r w:rsidRPr="00BE4D8B">
                        <w:rPr>
                          <w:rFonts w:asciiTheme="minorHAnsi" w:hAnsi="Arial"/>
                          <w:kern w:val="24"/>
                          <w:sz w:val="16"/>
                          <w:szCs w:val="16"/>
                          <w:lang w:val="en-GB"/>
                        </w:rPr>
                        <w:t>string;</w:t>
                      </w:r>
                      <w:proofErr w:type="gramEnd"/>
                    </w:p>
                    <w:p w14:paraId="3ED8558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0C55914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entity that is used in a Compacted log as the compaction key.</w:t>
                      </w:r>
                    </w:p>
                    <w:p w14:paraId="49B23E7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w:t>
                      </w:r>
                      <w:proofErr w:type="spellStart"/>
                      <w:r w:rsidRPr="00BE4D8B">
                        <w:rPr>
                          <w:rFonts w:asciiTheme="minorHAnsi" w:hAnsi="Arial"/>
                          <w:kern w:val="24"/>
                          <w:sz w:val="16"/>
                          <w:szCs w:val="16"/>
                          <w:lang w:val="en-GB"/>
                        </w:rPr>
                        <w:t>entityKey</w:t>
                      </w:r>
                      <w:proofErr w:type="spellEnd"/>
                      <w:r w:rsidRPr="00BE4D8B">
                        <w:rPr>
                          <w:rFonts w:asciiTheme="minorHAnsi" w:hAnsi="Arial"/>
                          <w:kern w:val="24"/>
                          <w:sz w:val="16"/>
                          <w:szCs w:val="16"/>
                          <w:lang w:val="en-GB"/>
                        </w:rPr>
                        <w:t xml:space="preserve"> value, where appropriate, may be based upon the identifiers from the event source.</w:t>
                      </w:r>
                    </w:p>
                    <w:p w14:paraId="5612F22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It can be built from some specific detail combination that meets the necessary uniqueness and durability requirements.</w:t>
                      </w:r>
                    </w:p>
                    <w:p w14:paraId="2FE0D8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roofErr w:type="spellStart"/>
                      <w:r w:rsidRPr="00BE4D8B">
                        <w:rPr>
                          <w:rFonts w:asciiTheme="minorHAnsi" w:hAnsi="Arial"/>
                          <w:kern w:val="24"/>
                          <w:sz w:val="16"/>
                          <w:szCs w:val="16"/>
                          <w:lang w:val="en-GB"/>
                        </w:rPr>
                        <w:t>entityKey</w:t>
                      </w:r>
                      <w:proofErr w:type="spellEnd"/>
                      <w:r w:rsidRPr="00BE4D8B">
                        <w:rPr>
                          <w:rFonts w:asciiTheme="minorHAnsi" w:hAnsi="Arial"/>
                          <w:kern w:val="24"/>
                          <w:sz w:val="16"/>
                          <w:szCs w:val="16"/>
                          <w:lang w:val="en-GB"/>
                        </w:rPr>
                        <w:t xml:space="preserve"> is the value used during compaction.</w:t>
                      </w:r>
                    </w:p>
                    <w:p w14:paraId="5FE621A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Ideally it is a UUID format, if this can be formed from the source identifier.</w:t>
                      </w:r>
                    </w:p>
                    <w:p w14:paraId="1AA58FE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roofErr w:type="gramStart"/>
                      <w:r w:rsidRPr="00BE4D8B">
                        <w:rPr>
                          <w:rFonts w:asciiTheme="minorHAnsi" w:hAnsi="Arial"/>
                          <w:kern w:val="24"/>
                          <w:sz w:val="16"/>
                          <w:szCs w:val="16"/>
                          <w:lang w:val="en-GB"/>
                        </w:rPr>
                        <w:t>";</w:t>
                      </w:r>
                      <w:proofErr w:type="gramEnd"/>
                    </w:p>
                    <w:p w14:paraId="5C8D9BE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3FA1EB3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record-type {</w:t>
                      </w:r>
                    </w:p>
                    <w:p w14:paraId="41C98D13" w14:textId="77777777" w:rsid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record-</w:t>
                      </w:r>
                      <w:proofErr w:type="gramStart"/>
                      <w:r w:rsidRPr="00BE4D8B">
                        <w:rPr>
                          <w:rFonts w:asciiTheme="minorHAnsi" w:hAnsi="Arial"/>
                          <w:kern w:val="24"/>
                          <w:sz w:val="16"/>
                          <w:szCs w:val="16"/>
                          <w:lang w:val="en-GB"/>
                        </w:rPr>
                        <w:t>type;</w:t>
                      </w:r>
                      <w:proofErr w:type="gramEnd"/>
                    </w:p>
                    <w:p w14:paraId="6C35E18C" w14:textId="77777777" w:rsidR="0022299B" w:rsidRPr="00BE4D8B" w:rsidRDefault="0022299B" w:rsidP="00BE4D8B">
                      <w:pPr>
                        <w:spacing w:before="40" w:after="40" w:line="216" w:lineRule="auto"/>
                        <w:rPr>
                          <w:rFonts w:asciiTheme="minorHAnsi" w:hAnsi="Arial"/>
                          <w:kern w:val="24"/>
                          <w:sz w:val="16"/>
                          <w:szCs w:val="16"/>
                          <w:lang w:val="en-GB"/>
                        </w:rPr>
                      </w:pPr>
                      <w:r w:rsidRPr="0022299B">
                        <w:rPr>
                          <w:rFonts w:asciiTheme="minorHAnsi" w:hAnsi="Arial"/>
                          <w:kern w:val="24"/>
                          <w:sz w:val="16"/>
                          <w:szCs w:val="16"/>
                          <w:lang w:val="en-GB"/>
                        </w:rPr>
                        <w:t xml:space="preserve">            default "RECORD_TYPE_INFORMATION</w:t>
                      </w:r>
                      <w:proofErr w:type="gramStart"/>
                      <w:r w:rsidRPr="0022299B">
                        <w:rPr>
                          <w:rFonts w:asciiTheme="minorHAnsi" w:hAnsi="Arial"/>
                          <w:kern w:val="24"/>
                          <w:sz w:val="16"/>
                          <w:szCs w:val="16"/>
                          <w:lang w:val="en-GB"/>
                        </w:rPr>
                        <w:t>";</w:t>
                      </w:r>
                      <w:proofErr w:type="gramEnd"/>
                    </w:p>
                    <w:p w14:paraId="6A1ABB4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1E8FAA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type of the record.</w:t>
                      </w:r>
                    </w:p>
                    <w:p w14:paraId="087C6A7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Can be used to understand which elements of the record will be present.</w:t>
                      </w:r>
                    </w:p>
                    <w:p w14:paraId="280DA06A"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not default.";</w:t>
                      </w:r>
                    </w:p>
                    <w:p w14:paraId="2DCFD10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1893078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record-authenticity-token {</w:t>
                      </w:r>
                    </w:p>
                    <w:p w14:paraId="5B94CE4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w:t>
                      </w:r>
                      <w:proofErr w:type="gramStart"/>
                      <w:r w:rsidRPr="00BE4D8B">
                        <w:rPr>
                          <w:rFonts w:asciiTheme="minorHAnsi" w:hAnsi="Arial"/>
                          <w:kern w:val="24"/>
                          <w:sz w:val="16"/>
                          <w:szCs w:val="16"/>
                          <w:lang w:val="en-GB"/>
                        </w:rPr>
                        <w:t>string;</w:t>
                      </w:r>
                      <w:proofErr w:type="gramEnd"/>
                    </w:p>
                    <w:p w14:paraId="76B9C2B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4F6FF9A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token generated using a method that allows the client to validate that the record came from the expected provider.</w:t>
                      </w:r>
                    </w:p>
                    <w:p w14:paraId="15C8D88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authenticity method providing a token is required.</w:t>
                      </w:r>
                      <w:proofErr w:type="gramStart"/>
                      <w:r w:rsidRPr="00BE4D8B">
                        <w:rPr>
                          <w:rFonts w:asciiTheme="minorHAnsi" w:hAnsi="Arial"/>
                          <w:kern w:val="24"/>
                          <w:sz w:val="16"/>
                          <w:szCs w:val="16"/>
                          <w:lang w:val="en-GB"/>
                        </w:rPr>
                        <w:t>";</w:t>
                      </w:r>
                      <w:proofErr w:type="gramEnd"/>
                    </w:p>
                    <w:p w14:paraId="5527859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683DB85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header of the log record providing general parameters of the record common to all records.</w:t>
                      </w:r>
                      <w:proofErr w:type="gramStart"/>
                      <w:r w:rsidRPr="00BE4D8B">
                        <w:rPr>
                          <w:rFonts w:asciiTheme="minorHAnsi" w:hAnsi="Arial"/>
                          <w:kern w:val="24"/>
                          <w:sz w:val="16"/>
                          <w:szCs w:val="16"/>
                          <w:lang w:val="en-GB"/>
                        </w:rPr>
                        <w:t>";</w:t>
                      </w:r>
                      <w:proofErr w:type="gramEnd"/>
                    </w:p>
                    <w:p w14:paraId="22D4E4ED" w14:textId="77777777" w:rsidR="00033784" w:rsidRPr="00F32BDC" w:rsidRDefault="00BE4D8B" w:rsidP="000E7356">
                      <w:pPr>
                        <w:spacing w:before="40" w:after="40" w:line="216" w:lineRule="auto"/>
                        <w:rPr>
                          <w:sz w:val="20"/>
                          <w:szCs w:val="14"/>
                        </w:rPr>
                      </w:pPr>
                      <w:r w:rsidRPr="00BE4D8B">
                        <w:rPr>
                          <w:rFonts w:asciiTheme="minorHAnsi" w:hAnsi="Arial"/>
                          <w:kern w:val="24"/>
                          <w:sz w:val="16"/>
                          <w:szCs w:val="16"/>
                          <w:lang w:val="en-GB"/>
                        </w:rPr>
                        <w:t xml:space="preserve">    }</w:t>
                      </w:r>
                    </w:p>
                  </w:txbxContent>
                </v:textbox>
                <w10:wrap type="topAndBottom" anchorx="margin"/>
              </v:rect>
            </w:pict>
          </mc:Fallback>
        </mc:AlternateContent>
      </w:r>
      <w:r w:rsidR="006C14D7">
        <w:t>The log-record-header is as below.</w:t>
      </w:r>
      <w:r w:rsidR="00FF5185">
        <w:t xml:space="preserve"> </w:t>
      </w:r>
    </w:p>
    <w:p w14:paraId="035F2AD0" w14:textId="411AA24E" w:rsidR="00A53D31" w:rsidRDefault="00A53D31" w:rsidP="00A53D31">
      <w:pPr>
        <w:pStyle w:val="FigureCaption"/>
      </w:pPr>
      <w:bookmarkStart w:id="3096" w:name="_Toc192620388"/>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14</w:t>
      </w:r>
      <w:r>
        <w:rPr>
          <w:noProof/>
        </w:rPr>
        <w:fldChar w:fldCharType="end"/>
      </w:r>
      <w:r w:rsidRPr="00CA3534">
        <w:t xml:space="preserve"> </w:t>
      </w:r>
      <w:r>
        <w:t xml:space="preserve"> </w:t>
      </w:r>
      <w:r w:rsidR="00375A28">
        <w:t>YANG</w:t>
      </w:r>
      <w:r>
        <w:t>: log-record-header</w:t>
      </w:r>
      <w:bookmarkEnd w:id="3096"/>
    </w:p>
    <w:p w14:paraId="74FA15F2" w14:textId="77777777" w:rsidR="00687955" w:rsidRDefault="002637E6" w:rsidP="00687955">
      <w:pPr>
        <w:spacing w:before="100" w:beforeAutospacing="1" w:after="100" w:afterAutospacing="1"/>
        <w:rPr>
          <w:rFonts w:eastAsia="Times New Roman"/>
        </w:rPr>
      </w:pPr>
      <w:r>
        <w:rPr>
          <w:rFonts w:eastAsia="Times New Roman"/>
        </w:rPr>
        <w:lastRenderedPageBreak/>
        <w:t>For this structure</w:t>
      </w:r>
      <w:r w:rsidR="002E14BE">
        <w:rPr>
          <w:rFonts w:eastAsia="Times New Roman"/>
        </w:rPr>
        <w:t>,</w:t>
      </w:r>
      <w:r>
        <w:rPr>
          <w:rFonts w:eastAsia="Times New Roman"/>
        </w:rPr>
        <w:t xml:space="preserve"> a solution shall provide the following support</w:t>
      </w:r>
      <w:r w:rsidR="00577FC5">
        <w:rPr>
          <w:rFonts w:eastAsia="Times New Roman"/>
        </w:rPr>
        <w:t xml:space="preserve"> for a compacted log </w:t>
      </w:r>
      <w:r w:rsidR="00CF2420">
        <w:rPr>
          <w:rFonts w:eastAsia="Times New Roman"/>
        </w:rPr>
        <w:t>capability</w:t>
      </w:r>
      <w:r w:rsidR="00DD4C34">
        <w:rPr>
          <w:rFonts w:eastAsia="Times New Roman"/>
        </w:rPr>
        <w:t xml:space="preserve"> with explanation provided in the </w:t>
      </w:r>
      <w:r w:rsidR="00375A28">
        <w:rPr>
          <w:rFonts w:eastAsia="Times New Roman"/>
        </w:rPr>
        <w:t>YANG</w:t>
      </w:r>
      <w:r w:rsidR="00DD4C34">
        <w:rPr>
          <w:rFonts w:eastAsia="Times New Roman"/>
        </w:rPr>
        <w:t xml:space="preserve"> above</w:t>
      </w:r>
      <w:r w:rsidR="00687955">
        <w:rPr>
          <w:rFonts w:eastAsia="Times New Roman"/>
        </w:rPr>
        <w:t>:</w:t>
      </w:r>
    </w:p>
    <w:p w14:paraId="3928E172" w14:textId="77777777" w:rsidR="00687955" w:rsidRDefault="00687955" w:rsidP="00687955">
      <w:pPr>
        <w:numPr>
          <w:ilvl w:val="0"/>
          <w:numId w:val="10"/>
        </w:numPr>
        <w:spacing w:before="100" w:beforeAutospacing="1" w:after="100" w:afterAutospacing="1"/>
        <w:rPr>
          <w:rFonts w:eastAsia="Times New Roman"/>
        </w:rPr>
      </w:pPr>
      <w:r w:rsidRPr="008B3C46">
        <w:rPr>
          <w:rFonts w:eastAsia="Times New Roman"/>
        </w:rPr>
        <w:t>Mandatory:</w:t>
      </w:r>
    </w:p>
    <w:p w14:paraId="705DA80E" w14:textId="77777777" w:rsidR="008F1159" w:rsidRDefault="008F1159" w:rsidP="008F1159">
      <w:pPr>
        <w:pStyle w:val="ListParagraph"/>
        <w:numPr>
          <w:ilvl w:val="1"/>
          <w:numId w:val="10"/>
        </w:numPr>
      </w:pPr>
      <w:r>
        <w:t xml:space="preserve">token </w:t>
      </w:r>
    </w:p>
    <w:p w14:paraId="54051287" w14:textId="77777777" w:rsidR="00DD4C34" w:rsidRDefault="00DD4C34" w:rsidP="001C5F85">
      <w:pPr>
        <w:pStyle w:val="ListParagraph"/>
        <w:numPr>
          <w:ilvl w:val="1"/>
          <w:numId w:val="10"/>
        </w:numPr>
      </w:pPr>
      <w:r w:rsidRPr="00DD4C34">
        <w:t>full-log-record-offset-id</w:t>
      </w:r>
      <w:r w:rsidR="00132397">
        <w:rPr>
          <w:rStyle w:val="FootnoteReference"/>
        </w:rPr>
        <w:footnoteReference w:id="41"/>
      </w:r>
    </w:p>
    <w:p w14:paraId="61A49F2E" w14:textId="77777777" w:rsidR="00205F2F" w:rsidRDefault="00577FC5" w:rsidP="00577FC5">
      <w:pPr>
        <w:pStyle w:val="ListParagraph"/>
        <w:numPr>
          <w:ilvl w:val="1"/>
          <w:numId w:val="10"/>
        </w:numPr>
      </w:pPr>
      <w:r>
        <w:t>log-append-</w:t>
      </w:r>
      <w:proofErr w:type="gramStart"/>
      <w:r>
        <w:t>time-stamp</w:t>
      </w:r>
      <w:proofErr w:type="gramEnd"/>
    </w:p>
    <w:p w14:paraId="037B9543" w14:textId="19C425C5" w:rsidR="00577FC5" w:rsidRDefault="00577FC5" w:rsidP="00B90A17">
      <w:pPr>
        <w:pStyle w:val="ListParagraph"/>
        <w:numPr>
          <w:ilvl w:val="1"/>
          <w:numId w:val="10"/>
        </w:numPr>
      </w:pPr>
      <w:r>
        <w:t>entity-key</w:t>
      </w:r>
      <w:r w:rsidR="00205F2F">
        <w:t xml:space="preserve">: </w:t>
      </w:r>
      <w:r w:rsidR="00205F2F" w:rsidRPr="00A56331">
        <w:rPr>
          <w:rFonts w:eastAsia="Times New Roman"/>
        </w:rPr>
        <w:t xml:space="preserve">The entity-key could reasonably be the </w:t>
      </w:r>
      <w:proofErr w:type="spellStart"/>
      <w:r w:rsidR="00205F2F" w:rsidRPr="00A56331">
        <w:rPr>
          <w:rFonts w:eastAsia="Times New Roman"/>
        </w:rPr>
        <w:t>uuid</w:t>
      </w:r>
      <w:proofErr w:type="spellEnd"/>
      <w:r w:rsidR="00205F2F" w:rsidRPr="00A56331">
        <w:rPr>
          <w:rFonts w:eastAsia="Times New Roman"/>
        </w:rPr>
        <w:t xml:space="preserve"> of the entity concatenated with the appropriate sequence of local ids for the substructure (i.e., the tree).</w:t>
      </w:r>
      <w:r w:rsidR="00566CA6" w:rsidRPr="00566CA6">
        <w:rPr>
          <w:rFonts w:eastAsia="Times New Roman"/>
        </w:rPr>
        <w:t xml:space="preserve"> </w:t>
      </w:r>
      <w:r w:rsidR="00566CA6">
        <w:rPr>
          <w:rFonts w:eastAsia="Times New Roman"/>
        </w:rPr>
        <w:t xml:space="preserve">See also </w:t>
      </w:r>
      <w:r w:rsidR="00566CA6">
        <w:fldChar w:fldCharType="begin"/>
      </w:r>
      <w:r w:rsidR="00566CA6">
        <w:instrText xml:space="preserve"> REF _Ref52981813 \r \h </w:instrText>
      </w:r>
      <w:r w:rsidR="00566CA6">
        <w:fldChar w:fldCharType="separate"/>
      </w:r>
      <w:r w:rsidR="00B53275">
        <w:t>3.10.3</w:t>
      </w:r>
      <w:r w:rsidR="00566CA6">
        <w:fldChar w:fldCharType="end"/>
      </w:r>
      <w:r w:rsidR="00566CA6">
        <w:t xml:space="preserve"> </w:t>
      </w:r>
      <w:r w:rsidR="00566CA6">
        <w:fldChar w:fldCharType="begin"/>
      </w:r>
      <w:r w:rsidR="00566CA6">
        <w:instrText xml:space="preserve"> REF _Ref52981813 \h </w:instrText>
      </w:r>
      <w:r w:rsidR="00566CA6">
        <w:fldChar w:fldCharType="separate"/>
      </w:r>
      <w:r w:rsidR="00B53275">
        <w:t>Considering parent-address</w:t>
      </w:r>
      <w:r w:rsidR="00566CA6">
        <w:fldChar w:fldCharType="end"/>
      </w:r>
      <w:r w:rsidR="00566CA6">
        <w:t xml:space="preserve"> on page </w:t>
      </w:r>
      <w:r w:rsidR="00566CA6">
        <w:fldChar w:fldCharType="begin"/>
      </w:r>
      <w:r w:rsidR="00566CA6">
        <w:instrText xml:space="preserve"> PAGEREF _Ref52981813 \h </w:instrText>
      </w:r>
      <w:r w:rsidR="00566CA6">
        <w:fldChar w:fldCharType="separate"/>
      </w:r>
      <w:r w:rsidR="00B53275">
        <w:rPr>
          <w:noProof/>
        </w:rPr>
        <w:t>42</w:t>
      </w:r>
      <w:r w:rsidR="00566CA6">
        <w:fldChar w:fldCharType="end"/>
      </w:r>
      <w:r w:rsidR="00566CA6">
        <w:t>).</w:t>
      </w:r>
    </w:p>
    <w:p w14:paraId="3719CDE2" w14:textId="77777777" w:rsidR="008A7F9C" w:rsidRDefault="008A7F9C" w:rsidP="00577FC5">
      <w:pPr>
        <w:pStyle w:val="ListParagraph"/>
        <w:numPr>
          <w:ilvl w:val="1"/>
          <w:numId w:val="10"/>
        </w:numPr>
      </w:pPr>
      <w:r>
        <w:t>record-type (as the default record type is INFORMATION</w:t>
      </w:r>
      <w:r w:rsidR="001452F3">
        <w:t>)</w:t>
      </w:r>
    </w:p>
    <w:p w14:paraId="73FC26D3" w14:textId="77777777" w:rsidR="00DD4C34" w:rsidRDefault="00DD4C34" w:rsidP="00DD4C34">
      <w:pPr>
        <w:numPr>
          <w:ilvl w:val="0"/>
          <w:numId w:val="10"/>
        </w:numPr>
        <w:spacing w:before="100" w:beforeAutospacing="1" w:after="100" w:afterAutospacing="1"/>
        <w:rPr>
          <w:rFonts w:eastAsia="Times New Roman"/>
        </w:rPr>
      </w:pPr>
      <w:r>
        <w:rPr>
          <w:rFonts w:eastAsia="Times New Roman"/>
        </w:rPr>
        <w:t>Conditional Mandatory:</w:t>
      </w:r>
    </w:p>
    <w:p w14:paraId="2B6A50AF" w14:textId="77777777" w:rsidR="00132397" w:rsidRDefault="00132397" w:rsidP="00A56331">
      <w:pPr>
        <w:numPr>
          <w:ilvl w:val="1"/>
          <w:numId w:val="10"/>
        </w:numPr>
        <w:spacing w:before="100" w:beforeAutospacing="1" w:after="100" w:afterAutospacing="1"/>
        <w:rPr>
          <w:rFonts w:eastAsia="Times New Roman"/>
        </w:rPr>
      </w:pPr>
      <w:r>
        <w:t>record-authenticity-token: allows the provider to supply a value with each record, that is usually different from record to record (e.g., a digital signature where the value of which is set by combining some shared secret with the record content</w:t>
      </w:r>
      <w:r>
        <w:rPr>
          <w:rStyle w:val="FootnoteReference"/>
        </w:rPr>
        <w:footnoteReference w:id="42"/>
      </w:r>
      <w:r>
        <w:t>), that the client has a mechanism for confirming so as to validate that the record came from the expected originator and hence to protect against records being inserted in the stream from some unauthorized source.</w:t>
      </w:r>
    </w:p>
    <w:p w14:paraId="28A60FEF" w14:textId="77777777" w:rsidR="00687955" w:rsidRDefault="00687955" w:rsidP="00687955">
      <w:pPr>
        <w:numPr>
          <w:ilvl w:val="0"/>
          <w:numId w:val="10"/>
        </w:numPr>
        <w:spacing w:before="100" w:beforeAutospacing="1" w:after="100" w:afterAutospacing="1"/>
        <w:rPr>
          <w:rFonts w:eastAsia="Times New Roman"/>
        </w:rPr>
      </w:pPr>
      <w:r w:rsidRPr="008B3C46">
        <w:rPr>
          <w:rFonts w:eastAsia="Times New Roman"/>
        </w:rPr>
        <w:t>Optional</w:t>
      </w:r>
    </w:p>
    <w:p w14:paraId="05BE0CCF" w14:textId="77777777" w:rsidR="002B745C" w:rsidRDefault="002B745C" w:rsidP="002B745C">
      <w:pPr>
        <w:pStyle w:val="ListParagraph"/>
        <w:numPr>
          <w:ilvl w:val="1"/>
          <w:numId w:val="10"/>
        </w:numPr>
      </w:pPr>
      <w:proofErr w:type="spellStart"/>
      <w:r>
        <w:t>tapi</w:t>
      </w:r>
      <w:proofErr w:type="spellEnd"/>
      <w:r>
        <w:t xml:space="preserve">-context: This field can be omitted for TAPI </w:t>
      </w:r>
      <w:r w:rsidR="00B817A7">
        <w:t>2.4</w:t>
      </w:r>
      <w:r>
        <w:t xml:space="preserve"> as </w:t>
      </w:r>
      <w:r w:rsidR="00267007">
        <w:t>focus is a single context</w:t>
      </w:r>
      <w:r>
        <w:t xml:space="preserve">. </w:t>
      </w:r>
    </w:p>
    <w:p w14:paraId="66FE1187" w14:textId="77777777" w:rsidR="008364FE" w:rsidRDefault="00653F26" w:rsidP="002B745C">
      <w:pPr>
        <w:pStyle w:val="ListParagraph"/>
        <w:numPr>
          <w:ilvl w:val="2"/>
          <w:numId w:val="10"/>
        </w:numPr>
      </w:pPr>
      <w:r>
        <w:t xml:space="preserve">This </w:t>
      </w:r>
      <w:proofErr w:type="spellStart"/>
      <w:r>
        <w:t>uuid</w:t>
      </w:r>
      <w:proofErr w:type="spellEnd"/>
      <w:r>
        <w:t xml:space="preserve"> identifies the applicable TAPI context. For TAPI </w:t>
      </w:r>
      <w:r w:rsidR="00B817A7">
        <w:t>2.4</w:t>
      </w:r>
      <w:r>
        <w:t xml:space="preserve"> the mapping between the context and its </w:t>
      </w:r>
      <w:proofErr w:type="spellStart"/>
      <w:r>
        <w:t>uuid</w:t>
      </w:r>
      <w:proofErr w:type="spellEnd"/>
      <w:r>
        <w:t xml:space="preserve"> is unspecified. </w:t>
      </w:r>
    </w:p>
    <w:p w14:paraId="3BF347F4" w14:textId="77777777" w:rsidR="00BE4D8B" w:rsidRDefault="002B745C" w:rsidP="00A56331">
      <w:pPr>
        <w:pStyle w:val="ListParagraph"/>
        <w:numPr>
          <w:ilvl w:val="2"/>
          <w:numId w:val="10"/>
        </w:numPr>
      </w:pPr>
      <w:r>
        <w:t>In future this will enable systems that support more than one context to ensure the context of the stream is present in the record.</w:t>
      </w:r>
    </w:p>
    <w:p w14:paraId="7F1C224B" w14:textId="77777777" w:rsidR="004D3FB2" w:rsidRDefault="004D3FB2">
      <w:pPr>
        <w:spacing w:after="0"/>
        <w:rPr>
          <w:rFonts w:asciiTheme="majorHAnsi" w:eastAsia="Times New Roman" w:hAnsiTheme="majorHAnsi" w:cstheme="majorBidi"/>
          <w:b/>
          <w:bCs/>
          <w:sz w:val="20"/>
          <w:szCs w:val="20"/>
        </w:rPr>
      </w:pPr>
      <w:r>
        <w:rPr>
          <w:rFonts w:eastAsia="Times New Roman"/>
        </w:rPr>
        <w:br w:type="page"/>
      </w:r>
    </w:p>
    <w:p w14:paraId="755CA276" w14:textId="77777777" w:rsidR="00B70682" w:rsidRDefault="00B70682" w:rsidP="00A56331">
      <w:pPr>
        <w:pStyle w:val="Heading3"/>
      </w:pPr>
      <w:bookmarkStart w:id="3097" w:name="_Toc192619504"/>
      <w:r>
        <w:lastRenderedPageBreak/>
        <w:t>Log Record Body</w:t>
      </w:r>
      <w:bookmarkEnd w:id="3097"/>
    </w:p>
    <w:p w14:paraId="7DD17596" w14:textId="77777777" w:rsidR="002414F1" w:rsidRDefault="00EA3568" w:rsidP="005B0893">
      <w:r>
        <w:t>The log record bod</w:t>
      </w:r>
      <w:r w:rsidR="001225B6">
        <w:t>y</w:t>
      </w:r>
      <w:r>
        <w:t xml:space="preserve"> includes generalized content and is augmented with specific content depending upon the value of a control property, record-content.</w:t>
      </w:r>
    </w:p>
    <w:p w14:paraId="6798EAE9" w14:textId="77777777" w:rsidR="005B0893" w:rsidRPr="00A60BD6" w:rsidRDefault="005B0893" w:rsidP="005B0893">
      <w:r w:rsidRPr="00F32BDC">
        <w:rPr>
          <w:noProof/>
        </w:rPr>
        <mc:AlternateContent>
          <mc:Choice Requires="wps">
            <w:drawing>
              <wp:anchor distT="0" distB="0" distL="114300" distR="114300" simplePos="0" relativeHeight="251635712" behindDoc="0" locked="0" layoutInCell="1" allowOverlap="1" wp14:anchorId="0CAC30D5" wp14:editId="44DA1A52">
                <wp:simplePos x="0" y="0"/>
                <wp:positionH relativeFrom="margin">
                  <wp:align>left</wp:align>
                </wp:positionH>
                <wp:positionV relativeFrom="paragraph">
                  <wp:posOffset>273685</wp:posOffset>
                </wp:positionV>
                <wp:extent cx="6600825" cy="6209030"/>
                <wp:effectExtent l="0" t="0" r="28575" b="20320"/>
                <wp:wrapTopAndBottom/>
                <wp:docPr id="10"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6209414"/>
                        </a:xfrm>
                        <a:prstGeom prst="rect">
                          <a:avLst/>
                        </a:prstGeom>
                        <a:solidFill>
                          <a:schemeClr val="accent4">
                            <a:lumMod val="20000"/>
                            <a:lumOff val="80000"/>
                          </a:schemeClr>
                        </a:solidFill>
                        <a:ln>
                          <a:solidFill>
                            <a:schemeClr val="tx1"/>
                          </a:solidFill>
                        </a:ln>
                      </wps:spPr>
                      <wps:txbx>
                        <w:txbxContent>
                          <w:p w14:paraId="499BA66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grouping log-record-body {</w:t>
                            </w:r>
                          </w:p>
                          <w:p w14:paraId="734C004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container event-</w:t>
                            </w:r>
                            <w:proofErr w:type="gramStart"/>
                            <w:r w:rsidRPr="00793E3A">
                              <w:rPr>
                                <w:rFonts w:asciiTheme="minorHAnsi" w:hAnsi="Arial"/>
                                <w:kern w:val="24"/>
                                <w:sz w:val="16"/>
                                <w:szCs w:val="16"/>
                                <w:lang w:val="en-GB"/>
                              </w:rPr>
                              <w:t>time-stamp</w:t>
                            </w:r>
                            <w:proofErr w:type="gramEnd"/>
                            <w:r w:rsidRPr="00793E3A">
                              <w:rPr>
                                <w:rFonts w:asciiTheme="minorHAnsi" w:hAnsi="Arial"/>
                                <w:kern w:val="24"/>
                                <w:sz w:val="16"/>
                                <w:szCs w:val="16"/>
                                <w:lang w:val="en-GB"/>
                              </w:rPr>
                              <w:t xml:space="preserve"> {</w:t>
                            </w:r>
                          </w:p>
                          <w:p w14:paraId="45B49B5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w:t>
                            </w:r>
                            <w:proofErr w:type="gramStart"/>
                            <w:r w:rsidRPr="00793E3A">
                              <w:rPr>
                                <w:rFonts w:asciiTheme="minorHAnsi" w:hAnsi="Arial"/>
                                <w:kern w:val="24"/>
                                <w:sz w:val="16"/>
                                <w:szCs w:val="16"/>
                                <w:lang w:val="en-GB"/>
                              </w:rPr>
                              <w:t>false;</w:t>
                            </w:r>
                            <w:proofErr w:type="gramEnd"/>
                          </w:p>
                          <w:p w14:paraId="3CB7F46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w:t>
                            </w:r>
                            <w:proofErr w:type="spellStart"/>
                            <w:r w:rsidRPr="00793E3A">
                              <w:rPr>
                                <w:rFonts w:asciiTheme="minorHAnsi" w:hAnsi="Arial"/>
                                <w:kern w:val="24"/>
                                <w:sz w:val="16"/>
                                <w:szCs w:val="16"/>
                                <w:lang w:val="en-GB"/>
                              </w:rPr>
                              <w:t>approx</w:t>
                            </w:r>
                            <w:proofErr w:type="spellEnd"/>
                            <w:r w:rsidRPr="00793E3A">
                              <w:rPr>
                                <w:rFonts w:asciiTheme="minorHAnsi" w:hAnsi="Arial"/>
                                <w:kern w:val="24"/>
                                <w:sz w:val="16"/>
                                <w:szCs w:val="16"/>
                                <w:lang w:val="en-GB"/>
                              </w:rPr>
                              <w:t>-date-and-</w:t>
                            </w:r>
                            <w:proofErr w:type="gramStart"/>
                            <w:r w:rsidRPr="00793E3A">
                              <w:rPr>
                                <w:rFonts w:asciiTheme="minorHAnsi" w:hAnsi="Arial"/>
                                <w:kern w:val="24"/>
                                <w:sz w:val="16"/>
                                <w:szCs w:val="16"/>
                                <w:lang w:val="en-GB"/>
                              </w:rPr>
                              <w:t>time;</w:t>
                            </w:r>
                            <w:proofErr w:type="gramEnd"/>
                          </w:p>
                          <w:p w14:paraId="7827FC2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"Time of the event at the origin of the event that triggered the generation of the record. </w:t>
                            </w:r>
                          </w:p>
                          <w:p w14:paraId="3101D4E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structure allows for time uncertainty.</w:t>
                            </w:r>
                          </w:p>
                          <w:p w14:paraId="2E51E0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event time is not conveyed via another property.</w:t>
                            </w:r>
                            <w:proofErr w:type="gramStart"/>
                            <w:r w:rsidRPr="00793E3A">
                              <w:rPr>
                                <w:rFonts w:asciiTheme="minorHAnsi" w:hAnsi="Arial"/>
                                <w:kern w:val="24"/>
                                <w:sz w:val="16"/>
                                <w:szCs w:val="16"/>
                                <w:lang w:val="en-GB"/>
                              </w:rPr>
                              <w:t>";</w:t>
                            </w:r>
                            <w:proofErr w:type="gramEnd"/>
                          </w:p>
                          <w:p w14:paraId="160BA61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7F063E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event-source {</w:t>
                            </w:r>
                          </w:p>
                          <w:p w14:paraId="3C3565B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event-</w:t>
                            </w:r>
                            <w:proofErr w:type="gramStart"/>
                            <w:r w:rsidRPr="00793E3A">
                              <w:rPr>
                                <w:rFonts w:asciiTheme="minorHAnsi" w:hAnsi="Arial"/>
                                <w:kern w:val="24"/>
                                <w:sz w:val="16"/>
                                <w:szCs w:val="16"/>
                                <w:lang w:val="en-GB"/>
                              </w:rPr>
                              <w:t>source;</w:t>
                            </w:r>
                            <w:proofErr w:type="gramEnd"/>
                          </w:p>
                          <w:p w14:paraId="678B09C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default "UNKNOWN</w:t>
                            </w:r>
                            <w:proofErr w:type="gramStart"/>
                            <w:r w:rsidRPr="00793E3A">
                              <w:rPr>
                                <w:rFonts w:asciiTheme="minorHAnsi" w:hAnsi="Arial"/>
                                <w:kern w:val="24"/>
                                <w:sz w:val="16"/>
                                <w:szCs w:val="16"/>
                                <w:lang w:val="en-GB"/>
                              </w:rPr>
                              <w:t>";</w:t>
                            </w:r>
                            <w:proofErr w:type="gramEnd"/>
                          </w:p>
                          <w:p w14:paraId="5C03B06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w:t>
                            </w:r>
                            <w:proofErr w:type="gramStart"/>
                            <w:r w:rsidRPr="00793E3A">
                              <w:rPr>
                                <w:rFonts w:asciiTheme="minorHAnsi" w:hAnsi="Arial"/>
                                <w:kern w:val="24"/>
                                <w:sz w:val="16"/>
                                <w:szCs w:val="16"/>
                                <w:lang w:val="en-GB"/>
                              </w:rPr>
                              <w:t>false;</w:t>
                            </w:r>
                            <w:proofErr w:type="gramEnd"/>
                          </w:p>
                          <w:p w14:paraId="14940CD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"Indicates whether the source is controlled (under management control) or potentially chaotic (under resource control).</w:t>
                            </w:r>
                          </w:p>
                          <w:p w14:paraId="0EBDFD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time characteristic of the source may be determined from the metadata describing the resource (e.g., a detector).</w:t>
                            </w:r>
                          </w:p>
                          <w:p w14:paraId="29B056E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Where there is an alternative (and probably more detailed) source of information on time characteristic this attribute can be omitted.</w:t>
                            </w:r>
                          </w:p>
                          <w:p w14:paraId="6D03A68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w:t>
                            </w:r>
                            <w:r w:rsidR="001F4EA5">
                              <w:rPr>
                                <w:rFonts w:asciiTheme="minorHAnsi" w:hAnsi="Arial"/>
                                <w:kern w:val="24"/>
                                <w:sz w:val="16"/>
                                <w:szCs w:val="16"/>
                                <w:lang w:val="en-GB"/>
                              </w:rPr>
                              <w:t>a</w:t>
                            </w:r>
                            <w:r w:rsidRPr="00793E3A">
                              <w:rPr>
                                <w:rFonts w:asciiTheme="minorHAnsi" w:hAnsi="Arial"/>
                                <w:kern w:val="24"/>
                                <w:sz w:val="16"/>
                                <w:szCs w:val="16"/>
                                <w:lang w:val="en-GB"/>
                              </w:rPr>
                              <w:t>tory where not default.";</w:t>
                            </w:r>
                          </w:p>
                          <w:p w14:paraId="401765A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CA27EF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list additional-event-info {</w:t>
                            </w:r>
                          </w:p>
                          <w:p w14:paraId="60EDD3B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key 'value-name</w:t>
                            </w:r>
                            <w:proofErr w:type="gramStart"/>
                            <w:r w:rsidRPr="00793E3A">
                              <w:rPr>
                                <w:rFonts w:asciiTheme="minorHAnsi" w:hAnsi="Arial"/>
                                <w:kern w:val="24"/>
                                <w:sz w:val="16"/>
                                <w:szCs w:val="16"/>
                                <w:lang w:val="en-GB"/>
                              </w:rPr>
                              <w:t>';</w:t>
                            </w:r>
                            <w:proofErr w:type="gramEnd"/>
                          </w:p>
                          <w:p w14:paraId="1EE1368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w:t>
                            </w:r>
                            <w:proofErr w:type="gramStart"/>
                            <w:r w:rsidRPr="00793E3A">
                              <w:rPr>
                                <w:rFonts w:asciiTheme="minorHAnsi" w:hAnsi="Arial"/>
                                <w:kern w:val="24"/>
                                <w:sz w:val="16"/>
                                <w:szCs w:val="16"/>
                                <w:lang w:val="en-GB"/>
                              </w:rPr>
                              <w:t>false;</w:t>
                            </w:r>
                            <w:proofErr w:type="gramEnd"/>
                          </w:p>
                          <w:p w14:paraId="40F6BC3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w:t>
                            </w:r>
                            <w:proofErr w:type="spellStart"/>
                            <w:r w:rsidRPr="00793E3A">
                              <w:rPr>
                                <w:rFonts w:asciiTheme="minorHAnsi" w:hAnsi="Arial"/>
                                <w:kern w:val="24"/>
                                <w:sz w:val="16"/>
                                <w:szCs w:val="16"/>
                                <w:lang w:val="en-GB"/>
                              </w:rPr>
                              <w:t>tapi-common:name-and-</w:t>
                            </w:r>
                            <w:proofErr w:type="gramStart"/>
                            <w:r w:rsidRPr="00793E3A">
                              <w:rPr>
                                <w:rFonts w:asciiTheme="minorHAnsi" w:hAnsi="Arial"/>
                                <w:kern w:val="24"/>
                                <w:sz w:val="16"/>
                                <w:szCs w:val="16"/>
                                <w:lang w:val="en-GB"/>
                              </w:rPr>
                              <w:t>value</w:t>
                            </w:r>
                            <w:proofErr w:type="spellEnd"/>
                            <w:r w:rsidRPr="00793E3A">
                              <w:rPr>
                                <w:rFonts w:asciiTheme="minorHAnsi" w:hAnsi="Arial"/>
                                <w:kern w:val="24"/>
                                <w:sz w:val="16"/>
                                <w:szCs w:val="16"/>
                                <w:lang w:val="en-GB"/>
                              </w:rPr>
                              <w:t>;</w:t>
                            </w:r>
                            <w:proofErr w:type="gramEnd"/>
                          </w:p>
                          <w:p w14:paraId="549EEFD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"Addition information related to the event such as change reason where </w:t>
                            </w:r>
                            <w:proofErr w:type="spellStart"/>
                            <w:r w:rsidRPr="00793E3A">
                              <w:rPr>
                                <w:rFonts w:asciiTheme="minorHAnsi" w:hAnsi="Arial"/>
                                <w:kern w:val="24"/>
                                <w:sz w:val="16"/>
                                <w:szCs w:val="16"/>
                                <w:lang w:val="en-GB"/>
                              </w:rPr>
                              <w:t>changeReason</w:t>
                            </w:r>
                            <w:proofErr w:type="spellEnd"/>
                            <w:r w:rsidRPr="00793E3A">
                              <w:rPr>
                                <w:rFonts w:asciiTheme="minorHAnsi" w:hAnsi="Arial"/>
                                <w:kern w:val="24"/>
                                <w:sz w:val="16"/>
                                <w:szCs w:val="16"/>
                                <w:lang w:val="en-GB"/>
                              </w:rPr>
                              <w:t xml:space="preserve"> would be the name and the value </w:t>
                            </w:r>
                            <w:r>
                              <w:rPr>
                                <w:rFonts w:asciiTheme="minorHAnsi" w:hAnsi="Arial"/>
                                <w:kern w:val="24"/>
                                <w:sz w:val="16"/>
                                <w:szCs w:val="16"/>
                                <w:lang w:val="en-GB"/>
                              </w:rPr>
                              <w:br/>
                              <w:t xml:space="preserve">         </w:t>
                            </w:r>
                            <w:r w:rsidR="009909ED">
                              <w:rPr>
                                <w:rFonts w:asciiTheme="minorHAnsi" w:hAnsi="Arial"/>
                                <w:kern w:val="24"/>
                                <w:sz w:val="16"/>
                                <w:szCs w:val="16"/>
                                <w:lang w:val="en-GB"/>
                              </w:rPr>
                              <w:t xml:space="preserve">    </w:t>
                            </w:r>
                            <w:r>
                              <w:rPr>
                                <w:rFonts w:asciiTheme="minorHAnsi" w:hAnsi="Arial"/>
                                <w:kern w:val="24"/>
                                <w:sz w:val="16"/>
                                <w:szCs w:val="16"/>
                                <w:lang w:val="en-GB"/>
                              </w:rPr>
                              <w:t xml:space="preserve">   </w:t>
                            </w:r>
                            <w:r w:rsidRPr="00793E3A">
                              <w:rPr>
                                <w:rFonts w:asciiTheme="minorHAnsi" w:hAnsi="Arial"/>
                                <w:kern w:val="24"/>
                                <w:sz w:val="16"/>
                                <w:szCs w:val="16"/>
                                <w:lang w:val="en-GB"/>
                              </w:rPr>
                              <w:t>text would provide information on the reason for change.</w:t>
                            </w:r>
                          </w:p>
                          <w:p w14:paraId="7063892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there is additional info to convey.</w:t>
                            </w:r>
                            <w:proofErr w:type="gramStart"/>
                            <w:r w:rsidRPr="00793E3A">
                              <w:rPr>
                                <w:rFonts w:asciiTheme="minorHAnsi" w:hAnsi="Arial"/>
                                <w:kern w:val="24"/>
                                <w:sz w:val="16"/>
                                <w:szCs w:val="16"/>
                                <w:lang w:val="en-GB"/>
                              </w:rPr>
                              <w:t>";</w:t>
                            </w:r>
                            <w:proofErr w:type="gramEnd"/>
                          </w:p>
                          <w:p w14:paraId="3591A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2FE744E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leaf-list parent-address {</w:t>
                            </w:r>
                          </w:p>
                          <w:p w14:paraId="564ADBC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w:t>
                            </w:r>
                            <w:proofErr w:type="gramStart"/>
                            <w:r w:rsidRPr="00793E3A">
                              <w:rPr>
                                <w:rFonts w:asciiTheme="minorHAnsi" w:hAnsi="Arial"/>
                                <w:kern w:val="24"/>
                                <w:sz w:val="16"/>
                                <w:szCs w:val="16"/>
                                <w:lang w:val="en-GB"/>
                              </w:rPr>
                              <w:t>string;</w:t>
                            </w:r>
                            <w:proofErr w:type="gramEnd"/>
                          </w:p>
                          <w:p w14:paraId="10DF6D2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w:t>
                            </w:r>
                            <w:proofErr w:type="gramStart"/>
                            <w:r w:rsidRPr="00793E3A">
                              <w:rPr>
                                <w:rFonts w:asciiTheme="minorHAnsi" w:hAnsi="Arial"/>
                                <w:kern w:val="24"/>
                                <w:sz w:val="16"/>
                                <w:szCs w:val="16"/>
                                <w:lang w:val="en-GB"/>
                              </w:rPr>
                              <w:t>false;</w:t>
                            </w:r>
                            <w:proofErr w:type="gramEnd"/>
                          </w:p>
                          <w:p w14:paraId="666AC8D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"Where the entity is a local class this provides the ordered list of ids from the closest global class (a UUID cast as a string)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to the direct parent (which may be the global class).</w:t>
                            </w:r>
                          </w:p>
                          <w:p w14:paraId="29A85E0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field can include all entities back to the Context and hence can be used for global classes where the tree is being represented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full.</w:t>
                            </w:r>
                          </w:p>
                          <w:p w14:paraId="3B2C6F5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Gives the position of the entity in the address tree (usually containment) that is raising the event by providing the name/id values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the address of the parent.</w:t>
                            </w:r>
                          </w:p>
                          <w:p w14:paraId="32B912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Is the sequence of named levels in the tree up to but excluding the entity of the notification. </w:t>
                            </w:r>
                          </w:p>
                          <w:p w14:paraId="0105096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It includes the device id where relevant.</w:t>
                            </w:r>
                          </w:p>
                          <w:p w14:paraId="3945E55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class has a parent</w:t>
                            </w:r>
                            <w:r w:rsidR="00CB4718">
                              <w:rPr>
                                <w:rFonts w:asciiTheme="minorHAnsi" w:hAnsi="Arial"/>
                                <w:kern w:val="24"/>
                                <w:sz w:val="16"/>
                                <w:szCs w:val="16"/>
                                <w:lang w:val="en-GB"/>
                              </w:rPr>
                              <w:t>,</w:t>
                            </w:r>
                            <w:r w:rsidRPr="00793E3A">
                              <w:rPr>
                                <w:rFonts w:asciiTheme="minorHAnsi" w:hAnsi="Arial"/>
                                <w:kern w:val="24"/>
                                <w:sz w:val="16"/>
                                <w:szCs w:val="16"/>
                                <w:lang w:val="en-GB"/>
                              </w:rPr>
                              <w:t xml:space="preserve"> and the parent is not context.</w:t>
                            </w:r>
                            <w:proofErr w:type="gramStart"/>
                            <w:r w:rsidRPr="00793E3A">
                              <w:rPr>
                                <w:rFonts w:asciiTheme="minorHAnsi" w:hAnsi="Arial"/>
                                <w:kern w:val="24"/>
                                <w:sz w:val="16"/>
                                <w:szCs w:val="16"/>
                                <w:lang w:val="en-GB"/>
                              </w:rPr>
                              <w:t>";</w:t>
                            </w:r>
                            <w:proofErr w:type="gramEnd"/>
                          </w:p>
                          <w:p w14:paraId="497D2F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6286AE9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record-content {</w:t>
                            </w:r>
                          </w:p>
                          <w:p w14:paraId="63E5361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w:t>
                            </w:r>
                            <w:proofErr w:type="spellStart"/>
                            <w:r w:rsidRPr="00793E3A">
                              <w:rPr>
                                <w:rFonts w:asciiTheme="minorHAnsi" w:hAnsi="Arial"/>
                                <w:kern w:val="24"/>
                                <w:sz w:val="16"/>
                                <w:szCs w:val="16"/>
                                <w:lang w:val="en-GB"/>
                              </w:rPr>
                              <w:t>tapi-</w:t>
                            </w:r>
                            <w:proofErr w:type="gramStart"/>
                            <w:r w:rsidRPr="00793E3A">
                              <w:rPr>
                                <w:rFonts w:asciiTheme="minorHAnsi" w:hAnsi="Arial"/>
                                <w:kern w:val="24"/>
                                <w:sz w:val="16"/>
                                <w:szCs w:val="16"/>
                                <w:lang w:val="en-GB"/>
                              </w:rPr>
                              <w:t>common:object</w:t>
                            </w:r>
                            <w:proofErr w:type="gramEnd"/>
                            <w:r w:rsidRPr="00793E3A">
                              <w:rPr>
                                <w:rFonts w:asciiTheme="minorHAnsi" w:hAnsi="Arial"/>
                                <w:kern w:val="24"/>
                                <w:sz w:val="16"/>
                                <w:szCs w:val="16"/>
                                <w:lang w:val="en-GB"/>
                              </w:rPr>
                              <w:t>-type</w:t>
                            </w:r>
                            <w:proofErr w:type="spellEnd"/>
                            <w:r w:rsidRPr="00793E3A">
                              <w:rPr>
                                <w:rFonts w:asciiTheme="minorHAnsi" w:hAnsi="Arial"/>
                                <w:kern w:val="24"/>
                                <w:sz w:val="16"/>
                                <w:szCs w:val="16"/>
                                <w:lang w:val="en-GB"/>
                              </w:rPr>
                              <w:t>;</w:t>
                            </w:r>
                          </w:p>
                          <w:p w14:paraId="6B580822"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w:t>
                            </w:r>
                            <w:proofErr w:type="gramStart"/>
                            <w:r w:rsidRPr="00793E3A">
                              <w:rPr>
                                <w:rFonts w:asciiTheme="minorHAnsi" w:hAnsi="Arial"/>
                                <w:kern w:val="24"/>
                                <w:sz w:val="16"/>
                                <w:szCs w:val="16"/>
                                <w:lang w:val="en-GB"/>
                              </w:rPr>
                              <w:t>false;</w:t>
                            </w:r>
                            <w:proofErr w:type="gramEnd"/>
                          </w:p>
                          <w:p w14:paraId="2B3CF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"The identifier of the object class in the record body detail.</w:t>
                            </w:r>
                          </w:p>
                          <w:p w14:paraId="5D03681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This property is used to control the conditional augmentation of the body with detail.</w:t>
                            </w:r>
                          </w:p>
                          <w:p w14:paraId="66BC8AB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record content is (the whole of or part of) a standard TAPI object.</w:t>
                            </w:r>
                            <w:proofErr w:type="gramStart"/>
                            <w:r w:rsidRPr="00793E3A">
                              <w:rPr>
                                <w:rFonts w:asciiTheme="minorHAnsi" w:hAnsi="Arial"/>
                                <w:kern w:val="24"/>
                                <w:sz w:val="16"/>
                                <w:szCs w:val="16"/>
                                <w:lang w:val="en-GB"/>
                              </w:rPr>
                              <w:t>";</w:t>
                            </w:r>
                            <w:proofErr w:type="gramEnd"/>
                          </w:p>
                          <w:p w14:paraId="6A21E1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30C74CC4" w14:textId="77777777" w:rsidR="00033784" w:rsidRPr="00F32BDC" w:rsidRDefault="00793E3A" w:rsidP="005B0893">
                            <w:pPr>
                              <w:spacing w:before="40" w:after="40" w:line="216" w:lineRule="auto"/>
                              <w:rPr>
                                <w:sz w:val="20"/>
                                <w:szCs w:val="14"/>
                              </w:rPr>
                            </w:pPr>
                            <w:r w:rsidRPr="00793E3A">
                              <w:rPr>
                                <w:rFonts w:asciiTheme="minorHAnsi" w:hAnsi="Arial"/>
                                <w:kern w:val="24"/>
                                <w:sz w:val="16"/>
                                <w:szCs w:val="16"/>
                                <w:lang w:val="en-GB"/>
                              </w:rPr>
                              <w:t xml:space="preserve">        description "The specific details of the Record.</w:t>
                            </w:r>
                            <w:proofErr w:type="gramStart"/>
                            <w:r w:rsidRPr="00793E3A">
                              <w:rPr>
                                <w:rFonts w:asciiTheme="minorHAnsi" w:hAnsi="Arial"/>
                                <w:kern w:val="24"/>
                                <w:sz w:val="16"/>
                                <w:szCs w:val="16"/>
                                <w:lang w:val="en-GB"/>
                              </w:rPr>
                              <w:t>";</w:t>
                            </w:r>
                            <w:proofErr w:type="gramEnd"/>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CAC30D5" id="_x0000_s1040" style="position:absolute;margin-left:0;margin-top:21.55pt;width:519.75pt;height:488.9pt;z-index:251635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" fillcolor="#f9ecd4 [663]" strokecolor="#141313 [3213]">
                <v:path arrowok="t"/>
                <o:lock v:ext="edit" grouping="t"/>
                <v:textbox>
                  <w:txbxContent>
                    <w:p w14:paraId="499BA66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grouping log-record-body {</w:t>
                      </w:r>
                    </w:p>
                    <w:p w14:paraId="734C004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container event-</w:t>
                      </w:r>
                      <w:proofErr w:type="gramStart"/>
                      <w:r w:rsidRPr="00793E3A">
                        <w:rPr>
                          <w:rFonts w:asciiTheme="minorHAnsi" w:hAnsi="Arial"/>
                          <w:kern w:val="24"/>
                          <w:sz w:val="16"/>
                          <w:szCs w:val="16"/>
                          <w:lang w:val="en-GB"/>
                        </w:rPr>
                        <w:t>time-stamp</w:t>
                      </w:r>
                      <w:proofErr w:type="gramEnd"/>
                      <w:r w:rsidRPr="00793E3A">
                        <w:rPr>
                          <w:rFonts w:asciiTheme="minorHAnsi" w:hAnsi="Arial"/>
                          <w:kern w:val="24"/>
                          <w:sz w:val="16"/>
                          <w:szCs w:val="16"/>
                          <w:lang w:val="en-GB"/>
                        </w:rPr>
                        <w:t xml:space="preserve"> {</w:t>
                      </w:r>
                    </w:p>
                    <w:p w14:paraId="45B49B5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w:t>
                      </w:r>
                      <w:proofErr w:type="gramStart"/>
                      <w:r w:rsidRPr="00793E3A">
                        <w:rPr>
                          <w:rFonts w:asciiTheme="minorHAnsi" w:hAnsi="Arial"/>
                          <w:kern w:val="24"/>
                          <w:sz w:val="16"/>
                          <w:szCs w:val="16"/>
                          <w:lang w:val="en-GB"/>
                        </w:rPr>
                        <w:t>false;</w:t>
                      </w:r>
                      <w:proofErr w:type="gramEnd"/>
                    </w:p>
                    <w:p w14:paraId="3CB7F46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w:t>
                      </w:r>
                      <w:proofErr w:type="spellStart"/>
                      <w:r w:rsidRPr="00793E3A">
                        <w:rPr>
                          <w:rFonts w:asciiTheme="minorHAnsi" w:hAnsi="Arial"/>
                          <w:kern w:val="24"/>
                          <w:sz w:val="16"/>
                          <w:szCs w:val="16"/>
                          <w:lang w:val="en-GB"/>
                        </w:rPr>
                        <w:t>approx</w:t>
                      </w:r>
                      <w:proofErr w:type="spellEnd"/>
                      <w:r w:rsidRPr="00793E3A">
                        <w:rPr>
                          <w:rFonts w:asciiTheme="minorHAnsi" w:hAnsi="Arial"/>
                          <w:kern w:val="24"/>
                          <w:sz w:val="16"/>
                          <w:szCs w:val="16"/>
                          <w:lang w:val="en-GB"/>
                        </w:rPr>
                        <w:t>-date-and-</w:t>
                      </w:r>
                      <w:proofErr w:type="gramStart"/>
                      <w:r w:rsidRPr="00793E3A">
                        <w:rPr>
                          <w:rFonts w:asciiTheme="minorHAnsi" w:hAnsi="Arial"/>
                          <w:kern w:val="24"/>
                          <w:sz w:val="16"/>
                          <w:szCs w:val="16"/>
                          <w:lang w:val="en-GB"/>
                        </w:rPr>
                        <w:t>time;</w:t>
                      </w:r>
                      <w:proofErr w:type="gramEnd"/>
                    </w:p>
                    <w:p w14:paraId="7827FC2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"Time of the event at the origin of the event that triggered the generation of the record. </w:t>
                      </w:r>
                    </w:p>
                    <w:p w14:paraId="3101D4E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structure allows for time uncertainty.</w:t>
                      </w:r>
                    </w:p>
                    <w:p w14:paraId="2E51E0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event time is not conveyed via another property.</w:t>
                      </w:r>
                      <w:proofErr w:type="gramStart"/>
                      <w:r w:rsidRPr="00793E3A">
                        <w:rPr>
                          <w:rFonts w:asciiTheme="minorHAnsi" w:hAnsi="Arial"/>
                          <w:kern w:val="24"/>
                          <w:sz w:val="16"/>
                          <w:szCs w:val="16"/>
                          <w:lang w:val="en-GB"/>
                        </w:rPr>
                        <w:t>";</w:t>
                      </w:r>
                      <w:proofErr w:type="gramEnd"/>
                    </w:p>
                    <w:p w14:paraId="160BA61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7F063E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event-source {</w:t>
                      </w:r>
                    </w:p>
                    <w:p w14:paraId="3C3565B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event-</w:t>
                      </w:r>
                      <w:proofErr w:type="gramStart"/>
                      <w:r w:rsidRPr="00793E3A">
                        <w:rPr>
                          <w:rFonts w:asciiTheme="minorHAnsi" w:hAnsi="Arial"/>
                          <w:kern w:val="24"/>
                          <w:sz w:val="16"/>
                          <w:szCs w:val="16"/>
                          <w:lang w:val="en-GB"/>
                        </w:rPr>
                        <w:t>source;</w:t>
                      </w:r>
                      <w:proofErr w:type="gramEnd"/>
                    </w:p>
                    <w:p w14:paraId="678B09C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default "UNKNOWN</w:t>
                      </w:r>
                      <w:proofErr w:type="gramStart"/>
                      <w:r w:rsidRPr="00793E3A">
                        <w:rPr>
                          <w:rFonts w:asciiTheme="minorHAnsi" w:hAnsi="Arial"/>
                          <w:kern w:val="24"/>
                          <w:sz w:val="16"/>
                          <w:szCs w:val="16"/>
                          <w:lang w:val="en-GB"/>
                        </w:rPr>
                        <w:t>";</w:t>
                      </w:r>
                      <w:proofErr w:type="gramEnd"/>
                    </w:p>
                    <w:p w14:paraId="5C03B06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w:t>
                      </w:r>
                      <w:proofErr w:type="gramStart"/>
                      <w:r w:rsidRPr="00793E3A">
                        <w:rPr>
                          <w:rFonts w:asciiTheme="minorHAnsi" w:hAnsi="Arial"/>
                          <w:kern w:val="24"/>
                          <w:sz w:val="16"/>
                          <w:szCs w:val="16"/>
                          <w:lang w:val="en-GB"/>
                        </w:rPr>
                        <w:t>false;</w:t>
                      </w:r>
                      <w:proofErr w:type="gramEnd"/>
                    </w:p>
                    <w:p w14:paraId="14940CD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"Indicates whether the source is controlled (under management control) or potentially chaotic (under resource control).</w:t>
                      </w:r>
                    </w:p>
                    <w:p w14:paraId="0EBDFD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time characteristic of the source may be determined from the metadata describing the resource (e.g., a detector).</w:t>
                      </w:r>
                    </w:p>
                    <w:p w14:paraId="29B056E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Where there is an alternative (and probably more detailed) source of information on time characteristic this attribute can be omitted.</w:t>
                      </w:r>
                    </w:p>
                    <w:p w14:paraId="6D03A68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w:t>
                      </w:r>
                      <w:r w:rsidR="001F4EA5">
                        <w:rPr>
                          <w:rFonts w:asciiTheme="minorHAnsi" w:hAnsi="Arial"/>
                          <w:kern w:val="24"/>
                          <w:sz w:val="16"/>
                          <w:szCs w:val="16"/>
                          <w:lang w:val="en-GB"/>
                        </w:rPr>
                        <w:t>a</w:t>
                      </w:r>
                      <w:r w:rsidRPr="00793E3A">
                        <w:rPr>
                          <w:rFonts w:asciiTheme="minorHAnsi" w:hAnsi="Arial"/>
                          <w:kern w:val="24"/>
                          <w:sz w:val="16"/>
                          <w:szCs w:val="16"/>
                          <w:lang w:val="en-GB"/>
                        </w:rPr>
                        <w:t>tory where not default.";</w:t>
                      </w:r>
                    </w:p>
                    <w:p w14:paraId="401765A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CA27EF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list additional-event-info {</w:t>
                      </w:r>
                    </w:p>
                    <w:p w14:paraId="60EDD3B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key 'value-name</w:t>
                      </w:r>
                      <w:proofErr w:type="gramStart"/>
                      <w:r w:rsidRPr="00793E3A">
                        <w:rPr>
                          <w:rFonts w:asciiTheme="minorHAnsi" w:hAnsi="Arial"/>
                          <w:kern w:val="24"/>
                          <w:sz w:val="16"/>
                          <w:szCs w:val="16"/>
                          <w:lang w:val="en-GB"/>
                        </w:rPr>
                        <w:t>';</w:t>
                      </w:r>
                      <w:proofErr w:type="gramEnd"/>
                    </w:p>
                    <w:p w14:paraId="1EE1368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w:t>
                      </w:r>
                      <w:proofErr w:type="gramStart"/>
                      <w:r w:rsidRPr="00793E3A">
                        <w:rPr>
                          <w:rFonts w:asciiTheme="minorHAnsi" w:hAnsi="Arial"/>
                          <w:kern w:val="24"/>
                          <w:sz w:val="16"/>
                          <w:szCs w:val="16"/>
                          <w:lang w:val="en-GB"/>
                        </w:rPr>
                        <w:t>false;</w:t>
                      </w:r>
                      <w:proofErr w:type="gramEnd"/>
                    </w:p>
                    <w:p w14:paraId="40F6BC3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w:t>
                      </w:r>
                      <w:proofErr w:type="spellStart"/>
                      <w:r w:rsidRPr="00793E3A">
                        <w:rPr>
                          <w:rFonts w:asciiTheme="minorHAnsi" w:hAnsi="Arial"/>
                          <w:kern w:val="24"/>
                          <w:sz w:val="16"/>
                          <w:szCs w:val="16"/>
                          <w:lang w:val="en-GB"/>
                        </w:rPr>
                        <w:t>tapi-common:name-and-</w:t>
                      </w:r>
                      <w:proofErr w:type="gramStart"/>
                      <w:r w:rsidRPr="00793E3A">
                        <w:rPr>
                          <w:rFonts w:asciiTheme="minorHAnsi" w:hAnsi="Arial"/>
                          <w:kern w:val="24"/>
                          <w:sz w:val="16"/>
                          <w:szCs w:val="16"/>
                          <w:lang w:val="en-GB"/>
                        </w:rPr>
                        <w:t>value</w:t>
                      </w:r>
                      <w:proofErr w:type="spellEnd"/>
                      <w:r w:rsidRPr="00793E3A">
                        <w:rPr>
                          <w:rFonts w:asciiTheme="minorHAnsi" w:hAnsi="Arial"/>
                          <w:kern w:val="24"/>
                          <w:sz w:val="16"/>
                          <w:szCs w:val="16"/>
                          <w:lang w:val="en-GB"/>
                        </w:rPr>
                        <w:t>;</w:t>
                      </w:r>
                      <w:proofErr w:type="gramEnd"/>
                    </w:p>
                    <w:p w14:paraId="549EEFD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"Addition information related to the event such as change reason where </w:t>
                      </w:r>
                      <w:proofErr w:type="spellStart"/>
                      <w:r w:rsidRPr="00793E3A">
                        <w:rPr>
                          <w:rFonts w:asciiTheme="minorHAnsi" w:hAnsi="Arial"/>
                          <w:kern w:val="24"/>
                          <w:sz w:val="16"/>
                          <w:szCs w:val="16"/>
                          <w:lang w:val="en-GB"/>
                        </w:rPr>
                        <w:t>changeReason</w:t>
                      </w:r>
                      <w:proofErr w:type="spellEnd"/>
                      <w:r w:rsidRPr="00793E3A">
                        <w:rPr>
                          <w:rFonts w:asciiTheme="minorHAnsi" w:hAnsi="Arial"/>
                          <w:kern w:val="24"/>
                          <w:sz w:val="16"/>
                          <w:szCs w:val="16"/>
                          <w:lang w:val="en-GB"/>
                        </w:rPr>
                        <w:t xml:space="preserve"> would be the name and the value </w:t>
                      </w:r>
                      <w:r>
                        <w:rPr>
                          <w:rFonts w:asciiTheme="minorHAnsi" w:hAnsi="Arial"/>
                          <w:kern w:val="24"/>
                          <w:sz w:val="16"/>
                          <w:szCs w:val="16"/>
                          <w:lang w:val="en-GB"/>
                        </w:rPr>
                        <w:br/>
                        <w:t xml:space="preserve">         </w:t>
                      </w:r>
                      <w:r w:rsidR="009909ED">
                        <w:rPr>
                          <w:rFonts w:asciiTheme="minorHAnsi" w:hAnsi="Arial"/>
                          <w:kern w:val="24"/>
                          <w:sz w:val="16"/>
                          <w:szCs w:val="16"/>
                          <w:lang w:val="en-GB"/>
                        </w:rPr>
                        <w:t xml:space="preserve">    </w:t>
                      </w:r>
                      <w:r>
                        <w:rPr>
                          <w:rFonts w:asciiTheme="minorHAnsi" w:hAnsi="Arial"/>
                          <w:kern w:val="24"/>
                          <w:sz w:val="16"/>
                          <w:szCs w:val="16"/>
                          <w:lang w:val="en-GB"/>
                        </w:rPr>
                        <w:t xml:space="preserve">   </w:t>
                      </w:r>
                      <w:r w:rsidRPr="00793E3A">
                        <w:rPr>
                          <w:rFonts w:asciiTheme="minorHAnsi" w:hAnsi="Arial"/>
                          <w:kern w:val="24"/>
                          <w:sz w:val="16"/>
                          <w:szCs w:val="16"/>
                          <w:lang w:val="en-GB"/>
                        </w:rPr>
                        <w:t>text would provide information on the reason for change.</w:t>
                      </w:r>
                    </w:p>
                    <w:p w14:paraId="7063892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there is additional info to convey.</w:t>
                      </w:r>
                      <w:proofErr w:type="gramStart"/>
                      <w:r w:rsidRPr="00793E3A">
                        <w:rPr>
                          <w:rFonts w:asciiTheme="minorHAnsi" w:hAnsi="Arial"/>
                          <w:kern w:val="24"/>
                          <w:sz w:val="16"/>
                          <w:szCs w:val="16"/>
                          <w:lang w:val="en-GB"/>
                        </w:rPr>
                        <w:t>";</w:t>
                      </w:r>
                      <w:proofErr w:type="gramEnd"/>
                    </w:p>
                    <w:p w14:paraId="3591A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2FE744E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leaf-list parent-address {</w:t>
                      </w:r>
                    </w:p>
                    <w:p w14:paraId="564ADBC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w:t>
                      </w:r>
                      <w:proofErr w:type="gramStart"/>
                      <w:r w:rsidRPr="00793E3A">
                        <w:rPr>
                          <w:rFonts w:asciiTheme="minorHAnsi" w:hAnsi="Arial"/>
                          <w:kern w:val="24"/>
                          <w:sz w:val="16"/>
                          <w:szCs w:val="16"/>
                          <w:lang w:val="en-GB"/>
                        </w:rPr>
                        <w:t>string;</w:t>
                      </w:r>
                      <w:proofErr w:type="gramEnd"/>
                    </w:p>
                    <w:p w14:paraId="10DF6D2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w:t>
                      </w:r>
                      <w:proofErr w:type="gramStart"/>
                      <w:r w:rsidRPr="00793E3A">
                        <w:rPr>
                          <w:rFonts w:asciiTheme="minorHAnsi" w:hAnsi="Arial"/>
                          <w:kern w:val="24"/>
                          <w:sz w:val="16"/>
                          <w:szCs w:val="16"/>
                          <w:lang w:val="en-GB"/>
                        </w:rPr>
                        <w:t>false;</w:t>
                      </w:r>
                      <w:proofErr w:type="gramEnd"/>
                    </w:p>
                    <w:p w14:paraId="666AC8D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"Where the entity is a local class this provides the ordered list of ids from the closest global class (a UUID cast as a string)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to the direct parent (which may be the global class).</w:t>
                      </w:r>
                    </w:p>
                    <w:p w14:paraId="29A85E0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field can include all entities back to the Context and hence can be used for global classes where the tree is being represented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full.</w:t>
                      </w:r>
                    </w:p>
                    <w:p w14:paraId="3B2C6F5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Gives the position of the entity in the address tree (usually containment) that is raising the event by providing the name/id values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the address of the parent.</w:t>
                      </w:r>
                    </w:p>
                    <w:p w14:paraId="32B912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Is the sequence of named levels in the tree up to but excluding the entity of the notification. </w:t>
                      </w:r>
                    </w:p>
                    <w:p w14:paraId="0105096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It includes the device id where relevant.</w:t>
                      </w:r>
                    </w:p>
                    <w:p w14:paraId="3945E55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class has a parent</w:t>
                      </w:r>
                      <w:r w:rsidR="00CB4718">
                        <w:rPr>
                          <w:rFonts w:asciiTheme="minorHAnsi" w:hAnsi="Arial"/>
                          <w:kern w:val="24"/>
                          <w:sz w:val="16"/>
                          <w:szCs w:val="16"/>
                          <w:lang w:val="en-GB"/>
                        </w:rPr>
                        <w:t>,</w:t>
                      </w:r>
                      <w:r w:rsidRPr="00793E3A">
                        <w:rPr>
                          <w:rFonts w:asciiTheme="minorHAnsi" w:hAnsi="Arial"/>
                          <w:kern w:val="24"/>
                          <w:sz w:val="16"/>
                          <w:szCs w:val="16"/>
                          <w:lang w:val="en-GB"/>
                        </w:rPr>
                        <w:t xml:space="preserve"> and the parent is not context.</w:t>
                      </w:r>
                      <w:proofErr w:type="gramStart"/>
                      <w:r w:rsidRPr="00793E3A">
                        <w:rPr>
                          <w:rFonts w:asciiTheme="minorHAnsi" w:hAnsi="Arial"/>
                          <w:kern w:val="24"/>
                          <w:sz w:val="16"/>
                          <w:szCs w:val="16"/>
                          <w:lang w:val="en-GB"/>
                        </w:rPr>
                        <w:t>";</w:t>
                      </w:r>
                      <w:proofErr w:type="gramEnd"/>
                    </w:p>
                    <w:p w14:paraId="497D2F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6286AE9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record-content {</w:t>
                      </w:r>
                    </w:p>
                    <w:p w14:paraId="63E5361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w:t>
                      </w:r>
                      <w:proofErr w:type="spellStart"/>
                      <w:r w:rsidRPr="00793E3A">
                        <w:rPr>
                          <w:rFonts w:asciiTheme="minorHAnsi" w:hAnsi="Arial"/>
                          <w:kern w:val="24"/>
                          <w:sz w:val="16"/>
                          <w:szCs w:val="16"/>
                          <w:lang w:val="en-GB"/>
                        </w:rPr>
                        <w:t>tapi-</w:t>
                      </w:r>
                      <w:proofErr w:type="gramStart"/>
                      <w:r w:rsidRPr="00793E3A">
                        <w:rPr>
                          <w:rFonts w:asciiTheme="minorHAnsi" w:hAnsi="Arial"/>
                          <w:kern w:val="24"/>
                          <w:sz w:val="16"/>
                          <w:szCs w:val="16"/>
                          <w:lang w:val="en-GB"/>
                        </w:rPr>
                        <w:t>common:object</w:t>
                      </w:r>
                      <w:proofErr w:type="gramEnd"/>
                      <w:r w:rsidRPr="00793E3A">
                        <w:rPr>
                          <w:rFonts w:asciiTheme="minorHAnsi" w:hAnsi="Arial"/>
                          <w:kern w:val="24"/>
                          <w:sz w:val="16"/>
                          <w:szCs w:val="16"/>
                          <w:lang w:val="en-GB"/>
                        </w:rPr>
                        <w:t>-type</w:t>
                      </w:r>
                      <w:proofErr w:type="spellEnd"/>
                      <w:r w:rsidRPr="00793E3A">
                        <w:rPr>
                          <w:rFonts w:asciiTheme="minorHAnsi" w:hAnsi="Arial"/>
                          <w:kern w:val="24"/>
                          <w:sz w:val="16"/>
                          <w:szCs w:val="16"/>
                          <w:lang w:val="en-GB"/>
                        </w:rPr>
                        <w:t>;</w:t>
                      </w:r>
                    </w:p>
                    <w:p w14:paraId="6B580822"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w:t>
                      </w:r>
                      <w:proofErr w:type="gramStart"/>
                      <w:r w:rsidRPr="00793E3A">
                        <w:rPr>
                          <w:rFonts w:asciiTheme="minorHAnsi" w:hAnsi="Arial"/>
                          <w:kern w:val="24"/>
                          <w:sz w:val="16"/>
                          <w:szCs w:val="16"/>
                          <w:lang w:val="en-GB"/>
                        </w:rPr>
                        <w:t>false;</w:t>
                      </w:r>
                      <w:proofErr w:type="gramEnd"/>
                    </w:p>
                    <w:p w14:paraId="2B3CF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"The identifier of the object class in the record body detail.</w:t>
                      </w:r>
                    </w:p>
                    <w:p w14:paraId="5D03681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This property is used to control the conditional augmentation of the body with detail.</w:t>
                      </w:r>
                    </w:p>
                    <w:p w14:paraId="66BC8AB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record content is (the whole of or part of) a standard TAPI object.</w:t>
                      </w:r>
                      <w:proofErr w:type="gramStart"/>
                      <w:r w:rsidRPr="00793E3A">
                        <w:rPr>
                          <w:rFonts w:asciiTheme="minorHAnsi" w:hAnsi="Arial"/>
                          <w:kern w:val="24"/>
                          <w:sz w:val="16"/>
                          <w:szCs w:val="16"/>
                          <w:lang w:val="en-GB"/>
                        </w:rPr>
                        <w:t>";</w:t>
                      </w:r>
                      <w:proofErr w:type="gramEnd"/>
                    </w:p>
                    <w:p w14:paraId="6A21E1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30C74CC4" w14:textId="77777777" w:rsidR="00033784" w:rsidRPr="00F32BDC" w:rsidRDefault="00793E3A" w:rsidP="005B0893">
                      <w:pPr>
                        <w:spacing w:before="40" w:after="40" w:line="216" w:lineRule="auto"/>
                        <w:rPr>
                          <w:sz w:val="20"/>
                          <w:szCs w:val="14"/>
                        </w:rPr>
                      </w:pPr>
                      <w:r w:rsidRPr="00793E3A">
                        <w:rPr>
                          <w:rFonts w:asciiTheme="minorHAnsi" w:hAnsi="Arial"/>
                          <w:kern w:val="24"/>
                          <w:sz w:val="16"/>
                          <w:szCs w:val="16"/>
                          <w:lang w:val="en-GB"/>
                        </w:rPr>
                        <w:t xml:space="preserve">        description "The specific details of the Record.</w:t>
                      </w:r>
                      <w:proofErr w:type="gramStart"/>
                      <w:r w:rsidRPr="00793E3A">
                        <w:rPr>
                          <w:rFonts w:asciiTheme="minorHAnsi" w:hAnsi="Arial"/>
                          <w:kern w:val="24"/>
                          <w:sz w:val="16"/>
                          <w:szCs w:val="16"/>
                          <w:lang w:val="en-GB"/>
                        </w:rPr>
                        <w:t>";</w:t>
                      </w:r>
                      <w:proofErr w:type="gramEnd"/>
                    </w:p>
                  </w:txbxContent>
                </v:textbox>
                <w10:wrap type="topAndBottom" anchorx="margin"/>
              </v:rect>
            </w:pict>
          </mc:Fallback>
        </mc:AlternateContent>
      </w:r>
    </w:p>
    <w:p w14:paraId="7078CA61" w14:textId="5C44A431" w:rsidR="00A53D31" w:rsidRDefault="00A53D31" w:rsidP="00A53D31">
      <w:pPr>
        <w:pStyle w:val="FigureCaption"/>
      </w:pPr>
      <w:bookmarkStart w:id="3098" w:name="_Toc192620389"/>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15</w:t>
      </w:r>
      <w:r>
        <w:rPr>
          <w:noProof/>
        </w:rPr>
        <w:fldChar w:fldCharType="end"/>
      </w:r>
      <w:r w:rsidRPr="00CA3534">
        <w:t xml:space="preserve"> </w:t>
      </w:r>
      <w:r>
        <w:t xml:space="preserve"> </w:t>
      </w:r>
      <w:r w:rsidR="00375A28">
        <w:t>YANG</w:t>
      </w:r>
      <w:r>
        <w:t>: log-record-body</w:t>
      </w:r>
      <w:bookmarkEnd w:id="3098"/>
    </w:p>
    <w:p w14:paraId="64F8CDFE" w14:textId="77777777" w:rsidR="00475E8D" w:rsidRDefault="00CF2420" w:rsidP="00475E8D">
      <w:pPr>
        <w:spacing w:before="100" w:beforeAutospacing="1" w:after="100" w:afterAutospacing="1"/>
        <w:rPr>
          <w:rFonts w:eastAsia="Times New Roman"/>
        </w:rPr>
      </w:pPr>
      <w:r>
        <w:rPr>
          <w:rFonts w:eastAsia="Times New Roman"/>
        </w:rPr>
        <w:t xml:space="preserve">For this structure, a solution shall provide the following support for a compacted log capability with explanation provided in the </w:t>
      </w:r>
      <w:r w:rsidR="00375A28">
        <w:rPr>
          <w:rFonts w:eastAsia="Times New Roman"/>
        </w:rPr>
        <w:t>YANG</w:t>
      </w:r>
      <w:r>
        <w:rPr>
          <w:rFonts w:eastAsia="Times New Roman"/>
        </w:rPr>
        <w:t xml:space="preserve"> above:</w:t>
      </w:r>
    </w:p>
    <w:p w14:paraId="380372B3" w14:textId="77777777" w:rsidR="00475E8D" w:rsidRDefault="00475E8D" w:rsidP="00475E8D">
      <w:pPr>
        <w:numPr>
          <w:ilvl w:val="0"/>
          <w:numId w:val="10"/>
        </w:numPr>
        <w:spacing w:before="100" w:beforeAutospacing="1" w:after="100" w:afterAutospacing="1"/>
        <w:rPr>
          <w:rFonts w:eastAsia="Times New Roman"/>
        </w:rPr>
      </w:pPr>
      <w:r w:rsidRPr="008B3C46">
        <w:rPr>
          <w:rFonts w:eastAsia="Times New Roman"/>
        </w:rPr>
        <w:t>Mandatory:</w:t>
      </w:r>
    </w:p>
    <w:p w14:paraId="7754064E" w14:textId="77777777" w:rsidR="00475E8D" w:rsidRPr="008B3C46" w:rsidRDefault="00475E8D" w:rsidP="00475E8D">
      <w:pPr>
        <w:numPr>
          <w:ilvl w:val="1"/>
          <w:numId w:val="10"/>
        </w:numPr>
        <w:spacing w:before="100" w:beforeAutospacing="1" w:after="100" w:afterAutospacing="1"/>
        <w:rPr>
          <w:rFonts w:eastAsia="Times New Roman"/>
        </w:rPr>
      </w:pPr>
      <w:r>
        <w:rPr>
          <w:rFonts w:eastAsia="Times New Roman"/>
        </w:rPr>
        <w:t>event-</w:t>
      </w:r>
      <w:proofErr w:type="gramStart"/>
      <w:r>
        <w:rPr>
          <w:rFonts w:eastAsia="Times New Roman"/>
        </w:rPr>
        <w:t>time-stamp</w:t>
      </w:r>
      <w:proofErr w:type="gramEnd"/>
    </w:p>
    <w:p w14:paraId="6D82D0E6" w14:textId="77777777" w:rsidR="00214E20" w:rsidRDefault="00214E20" w:rsidP="00475E8D">
      <w:pPr>
        <w:numPr>
          <w:ilvl w:val="0"/>
          <w:numId w:val="10"/>
        </w:numPr>
        <w:spacing w:before="100" w:beforeAutospacing="1" w:after="100" w:afterAutospacing="1"/>
        <w:rPr>
          <w:rFonts w:eastAsia="Times New Roman"/>
        </w:rPr>
      </w:pPr>
      <w:r>
        <w:rPr>
          <w:rFonts w:eastAsia="Times New Roman"/>
        </w:rPr>
        <w:t>Conditional Mandatory</w:t>
      </w:r>
    </w:p>
    <w:p w14:paraId="4E94FD6B" w14:textId="77777777" w:rsidR="00DE2891" w:rsidRPr="003915FB" w:rsidRDefault="00DE2891" w:rsidP="00DE2891">
      <w:pPr>
        <w:numPr>
          <w:ilvl w:val="1"/>
          <w:numId w:val="10"/>
        </w:numPr>
        <w:spacing w:before="100" w:beforeAutospacing="1" w:after="100" w:afterAutospacing="1"/>
        <w:rPr>
          <w:rFonts w:eastAsia="Times New Roman"/>
        </w:rPr>
      </w:pPr>
      <w:r>
        <w:rPr>
          <w:rFonts w:eastAsia="Times New Roman"/>
        </w:rPr>
        <w:t>event-source</w:t>
      </w:r>
    </w:p>
    <w:p w14:paraId="44CAC112" w14:textId="77777777" w:rsidR="00DE2891" w:rsidRPr="008B3C46" w:rsidRDefault="00DE2891" w:rsidP="00DE2891">
      <w:pPr>
        <w:numPr>
          <w:ilvl w:val="1"/>
          <w:numId w:val="10"/>
        </w:numPr>
        <w:spacing w:before="100" w:beforeAutospacing="1" w:after="100" w:afterAutospacing="1"/>
        <w:rPr>
          <w:rFonts w:eastAsia="Times New Roman"/>
        </w:rPr>
      </w:pPr>
      <w:r>
        <w:rPr>
          <w:rFonts w:eastAsia="Times New Roman"/>
        </w:rPr>
        <w:t>additional-event-info</w:t>
      </w:r>
    </w:p>
    <w:p w14:paraId="315DA928" w14:textId="7F9BB4A3" w:rsidR="00DE2891" w:rsidRDefault="00DE2891" w:rsidP="00DE2891">
      <w:pPr>
        <w:numPr>
          <w:ilvl w:val="1"/>
          <w:numId w:val="10"/>
        </w:numPr>
        <w:spacing w:before="100" w:beforeAutospacing="1" w:after="100" w:afterAutospacing="1"/>
        <w:rPr>
          <w:rFonts w:eastAsia="Times New Roman"/>
        </w:rPr>
      </w:pPr>
      <w:r w:rsidRPr="00606D35">
        <w:rPr>
          <w:rFonts w:eastAsia="Times New Roman"/>
        </w:rPr>
        <w:t>parent-address</w:t>
      </w:r>
      <w:r>
        <w:rPr>
          <w:rFonts w:eastAsia="Times New Roman"/>
        </w:rPr>
        <w:t xml:space="preserve"> (see more details in</w:t>
      </w:r>
      <w:r w:rsidR="00776E99">
        <w:rPr>
          <w:rFonts w:eastAsia="Times New Roman"/>
        </w:rPr>
        <w:t xml:space="preserve"> section </w:t>
      </w:r>
      <w:r w:rsidR="00776E99">
        <w:rPr>
          <w:rFonts w:eastAsia="Times New Roman"/>
        </w:rPr>
        <w:fldChar w:fldCharType="begin"/>
      </w:r>
      <w:r w:rsidR="00776E99">
        <w:rPr>
          <w:rFonts w:eastAsia="Times New Roman"/>
        </w:rPr>
        <w:instrText xml:space="preserve"> REF _Ref52981813 \r \h </w:instrText>
      </w:r>
      <w:r w:rsidR="00776E99">
        <w:rPr>
          <w:rFonts w:eastAsia="Times New Roman"/>
        </w:rPr>
      </w:r>
      <w:r w:rsidR="00776E99">
        <w:rPr>
          <w:rFonts w:eastAsia="Times New Roman"/>
        </w:rPr>
        <w:fldChar w:fldCharType="separate"/>
      </w:r>
      <w:r w:rsidR="00B53275">
        <w:rPr>
          <w:rFonts w:eastAsia="Times New Roman"/>
        </w:rPr>
        <w:t>3.10.3</w:t>
      </w:r>
      <w:r w:rsidR="00776E99">
        <w:rPr>
          <w:rFonts w:eastAsia="Times New Roman"/>
        </w:rPr>
        <w:fldChar w:fldCharType="end"/>
      </w:r>
      <w:r w:rsidR="00776E99">
        <w:rPr>
          <w:rFonts w:eastAsia="Times New Roman"/>
        </w:rPr>
        <w:t xml:space="preserve"> </w:t>
      </w:r>
      <w:r w:rsidR="00776E99">
        <w:rPr>
          <w:rFonts w:eastAsia="Times New Roman"/>
        </w:rPr>
        <w:fldChar w:fldCharType="begin"/>
      </w:r>
      <w:r w:rsidR="00776E99">
        <w:rPr>
          <w:rFonts w:eastAsia="Times New Roman"/>
        </w:rPr>
        <w:instrText xml:space="preserve"> REF _Ref52981813 \h </w:instrText>
      </w:r>
      <w:r w:rsidR="00776E99">
        <w:rPr>
          <w:rFonts w:eastAsia="Times New Roman"/>
        </w:rPr>
      </w:r>
      <w:r w:rsidR="00776E99">
        <w:rPr>
          <w:rFonts w:eastAsia="Times New Roman"/>
        </w:rPr>
        <w:fldChar w:fldCharType="separate"/>
      </w:r>
      <w:r w:rsidR="00B53275">
        <w:t>Considering parent-address</w:t>
      </w:r>
      <w:r w:rsidR="00776E99">
        <w:rPr>
          <w:rFonts w:eastAsia="Times New Roman"/>
        </w:rPr>
        <w:fldChar w:fldCharType="end"/>
      </w:r>
      <w:r w:rsidR="00776E99">
        <w:rPr>
          <w:rFonts w:eastAsia="Times New Roman"/>
        </w:rPr>
        <w:t xml:space="preserve"> on page </w:t>
      </w:r>
      <w:r w:rsidR="00776E99">
        <w:rPr>
          <w:rFonts w:eastAsia="Times New Roman"/>
        </w:rPr>
        <w:fldChar w:fldCharType="begin"/>
      </w:r>
      <w:r w:rsidR="00776E99">
        <w:rPr>
          <w:rFonts w:eastAsia="Times New Roman"/>
        </w:rPr>
        <w:instrText xml:space="preserve"> PAGEREF _Ref52981813 \h </w:instrText>
      </w:r>
      <w:r w:rsidR="00776E99">
        <w:rPr>
          <w:rFonts w:eastAsia="Times New Roman"/>
        </w:rPr>
      </w:r>
      <w:r w:rsidR="00776E99">
        <w:rPr>
          <w:rFonts w:eastAsia="Times New Roman"/>
        </w:rPr>
        <w:fldChar w:fldCharType="separate"/>
      </w:r>
      <w:r w:rsidR="00B53275">
        <w:rPr>
          <w:rFonts w:eastAsia="Times New Roman"/>
          <w:noProof/>
        </w:rPr>
        <w:t>42</w:t>
      </w:r>
      <w:r w:rsidR="00776E99">
        <w:rPr>
          <w:rFonts w:eastAsia="Times New Roman"/>
        </w:rPr>
        <w:fldChar w:fldCharType="end"/>
      </w:r>
      <w:r w:rsidR="00776E99">
        <w:rPr>
          <w:rFonts w:eastAsia="Times New Roman"/>
        </w:rPr>
        <w:t>)</w:t>
      </w:r>
      <w:r w:rsidRPr="00606D35">
        <w:rPr>
          <w:rFonts w:eastAsia="Times New Roman"/>
        </w:rPr>
        <w:t xml:space="preserve">: </w:t>
      </w:r>
    </w:p>
    <w:p w14:paraId="712F204C" w14:textId="77777777" w:rsidR="00DE2891" w:rsidRPr="00ED3211" w:rsidRDefault="00DE2891" w:rsidP="00DE2891">
      <w:pPr>
        <w:numPr>
          <w:ilvl w:val="2"/>
          <w:numId w:val="10"/>
        </w:numPr>
        <w:spacing w:before="100" w:beforeAutospacing="1" w:after="100" w:afterAutospacing="1"/>
        <w:rPr>
          <w:rFonts w:eastAsia="Times New Roman"/>
        </w:rPr>
      </w:pPr>
      <w:r w:rsidRPr="00ED3211">
        <w:rPr>
          <w:rFonts w:eastAsia="Times New Roman"/>
        </w:rPr>
        <w:lastRenderedPageBreak/>
        <w:t xml:space="preserve">Note that the parent-address may be omitted: </w:t>
      </w:r>
    </w:p>
    <w:p w14:paraId="37F6E95D" w14:textId="77777777" w:rsidR="00DE2891" w:rsidRPr="004A7A10" w:rsidRDefault="00DE2891" w:rsidP="00DE2891">
      <w:pPr>
        <w:numPr>
          <w:ilvl w:val="3"/>
          <w:numId w:val="10"/>
        </w:numPr>
        <w:spacing w:before="100" w:beforeAutospacing="1" w:after="100" w:afterAutospacing="1"/>
      </w:pPr>
      <w:r w:rsidRPr="004A7A10">
        <w:t>For record-type DELETE and TOMBSTONE</w:t>
      </w:r>
    </w:p>
    <w:p w14:paraId="1663620A" w14:textId="77777777" w:rsidR="00594006" w:rsidRPr="00594006" w:rsidRDefault="002020DA" w:rsidP="00A56331">
      <w:pPr>
        <w:numPr>
          <w:ilvl w:val="1"/>
          <w:numId w:val="10"/>
        </w:numPr>
        <w:spacing w:before="100" w:beforeAutospacing="1" w:after="100" w:afterAutospacing="1"/>
        <w:rPr>
          <w:rFonts w:eastAsia="Times New Roman"/>
        </w:rPr>
      </w:pPr>
      <w:r>
        <w:rPr>
          <w:rFonts w:eastAsia="Times New Roman"/>
        </w:rPr>
        <w:t>record-content:</w:t>
      </w:r>
      <w:r w:rsidR="00662452">
        <w:rPr>
          <w:lang w:val="en-GB"/>
        </w:rPr>
        <w:t xml:space="preserve"> </w:t>
      </w:r>
      <w:r w:rsidRPr="00662452">
        <w:rPr>
          <w:lang w:val="en-GB"/>
        </w:rPr>
        <w:t xml:space="preserve">Note that for a DELETE, </w:t>
      </w:r>
      <w:r w:rsidR="003869D2" w:rsidRPr="00662452">
        <w:rPr>
          <w:lang w:val="en-GB"/>
        </w:rPr>
        <w:t>there is no need for content and hence th</w:t>
      </w:r>
      <w:r w:rsidR="00662452" w:rsidRPr="00662452">
        <w:rPr>
          <w:lang w:val="en-GB"/>
        </w:rPr>
        <w:t>is field may be omitted.</w:t>
      </w:r>
    </w:p>
    <w:p w14:paraId="7DB4D785" w14:textId="77777777" w:rsidR="00594006" w:rsidRDefault="00594006" w:rsidP="00594006">
      <w:r>
        <w:t>The log-record-body is augmented with an instance of a class. This allows for any class from the model to be reported. Hence, when using the Compacted Log approach, the streaming mechanism can be used to gain and maintain alignment with all entities in a context.</w:t>
      </w:r>
    </w:p>
    <w:p w14:paraId="1DBD0ADF" w14:textId="77777777" w:rsidR="008B468A" w:rsidRDefault="008B468A" w:rsidP="00594006">
      <w:r>
        <w:t>The following tables provide details on the types used in the structure above.</w:t>
      </w:r>
    </w:p>
    <w:p w14:paraId="7856C2BB" w14:textId="77777777" w:rsidR="0045511C" w:rsidRDefault="0045511C" w:rsidP="0045511C">
      <w:pPr>
        <w:rPr>
          <w:rFonts w:eastAsia="Times New Roman"/>
        </w:rPr>
      </w:pPr>
      <w:r w:rsidRPr="00F32BDC">
        <w:rPr>
          <w:noProof/>
        </w:rPr>
        <mc:AlternateContent>
          <mc:Choice Requires="wps">
            <w:drawing>
              <wp:anchor distT="0" distB="0" distL="114300" distR="114300" simplePos="0" relativeHeight="251678720" behindDoc="0" locked="0" layoutInCell="1" allowOverlap="0" wp14:anchorId="7E308571" wp14:editId="267C2F19">
                <wp:simplePos x="0" y="0"/>
                <wp:positionH relativeFrom="margin">
                  <wp:posOffset>0</wp:posOffset>
                </wp:positionH>
                <wp:positionV relativeFrom="paragraph">
                  <wp:posOffset>249555</wp:posOffset>
                </wp:positionV>
                <wp:extent cx="6602095" cy="2320290"/>
                <wp:effectExtent l="0" t="0" r="27305" b="22860"/>
                <wp:wrapTopAndBottom/>
                <wp:docPr id="4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2320290"/>
                        </a:xfrm>
                        <a:prstGeom prst="rect">
                          <a:avLst/>
                        </a:prstGeom>
                        <a:solidFill>
                          <a:schemeClr val="accent4">
                            <a:lumMod val="20000"/>
                            <a:lumOff val="80000"/>
                          </a:schemeClr>
                        </a:solidFill>
                        <a:ln>
                          <a:solidFill>
                            <a:schemeClr val="tx1"/>
                          </a:solidFill>
                        </a:ln>
                      </wps:spPr>
                      <wps:txbx>
                        <w:txbxContent>
                          <w:p w14:paraId="602A276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typedef event-source {</w:t>
                            </w:r>
                          </w:p>
                          <w:p w14:paraId="4C36C9F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 enumeration {</w:t>
                            </w:r>
                          </w:p>
                          <w:p w14:paraId="6CEF45B2"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roofErr w:type="spellStart"/>
                            <w:r w:rsidRPr="000410F2">
                              <w:rPr>
                                <w:rFonts w:asciiTheme="minorHAnsi" w:hAnsi="Arial"/>
                                <w:kern w:val="24"/>
                                <w:sz w:val="16"/>
                                <w:szCs w:val="16"/>
                              </w:rPr>
                              <w:t>enum</w:t>
                            </w:r>
                            <w:proofErr w:type="spellEnd"/>
                            <w:r w:rsidRPr="000410F2">
                              <w:rPr>
                                <w:rFonts w:asciiTheme="minorHAnsi" w:hAnsi="Arial"/>
                                <w:kern w:val="24"/>
                                <w:sz w:val="16"/>
                                <w:szCs w:val="16"/>
                              </w:rPr>
                              <w:t xml:space="preserve"> RESOURCE_OPERATION {</w:t>
                            </w:r>
                          </w:p>
                          <w:p w14:paraId="3251C19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event is from the operation of the network resources.</w:t>
                            </w:r>
                          </w:p>
                          <w:p w14:paraId="057D78E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fast time characteristic.</w:t>
                            </w:r>
                            <w:proofErr w:type="gramStart"/>
                            <w:r w:rsidRPr="000410F2">
                              <w:rPr>
                                <w:rFonts w:asciiTheme="minorHAnsi" w:hAnsi="Arial"/>
                                <w:kern w:val="24"/>
                                <w:sz w:val="16"/>
                                <w:szCs w:val="16"/>
                              </w:rPr>
                              <w:t>";</w:t>
                            </w:r>
                            <w:proofErr w:type="gramEnd"/>
                          </w:p>
                          <w:p w14:paraId="39951495"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274374F8"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roofErr w:type="spellStart"/>
                            <w:r w:rsidRPr="000410F2">
                              <w:rPr>
                                <w:rFonts w:asciiTheme="minorHAnsi" w:hAnsi="Arial"/>
                                <w:kern w:val="24"/>
                                <w:sz w:val="16"/>
                                <w:szCs w:val="16"/>
                              </w:rPr>
                              <w:t>enum</w:t>
                            </w:r>
                            <w:proofErr w:type="spellEnd"/>
                            <w:r w:rsidRPr="000410F2">
                              <w:rPr>
                                <w:rFonts w:asciiTheme="minorHAnsi" w:hAnsi="Arial"/>
                                <w:kern w:val="24"/>
                                <w:sz w:val="16"/>
                                <w:szCs w:val="16"/>
                              </w:rPr>
                              <w:t xml:space="preserve"> MANAGEMENT_OPERATION {</w:t>
                            </w:r>
                          </w:p>
                          <w:p w14:paraId="61EB0397"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"Event is from a </w:t>
                            </w:r>
                            <w:proofErr w:type="gramStart"/>
                            <w:r w:rsidRPr="000410F2">
                              <w:rPr>
                                <w:rFonts w:asciiTheme="minorHAnsi" w:hAnsi="Arial"/>
                                <w:kern w:val="24"/>
                                <w:sz w:val="16"/>
                                <w:szCs w:val="16"/>
                              </w:rPr>
                              <w:t>Management</w:t>
                            </w:r>
                            <w:proofErr w:type="gramEnd"/>
                            <w:r w:rsidRPr="000410F2">
                              <w:rPr>
                                <w:rFonts w:asciiTheme="minorHAnsi" w:hAnsi="Arial"/>
                                <w:kern w:val="24"/>
                                <w:sz w:val="16"/>
                                <w:szCs w:val="16"/>
                              </w:rPr>
                              <w:t xml:space="preserve"> operation (slow control).</w:t>
                            </w:r>
                          </w:p>
                          <w:p w14:paraId="0FF5AC3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slow time characteristic.</w:t>
                            </w:r>
                            <w:proofErr w:type="gramStart"/>
                            <w:r w:rsidRPr="000410F2">
                              <w:rPr>
                                <w:rFonts w:asciiTheme="minorHAnsi" w:hAnsi="Arial"/>
                                <w:kern w:val="24"/>
                                <w:sz w:val="16"/>
                                <w:szCs w:val="16"/>
                              </w:rPr>
                              <w:t>";</w:t>
                            </w:r>
                            <w:proofErr w:type="gramEnd"/>
                          </w:p>
                          <w:p w14:paraId="5EDCBD8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560C8E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roofErr w:type="spellStart"/>
                            <w:r w:rsidRPr="000410F2">
                              <w:rPr>
                                <w:rFonts w:asciiTheme="minorHAnsi" w:hAnsi="Arial"/>
                                <w:kern w:val="24"/>
                                <w:sz w:val="16"/>
                                <w:szCs w:val="16"/>
                              </w:rPr>
                              <w:t>enum</w:t>
                            </w:r>
                            <w:proofErr w:type="spellEnd"/>
                            <w:r w:rsidRPr="000410F2">
                              <w:rPr>
                                <w:rFonts w:asciiTheme="minorHAnsi" w:hAnsi="Arial"/>
                                <w:kern w:val="24"/>
                                <w:sz w:val="16"/>
                                <w:szCs w:val="16"/>
                              </w:rPr>
                              <w:t xml:space="preserve"> UNKNOWN {</w:t>
                            </w:r>
                          </w:p>
                          <w:p w14:paraId="7D090BDA"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origin of the event is not known.</w:t>
                            </w:r>
                            <w:proofErr w:type="gramStart"/>
                            <w:r w:rsidRPr="000410F2">
                              <w:rPr>
                                <w:rFonts w:asciiTheme="minorHAnsi" w:hAnsi="Arial"/>
                                <w:kern w:val="24"/>
                                <w:sz w:val="16"/>
                                <w:szCs w:val="16"/>
                              </w:rPr>
                              <w:t>";</w:t>
                            </w:r>
                            <w:proofErr w:type="gramEnd"/>
                          </w:p>
                          <w:p w14:paraId="5F18AFA4"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11713B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7D5D792C"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"Source of the event.</w:t>
                            </w:r>
                          </w:p>
                          <w:p w14:paraId="05FE97A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Use to give some idea of the time characteristics of the event source.</w:t>
                            </w:r>
                            <w:proofErr w:type="gramStart"/>
                            <w:r w:rsidRPr="000410F2">
                              <w:rPr>
                                <w:rFonts w:asciiTheme="minorHAnsi" w:hAnsi="Arial"/>
                                <w:kern w:val="24"/>
                                <w:sz w:val="16"/>
                                <w:szCs w:val="16"/>
                              </w:rPr>
                              <w:t>";</w:t>
                            </w:r>
                            <w:proofErr w:type="gramEnd"/>
                          </w:p>
                          <w:p w14:paraId="130DAA15" w14:textId="77777777" w:rsidR="0045511C" w:rsidRPr="00B94221" w:rsidRDefault="000410F2" w:rsidP="0045511C">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7E308571" id="_x0000_s1041" style="position:absolute;margin-left:0;margin-top:19.65pt;width:519.85pt;height:182.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" o:allowoverlap="f" fillcolor="#f9ecd4 [663]" strokecolor="#141313 [3213]">
                <v:path arrowok="t"/>
                <o:lock v:ext="edit" grouping="t"/>
                <v:textbox>
                  <w:txbxContent>
                    <w:p w14:paraId="602A276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typedef event-source {</w:t>
                      </w:r>
                    </w:p>
                    <w:p w14:paraId="4C36C9F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 enumeration {</w:t>
                      </w:r>
                    </w:p>
                    <w:p w14:paraId="6CEF45B2"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roofErr w:type="spellStart"/>
                      <w:r w:rsidRPr="000410F2">
                        <w:rPr>
                          <w:rFonts w:asciiTheme="minorHAnsi" w:hAnsi="Arial"/>
                          <w:kern w:val="24"/>
                          <w:sz w:val="16"/>
                          <w:szCs w:val="16"/>
                        </w:rPr>
                        <w:t>enum</w:t>
                      </w:r>
                      <w:proofErr w:type="spellEnd"/>
                      <w:r w:rsidRPr="000410F2">
                        <w:rPr>
                          <w:rFonts w:asciiTheme="minorHAnsi" w:hAnsi="Arial"/>
                          <w:kern w:val="24"/>
                          <w:sz w:val="16"/>
                          <w:szCs w:val="16"/>
                        </w:rPr>
                        <w:t xml:space="preserve"> RESOURCE_OPERATION {</w:t>
                      </w:r>
                    </w:p>
                    <w:p w14:paraId="3251C19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event is from the operation of the network resources.</w:t>
                      </w:r>
                    </w:p>
                    <w:p w14:paraId="057D78E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fast time characteristic.</w:t>
                      </w:r>
                      <w:proofErr w:type="gramStart"/>
                      <w:r w:rsidRPr="000410F2">
                        <w:rPr>
                          <w:rFonts w:asciiTheme="minorHAnsi" w:hAnsi="Arial"/>
                          <w:kern w:val="24"/>
                          <w:sz w:val="16"/>
                          <w:szCs w:val="16"/>
                        </w:rPr>
                        <w:t>";</w:t>
                      </w:r>
                      <w:proofErr w:type="gramEnd"/>
                    </w:p>
                    <w:p w14:paraId="39951495"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274374F8"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roofErr w:type="spellStart"/>
                      <w:r w:rsidRPr="000410F2">
                        <w:rPr>
                          <w:rFonts w:asciiTheme="minorHAnsi" w:hAnsi="Arial"/>
                          <w:kern w:val="24"/>
                          <w:sz w:val="16"/>
                          <w:szCs w:val="16"/>
                        </w:rPr>
                        <w:t>enum</w:t>
                      </w:r>
                      <w:proofErr w:type="spellEnd"/>
                      <w:r w:rsidRPr="000410F2">
                        <w:rPr>
                          <w:rFonts w:asciiTheme="minorHAnsi" w:hAnsi="Arial"/>
                          <w:kern w:val="24"/>
                          <w:sz w:val="16"/>
                          <w:szCs w:val="16"/>
                        </w:rPr>
                        <w:t xml:space="preserve"> MANAGEMENT_OPERATION {</w:t>
                      </w:r>
                    </w:p>
                    <w:p w14:paraId="61EB0397"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"Event is from a </w:t>
                      </w:r>
                      <w:proofErr w:type="gramStart"/>
                      <w:r w:rsidRPr="000410F2">
                        <w:rPr>
                          <w:rFonts w:asciiTheme="minorHAnsi" w:hAnsi="Arial"/>
                          <w:kern w:val="24"/>
                          <w:sz w:val="16"/>
                          <w:szCs w:val="16"/>
                        </w:rPr>
                        <w:t>Management</w:t>
                      </w:r>
                      <w:proofErr w:type="gramEnd"/>
                      <w:r w:rsidRPr="000410F2">
                        <w:rPr>
                          <w:rFonts w:asciiTheme="minorHAnsi" w:hAnsi="Arial"/>
                          <w:kern w:val="24"/>
                          <w:sz w:val="16"/>
                          <w:szCs w:val="16"/>
                        </w:rPr>
                        <w:t xml:space="preserve"> operation (slow control).</w:t>
                      </w:r>
                    </w:p>
                    <w:p w14:paraId="0FF5AC3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slow time characteristic.</w:t>
                      </w:r>
                      <w:proofErr w:type="gramStart"/>
                      <w:r w:rsidRPr="000410F2">
                        <w:rPr>
                          <w:rFonts w:asciiTheme="minorHAnsi" w:hAnsi="Arial"/>
                          <w:kern w:val="24"/>
                          <w:sz w:val="16"/>
                          <w:szCs w:val="16"/>
                        </w:rPr>
                        <w:t>";</w:t>
                      </w:r>
                      <w:proofErr w:type="gramEnd"/>
                    </w:p>
                    <w:p w14:paraId="5EDCBD8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560C8E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roofErr w:type="spellStart"/>
                      <w:r w:rsidRPr="000410F2">
                        <w:rPr>
                          <w:rFonts w:asciiTheme="minorHAnsi" w:hAnsi="Arial"/>
                          <w:kern w:val="24"/>
                          <w:sz w:val="16"/>
                          <w:szCs w:val="16"/>
                        </w:rPr>
                        <w:t>enum</w:t>
                      </w:r>
                      <w:proofErr w:type="spellEnd"/>
                      <w:r w:rsidRPr="000410F2">
                        <w:rPr>
                          <w:rFonts w:asciiTheme="minorHAnsi" w:hAnsi="Arial"/>
                          <w:kern w:val="24"/>
                          <w:sz w:val="16"/>
                          <w:szCs w:val="16"/>
                        </w:rPr>
                        <w:t xml:space="preserve"> UNKNOWN {</w:t>
                      </w:r>
                    </w:p>
                    <w:p w14:paraId="7D090BDA"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origin of the event is not known.</w:t>
                      </w:r>
                      <w:proofErr w:type="gramStart"/>
                      <w:r w:rsidRPr="000410F2">
                        <w:rPr>
                          <w:rFonts w:asciiTheme="minorHAnsi" w:hAnsi="Arial"/>
                          <w:kern w:val="24"/>
                          <w:sz w:val="16"/>
                          <w:szCs w:val="16"/>
                        </w:rPr>
                        <w:t>";</w:t>
                      </w:r>
                      <w:proofErr w:type="gramEnd"/>
                    </w:p>
                    <w:p w14:paraId="5F18AFA4"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11713B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7D5D792C"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"Source of the event.</w:t>
                      </w:r>
                    </w:p>
                    <w:p w14:paraId="05FE97A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Use to give some idea of the time characteristics of the event source.</w:t>
                      </w:r>
                      <w:proofErr w:type="gramStart"/>
                      <w:r w:rsidRPr="000410F2">
                        <w:rPr>
                          <w:rFonts w:asciiTheme="minorHAnsi" w:hAnsi="Arial"/>
                          <w:kern w:val="24"/>
                          <w:sz w:val="16"/>
                          <w:szCs w:val="16"/>
                        </w:rPr>
                        <w:t>";</w:t>
                      </w:r>
                      <w:proofErr w:type="gramEnd"/>
                    </w:p>
                    <w:p w14:paraId="130DAA15" w14:textId="77777777" w:rsidR="0045511C" w:rsidRPr="00B94221" w:rsidRDefault="000410F2" w:rsidP="0045511C">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txbxContent>
                </v:textbox>
                <w10:wrap type="topAndBottom" anchorx="margin"/>
              </v:rect>
            </w:pict>
          </mc:Fallback>
        </mc:AlternateContent>
      </w:r>
    </w:p>
    <w:p w14:paraId="33798934" w14:textId="75D79A4B" w:rsidR="0045511C" w:rsidRPr="008B3C46" w:rsidRDefault="0045511C" w:rsidP="0045511C">
      <w:pPr>
        <w:pStyle w:val="FigureCaption"/>
      </w:pPr>
      <w:bookmarkStart w:id="3099" w:name="_Toc192620390"/>
      <w:r w:rsidRPr="00CA3534">
        <w:t xml:space="preserve">Figure </w:t>
      </w:r>
      <w:r>
        <w:rPr>
          <w:b w:val="0"/>
          <w:noProof/>
        </w:rPr>
        <w:fldChar w:fldCharType="begin"/>
      </w:r>
      <w:r>
        <w:rPr>
          <w:noProof/>
        </w:rPr>
        <w:instrText xml:space="preserve"> SEQ Figure \* ARABIC </w:instrText>
      </w:r>
      <w:r>
        <w:rPr>
          <w:b w:val="0"/>
          <w:noProof/>
        </w:rPr>
        <w:fldChar w:fldCharType="separate"/>
      </w:r>
      <w:r w:rsidR="00B53275">
        <w:rPr>
          <w:noProof/>
        </w:rPr>
        <w:t>16</w:t>
      </w:r>
      <w:r>
        <w:rPr>
          <w:b w:val="0"/>
          <w:noProof/>
        </w:rPr>
        <w:fldChar w:fldCharType="end"/>
      </w:r>
      <w:r w:rsidRPr="00CA3534">
        <w:t xml:space="preserve"> </w:t>
      </w:r>
      <w:r>
        <w:t xml:space="preserve"> </w:t>
      </w:r>
      <w:r w:rsidR="00375A28">
        <w:t>YANG</w:t>
      </w:r>
      <w:r>
        <w:t>: event-source</w:t>
      </w:r>
      <w:bookmarkEnd w:id="3099"/>
    </w:p>
    <w:p w14:paraId="589160BD" w14:textId="77777777" w:rsidR="0045511C" w:rsidRDefault="0045511C" w:rsidP="00797725">
      <w:pPr>
        <w:rPr>
          <w:rFonts w:eastAsia="Times New Roman"/>
        </w:rPr>
      </w:pPr>
    </w:p>
    <w:p w14:paraId="5C390C20" w14:textId="77777777" w:rsidR="00797725" w:rsidRDefault="00797725" w:rsidP="00797725">
      <w:pPr>
        <w:rPr>
          <w:rFonts w:eastAsia="Times New Roman"/>
        </w:rPr>
      </w:pPr>
      <w:r w:rsidRPr="00F32BDC">
        <w:rPr>
          <w:noProof/>
        </w:rPr>
        <w:lastRenderedPageBreak/>
        <mc:AlternateContent>
          <mc:Choice Requires="wps">
            <w:drawing>
              <wp:anchor distT="0" distB="0" distL="114300" distR="114300" simplePos="0" relativeHeight="251674624" behindDoc="0" locked="0" layoutInCell="1" allowOverlap="0" wp14:anchorId="05278D0E" wp14:editId="595B03B0">
                <wp:simplePos x="0" y="0"/>
                <wp:positionH relativeFrom="margin">
                  <wp:posOffset>0</wp:posOffset>
                </wp:positionH>
                <wp:positionV relativeFrom="paragraph">
                  <wp:posOffset>249555</wp:posOffset>
                </wp:positionV>
                <wp:extent cx="6602095" cy="4657725"/>
                <wp:effectExtent l="0" t="0" r="27305" b="28575"/>
                <wp:wrapTopAndBottom/>
                <wp:docPr id="4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4657725"/>
                        </a:xfrm>
                        <a:prstGeom prst="rect">
                          <a:avLst/>
                        </a:prstGeom>
                        <a:solidFill>
                          <a:schemeClr val="accent4">
                            <a:lumMod val="20000"/>
                            <a:lumOff val="80000"/>
                          </a:schemeClr>
                        </a:solidFill>
                        <a:ln>
                          <a:solidFill>
                            <a:schemeClr val="tx1"/>
                          </a:solidFill>
                        </a:ln>
                      </wps:spPr>
                      <wps:txbx>
                        <w:txbxContent>
                          <w:p w14:paraId="2D05C3D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grouping </w:t>
                            </w:r>
                            <w:proofErr w:type="spellStart"/>
                            <w:r w:rsidRPr="0045511C">
                              <w:rPr>
                                <w:rFonts w:asciiTheme="minorHAnsi" w:hAnsi="Arial"/>
                                <w:kern w:val="24"/>
                                <w:sz w:val="16"/>
                                <w:szCs w:val="16"/>
                              </w:rPr>
                              <w:t>approx</w:t>
                            </w:r>
                            <w:proofErr w:type="spellEnd"/>
                            <w:r w:rsidRPr="0045511C">
                              <w:rPr>
                                <w:rFonts w:asciiTheme="minorHAnsi" w:hAnsi="Arial"/>
                                <w:kern w:val="24"/>
                                <w:sz w:val="16"/>
                                <w:szCs w:val="16"/>
                              </w:rPr>
                              <w:t>-date-and-time {</w:t>
                            </w:r>
                          </w:p>
                          <w:p w14:paraId="5135FAB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primary-</w:t>
                            </w:r>
                            <w:proofErr w:type="gramStart"/>
                            <w:r w:rsidRPr="0045511C">
                              <w:rPr>
                                <w:rFonts w:asciiTheme="minorHAnsi" w:hAnsi="Arial"/>
                                <w:kern w:val="24"/>
                                <w:sz w:val="16"/>
                                <w:szCs w:val="16"/>
                              </w:rPr>
                              <w:t>time-stamp</w:t>
                            </w:r>
                            <w:proofErr w:type="gramEnd"/>
                            <w:r w:rsidRPr="0045511C">
                              <w:rPr>
                                <w:rFonts w:asciiTheme="minorHAnsi" w:hAnsi="Arial"/>
                                <w:kern w:val="24"/>
                                <w:sz w:val="16"/>
                                <w:szCs w:val="16"/>
                              </w:rPr>
                              <w:t xml:space="preserve"> {</w:t>
                            </w:r>
                          </w:p>
                          <w:p w14:paraId="1EE158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w:t>
                            </w:r>
                            <w:proofErr w:type="spellStart"/>
                            <w:r w:rsidRPr="0045511C">
                              <w:rPr>
                                <w:rFonts w:asciiTheme="minorHAnsi" w:hAnsi="Arial"/>
                                <w:kern w:val="24"/>
                                <w:sz w:val="16"/>
                                <w:szCs w:val="16"/>
                              </w:rPr>
                              <w:t>tapi-</w:t>
                            </w:r>
                            <w:proofErr w:type="gramStart"/>
                            <w:r w:rsidRPr="0045511C">
                              <w:rPr>
                                <w:rFonts w:asciiTheme="minorHAnsi" w:hAnsi="Arial"/>
                                <w:kern w:val="24"/>
                                <w:sz w:val="16"/>
                                <w:szCs w:val="16"/>
                              </w:rPr>
                              <w:t>common:date</w:t>
                            </w:r>
                            <w:proofErr w:type="gramEnd"/>
                            <w:r w:rsidRPr="0045511C">
                              <w:rPr>
                                <w:rFonts w:asciiTheme="minorHAnsi" w:hAnsi="Arial"/>
                                <w:kern w:val="24"/>
                                <w:sz w:val="16"/>
                                <w:szCs w:val="16"/>
                              </w:rPr>
                              <w:t>-and-time</w:t>
                            </w:r>
                            <w:proofErr w:type="spellEnd"/>
                            <w:r w:rsidRPr="0045511C">
                              <w:rPr>
                                <w:rFonts w:asciiTheme="minorHAnsi" w:hAnsi="Arial"/>
                                <w:kern w:val="24"/>
                                <w:sz w:val="16"/>
                                <w:szCs w:val="16"/>
                              </w:rPr>
                              <w:t>;</w:t>
                            </w:r>
                          </w:p>
                          <w:p w14:paraId="46152A7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w:t>
                            </w:r>
                            <w:proofErr w:type="gramStart"/>
                            <w:r w:rsidRPr="0045511C">
                              <w:rPr>
                                <w:rFonts w:asciiTheme="minorHAnsi" w:hAnsi="Arial"/>
                                <w:kern w:val="24"/>
                                <w:sz w:val="16"/>
                                <w:szCs w:val="16"/>
                              </w:rPr>
                              <w:t>false;</w:t>
                            </w:r>
                            <w:proofErr w:type="gramEnd"/>
                          </w:p>
                          <w:p w14:paraId="350AE3BC"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"Time of the event at the origin </w:t>
                            </w:r>
                            <w:proofErr w:type="gramStart"/>
                            <w:r w:rsidRPr="0045511C">
                              <w:rPr>
                                <w:rFonts w:asciiTheme="minorHAnsi" w:hAnsi="Arial"/>
                                <w:kern w:val="24"/>
                                <w:sz w:val="16"/>
                                <w:szCs w:val="16"/>
                              </w:rPr>
                              <w:t>where</w:t>
                            </w:r>
                            <w:proofErr w:type="gramEnd"/>
                            <w:r w:rsidRPr="0045511C">
                              <w:rPr>
                                <w:rFonts w:asciiTheme="minorHAnsi" w:hAnsi="Arial"/>
                                <w:kern w:val="24"/>
                                <w:sz w:val="16"/>
                                <w:szCs w:val="16"/>
                              </w:rPr>
                              <w:t xml:space="preserve"> known precisely.</w:t>
                            </w:r>
                          </w:p>
                          <w:p w14:paraId="7DCF683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before </w:t>
                            </w:r>
                            <w:proofErr w:type="gramStart"/>
                            <w:r w:rsidRPr="0045511C">
                              <w:rPr>
                                <w:rFonts w:asciiTheme="minorHAnsi" w:hAnsi="Arial"/>
                                <w:kern w:val="24"/>
                                <w:sz w:val="16"/>
                                <w:szCs w:val="16"/>
                              </w:rPr>
                              <w:t>particular time</w:t>
                            </w:r>
                            <w:proofErr w:type="gramEnd"/>
                            <w:r w:rsidRPr="0045511C">
                              <w:rPr>
                                <w:rFonts w:asciiTheme="minorHAnsi" w:hAnsi="Arial"/>
                                <w:kern w:val="24"/>
                                <w:sz w:val="16"/>
                                <w:szCs w:val="16"/>
                              </w:rPr>
                              <w:t>, this field records that time.</w:t>
                            </w:r>
                          </w:p>
                          <w:p w14:paraId="18DE7D79"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after a particular time, this field records that time (this is an unusual case where there is no </w:t>
                            </w:r>
                            <w:r>
                              <w:rPr>
                                <w:rFonts w:asciiTheme="minorHAnsi" w:hAnsi="Arial"/>
                                <w:kern w:val="24"/>
                                <w:sz w:val="16"/>
                                <w:szCs w:val="16"/>
                              </w:rPr>
                              <w:br/>
                              <w:t xml:space="preserve">                </w:t>
                            </w:r>
                            <w:r w:rsidRPr="0045511C">
                              <w:rPr>
                                <w:rFonts w:asciiTheme="minorHAnsi" w:hAnsi="Arial"/>
                                <w:kern w:val="24"/>
                                <w:sz w:val="16"/>
                                <w:szCs w:val="16"/>
                              </w:rPr>
                              <w:t>proposed before time).</w:t>
                            </w:r>
                          </w:p>
                          <w:p w14:paraId="2A803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have occurred in a time window, this field records the end time (the time before which the event must </w:t>
                            </w:r>
                            <w:r>
                              <w:rPr>
                                <w:rFonts w:asciiTheme="minorHAnsi" w:hAnsi="Arial"/>
                                <w:kern w:val="24"/>
                                <w:sz w:val="16"/>
                                <w:szCs w:val="16"/>
                              </w:rPr>
                              <w:br/>
                              <w:t xml:space="preserve">                </w:t>
                            </w:r>
                            <w:r w:rsidRPr="0045511C">
                              <w:rPr>
                                <w:rFonts w:asciiTheme="minorHAnsi" w:hAnsi="Arial"/>
                                <w:kern w:val="24"/>
                                <w:sz w:val="16"/>
                                <w:szCs w:val="16"/>
                              </w:rPr>
                              <w:t>have occurred).</w:t>
                            </w:r>
                            <w:proofErr w:type="gramStart"/>
                            <w:r w:rsidRPr="0045511C">
                              <w:rPr>
                                <w:rFonts w:asciiTheme="minorHAnsi" w:hAnsi="Arial"/>
                                <w:kern w:val="24"/>
                                <w:sz w:val="16"/>
                                <w:szCs w:val="16"/>
                              </w:rPr>
                              <w:t>";</w:t>
                            </w:r>
                            <w:proofErr w:type="gramEnd"/>
                          </w:p>
                          <w:p w14:paraId="14AE7C96"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04EE3F38"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start-</w:t>
                            </w:r>
                            <w:proofErr w:type="gramStart"/>
                            <w:r w:rsidRPr="0045511C">
                              <w:rPr>
                                <w:rFonts w:asciiTheme="minorHAnsi" w:hAnsi="Arial"/>
                                <w:kern w:val="24"/>
                                <w:sz w:val="16"/>
                                <w:szCs w:val="16"/>
                              </w:rPr>
                              <w:t>time-stamp</w:t>
                            </w:r>
                            <w:proofErr w:type="gramEnd"/>
                            <w:r w:rsidRPr="0045511C">
                              <w:rPr>
                                <w:rFonts w:asciiTheme="minorHAnsi" w:hAnsi="Arial"/>
                                <w:kern w:val="24"/>
                                <w:sz w:val="16"/>
                                <w:szCs w:val="16"/>
                              </w:rPr>
                              <w:t xml:space="preserve"> {</w:t>
                            </w:r>
                          </w:p>
                          <w:p w14:paraId="42FBE7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w:t>
                            </w:r>
                            <w:proofErr w:type="spellStart"/>
                            <w:r w:rsidRPr="0045511C">
                              <w:rPr>
                                <w:rFonts w:asciiTheme="minorHAnsi" w:hAnsi="Arial"/>
                                <w:kern w:val="24"/>
                                <w:sz w:val="16"/>
                                <w:szCs w:val="16"/>
                              </w:rPr>
                              <w:t>tapi-</w:t>
                            </w:r>
                            <w:proofErr w:type="gramStart"/>
                            <w:r w:rsidRPr="0045511C">
                              <w:rPr>
                                <w:rFonts w:asciiTheme="minorHAnsi" w:hAnsi="Arial"/>
                                <w:kern w:val="24"/>
                                <w:sz w:val="16"/>
                                <w:szCs w:val="16"/>
                              </w:rPr>
                              <w:t>common:date</w:t>
                            </w:r>
                            <w:proofErr w:type="gramEnd"/>
                            <w:r w:rsidRPr="0045511C">
                              <w:rPr>
                                <w:rFonts w:asciiTheme="minorHAnsi" w:hAnsi="Arial"/>
                                <w:kern w:val="24"/>
                                <w:sz w:val="16"/>
                                <w:szCs w:val="16"/>
                              </w:rPr>
                              <w:t>-and-time</w:t>
                            </w:r>
                            <w:proofErr w:type="spellEnd"/>
                            <w:r w:rsidRPr="0045511C">
                              <w:rPr>
                                <w:rFonts w:asciiTheme="minorHAnsi" w:hAnsi="Arial"/>
                                <w:kern w:val="24"/>
                                <w:sz w:val="16"/>
                                <w:szCs w:val="16"/>
                              </w:rPr>
                              <w:t>;</w:t>
                            </w:r>
                          </w:p>
                          <w:p w14:paraId="54F51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w:t>
                            </w:r>
                            <w:proofErr w:type="gramStart"/>
                            <w:r w:rsidRPr="0045511C">
                              <w:rPr>
                                <w:rFonts w:asciiTheme="minorHAnsi" w:hAnsi="Arial"/>
                                <w:kern w:val="24"/>
                                <w:sz w:val="16"/>
                                <w:szCs w:val="16"/>
                              </w:rPr>
                              <w:t>false;</w:t>
                            </w:r>
                            <w:proofErr w:type="gramEnd"/>
                          </w:p>
                          <w:p w14:paraId="5A640BA3"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"The time after which the event is known to have occurred when the event is known to have occurred between two times.</w:t>
                            </w:r>
                          </w:p>
                          <w:p w14:paraId="4B1F4DF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The </w:t>
                            </w:r>
                            <w:proofErr w:type="spellStart"/>
                            <w:r w:rsidRPr="0045511C">
                              <w:rPr>
                                <w:rFonts w:asciiTheme="minorHAnsi" w:hAnsi="Arial"/>
                                <w:kern w:val="24"/>
                                <w:sz w:val="16"/>
                                <w:szCs w:val="16"/>
                              </w:rPr>
                              <w:t>primaryTimeStamp</w:t>
                            </w:r>
                            <w:proofErr w:type="spellEnd"/>
                            <w:r w:rsidRPr="0045511C">
                              <w:rPr>
                                <w:rFonts w:asciiTheme="minorHAnsi" w:hAnsi="Arial"/>
                                <w:kern w:val="24"/>
                                <w:sz w:val="16"/>
                                <w:szCs w:val="16"/>
                              </w:rPr>
                              <w:t xml:space="preserve"> provides the end time.</w:t>
                            </w:r>
                          </w:p>
                          <w:p w14:paraId="0B000B0E"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the time is only approximately known and where the event is known to have occurred after a </w:t>
                            </w:r>
                            <w:r>
                              <w:rPr>
                                <w:rFonts w:asciiTheme="minorHAnsi" w:hAnsi="Arial"/>
                                <w:kern w:val="24"/>
                                <w:sz w:val="16"/>
                                <w:szCs w:val="16"/>
                              </w:rPr>
                              <w:br/>
                              <w:t xml:space="preserve">                </w:t>
                            </w:r>
                            <w:r w:rsidRPr="0045511C">
                              <w:rPr>
                                <w:rFonts w:asciiTheme="minorHAnsi" w:hAnsi="Arial"/>
                                <w:kern w:val="24"/>
                                <w:sz w:val="16"/>
                                <w:szCs w:val="16"/>
                              </w:rPr>
                              <w:t>particular time.</w:t>
                            </w:r>
                            <w:proofErr w:type="gramStart"/>
                            <w:r w:rsidRPr="0045511C">
                              <w:rPr>
                                <w:rFonts w:asciiTheme="minorHAnsi" w:hAnsi="Arial"/>
                                <w:kern w:val="24"/>
                                <w:sz w:val="16"/>
                                <w:szCs w:val="16"/>
                              </w:rPr>
                              <w:t>";</w:t>
                            </w:r>
                            <w:proofErr w:type="gramEnd"/>
                          </w:p>
                          <w:p w14:paraId="1BB4BC4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7FA7BF5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spread {</w:t>
                            </w:r>
                          </w:p>
                          <w:p w14:paraId="61654F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w:t>
                            </w:r>
                            <w:proofErr w:type="gramStart"/>
                            <w:r w:rsidRPr="0045511C">
                              <w:rPr>
                                <w:rFonts w:asciiTheme="minorHAnsi" w:hAnsi="Arial"/>
                                <w:kern w:val="24"/>
                                <w:sz w:val="16"/>
                                <w:szCs w:val="16"/>
                              </w:rPr>
                              <w:t>spread;</w:t>
                            </w:r>
                            <w:proofErr w:type="gramEnd"/>
                          </w:p>
                          <w:p w14:paraId="069DCC2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"SPREAD_AT</w:t>
                            </w:r>
                            <w:proofErr w:type="gramStart"/>
                            <w:r w:rsidRPr="0045511C">
                              <w:rPr>
                                <w:rFonts w:asciiTheme="minorHAnsi" w:hAnsi="Arial"/>
                                <w:kern w:val="24"/>
                                <w:sz w:val="16"/>
                                <w:szCs w:val="16"/>
                              </w:rPr>
                              <w:t>";</w:t>
                            </w:r>
                            <w:proofErr w:type="gramEnd"/>
                          </w:p>
                          <w:p w14:paraId="6EACAFD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w:t>
                            </w:r>
                            <w:proofErr w:type="gramStart"/>
                            <w:r w:rsidRPr="0045511C">
                              <w:rPr>
                                <w:rFonts w:asciiTheme="minorHAnsi" w:hAnsi="Arial"/>
                                <w:kern w:val="24"/>
                                <w:sz w:val="16"/>
                                <w:szCs w:val="16"/>
                              </w:rPr>
                              <w:t>false;</w:t>
                            </w:r>
                            <w:proofErr w:type="gramEnd"/>
                          </w:p>
                          <w:p w14:paraId="71E342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the knowledge of the time of occurrence of the event.</w:t>
                            </w:r>
                          </w:p>
                          <w:p w14:paraId="36731A14"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78BC3B3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838B7E5"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source-precision {</w:t>
                            </w:r>
                          </w:p>
                          <w:p w14:paraId="62F3C36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source-</w:t>
                            </w:r>
                            <w:proofErr w:type="gramStart"/>
                            <w:r w:rsidRPr="0045511C">
                              <w:rPr>
                                <w:rFonts w:asciiTheme="minorHAnsi" w:hAnsi="Arial"/>
                                <w:kern w:val="24"/>
                                <w:sz w:val="16"/>
                                <w:szCs w:val="16"/>
                              </w:rPr>
                              <w:t>precision;</w:t>
                            </w:r>
                            <w:proofErr w:type="gramEnd"/>
                          </w:p>
                          <w:p w14:paraId="3C9C1FE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"SOURCE_PRECISION_UNKNOWN</w:t>
                            </w:r>
                            <w:proofErr w:type="gramStart"/>
                            <w:r w:rsidRPr="0045511C">
                              <w:rPr>
                                <w:rFonts w:asciiTheme="minorHAnsi" w:hAnsi="Arial"/>
                                <w:kern w:val="24"/>
                                <w:sz w:val="16"/>
                                <w:szCs w:val="16"/>
                              </w:rPr>
                              <w:t>";</w:t>
                            </w:r>
                            <w:proofErr w:type="gramEnd"/>
                          </w:p>
                          <w:p w14:paraId="4C7FF6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w:t>
                            </w:r>
                            <w:proofErr w:type="gramStart"/>
                            <w:r w:rsidRPr="0045511C">
                              <w:rPr>
                                <w:rFonts w:asciiTheme="minorHAnsi" w:hAnsi="Arial"/>
                                <w:kern w:val="24"/>
                                <w:sz w:val="16"/>
                                <w:szCs w:val="16"/>
                              </w:rPr>
                              <w:t>false;</w:t>
                            </w:r>
                            <w:proofErr w:type="gramEnd"/>
                          </w:p>
                          <w:p w14:paraId="641889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how well the source time is synchronized with network time.</w:t>
                            </w:r>
                          </w:p>
                          <w:p w14:paraId="1C55DBE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24E0FDB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672FB9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"Allows for recording of an aspect of imprecise time.</w:t>
                            </w:r>
                            <w:proofErr w:type="gramStart"/>
                            <w:r w:rsidRPr="0045511C">
                              <w:rPr>
                                <w:rFonts w:asciiTheme="minorHAnsi" w:hAnsi="Arial"/>
                                <w:kern w:val="24"/>
                                <w:sz w:val="16"/>
                                <w:szCs w:val="16"/>
                              </w:rPr>
                              <w:t>";</w:t>
                            </w:r>
                            <w:proofErr w:type="gramEnd"/>
                          </w:p>
                          <w:p w14:paraId="642A0DEB" w14:textId="77777777" w:rsidR="00797725" w:rsidRPr="00B94221" w:rsidRDefault="0045511C" w:rsidP="00797725">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5278D0E" id="_x0000_s1042" style="position:absolute;margin-left:0;margin-top:19.65pt;width:519.85pt;height:366.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" o:allowoverlap="f" fillcolor="#f9ecd4 [663]" strokecolor="#141313 [3213]">
                <v:path arrowok="t"/>
                <o:lock v:ext="edit" grouping="t"/>
                <v:textbox>
                  <w:txbxContent>
                    <w:p w14:paraId="2D05C3D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grouping </w:t>
                      </w:r>
                      <w:proofErr w:type="spellStart"/>
                      <w:r w:rsidRPr="0045511C">
                        <w:rPr>
                          <w:rFonts w:asciiTheme="minorHAnsi" w:hAnsi="Arial"/>
                          <w:kern w:val="24"/>
                          <w:sz w:val="16"/>
                          <w:szCs w:val="16"/>
                        </w:rPr>
                        <w:t>approx</w:t>
                      </w:r>
                      <w:proofErr w:type="spellEnd"/>
                      <w:r w:rsidRPr="0045511C">
                        <w:rPr>
                          <w:rFonts w:asciiTheme="minorHAnsi" w:hAnsi="Arial"/>
                          <w:kern w:val="24"/>
                          <w:sz w:val="16"/>
                          <w:szCs w:val="16"/>
                        </w:rPr>
                        <w:t>-date-and-time {</w:t>
                      </w:r>
                    </w:p>
                    <w:p w14:paraId="5135FAB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primary-</w:t>
                      </w:r>
                      <w:proofErr w:type="gramStart"/>
                      <w:r w:rsidRPr="0045511C">
                        <w:rPr>
                          <w:rFonts w:asciiTheme="minorHAnsi" w:hAnsi="Arial"/>
                          <w:kern w:val="24"/>
                          <w:sz w:val="16"/>
                          <w:szCs w:val="16"/>
                        </w:rPr>
                        <w:t>time-stamp</w:t>
                      </w:r>
                      <w:proofErr w:type="gramEnd"/>
                      <w:r w:rsidRPr="0045511C">
                        <w:rPr>
                          <w:rFonts w:asciiTheme="minorHAnsi" w:hAnsi="Arial"/>
                          <w:kern w:val="24"/>
                          <w:sz w:val="16"/>
                          <w:szCs w:val="16"/>
                        </w:rPr>
                        <w:t xml:space="preserve"> {</w:t>
                      </w:r>
                    </w:p>
                    <w:p w14:paraId="1EE158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w:t>
                      </w:r>
                      <w:proofErr w:type="spellStart"/>
                      <w:r w:rsidRPr="0045511C">
                        <w:rPr>
                          <w:rFonts w:asciiTheme="minorHAnsi" w:hAnsi="Arial"/>
                          <w:kern w:val="24"/>
                          <w:sz w:val="16"/>
                          <w:szCs w:val="16"/>
                        </w:rPr>
                        <w:t>tapi-</w:t>
                      </w:r>
                      <w:proofErr w:type="gramStart"/>
                      <w:r w:rsidRPr="0045511C">
                        <w:rPr>
                          <w:rFonts w:asciiTheme="minorHAnsi" w:hAnsi="Arial"/>
                          <w:kern w:val="24"/>
                          <w:sz w:val="16"/>
                          <w:szCs w:val="16"/>
                        </w:rPr>
                        <w:t>common:date</w:t>
                      </w:r>
                      <w:proofErr w:type="gramEnd"/>
                      <w:r w:rsidRPr="0045511C">
                        <w:rPr>
                          <w:rFonts w:asciiTheme="minorHAnsi" w:hAnsi="Arial"/>
                          <w:kern w:val="24"/>
                          <w:sz w:val="16"/>
                          <w:szCs w:val="16"/>
                        </w:rPr>
                        <w:t>-and-time</w:t>
                      </w:r>
                      <w:proofErr w:type="spellEnd"/>
                      <w:r w:rsidRPr="0045511C">
                        <w:rPr>
                          <w:rFonts w:asciiTheme="minorHAnsi" w:hAnsi="Arial"/>
                          <w:kern w:val="24"/>
                          <w:sz w:val="16"/>
                          <w:szCs w:val="16"/>
                        </w:rPr>
                        <w:t>;</w:t>
                      </w:r>
                    </w:p>
                    <w:p w14:paraId="46152A7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w:t>
                      </w:r>
                      <w:proofErr w:type="gramStart"/>
                      <w:r w:rsidRPr="0045511C">
                        <w:rPr>
                          <w:rFonts w:asciiTheme="minorHAnsi" w:hAnsi="Arial"/>
                          <w:kern w:val="24"/>
                          <w:sz w:val="16"/>
                          <w:szCs w:val="16"/>
                        </w:rPr>
                        <w:t>false;</w:t>
                      </w:r>
                      <w:proofErr w:type="gramEnd"/>
                    </w:p>
                    <w:p w14:paraId="350AE3BC"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"Time of the event at the origin </w:t>
                      </w:r>
                      <w:proofErr w:type="gramStart"/>
                      <w:r w:rsidRPr="0045511C">
                        <w:rPr>
                          <w:rFonts w:asciiTheme="minorHAnsi" w:hAnsi="Arial"/>
                          <w:kern w:val="24"/>
                          <w:sz w:val="16"/>
                          <w:szCs w:val="16"/>
                        </w:rPr>
                        <w:t>where</w:t>
                      </w:r>
                      <w:proofErr w:type="gramEnd"/>
                      <w:r w:rsidRPr="0045511C">
                        <w:rPr>
                          <w:rFonts w:asciiTheme="minorHAnsi" w:hAnsi="Arial"/>
                          <w:kern w:val="24"/>
                          <w:sz w:val="16"/>
                          <w:szCs w:val="16"/>
                        </w:rPr>
                        <w:t xml:space="preserve"> known precisely.</w:t>
                      </w:r>
                    </w:p>
                    <w:p w14:paraId="7DCF683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before </w:t>
                      </w:r>
                      <w:proofErr w:type="gramStart"/>
                      <w:r w:rsidRPr="0045511C">
                        <w:rPr>
                          <w:rFonts w:asciiTheme="minorHAnsi" w:hAnsi="Arial"/>
                          <w:kern w:val="24"/>
                          <w:sz w:val="16"/>
                          <w:szCs w:val="16"/>
                        </w:rPr>
                        <w:t>particular time</w:t>
                      </w:r>
                      <w:proofErr w:type="gramEnd"/>
                      <w:r w:rsidRPr="0045511C">
                        <w:rPr>
                          <w:rFonts w:asciiTheme="minorHAnsi" w:hAnsi="Arial"/>
                          <w:kern w:val="24"/>
                          <w:sz w:val="16"/>
                          <w:szCs w:val="16"/>
                        </w:rPr>
                        <w:t>, this field records that time.</w:t>
                      </w:r>
                    </w:p>
                    <w:p w14:paraId="18DE7D79"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after a particular time, this field records that time (this is an unusual case where there is no </w:t>
                      </w:r>
                      <w:r>
                        <w:rPr>
                          <w:rFonts w:asciiTheme="minorHAnsi" w:hAnsi="Arial"/>
                          <w:kern w:val="24"/>
                          <w:sz w:val="16"/>
                          <w:szCs w:val="16"/>
                        </w:rPr>
                        <w:br/>
                        <w:t xml:space="preserve">                </w:t>
                      </w:r>
                      <w:r w:rsidRPr="0045511C">
                        <w:rPr>
                          <w:rFonts w:asciiTheme="minorHAnsi" w:hAnsi="Arial"/>
                          <w:kern w:val="24"/>
                          <w:sz w:val="16"/>
                          <w:szCs w:val="16"/>
                        </w:rPr>
                        <w:t>proposed before time).</w:t>
                      </w:r>
                    </w:p>
                    <w:p w14:paraId="2A803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have occurred in a time window, this field records the end time (the time before which the event must </w:t>
                      </w:r>
                      <w:r>
                        <w:rPr>
                          <w:rFonts w:asciiTheme="minorHAnsi" w:hAnsi="Arial"/>
                          <w:kern w:val="24"/>
                          <w:sz w:val="16"/>
                          <w:szCs w:val="16"/>
                        </w:rPr>
                        <w:br/>
                        <w:t xml:space="preserve">                </w:t>
                      </w:r>
                      <w:r w:rsidRPr="0045511C">
                        <w:rPr>
                          <w:rFonts w:asciiTheme="minorHAnsi" w:hAnsi="Arial"/>
                          <w:kern w:val="24"/>
                          <w:sz w:val="16"/>
                          <w:szCs w:val="16"/>
                        </w:rPr>
                        <w:t>have occurred).</w:t>
                      </w:r>
                      <w:proofErr w:type="gramStart"/>
                      <w:r w:rsidRPr="0045511C">
                        <w:rPr>
                          <w:rFonts w:asciiTheme="minorHAnsi" w:hAnsi="Arial"/>
                          <w:kern w:val="24"/>
                          <w:sz w:val="16"/>
                          <w:szCs w:val="16"/>
                        </w:rPr>
                        <w:t>";</w:t>
                      </w:r>
                      <w:proofErr w:type="gramEnd"/>
                    </w:p>
                    <w:p w14:paraId="14AE7C96"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04EE3F38"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start-</w:t>
                      </w:r>
                      <w:proofErr w:type="gramStart"/>
                      <w:r w:rsidRPr="0045511C">
                        <w:rPr>
                          <w:rFonts w:asciiTheme="minorHAnsi" w:hAnsi="Arial"/>
                          <w:kern w:val="24"/>
                          <w:sz w:val="16"/>
                          <w:szCs w:val="16"/>
                        </w:rPr>
                        <w:t>time-stamp</w:t>
                      </w:r>
                      <w:proofErr w:type="gramEnd"/>
                      <w:r w:rsidRPr="0045511C">
                        <w:rPr>
                          <w:rFonts w:asciiTheme="minorHAnsi" w:hAnsi="Arial"/>
                          <w:kern w:val="24"/>
                          <w:sz w:val="16"/>
                          <w:szCs w:val="16"/>
                        </w:rPr>
                        <w:t xml:space="preserve"> {</w:t>
                      </w:r>
                    </w:p>
                    <w:p w14:paraId="42FBE7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w:t>
                      </w:r>
                      <w:proofErr w:type="spellStart"/>
                      <w:r w:rsidRPr="0045511C">
                        <w:rPr>
                          <w:rFonts w:asciiTheme="minorHAnsi" w:hAnsi="Arial"/>
                          <w:kern w:val="24"/>
                          <w:sz w:val="16"/>
                          <w:szCs w:val="16"/>
                        </w:rPr>
                        <w:t>tapi-</w:t>
                      </w:r>
                      <w:proofErr w:type="gramStart"/>
                      <w:r w:rsidRPr="0045511C">
                        <w:rPr>
                          <w:rFonts w:asciiTheme="minorHAnsi" w:hAnsi="Arial"/>
                          <w:kern w:val="24"/>
                          <w:sz w:val="16"/>
                          <w:szCs w:val="16"/>
                        </w:rPr>
                        <w:t>common:date</w:t>
                      </w:r>
                      <w:proofErr w:type="gramEnd"/>
                      <w:r w:rsidRPr="0045511C">
                        <w:rPr>
                          <w:rFonts w:asciiTheme="minorHAnsi" w:hAnsi="Arial"/>
                          <w:kern w:val="24"/>
                          <w:sz w:val="16"/>
                          <w:szCs w:val="16"/>
                        </w:rPr>
                        <w:t>-and-time</w:t>
                      </w:r>
                      <w:proofErr w:type="spellEnd"/>
                      <w:r w:rsidRPr="0045511C">
                        <w:rPr>
                          <w:rFonts w:asciiTheme="minorHAnsi" w:hAnsi="Arial"/>
                          <w:kern w:val="24"/>
                          <w:sz w:val="16"/>
                          <w:szCs w:val="16"/>
                        </w:rPr>
                        <w:t>;</w:t>
                      </w:r>
                    </w:p>
                    <w:p w14:paraId="54F51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w:t>
                      </w:r>
                      <w:proofErr w:type="gramStart"/>
                      <w:r w:rsidRPr="0045511C">
                        <w:rPr>
                          <w:rFonts w:asciiTheme="minorHAnsi" w:hAnsi="Arial"/>
                          <w:kern w:val="24"/>
                          <w:sz w:val="16"/>
                          <w:szCs w:val="16"/>
                        </w:rPr>
                        <w:t>false;</w:t>
                      </w:r>
                      <w:proofErr w:type="gramEnd"/>
                    </w:p>
                    <w:p w14:paraId="5A640BA3"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"The time after which the event is known to have occurred when the event is known to have occurred between two times.</w:t>
                      </w:r>
                    </w:p>
                    <w:p w14:paraId="4B1F4DF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The </w:t>
                      </w:r>
                      <w:proofErr w:type="spellStart"/>
                      <w:r w:rsidRPr="0045511C">
                        <w:rPr>
                          <w:rFonts w:asciiTheme="minorHAnsi" w:hAnsi="Arial"/>
                          <w:kern w:val="24"/>
                          <w:sz w:val="16"/>
                          <w:szCs w:val="16"/>
                        </w:rPr>
                        <w:t>primaryTimeStamp</w:t>
                      </w:r>
                      <w:proofErr w:type="spellEnd"/>
                      <w:r w:rsidRPr="0045511C">
                        <w:rPr>
                          <w:rFonts w:asciiTheme="minorHAnsi" w:hAnsi="Arial"/>
                          <w:kern w:val="24"/>
                          <w:sz w:val="16"/>
                          <w:szCs w:val="16"/>
                        </w:rPr>
                        <w:t xml:space="preserve"> provides the end time.</w:t>
                      </w:r>
                    </w:p>
                    <w:p w14:paraId="0B000B0E"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the time is only approximately known and where the event is known to have occurred after a </w:t>
                      </w:r>
                      <w:r>
                        <w:rPr>
                          <w:rFonts w:asciiTheme="minorHAnsi" w:hAnsi="Arial"/>
                          <w:kern w:val="24"/>
                          <w:sz w:val="16"/>
                          <w:szCs w:val="16"/>
                        </w:rPr>
                        <w:br/>
                        <w:t xml:space="preserve">                </w:t>
                      </w:r>
                      <w:r w:rsidRPr="0045511C">
                        <w:rPr>
                          <w:rFonts w:asciiTheme="minorHAnsi" w:hAnsi="Arial"/>
                          <w:kern w:val="24"/>
                          <w:sz w:val="16"/>
                          <w:szCs w:val="16"/>
                        </w:rPr>
                        <w:t>particular time.</w:t>
                      </w:r>
                      <w:proofErr w:type="gramStart"/>
                      <w:r w:rsidRPr="0045511C">
                        <w:rPr>
                          <w:rFonts w:asciiTheme="minorHAnsi" w:hAnsi="Arial"/>
                          <w:kern w:val="24"/>
                          <w:sz w:val="16"/>
                          <w:szCs w:val="16"/>
                        </w:rPr>
                        <w:t>";</w:t>
                      </w:r>
                      <w:proofErr w:type="gramEnd"/>
                    </w:p>
                    <w:p w14:paraId="1BB4BC4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7FA7BF5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spread {</w:t>
                      </w:r>
                    </w:p>
                    <w:p w14:paraId="61654F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w:t>
                      </w:r>
                      <w:proofErr w:type="gramStart"/>
                      <w:r w:rsidRPr="0045511C">
                        <w:rPr>
                          <w:rFonts w:asciiTheme="minorHAnsi" w:hAnsi="Arial"/>
                          <w:kern w:val="24"/>
                          <w:sz w:val="16"/>
                          <w:szCs w:val="16"/>
                        </w:rPr>
                        <w:t>spread;</w:t>
                      </w:r>
                      <w:proofErr w:type="gramEnd"/>
                    </w:p>
                    <w:p w14:paraId="069DCC2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"SPREAD_AT</w:t>
                      </w:r>
                      <w:proofErr w:type="gramStart"/>
                      <w:r w:rsidRPr="0045511C">
                        <w:rPr>
                          <w:rFonts w:asciiTheme="minorHAnsi" w:hAnsi="Arial"/>
                          <w:kern w:val="24"/>
                          <w:sz w:val="16"/>
                          <w:szCs w:val="16"/>
                        </w:rPr>
                        <w:t>";</w:t>
                      </w:r>
                      <w:proofErr w:type="gramEnd"/>
                    </w:p>
                    <w:p w14:paraId="6EACAFD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w:t>
                      </w:r>
                      <w:proofErr w:type="gramStart"/>
                      <w:r w:rsidRPr="0045511C">
                        <w:rPr>
                          <w:rFonts w:asciiTheme="minorHAnsi" w:hAnsi="Arial"/>
                          <w:kern w:val="24"/>
                          <w:sz w:val="16"/>
                          <w:szCs w:val="16"/>
                        </w:rPr>
                        <w:t>false;</w:t>
                      </w:r>
                      <w:proofErr w:type="gramEnd"/>
                    </w:p>
                    <w:p w14:paraId="71E342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the knowledge of the time of occurrence of the event.</w:t>
                      </w:r>
                    </w:p>
                    <w:p w14:paraId="36731A14"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78BC3B3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838B7E5"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source-precision {</w:t>
                      </w:r>
                    </w:p>
                    <w:p w14:paraId="62F3C36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source-</w:t>
                      </w:r>
                      <w:proofErr w:type="gramStart"/>
                      <w:r w:rsidRPr="0045511C">
                        <w:rPr>
                          <w:rFonts w:asciiTheme="minorHAnsi" w:hAnsi="Arial"/>
                          <w:kern w:val="24"/>
                          <w:sz w:val="16"/>
                          <w:szCs w:val="16"/>
                        </w:rPr>
                        <w:t>precision;</w:t>
                      </w:r>
                      <w:proofErr w:type="gramEnd"/>
                    </w:p>
                    <w:p w14:paraId="3C9C1FE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"SOURCE_PRECISION_UNKNOWN</w:t>
                      </w:r>
                      <w:proofErr w:type="gramStart"/>
                      <w:r w:rsidRPr="0045511C">
                        <w:rPr>
                          <w:rFonts w:asciiTheme="minorHAnsi" w:hAnsi="Arial"/>
                          <w:kern w:val="24"/>
                          <w:sz w:val="16"/>
                          <w:szCs w:val="16"/>
                        </w:rPr>
                        <w:t>";</w:t>
                      </w:r>
                      <w:proofErr w:type="gramEnd"/>
                    </w:p>
                    <w:p w14:paraId="4C7FF6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w:t>
                      </w:r>
                      <w:proofErr w:type="gramStart"/>
                      <w:r w:rsidRPr="0045511C">
                        <w:rPr>
                          <w:rFonts w:asciiTheme="minorHAnsi" w:hAnsi="Arial"/>
                          <w:kern w:val="24"/>
                          <w:sz w:val="16"/>
                          <w:szCs w:val="16"/>
                        </w:rPr>
                        <w:t>false;</w:t>
                      </w:r>
                      <w:proofErr w:type="gramEnd"/>
                    </w:p>
                    <w:p w14:paraId="641889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how well the source time is synchronized with network time.</w:t>
                      </w:r>
                    </w:p>
                    <w:p w14:paraId="1C55DBE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24E0FDB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672FB9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"Allows for recording of an aspect of imprecise time.</w:t>
                      </w:r>
                      <w:proofErr w:type="gramStart"/>
                      <w:r w:rsidRPr="0045511C">
                        <w:rPr>
                          <w:rFonts w:asciiTheme="minorHAnsi" w:hAnsi="Arial"/>
                          <w:kern w:val="24"/>
                          <w:sz w:val="16"/>
                          <w:szCs w:val="16"/>
                        </w:rPr>
                        <w:t>";</w:t>
                      </w:r>
                      <w:proofErr w:type="gramEnd"/>
                    </w:p>
                    <w:p w14:paraId="642A0DEB" w14:textId="77777777" w:rsidR="00797725" w:rsidRPr="00B94221" w:rsidRDefault="0045511C" w:rsidP="00797725">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txbxContent>
                </v:textbox>
                <w10:wrap type="topAndBottom" anchorx="margin"/>
              </v:rect>
            </w:pict>
          </mc:Fallback>
        </mc:AlternateContent>
      </w:r>
    </w:p>
    <w:p w14:paraId="1392FCD2" w14:textId="0F1A77B1" w:rsidR="00797725" w:rsidRPr="008B3C46" w:rsidRDefault="00797725" w:rsidP="00797725">
      <w:pPr>
        <w:pStyle w:val="FigureCaption"/>
      </w:pPr>
      <w:bookmarkStart w:id="3100" w:name="_Toc192620391"/>
      <w:r w:rsidRPr="00CA3534">
        <w:t xml:space="preserve">Figure </w:t>
      </w:r>
      <w:r>
        <w:rPr>
          <w:b w:val="0"/>
          <w:noProof/>
        </w:rPr>
        <w:fldChar w:fldCharType="begin"/>
      </w:r>
      <w:r>
        <w:rPr>
          <w:noProof/>
        </w:rPr>
        <w:instrText xml:space="preserve"> SEQ Figure \* ARABIC </w:instrText>
      </w:r>
      <w:r>
        <w:rPr>
          <w:b w:val="0"/>
          <w:noProof/>
        </w:rPr>
        <w:fldChar w:fldCharType="separate"/>
      </w:r>
      <w:r w:rsidR="00B53275">
        <w:rPr>
          <w:noProof/>
        </w:rPr>
        <w:t>17</w:t>
      </w:r>
      <w:r>
        <w:rPr>
          <w:b w:val="0"/>
          <w:noProof/>
        </w:rPr>
        <w:fldChar w:fldCharType="end"/>
      </w:r>
      <w:r w:rsidRPr="00CA3534">
        <w:t xml:space="preserve"> </w:t>
      </w:r>
      <w:r>
        <w:t xml:space="preserve"> </w:t>
      </w:r>
      <w:r w:rsidR="00375A28">
        <w:t>YANG</w:t>
      </w:r>
      <w:r>
        <w:t xml:space="preserve">: </w:t>
      </w:r>
      <w:r w:rsidR="0045511C">
        <w:t>approx.-date-and-time</w:t>
      </w:r>
      <w:bookmarkEnd w:id="3100"/>
    </w:p>
    <w:p w14:paraId="08F9CBED" w14:textId="77777777" w:rsidR="0045511C" w:rsidRDefault="0045511C" w:rsidP="0045511C">
      <w:pPr>
        <w:spacing w:before="100" w:beforeAutospacing="1" w:after="100" w:afterAutospacing="1"/>
        <w:rPr>
          <w:rFonts w:eastAsia="Times New Roman"/>
        </w:rPr>
      </w:pPr>
      <w:r>
        <w:rPr>
          <w:rFonts w:eastAsia="Times New Roman"/>
        </w:rPr>
        <w:t>For this structure, a solution shall provide the following support:</w:t>
      </w:r>
    </w:p>
    <w:p w14:paraId="7210E915" w14:textId="77777777" w:rsidR="0045511C" w:rsidRDefault="0045511C" w:rsidP="0045511C">
      <w:pPr>
        <w:numPr>
          <w:ilvl w:val="0"/>
          <w:numId w:val="10"/>
        </w:numPr>
        <w:spacing w:before="100" w:beforeAutospacing="1" w:after="100" w:afterAutospacing="1"/>
        <w:rPr>
          <w:rFonts w:eastAsia="Times New Roman"/>
        </w:rPr>
      </w:pPr>
      <w:r w:rsidRPr="008B3C46">
        <w:rPr>
          <w:rFonts w:eastAsia="Times New Roman"/>
        </w:rPr>
        <w:t>Mandatory:</w:t>
      </w:r>
    </w:p>
    <w:p w14:paraId="0DCACE5B" w14:textId="77777777" w:rsidR="0045511C" w:rsidRPr="008B3C46" w:rsidRDefault="0045511C" w:rsidP="0045511C">
      <w:pPr>
        <w:numPr>
          <w:ilvl w:val="1"/>
          <w:numId w:val="10"/>
        </w:numPr>
        <w:spacing w:before="100" w:beforeAutospacing="1" w:after="100" w:afterAutospacing="1"/>
        <w:rPr>
          <w:rFonts w:eastAsia="Times New Roman"/>
        </w:rPr>
      </w:pPr>
      <w:r>
        <w:rPr>
          <w:rFonts w:eastAsia="Times New Roman"/>
        </w:rPr>
        <w:t>primary-</w:t>
      </w:r>
      <w:proofErr w:type="gramStart"/>
      <w:r>
        <w:rPr>
          <w:rFonts w:eastAsia="Times New Roman"/>
        </w:rPr>
        <w:t>time-stamp</w:t>
      </w:r>
      <w:proofErr w:type="gramEnd"/>
    </w:p>
    <w:p w14:paraId="385B3920" w14:textId="77777777" w:rsidR="0045511C" w:rsidRDefault="0045511C" w:rsidP="0045511C">
      <w:pPr>
        <w:numPr>
          <w:ilvl w:val="0"/>
          <w:numId w:val="10"/>
        </w:numPr>
        <w:spacing w:before="100" w:beforeAutospacing="1" w:after="100" w:afterAutospacing="1"/>
        <w:rPr>
          <w:rFonts w:eastAsia="Times New Roman"/>
        </w:rPr>
      </w:pPr>
      <w:r>
        <w:rPr>
          <w:rFonts w:eastAsia="Times New Roman"/>
        </w:rPr>
        <w:t>Conditional Mandatory</w:t>
      </w:r>
    </w:p>
    <w:p w14:paraId="1EAB3FB8" w14:textId="77777777" w:rsidR="0045511C" w:rsidRPr="003915FB" w:rsidRDefault="0045511C" w:rsidP="0045511C">
      <w:pPr>
        <w:numPr>
          <w:ilvl w:val="1"/>
          <w:numId w:val="10"/>
        </w:numPr>
        <w:spacing w:before="100" w:beforeAutospacing="1" w:after="100" w:afterAutospacing="1"/>
        <w:rPr>
          <w:rFonts w:eastAsia="Times New Roman"/>
        </w:rPr>
      </w:pPr>
      <w:r>
        <w:rPr>
          <w:rFonts w:eastAsia="Times New Roman"/>
        </w:rPr>
        <w:t>start-</w:t>
      </w:r>
      <w:proofErr w:type="gramStart"/>
      <w:r>
        <w:rPr>
          <w:rFonts w:eastAsia="Times New Roman"/>
        </w:rPr>
        <w:t>time-stamp</w:t>
      </w:r>
      <w:proofErr w:type="gramEnd"/>
    </w:p>
    <w:p w14:paraId="2AB82713" w14:textId="77777777" w:rsidR="0045511C" w:rsidRPr="008B3C46" w:rsidRDefault="0045511C" w:rsidP="0045511C">
      <w:pPr>
        <w:numPr>
          <w:ilvl w:val="1"/>
          <w:numId w:val="10"/>
        </w:numPr>
        <w:spacing w:before="100" w:beforeAutospacing="1" w:after="100" w:afterAutospacing="1"/>
        <w:rPr>
          <w:rFonts w:eastAsia="Times New Roman"/>
        </w:rPr>
      </w:pPr>
      <w:r>
        <w:rPr>
          <w:rFonts w:eastAsia="Times New Roman"/>
        </w:rPr>
        <w:t>spread</w:t>
      </w:r>
    </w:p>
    <w:p w14:paraId="75BFC456" w14:textId="77777777" w:rsidR="0045511C" w:rsidRDefault="0045511C" w:rsidP="0045511C">
      <w:pPr>
        <w:numPr>
          <w:ilvl w:val="1"/>
          <w:numId w:val="10"/>
        </w:numPr>
        <w:spacing w:before="100" w:beforeAutospacing="1" w:after="100" w:afterAutospacing="1"/>
        <w:rPr>
          <w:rFonts w:eastAsia="Times New Roman"/>
        </w:rPr>
      </w:pPr>
      <w:r>
        <w:rPr>
          <w:rFonts w:eastAsia="Times New Roman"/>
        </w:rPr>
        <w:t>source-precision</w:t>
      </w:r>
    </w:p>
    <w:p w14:paraId="58DC1F89" w14:textId="77777777" w:rsidR="005927D0" w:rsidRPr="00594006" w:rsidRDefault="005927D0" w:rsidP="00A56331">
      <w:pPr>
        <w:spacing w:before="100" w:beforeAutospacing="1" w:after="100" w:afterAutospacing="1"/>
        <w:rPr>
          <w:rFonts w:eastAsia="Times New Roman"/>
        </w:rPr>
      </w:pPr>
    </w:p>
    <w:p w14:paraId="0FB2B432" w14:textId="77777777" w:rsidR="0045511C" w:rsidRDefault="008B468A" w:rsidP="0045511C">
      <w:pPr>
        <w:rPr>
          <w:rFonts w:eastAsia="Times New Roman"/>
        </w:rPr>
      </w:pPr>
      <w:r>
        <w:lastRenderedPageBreak/>
        <w:t>The following tables provide details on the types used in the structure above.</w:t>
      </w:r>
      <w:r w:rsidR="0045511C" w:rsidRPr="00F32BDC">
        <w:rPr>
          <w:noProof/>
        </w:rPr>
        <mc:AlternateContent>
          <mc:Choice Requires="wps">
            <w:drawing>
              <wp:anchor distT="0" distB="0" distL="114300" distR="114300" simplePos="0" relativeHeight="251676672" behindDoc="0" locked="0" layoutInCell="1" allowOverlap="0" wp14:anchorId="13A95A38" wp14:editId="62F6E3AB">
                <wp:simplePos x="0" y="0"/>
                <wp:positionH relativeFrom="margin">
                  <wp:posOffset>0</wp:posOffset>
                </wp:positionH>
                <wp:positionV relativeFrom="paragraph">
                  <wp:posOffset>253365</wp:posOffset>
                </wp:positionV>
                <wp:extent cx="6602095" cy="3933825"/>
                <wp:effectExtent l="0" t="0" r="27305" b="28575"/>
                <wp:wrapTopAndBottom/>
                <wp:docPr id="4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33825"/>
                        </a:xfrm>
                        <a:prstGeom prst="rect">
                          <a:avLst/>
                        </a:prstGeom>
                        <a:solidFill>
                          <a:schemeClr val="accent4">
                            <a:lumMod val="20000"/>
                            <a:lumOff val="80000"/>
                          </a:schemeClr>
                        </a:solidFill>
                        <a:ln>
                          <a:solidFill>
                            <a:schemeClr val="tx1"/>
                          </a:solidFill>
                        </a:ln>
                      </wps:spPr>
                      <wps:txbx>
                        <w:txbxContent>
                          <w:p w14:paraId="029440F2"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typedef spread {</w:t>
                            </w:r>
                          </w:p>
                          <w:p w14:paraId="0C8C4687"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 </w:t>
                            </w:r>
                            <w:proofErr w:type="spellStart"/>
                            <w:r w:rsidRPr="00A82653">
                              <w:rPr>
                                <w:rFonts w:asciiTheme="minorHAnsi" w:hAnsi="Arial"/>
                                <w:kern w:val="24"/>
                                <w:sz w:val="16"/>
                                <w:szCs w:val="16"/>
                              </w:rPr>
                              <w:t>identityref</w:t>
                            </w:r>
                            <w:proofErr w:type="spellEnd"/>
                            <w:r w:rsidRPr="00A82653">
                              <w:rPr>
                                <w:rFonts w:asciiTheme="minorHAnsi" w:hAnsi="Arial"/>
                                <w:kern w:val="24"/>
                                <w:sz w:val="16"/>
                                <w:szCs w:val="16"/>
                              </w:rPr>
                              <w:t xml:space="preserve"> {</w:t>
                            </w:r>
                          </w:p>
                          <w:p w14:paraId="7C7A6EE0"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base </w:t>
                            </w:r>
                            <w:proofErr w:type="gramStart"/>
                            <w:r w:rsidRPr="00A82653">
                              <w:rPr>
                                <w:rFonts w:asciiTheme="minorHAnsi" w:hAnsi="Arial"/>
                                <w:kern w:val="24"/>
                                <w:sz w:val="16"/>
                                <w:szCs w:val="16"/>
                              </w:rPr>
                              <w:t>SPREAD;</w:t>
                            </w:r>
                            <w:proofErr w:type="gramEnd"/>
                          </w:p>
                          <w:p w14:paraId="7FFC834B"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1545D5F3"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description "The alternative time of occurrence statements.</w:t>
                            </w:r>
                            <w:proofErr w:type="gramStart"/>
                            <w:r w:rsidRPr="00A82653">
                              <w:rPr>
                                <w:rFonts w:asciiTheme="minorHAnsi" w:hAnsi="Arial"/>
                                <w:kern w:val="24"/>
                                <w:sz w:val="16"/>
                                <w:szCs w:val="16"/>
                              </w:rPr>
                              <w:t>";</w:t>
                            </w:r>
                            <w:proofErr w:type="gramEnd"/>
                          </w:p>
                          <w:p w14:paraId="332D8EF0" w14:textId="77777777" w:rsid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75D167D9" w14:textId="77777777" w:rsidR="00A050D8" w:rsidRDefault="00A050D8" w:rsidP="00A82653">
                            <w:pPr>
                              <w:spacing w:before="40" w:after="40" w:line="216" w:lineRule="auto"/>
                              <w:rPr>
                                <w:rFonts w:asciiTheme="minorHAnsi" w:hAnsi="Arial"/>
                                <w:kern w:val="24"/>
                                <w:sz w:val="16"/>
                                <w:szCs w:val="16"/>
                              </w:rPr>
                            </w:pPr>
                          </w:p>
                          <w:p w14:paraId="7D89E7CA" w14:textId="77777777" w:rsidR="00A82653" w:rsidRPr="00DF1794" w:rsidRDefault="00A050D8" w:rsidP="00A82653">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2E8E293E" w14:textId="77777777" w:rsidR="00A82653" w:rsidRDefault="00A82653" w:rsidP="003555D1">
                            <w:pPr>
                              <w:spacing w:before="40" w:after="40" w:line="216" w:lineRule="auto"/>
                              <w:rPr>
                                <w:rFonts w:asciiTheme="minorHAnsi" w:hAnsi="Arial"/>
                                <w:kern w:val="24"/>
                                <w:sz w:val="16"/>
                                <w:szCs w:val="16"/>
                              </w:rPr>
                            </w:pPr>
                          </w:p>
                          <w:p w14:paraId="1ED108E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 {</w:t>
                            </w:r>
                          </w:p>
                          <w:p w14:paraId="544FC73B"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"none</w:t>
                            </w:r>
                            <w:proofErr w:type="gramStart"/>
                            <w:r w:rsidRPr="003555D1">
                              <w:rPr>
                                <w:rFonts w:asciiTheme="minorHAnsi" w:hAnsi="Arial"/>
                                <w:kern w:val="24"/>
                                <w:sz w:val="16"/>
                                <w:szCs w:val="16"/>
                              </w:rPr>
                              <w:t>";</w:t>
                            </w:r>
                            <w:proofErr w:type="gramEnd"/>
                          </w:p>
                          <w:p w14:paraId="139B148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F70313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SPREAD_AT {</w:t>
                            </w:r>
                          </w:p>
                          <w:p w14:paraId="4E1C526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w:t>
                            </w:r>
                            <w:proofErr w:type="gramStart"/>
                            <w:r w:rsidRPr="003555D1">
                              <w:rPr>
                                <w:rFonts w:asciiTheme="minorHAnsi" w:hAnsi="Arial"/>
                                <w:kern w:val="24"/>
                                <w:sz w:val="16"/>
                                <w:szCs w:val="16"/>
                              </w:rPr>
                              <w:t>SPREAD;</w:t>
                            </w:r>
                            <w:proofErr w:type="gramEnd"/>
                          </w:p>
                          <w:p w14:paraId="2F925AA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at a particular time.</w:t>
                            </w:r>
                            <w:proofErr w:type="gramStart"/>
                            <w:r w:rsidRPr="003555D1">
                              <w:rPr>
                                <w:rFonts w:asciiTheme="minorHAnsi" w:hAnsi="Arial"/>
                                <w:kern w:val="24"/>
                                <w:sz w:val="16"/>
                                <w:szCs w:val="16"/>
                              </w:rPr>
                              <w:t>";</w:t>
                            </w:r>
                            <w:proofErr w:type="gramEnd"/>
                          </w:p>
                          <w:p w14:paraId="1CAD016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41B977F"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SPREAD_BEFORE {</w:t>
                            </w:r>
                          </w:p>
                          <w:p w14:paraId="218FBD21"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w:t>
                            </w:r>
                            <w:proofErr w:type="gramStart"/>
                            <w:r w:rsidRPr="003555D1">
                              <w:rPr>
                                <w:rFonts w:asciiTheme="minorHAnsi" w:hAnsi="Arial"/>
                                <w:kern w:val="24"/>
                                <w:sz w:val="16"/>
                                <w:szCs w:val="16"/>
                              </w:rPr>
                              <w:t>SPREAD;</w:t>
                            </w:r>
                            <w:proofErr w:type="gramEnd"/>
                          </w:p>
                          <w:p w14:paraId="2257543C"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before a particular time.</w:t>
                            </w:r>
                            <w:proofErr w:type="gramStart"/>
                            <w:r w:rsidRPr="003555D1">
                              <w:rPr>
                                <w:rFonts w:asciiTheme="minorHAnsi" w:hAnsi="Arial"/>
                                <w:kern w:val="24"/>
                                <w:sz w:val="16"/>
                                <w:szCs w:val="16"/>
                              </w:rPr>
                              <w:t>";</w:t>
                            </w:r>
                            <w:proofErr w:type="gramEnd"/>
                          </w:p>
                          <w:p w14:paraId="0B4752F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4A45DCE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SPREAD_AFTER {</w:t>
                            </w:r>
                          </w:p>
                          <w:p w14:paraId="7537DB8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w:t>
                            </w:r>
                            <w:proofErr w:type="gramStart"/>
                            <w:r w:rsidRPr="003555D1">
                              <w:rPr>
                                <w:rFonts w:asciiTheme="minorHAnsi" w:hAnsi="Arial"/>
                                <w:kern w:val="24"/>
                                <w:sz w:val="16"/>
                                <w:szCs w:val="16"/>
                              </w:rPr>
                              <w:t>SPREAD;</w:t>
                            </w:r>
                            <w:proofErr w:type="gramEnd"/>
                          </w:p>
                          <w:p w14:paraId="7AEE0642"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after a particular time.</w:t>
                            </w:r>
                            <w:proofErr w:type="gramStart"/>
                            <w:r w:rsidRPr="003555D1">
                              <w:rPr>
                                <w:rFonts w:asciiTheme="minorHAnsi" w:hAnsi="Arial"/>
                                <w:kern w:val="24"/>
                                <w:sz w:val="16"/>
                                <w:szCs w:val="16"/>
                              </w:rPr>
                              <w:t>";</w:t>
                            </w:r>
                            <w:proofErr w:type="gramEnd"/>
                          </w:p>
                          <w:p w14:paraId="18731CF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132B2DD6"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SPREAD_BETWEEN {</w:t>
                            </w:r>
                          </w:p>
                          <w:p w14:paraId="7A8A391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w:t>
                            </w:r>
                            <w:proofErr w:type="gramStart"/>
                            <w:r w:rsidRPr="003555D1">
                              <w:rPr>
                                <w:rFonts w:asciiTheme="minorHAnsi" w:hAnsi="Arial"/>
                                <w:kern w:val="24"/>
                                <w:sz w:val="16"/>
                                <w:szCs w:val="16"/>
                              </w:rPr>
                              <w:t>SPREAD;</w:t>
                            </w:r>
                            <w:proofErr w:type="gramEnd"/>
                          </w:p>
                          <w:p w14:paraId="23BE0D9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between two stated times.</w:t>
                            </w:r>
                            <w:proofErr w:type="gramStart"/>
                            <w:r w:rsidRPr="003555D1">
                              <w:rPr>
                                <w:rFonts w:asciiTheme="minorHAnsi" w:hAnsi="Arial"/>
                                <w:kern w:val="24"/>
                                <w:sz w:val="16"/>
                                <w:szCs w:val="16"/>
                              </w:rPr>
                              <w:t>";</w:t>
                            </w:r>
                            <w:proofErr w:type="gramEnd"/>
                          </w:p>
                          <w:p w14:paraId="4D1C1DAA" w14:textId="77777777" w:rsidR="0045511C" w:rsidRPr="00B94221" w:rsidRDefault="003555D1" w:rsidP="0045511C">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3A95A38" id="_x0000_s1043" style="position:absolute;margin-left:0;margin-top:19.95pt;width:519.85pt;height:309.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" o:allowoverlap="f" fillcolor="#f9ecd4 [663]" strokecolor="#141313 [3213]">
                <v:path arrowok="t"/>
                <o:lock v:ext="edit" grouping="t"/>
                <v:textbox>
                  <w:txbxContent>
                    <w:p w14:paraId="029440F2"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typedef spread {</w:t>
                      </w:r>
                    </w:p>
                    <w:p w14:paraId="0C8C4687"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 </w:t>
                      </w:r>
                      <w:proofErr w:type="spellStart"/>
                      <w:r w:rsidRPr="00A82653">
                        <w:rPr>
                          <w:rFonts w:asciiTheme="minorHAnsi" w:hAnsi="Arial"/>
                          <w:kern w:val="24"/>
                          <w:sz w:val="16"/>
                          <w:szCs w:val="16"/>
                        </w:rPr>
                        <w:t>identityref</w:t>
                      </w:r>
                      <w:proofErr w:type="spellEnd"/>
                      <w:r w:rsidRPr="00A82653">
                        <w:rPr>
                          <w:rFonts w:asciiTheme="minorHAnsi" w:hAnsi="Arial"/>
                          <w:kern w:val="24"/>
                          <w:sz w:val="16"/>
                          <w:szCs w:val="16"/>
                        </w:rPr>
                        <w:t xml:space="preserve"> {</w:t>
                      </w:r>
                    </w:p>
                    <w:p w14:paraId="7C7A6EE0"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base </w:t>
                      </w:r>
                      <w:proofErr w:type="gramStart"/>
                      <w:r w:rsidRPr="00A82653">
                        <w:rPr>
                          <w:rFonts w:asciiTheme="minorHAnsi" w:hAnsi="Arial"/>
                          <w:kern w:val="24"/>
                          <w:sz w:val="16"/>
                          <w:szCs w:val="16"/>
                        </w:rPr>
                        <w:t>SPREAD;</w:t>
                      </w:r>
                      <w:proofErr w:type="gramEnd"/>
                    </w:p>
                    <w:p w14:paraId="7FFC834B"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1545D5F3"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description "The alternative time of occurrence statements.</w:t>
                      </w:r>
                      <w:proofErr w:type="gramStart"/>
                      <w:r w:rsidRPr="00A82653">
                        <w:rPr>
                          <w:rFonts w:asciiTheme="minorHAnsi" w:hAnsi="Arial"/>
                          <w:kern w:val="24"/>
                          <w:sz w:val="16"/>
                          <w:szCs w:val="16"/>
                        </w:rPr>
                        <w:t>";</w:t>
                      </w:r>
                      <w:proofErr w:type="gramEnd"/>
                    </w:p>
                    <w:p w14:paraId="332D8EF0" w14:textId="77777777" w:rsid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75D167D9" w14:textId="77777777" w:rsidR="00A050D8" w:rsidRDefault="00A050D8" w:rsidP="00A82653">
                      <w:pPr>
                        <w:spacing w:before="40" w:after="40" w:line="216" w:lineRule="auto"/>
                        <w:rPr>
                          <w:rFonts w:asciiTheme="minorHAnsi" w:hAnsi="Arial"/>
                          <w:kern w:val="24"/>
                          <w:sz w:val="16"/>
                          <w:szCs w:val="16"/>
                        </w:rPr>
                      </w:pPr>
                    </w:p>
                    <w:p w14:paraId="7D89E7CA" w14:textId="77777777" w:rsidR="00A82653" w:rsidRPr="00DF1794" w:rsidRDefault="00A050D8" w:rsidP="00A82653">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2E8E293E" w14:textId="77777777" w:rsidR="00A82653" w:rsidRDefault="00A82653" w:rsidP="003555D1">
                      <w:pPr>
                        <w:spacing w:before="40" w:after="40" w:line="216" w:lineRule="auto"/>
                        <w:rPr>
                          <w:rFonts w:asciiTheme="minorHAnsi" w:hAnsi="Arial"/>
                          <w:kern w:val="24"/>
                          <w:sz w:val="16"/>
                          <w:szCs w:val="16"/>
                        </w:rPr>
                      </w:pPr>
                    </w:p>
                    <w:p w14:paraId="1ED108E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 {</w:t>
                      </w:r>
                    </w:p>
                    <w:p w14:paraId="544FC73B"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"none</w:t>
                      </w:r>
                      <w:proofErr w:type="gramStart"/>
                      <w:r w:rsidRPr="003555D1">
                        <w:rPr>
                          <w:rFonts w:asciiTheme="minorHAnsi" w:hAnsi="Arial"/>
                          <w:kern w:val="24"/>
                          <w:sz w:val="16"/>
                          <w:szCs w:val="16"/>
                        </w:rPr>
                        <w:t>";</w:t>
                      </w:r>
                      <w:proofErr w:type="gramEnd"/>
                    </w:p>
                    <w:p w14:paraId="139B148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F70313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SPREAD_AT {</w:t>
                      </w:r>
                    </w:p>
                    <w:p w14:paraId="4E1C526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w:t>
                      </w:r>
                      <w:proofErr w:type="gramStart"/>
                      <w:r w:rsidRPr="003555D1">
                        <w:rPr>
                          <w:rFonts w:asciiTheme="minorHAnsi" w:hAnsi="Arial"/>
                          <w:kern w:val="24"/>
                          <w:sz w:val="16"/>
                          <w:szCs w:val="16"/>
                        </w:rPr>
                        <w:t>SPREAD;</w:t>
                      </w:r>
                      <w:proofErr w:type="gramEnd"/>
                    </w:p>
                    <w:p w14:paraId="2F925AA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at a particular time.</w:t>
                      </w:r>
                      <w:proofErr w:type="gramStart"/>
                      <w:r w:rsidRPr="003555D1">
                        <w:rPr>
                          <w:rFonts w:asciiTheme="minorHAnsi" w:hAnsi="Arial"/>
                          <w:kern w:val="24"/>
                          <w:sz w:val="16"/>
                          <w:szCs w:val="16"/>
                        </w:rPr>
                        <w:t>";</w:t>
                      </w:r>
                      <w:proofErr w:type="gramEnd"/>
                    </w:p>
                    <w:p w14:paraId="1CAD016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41B977F"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SPREAD_BEFORE {</w:t>
                      </w:r>
                    </w:p>
                    <w:p w14:paraId="218FBD21"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w:t>
                      </w:r>
                      <w:proofErr w:type="gramStart"/>
                      <w:r w:rsidRPr="003555D1">
                        <w:rPr>
                          <w:rFonts w:asciiTheme="minorHAnsi" w:hAnsi="Arial"/>
                          <w:kern w:val="24"/>
                          <w:sz w:val="16"/>
                          <w:szCs w:val="16"/>
                        </w:rPr>
                        <w:t>SPREAD;</w:t>
                      </w:r>
                      <w:proofErr w:type="gramEnd"/>
                    </w:p>
                    <w:p w14:paraId="2257543C"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before a particular time.</w:t>
                      </w:r>
                      <w:proofErr w:type="gramStart"/>
                      <w:r w:rsidRPr="003555D1">
                        <w:rPr>
                          <w:rFonts w:asciiTheme="minorHAnsi" w:hAnsi="Arial"/>
                          <w:kern w:val="24"/>
                          <w:sz w:val="16"/>
                          <w:szCs w:val="16"/>
                        </w:rPr>
                        <w:t>";</w:t>
                      </w:r>
                      <w:proofErr w:type="gramEnd"/>
                    </w:p>
                    <w:p w14:paraId="0B4752F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4A45DCE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SPREAD_AFTER {</w:t>
                      </w:r>
                    </w:p>
                    <w:p w14:paraId="7537DB8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w:t>
                      </w:r>
                      <w:proofErr w:type="gramStart"/>
                      <w:r w:rsidRPr="003555D1">
                        <w:rPr>
                          <w:rFonts w:asciiTheme="minorHAnsi" w:hAnsi="Arial"/>
                          <w:kern w:val="24"/>
                          <w:sz w:val="16"/>
                          <w:szCs w:val="16"/>
                        </w:rPr>
                        <w:t>SPREAD;</w:t>
                      </w:r>
                      <w:proofErr w:type="gramEnd"/>
                    </w:p>
                    <w:p w14:paraId="7AEE0642"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after a particular time.</w:t>
                      </w:r>
                      <w:proofErr w:type="gramStart"/>
                      <w:r w:rsidRPr="003555D1">
                        <w:rPr>
                          <w:rFonts w:asciiTheme="minorHAnsi" w:hAnsi="Arial"/>
                          <w:kern w:val="24"/>
                          <w:sz w:val="16"/>
                          <w:szCs w:val="16"/>
                        </w:rPr>
                        <w:t>";</w:t>
                      </w:r>
                      <w:proofErr w:type="gramEnd"/>
                    </w:p>
                    <w:p w14:paraId="18731CF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132B2DD6"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SPREAD_BETWEEN {</w:t>
                      </w:r>
                    </w:p>
                    <w:p w14:paraId="7A8A391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w:t>
                      </w:r>
                      <w:proofErr w:type="gramStart"/>
                      <w:r w:rsidRPr="003555D1">
                        <w:rPr>
                          <w:rFonts w:asciiTheme="minorHAnsi" w:hAnsi="Arial"/>
                          <w:kern w:val="24"/>
                          <w:sz w:val="16"/>
                          <w:szCs w:val="16"/>
                        </w:rPr>
                        <w:t>SPREAD;</w:t>
                      </w:r>
                      <w:proofErr w:type="gramEnd"/>
                    </w:p>
                    <w:p w14:paraId="23BE0D9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between two stated times.</w:t>
                      </w:r>
                      <w:proofErr w:type="gramStart"/>
                      <w:r w:rsidRPr="003555D1">
                        <w:rPr>
                          <w:rFonts w:asciiTheme="minorHAnsi" w:hAnsi="Arial"/>
                          <w:kern w:val="24"/>
                          <w:sz w:val="16"/>
                          <w:szCs w:val="16"/>
                        </w:rPr>
                        <w:t>";</w:t>
                      </w:r>
                      <w:proofErr w:type="gramEnd"/>
                    </w:p>
                    <w:p w14:paraId="4D1C1DAA" w14:textId="77777777" w:rsidR="0045511C" w:rsidRPr="00B94221" w:rsidRDefault="003555D1" w:rsidP="0045511C">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txbxContent>
                </v:textbox>
                <w10:wrap type="topAndBottom" anchorx="margin"/>
              </v:rect>
            </w:pict>
          </mc:Fallback>
        </mc:AlternateContent>
      </w:r>
    </w:p>
    <w:p w14:paraId="55B7AB71" w14:textId="34F30A20" w:rsidR="0045511C" w:rsidRPr="008B3C46" w:rsidRDefault="0045511C" w:rsidP="0045511C">
      <w:pPr>
        <w:pStyle w:val="FigureCaption"/>
      </w:pPr>
      <w:bookmarkStart w:id="3101" w:name="_Toc192620392"/>
      <w:r w:rsidRPr="00CA3534">
        <w:t xml:space="preserve">Figure </w:t>
      </w:r>
      <w:r>
        <w:rPr>
          <w:b w:val="0"/>
          <w:noProof/>
        </w:rPr>
        <w:fldChar w:fldCharType="begin"/>
      </w:r>
      <w:r>
        <w:rPr>
          <w:noProof/>
        </w:rPr>
        <w:instrText xml:space="preserve"> SEQ Figure \* ARABIC </w:instrText>
      </w:r>
      <w:r>
        <w:rPr>
          <w:b w:val="0"/>
          <w:noProof/>
        </w:rPr>
        <w:fldChar w:fldCharType="separate"/>
      </w:r>
      <w:r w:rsidR="00B53275">
        <w:rPr>
          <w:noProof/>
        </w:rPr>
        <w:t>18</w:t>
      </w:r>
      <w:r>
        <w:rPr>
          <w:b w:val="0"/>
          <w:noProof/>
        </w:rPr>
        <w:fldChar w:fldCharType="end"/>
      </w:r>
      <w:r w:rsidRPr="00CA3534">
        <w:t xml:space="preserve"> </w:t>
      </w:r>
      <w:r>
        <w:t xml:space="preserve"> </w:t>
      </w:r>
      <w:r w:rsidR="00375A28">
        <w:t>YANG</w:t>
      </w:r>
      <w:r>
        <w:t xml:space="preserve">: </w:t>
      </w:r>
      <w:r w:rsidR="003555D1">
        <w:t>spread</w:t>
      </w:r>
      <w:bookmarkEnd w:id="3101"/>
    </w:p>
    <w:p w14:paraId="0239009F" w14:textId="77777777" w:rsidR="0045511C" w:rsidRDefault="00E30A5F" w:rsidP="00594006">
      <w:r w:rsidRPr="00F32BDC">
        <w:rPr>
          <w:noProof/>
        </w:rPr>
        <mc:AlternateContent>
          <mc:Choice Requires="wps">
            <w:drawing>
              <wp:anchor distT="0" distB="0" distL="114300" distR="114300" simplePos="0" relativeHeight="251680768" behindDoc="0" locked="0" layoutInCell="1" allowOverlap="0" wp14:anchorId="34890258" wp14:editId="072BC10A">
                <wp:simplePos x="0" y="0"/>
                <wp:positionH relativeFrom="margin">
                  <wp:posOffset>60385</wp:posOffset>
                </wp:positionH>
                <wp:positionV relativeFrom="paragraph">
                  <wp:posOffset>266197</wp:posOffset>
                </wp:positionV>
                <wp:extent cx="6602095" cy="3665855"/>
                <wp:effectExtent l="0" t="0" r="27305" b="10795"/>
                <wp:wrapTopAndBottom/>
                <wp:docPr id="46"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665855"/>
                        </a:xfrm>
                        <a:prstGeom prst="rect">
                          <a:avLst/>
                        </a:prstGeom>
                        <a:solidFill>
                          <a:schemeClr val="accent4">
                            <a:lumMod val="20000"/>
                            <a:lumOff val="80000"/>
                          </a:schemeClr>
                        </a:solidFill>
                        <a:ln>
                          <a:solidFill>
                            <a:schemeClr val="tx1"/>
                          </a:solidFill>
                        </a:ln>
                      </wps:spPr>
                      <wps:txbx>
                        <w:txbxContent>
                          <w:p w14:paraId="1A13F1C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typedef source-precision {</w:t>
                            </w:r>
                          </w:p>
                          <w:p w14:paraId="0A2F327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 </w:t>
                            </w:r>
                            <w:proofErr w:type="spellStart"/>
                            <w:r w:rsidRPr="007236C2">
                              <w:rPr>
                                <w:rFonts w:asciiTheme="minorHAnsi" w:hAnsi="Arial"/>
                                <w:kern w:val="24"/>
                                <w:sz w:val="16"/>
                                <w:szCs w:val="16"/>
                              </w:rPr>
                              <w:t>identityref</w:t>
                            </w:r>
                            <w:proofErr w:type="spellEnd"/>
                            <w:r w:rsidRPr="007236C2">
                              <w:rPr>
                                <w:rFonts w:asciiTheme="minorHAnsi" w:hAnsi="Arial"/>
                                <w:kern w:val="24"/>
                                <w:sz w:val="16"/>
                                <w:szCs w:val="16"/>
                              </w:rPr>
                              <w:t xml:space="preserve"> {</w:t>
                            </w:r>
                          </w:p>
                          <w:p w14:paraId="4FAFCA8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base SOURCE_</w:t>
                            </w:r>
                            <w:proofErr w:type="gramStart"/>
                            <w:r w:rsidRPr="007236C2">
                              <w:rPr>
                                <w:rFonts w:asciiTheme="minorHAnsi" w:hAnsi="Arial"/>
                                <w:kern w:val="24"/>
                                <w:sz w:val="16"/>
                                <w:szCs w:val="16"/>
                              </w:rPr>
                              <w:t>PRECISION;</w:t>
                            </w:r>
                            <w:proofErr w:type="gramEnd"/>
                          </w:p>
                          <w:p w14:paraId="25F9B24D"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773A0737"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description "Alternative statements about timing precision at the event source.</w:t>
                            </w:r>
                            <w:proofErr w:type="gramStart"/>
                            <w:r w:rsidRPr="007236C2">
                              <w:rPr>
                                <w:rFonts w:asciiTheme="minorHAnsi" w:hAnsi="Arial"/>
                                <w:kern w:val="24"/>
                                <w:sz w:val="16"/>
                                <w:szCs w:val="16"/>
                              </w:rPr>
                              <w:t>";</w:t>
                            </w:r>
                            <w:proofErr w:type="gramEnd"/>
                          </w:p>
                          <w:p w14:paraId="0833C19E" w14:textId="77777777" w:rsidR="007236C2" w:rsidRPr="00A82653"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44978EF5" w14:textId="77777777" w:rsidR="005927D0" w:rsidRDefault="005927D0" w:rsidP="005927D0">
                            <w:pPr>
                              <w:spacing w:before="40" w:after="40" w:line="216" w:lineRule="auto"/>
                              <w:rPr>
                                <w:rFonts w:asciiTheme="minorHAnsi" w:hAnsi="Arial"/>
                                <w:kern w:val="24"/>
                                <w:sz w:val="16"/>
                                <w:szCs w:val="16"/>
                              </w:rPr>
                            </w:pPr>
                          </w:p>
                          <w:p w14:paraId="05542E90" w14:textId="77777777" w:rsidR="005927D0" w:rsidRPr="00DF1794" w:rsidRDefault="005927D0" w:rsidP="005927D0">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098B10D3" w14:textId="77777777" w:rsidR="00A240B3" w:rsidRPr="00A240B3" w:rsidRDefault="00A240B3" w:rsidP="00A240B3">
                            <w:pPr>
                              <w:spacing w:before="40" w:after="40" w:line="216" w:lineRule="auto"/>
                              <w:rPr>
                                <w:rFonts w:asciiTheme="minorHAnsi" w:hAnsi="Arial"/>
                                <w:kern w:val="24"/>
                                <w:sz w:val="16"/>
                                <w:szCs w:val="16"/>
                              </w:rPr>
                            </w:pPr>
                          </w:p>
                          <w:p w14:paraId="37111F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 {</w:t>
                            </w:r>
                          </w:p>
                          <w:p w14:paraId="26E702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"none</w:t>
                            </w:r>
                            <w:proofErr w:type="gramStart"/>
                            <w:r w:rsidRPr="00A240B3">
                              <w:rPr>
                                <w:rFonts w:asciiTheme="minorHAnsi" w:hAnsi="Arial"/>
                                <w:kern w:val="24"/>
                                <w:sz w:val="16"/>
                                <w:szCs w:val="16"/>
                              </w:rPr>
                              <w:t>";</w:t>
                            </w:r>
                            <w:proofErr w:type="gramEnd"/>
                          </w:p>
                          <w:p w14:paraId="075F940D"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78BF765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SOURCE_PRECISION_UNKNOWN {</w:t>
                            </w:r>
                          </w:p>
                          <w:p w14:paraId="642BA33F"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w:t>
                            </w:r>
                            <w:proofErr w:type="gramStart"/>
                            <w:r w:rsidRPr="00A240B3">
                              <w:rPr>
                                <w:rFonts w:asciiTheme="minorHAnsi" w:hAnsi="Arial"/>
                                <w:kern w:val="24"/>
                                <w:sz w:val="16"/>
                                <w:szCs w:val="16"/>
                              </w:rPr>
                              <w:t>PRECISION;</w:t>
                            </w:r>
                            <w:proofErr w:type="gramEnd"/>
                          </w:p>
                          <w:p w14:paraId="79229833"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state of the clock at the event source is not known.</w:t>
                            </w:r>
                          </w:p>
                          <w:p w14:paraId="3F35E772"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is suspect.</w:t>
                            </w:r>
                            <w:proofErr w:type="gramStart"/>
                            <w:r w:rsidRPr="00A240B3">
                              <w:rPr>
                                <w:rFonts w:asciiTheme="minorHAnsi" w:hAnsi="Arial"/>
                                <w:kern w:val="24"/>
                                <w:sz w:val="16"/>
                                <w:szCs w:val="16"/>
                              </w:rPr>
                              <w:t>";</w:t>
                            </w:r>
                            <w:proofErr w:type="gramEnd"/>
                          </w:p>
                          <w:p w14:paraId="11FCD144"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2AF4D0CE"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SOURCE_PRECISION_FREE_RUNNING {</w:t>
                            </w:r>
                          </w:p>
                          <w:p w14:paraId="0CFB440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w:t>
                            </w:r>
                            <w:proofErr w:type="gramStart"/>
                            <w:r w:rsidRPr="00A240B3">
                              <w:rPr>
                                <w:rFonts w:asciiTheme="minorHAnsi" w:hAnsi="Arial"/>
                                <w:kern w:val="24"/>
                                <w:sz w:val="16"/>
                                <w:szCs w:val="16"/>
                              </w:rPr>
                              <w:t>PRECISION;</w:t>
                            </w:r>
                            <w:proofErr w:type="gramEnd"/>
                          </w:p>
                          <w:p w14:paraId="1E6DAE8A"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w:t>
                            </w:r>
                            <w:proofErr w:type="gramStart"/>
                            <w:r w:rsidRPr="00A240B3">
                              <w:rPr>
                                <w:rFonts w:asciiTheme="minorHAnsi" w:hAnsi="Arial"/>
                                <w:kern w:val="24"/>
                                <w:sz w:val="16"/>
                                <w:szCs w:val="16"/>
                              </w:rPr>
                              <w:t>free-running</w:t>
                            </w:r>
                            <w:proofErr w:type="gramEnd"/>
                            <w:r w:rsidRPr="00A240B3">
                              <w:rPr>
                                <w:rFonts w:asciiTheme="minorHAnsi" w:hAnsi="Arial"/>
                                <w:kern w:val="24"/>
                                <w:sz w:val="16"/>
                                <w:szCs w:val="16"/>
                              </w:rPr>
                              <w:t>.</w:t>
                            </w:r>
                          </w:p>
                          <w:p w14:paraId="70CDB07B"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may be significantly different from that at other sources.</w:t>
                            </w:r>
                            <w:proofErr w:type="gramStart"/>
                            <w:r w:rsidRPr="00A240B3">
                              <w:rPr>
                                <w:rFonts w:asciiTheme="minorHAnsi" w:hAnsi="Arial"/>
                                <w:kern w:val="24"/>
                                <w:sz w:val="16"/>
                                <w:szCs w:val="16"/>
                              </w:rPr>
                              <w:t>";</w:t>
                            </w:r>
                            <w:proofErr w:type="gramEnd"/>
                          </w:p>
                          <w:p w14:paraId="1DF86269"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5CE416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SOURCE_PRECISION_SYNCHRONIZED {</w:t>
                            </w:r>
                          </w:p>
                          <w:p w14:paraId="3534D4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w:t>
                            </w:r>
                            <w:proofErr w:type="gramStart"/>
                            <w:r w:rsidRPr="00A240B3">
                              <w:rPr>
                                <w:rFonts w:asciiTheme="minorHAnsi" w:hAnsi="Arial"/>
                                <w:kern w:val="24"/>
                                <w:sz w:val="16"/>
                                <w:szCs w:val="16"/>
                              </w:rPr>
                              <w:t>PRECISION;</w:t>
                            </w:r>
                            <w:proofErr w:type="gramEnd"/>
                          </w:p>
                          <w:p w14:paraId="46D0FB5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appropriately synchronized to the timing master.</w:t>
                            </w:r>
                          </w:p>
                          <w:p w14:paraId="5A4745C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should be essentially the same as that at other time-synchronized sources.</w:t>
                            </w:r>
                            <w:proofErr w:type="gramStart"/>
                            <w:r w:rsidRPr="00A240B3">
                              <w:rPr>
                                <w:rFonts w:asciiTheme="minorHAnsi" w:hAnsi="Arial"/>
                                <w:kern w:val="24"/>
                                <w:sz w:val="16"/>
                                <w:szCs w:val="16"/>
                              </w:rPr>
                              <w:t>";</w:t>
                            </w:r>
                            <w:proofErr w:type="gramEnd"/>
                          </w:p>
                          <w:p w14:paraId="7B4C787F" w14:textId="77777777" w:rsidR="005927D0" w:rsidRPr="00B94221"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4890258" id="_x0000_s1044" style="position:absolute;margin-left:4.75pt;margin-top:20.95pt;width:519.85pt;height:288.6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" o:allowoverlap="f" fillcolor="#f9ecd4 [663]" strokecolor="#141313 [3213]">
                <v:path arrowok="t"/>
                <o:lock v:ext="edit" grouping="t"/>
                <v:textbox>
                  <w:txbxContent>
                    <w:p w14:paraId="1A13F1C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typedef source-precision {</w:t>
                      </w:r>
                    </w:p>
                    <w:p w14:paraId="0A2F327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 </w:t>
                      </w:r>
                      <w:proofErr w:type="spellStart"/>
                      <w:r w:rsidRPr="007236C2">
                        <w:rPr>
                          <w:rFonts w:asciiTheme="minorHAnsi" w:hAnsi="Arial"/>
                          <w:kern w:val="24"/>
                          <w:sz w:val="16"/>
                          <w:szCs w:val="16"/>
                        </w:rPr>
                        <w:t>identityref</w:t>
                      </w:r>
                      <w:proofErr w:type="spellEnd"/>
                      <w:r w:rsidRPr="007236C2">
                        <w:rPr>
                          <w:rFonts w:asciiTheme="minorHAnsi" w:hAnsi="Arial"/>
                          <w:kern w:val="24"/>
                          <w:sz w:val="16"/>
                          <w:szCs w:val="16"/>
                        </w:rPr>
                        <w:t xml:space="preserve"> {</w:t>
                      </w:r>
                    </w:p>
                    <w:p w14:paraId="4FAFCA8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base SOURCE_</w:t>
                      </w:r>
                      <w:proofErr w:type="gramStart"/>
                      <w:r w:rsidRPr="007236C2">
                        <w:rPr>
                          <w:rFonts w:asciiTheme="minorHAnsi" w:hAnsi="Arial"/>
                          <w:kern w:val="24"/>
                          <w:sz w:val="16"/>
                          <w:szCs w:val="16"/>
                        </w:rPr>
                        <w:t>PRECISION;</w:t>
                      </w:r>
                      <w:proofErr w:type="gramEnd"/>
                    </w:p>
                    <w:p w14:paraId="25F9B24D"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773A0737"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description "Alternative statements about timing precision at the event source.</w:t>
                      </w:r>
                      <w:proofErr w:type="gramStart"/>
                      <w:r w:rsidRPr="007236C2">
                        <w:rPr>
                          <w:rFonts w:asciiTheme="minorHAnsi" w:hAnsi="Arial"/>
                          <w:kern w:val="24"/>
                          <w:sz w:val="16"/>
                          <w:szCs w:val="16"/>
                        </w:rPr>
                        <w:t>";</w:t>
                      </w:r>
                      <w:proofErr w:type="gramEnd"/>
                    </w:p>
                    <w:p w14:paraId="0833C19E" w14:textId="77777777" w:rsidR="007236C2" w:rsidRPr="00A82653"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44978EF5" w14:textId="77777777" w:rsidR="005927D0" w:rsidRDefault="005927D0" w:rsidP="005927D0">
                      <w:pPr>
                        <w:spacing w:before="40" w:after="40" w:line="216" w:lineRule="auto"/>
                        <w:rPr>
                          <w:rFonts w:asciiTheme="minorHAnsi" w:hAnsi="Arial"/>
                          <w:kern w:val="24"/>
                          <w:sz w:val="16"/>
                          <w:szCs w:val="16"/>
                        </w:rPr>
                      </w:pPr>
                    </w:p>
                    <w:p w14:paraId="05542E90" w14:textId="77777777" w:rsidR="005927D0" w:rsidRPr="00DF1794" w:rsidRDefault="005927D0" w:rsidP="005927D0">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098B10D3" w14:textId="77777777" w:rsidR="00A240B3" w:rsidRPr="00A240B3" w:rsidRDefault="00A240B3" w:rsidP="00A240B3">
                      <w:pPr>
                        <w:spacing w:before="40" w:after="40" w:line="216" w:lineRule="auto"/>
                        <w:rPr>
                          <w:rFonts w:asciiTheme="minorHAnsi" w:hAnsi="Arial"/>
                          <w:kern w:val="24"/>
                          <w:sz w:val="16"/>
                          <w:szCs w:val="16"/>
                        </w:rPr>
                      </w:pPr>
                    </w:p>
                    <w:p w14:paraId="37111F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 {</w:t>
                      </w:r>
                    </w:p>
                    <w:p w14:paraId="26E702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"none</w:t>
                      </w:r>
                      <w:proofErr w:type="gramStart"/>
                      <w:r w:rsidRPr="00A240B3">
                        <w:rPr>
                          <w:rFonts w:asciiTheme="minorHAnsi" w:hAnsi="Arial"/>
                          <w:kern w:val="24"/>
                          <w:sz w:val="16"/>
                          <w:szCs w:val="16"/>
                        </w:rPr>
                        <w:t>";</w:t>
                      </w:r>
                      <w:proofErr w:type="gramEnd"/>
                    </w:p>
                    <w:p w14:paraId="075F940D"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78BF765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SOURCE_PRECISION_UNKNOWN {</w:t>
                      </w:r>
                    </w:p>
                    <w:p w14:paraId="642BA33F"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w:t>
                      </w:r>
                      <w:proofErr w:type="gramStart"/>
                      <w:r w:rsidRPr="00A240B3">
                        <w:rPr>
                          <w:rFonts w:asciiTheme="minorHAnsi" w:hAnsi="Arial"/>
                          <w:kern w:val="24"/>
                          <w:sz w:val="16"/>
                          <w:szCs w:val="16"/>
                        </w:rPr>
                        <w:t>PRECISION;</w:t>
                      </w:r>
                      <w:proofErr w:type="gramEnd"/>
                    </w:p>
                    <w:p w14:paraId="79229833"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state of the clock at the event source is not known.</w:t>
                      </w:r>
                    </w:p>
                    <w:p w14:paraId="3F35E772"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is suspect.</w:t>
                      </w:r>
                      <w:proofErr w:type="gramStart"/>
                      <w:r w:rsidRPr="00A240B3">
                        <w:rPr>
                          <w:rFonts w:asciiTheme="minorHAnsi" w:hAnsi="Arial"/>
                          <w:kern w:val="24"/>
                          <w:sz w:val="16"/>
                          <w:szCs w:val="16"/>
                        </w:rPr>
                        <w:t>";</w:t>
                      </w:r>
                      <w:proofErr w:type="gramEnd"/>
                    </w:p>
                    <w:p w14:paraId="11FCD144"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2AF4D0CE"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SOURCE_PRECISION_FREE_RUNNING {</w:t>
                      </w:r>
                    </w:p>
                    <w:p w14:paraId="0CFB440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w:t>
                      </w:r>
                      <w:proofErr w:type="gramStart"/>
                      <w:r w:rsidRPr="00A240B3">
                        <w:rPr>
                          <w:rFonts w:asciiTheme="minorHAnsi" w:hAnsi="Arial"/>
                          <w:kern w:val="24"/>
                          <w:sz w:val="16"/>
                          <w:szCs w:val="16"/>
                        </w:rPr>
                        <w:t>PRECISION;</w:t>
                      </w:r>
                      <w:proofErr w:type="gramEnd"/>
                    </w:p>
                    <w:p w14:paraId="1E6DAE8A"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w:t>
                      </w:r>
                      <w:proofErr w:type="gramStart"/>
                      <w:r w:rsidRPr="00A240B3">
                        <w:rPr>
                          <w:rFonts w:asciiTheme="minorHAnsi" w:hAnsi="Arial"/>
                          <w:kern w:val="24"/>
                          <w:sz w:val="16"/>
                          <w:szCs w:val="16"/>
                        </w:rPr>
                        <w:t>free-running</w:t>
                      </w:r>
                      <w:proofErr w:type="gramEnd"/>
                      <w:r w:rsidRPr="00A240B3">
                        <w:rPr>
                          <w:rFonts w:asciiTheme="minorHAnsi" w:hAnsi="Arial"/>
                          <w:kern w:val="24"/>
                          <w:sz w:val="16"/>
                          <w:szCs w:val="16"/>
                        </w:rPr>
                        <w:t>.</w:t>
                      </w:r>
                    </w:p>
                    <w:p w14:paraId="70CDB07B"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may be significantly different from that at other sources.</w:t>
                      </w:r>
                      <w:proofErr w:type="gramStart"/>
                      <w:r w:rsidRPr="00A240B3">
                        <w:rPr>
                          <w:rFonts w:asciiTheme="minorHAnsi" w:hAnsi="Arial"/>
                          <w:kern w:val="24"/>
                          <w:sz w:val="16"/>
                          <w:szCs w:val="16"/>
                        </w:rPr>
                        <w:t>";</w:t>
                      </w:r>
                      <w:proofErr w:type="gramEnd"/>
                    </w:p>
                    <w:p w14:paraId="1DF86269"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5CE416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SOURCE_PRECISION_SYNCHRONIZED {</w:t>
                      </w:r>
                    </w:p>
                    <w:p w14:paraId="3534D4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w:t>
                      </w:r>
                      <w:proofErr w:type="gramStart"/>
                      <w:r w:rsidRPr="00A240B3">
                        <w:rPr>
                          <w:rFonts w:asciiTheme="minorHAnsi" w:hAnsi="Arial"/>
                          <w:kern w:val="24"/>
                          <w:sz w:val="16"/>
                          <w:szCs w:val="16"/>
                        </w:rPr>
                        <w:t>PRECISION;</w:t>
                      </w:r>
                      <w:proofErr w:type="gramEnd"/>
                    </w:p>
                    <w:p w14:paraId="46D0FB5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appropriately synchronized to the timing master.</w:t>
                      </w:r>
                    </w:p>
                    <w:p w14:paraId="5A4745C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should be essentially the same as that at other time-synchronized sources.</w:t>
                      </w:r>
                      <w:proofErr w:type="gramStart"/>
                      <w:r w:rsidRPr="00A240B3">
                        <w:rPr>
                          <w:rFonts w:asciiTheme="minorHAnsi" w:hAnsi="Arial"/>
                          <w:kern w:val="24"/>
                          <w:sz w:val="16"/>
                          <w:szCs w:val="16"/>
                        </w:rPr>
                        <w:t>";</w:t>
                      </w:r>
                      <w:proofErr w:type="gramEnd"/>
                    </w:p>
                    <w:p w14:paraId="7B4C787F" w14:textId="77777777" w:rsidR="005927D0" w:rsidRPr="00B94221"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txbxContent>
                </v:textbox>
                <w10:wrap type="topAndBottom" anchorx="margin"/>
              </v:rect>
            </w:pict>
          </mc:Fallback>
        </mc:AlternateContent>
      </w:r>
    </w:p>
    <w:p w14:paraId="5FD97CD2" w14:textId="73E8CA94" w:rsidR="005927D0" w:rsidRPr="008B3C46" w:rsidRDefault="005927D0" w:rsidP="005927D0">
      <w:pPr>
        <w:pStyle w:val="FigureCaption"/>
      </w:pPr>
      <w:bookmarkStart w:id="3102" w:name="_Toc192620393"/>
      <w:r w:rsidRPr="00CA3534">
        <w:t xml:space="preserve">Figure </w:t>
      </w:r>
      <w:r>
        <w:rPr>
          <w:b w:val="0"/>
          <w:noProof/>
        </w:rPr>
        <w:fldChar w:fldCharType="begin"/>
      </w:r>
      <w:r>
        <w:rPr>
          <w:noProof/>
        </w:rPr>
        <w:instrText xml:space="preserve"> SEQ Figure \* ARABIC </w:instrText>
      </w:r>
      <w:r>
        <w:rPr>
          <w:b w:val="0"/>
          <w:noProof/>
        </w:rPr>
        <w:fldChar w:fldCharType="separate"/>
      </w:r>
      <w:r w:rsidR="00B53275">
        <w:rPr>
          <w:noProof/>
        </w:rPr>
        <w:t>19</w:t>
      </w:r>
      <w:r>
        <w:rPr>
          <w:b w:val="0"/>
          <w:noProof/>
        </w:rPr>
        <w:fldChar w:fldCharType="end"/>
      </w:r>
      <w:r w:rsidRPr="00CA3534">
        <w:t xml:space="preserve"> </w:t>
      </w:r>
      <w:r>
        <w:t xml:space="preserve"> </w:t>
      </w:r>
      <w:r w:rsidR="00375A28">
        <w:t>YANG</w:t>
      </w:r>
      <w:r>
        <w:t>: source-precision</w:t>
      </w:r>
      <w:bookmarkEnd w:id="3102"/>
    </w:p>
    <w:p w14:paraId="359672D0" w14:textId="77777777" w:rsidR="005927D0" w:rsidRPr="00A56331" w:rsidRDefault="005927D0" w:rsidP="00A56331"/>
    <w:p w14:paraId="67BF5CF8" w14:textId="77777777" w:rsidR="00033784" w:rsidRDefault="00A95570" w:rsidP="00A95570">
      <w:pPr>
        <w:pStyle w:val="Heading3"/>
      </w:pPr>
      <w:bookmarkStart w:id="3103" w:name="_Ref52981813"/>
      <w:bookmarkStart w:id="3104" w:name="_Toc192619505"/>
      <w:r>
        <w:lastRenderedPageBreak/>
        <w:t>Considering parent-address</w:t>
      </w:r>
      <w:bookmarkEnd w:id="3103"/>
      <w:bookmarkEnd w:id="3104"/>
    </w:p>
    <w:p w14:paraId="335E73E8" w14:textId="77777777" w:rsidR="00AE2C77" w:rsidRDefault="006D0339" w:rsidP="00A95570">
      <w:r>
        <w:t>The parent-address</w:t>
      </w:r>
      <w:r w:rsidR="003C2253">
        <w:t xml:space="preserve"> shall provide the position of the entity in the </w:t>
      </w:r>
      <w:r w:rsidR="00375A28">
        <w:t>YANG</w:t>
      </w:r>
      <w:r w:rsidR="003C2253">
        <w:t xml:space="preserve"> tree to </w:t>
      </w:r>
      <w:r>
        <w:t>enable a client to position an entity in the tree</w:t>
      </w:r>
      <w:r w:rsidR="00FC2682">
        <w:t xml:space="preserve">. </w:t>
      </w:r>
    </w:p>
    <w:p w14:paraId="49914EA4" w14:textId="77777777" w:rsidR="00734452" w:rsidRDefault="00FC2682" w:rsidP="00515260">
      <w:pPr>
        <w:pStyle w:val="ListParagraph"/>
        <w:numPr>
          <w:ilvl w:val="0"/>
          <w:numId w:val="57"/>
        </w:numPr>
      </w:pPr>
      <w:r>
        <w:t>Where the entity</w:t>
      </w:r>
      <w:r w:rsidR="00277F7C">
        <w:t xml:space="preserve"> is a Global class and hence</w:t>
      </w:r>
      <w:r>
        <w:t xml:space="preserve"> has a UUID</w:t>
      </w:r>
      <w:r w:rsidR="00015E4F">
        <w:rPr>
          <w:rStyle w:val="FootnoteReference"/>
        </w:rPr>
        <w:footnoteReference w:id="43"/>
      </w:r>
    </w:p>
    <w:p w14:paraId="6682CEBB" w14:textId="77777777" w:rsidR="003C2253" w:rsidRDefault="003C2253" w:rsidP="003C2253">
      <w:pPr>
        <w:pStyle w:val="ListParagraph"/>
        <w:numPr>
          <w:ilvl w:val="1"/>
          <w:numId w:val="57"/>
        </w:numPr>
      </w:pPr>
      <w:r>
        <w:t xml:space="preserve">Each element (string) in the parent-address shall provide a </w:t>
      </w:r>
      <w:proofErr w:type="spellStart"/>
      <w:r>
        <w:t>uuid</w:t>
      </w:r>
      <w:proofErr w:type="spellEnd"/>
      <w:r>
        <w:t>.</w:t>
      </w:r>
    </w:p>
    <w:p w14:paraId="4341BE04" w14:textId="77777777" w:rsidR="003C2253" w:rsidRDefault="003C2253" w:rsidP="003C2253">
      <w:pPr>
        <w:pStyle w:val="ListParagraph"/>
        <w:numPr>
          <w:ilvl w:val="1"/>
          <w:numId w:val="57"/>
        </w:numPr>
      </w:pPr>
      <w:r>
        <w:t>The address elements shall be in the order of the tree from the highest to lowest (e.g., for a connection-</w:t>
      </w:r>
      <w:proofErr w:type="gramStart"/>
      <w:r>
        <w:t>end-point</w:t>
      </w:r>
      <w:proofErr w:type="gramEnd"/>
      <w:r>
        <w:t xml:space="preserve">, the list should start with the </w:t>
      </w:r>
      <w:proofErr w:type="spellStart"/>
      <w:r>
        <w:t>uuid</w:t>
      </w:r>
      <w:proofErr w:type="spellEnd"/>
      <w:r>
        <w:t xml:space="preserve"> of the topology, then have the </w:t>
      </w:r>
      <w:proofErr w:type="spellStart"/>
      <w:r>
        <w:t>uuid</w:t>
      </w:r>
      <w:proofErr w:type="spellEnd"/>
      <w:r>
        <w:t xml:space="preserve"> of the node and finally the </w:t>
      </w:r>
      <w:proofErr w:type="spellStart"/>
      <w:r>
        <w:t>uuid</w:t>
      </w:r>
      <w:proofErr w:type="spellEnd"/>
      <w:r>
        <w:t xml:space="preserve"> of the node-edge-point).</w:t>
      </w:r>
    </w:p>
    <w:p w14:paraId="4C237060" w14:textId="77777777" w:rsidR="003C2253" w:rsidRDefault="003C2253" w:rsidP="003C2253">
      <w:pPr>
        <w:pStyle w:val="ListParagraph"/>
        <w:numPr>
          <w:ilvl w:val="1"/>
          <w:numId w:val="57"/>
        </w:numPr>
      </w:pPr>
      <w:r>
        <w:t>The element shall be formed by taking the class name and appending “-</w:t>
      </w:r>
      <w:proofErr w:type="spellStart"/>
      <w:r>
        <w:t>uuid</w:t>
      </w:r>
      <w:proofErr w:type="spellEnd"/>
      <w:r>
        <w:t>” (e.g., node-edge-point-</w:t>
      </w:r>
      <w:proofErr w:type="spellStart"/>
      <w:r>
        <w:t>uuid</w:t>
      </w:r>
      <w:proofErr w:type="spellEnd"/>
      <w:r>
        <w:t>).</w:t>
      </w:r>
    </w:p>
    <w:p w14:paraId="069AF350" w14:textId="77777777" w:rsidR="003C2253" w:rsidRDefault="00277F7C" w:rsidP="00515260">
      <w:pPr>
        <w:pStyle w:val="ListParagraph"/>
        <w:numPr>
          <w:ilvl w:val="0"/>
          <w:numId w:val="57"/>
        </w:numPr>
      </w:pPr>
      <w:r>
        <w:t>Where the entity is a local class and hence has a local id relative to the UUID of its containing Global class</w:t>
      </w:r>
    </w:p>
    <w:p w14:paraId="0174EEC7" w14:textId="77777777" w:rsidR="00CA7947" w:rsidRDefault="003C2253" w:rsidP="003C2253">
      <w:pPr>
        <w:pStyle w:val="ListParagraph"/>
        <w:numPr>
          <w:ilvl w:val="1"/>
          <w:numId w:val="57"/>
        </w:numPr>
      </w:pPr>
      <w:r>
        <w:t>T</w:t>
      </w:r>
      <w:r w:rsidR="00C757B3">
        <w:t xml:space="preserve">he parent address </w:t>
      </w:r>
      <w:r w:rsidR="00457C2C">
        <w:t>shall</w:t>
      </w:r>
      <w:r w:rsidR="00C757B3">
        <w:t xml:space="preserve"> provide any necessary levels of nesting of local-id</w:t>
      </w:r>
      <w:r>
        <w:t xml:space="preserve"> elements in addition to the</w:t>
      </w:r>
      <w:r w:rsidR="00C757B3">
        <w:t xml:space="preserve"> </w:t>
      </w:r>
      <w:r w:rsidR="00375A28">
        <w:t>YANG</w:t>
      </w:r>
      <w:r w:rsidR="00CA7947">
        <w:t xml:space="preserve"> </w:t>
      </w:r>
      <w:r w:rsidR="00734452">
        <w:t>tree</w:t>
      </w:r>
      <w:r>
        <w:t xml:space="preserve"> (including the UUID of its Global class) from highest </w:t>
      </w:r>
      <w:proofErr w:type="spellStart"/>
      <w:r>
        <w:t>uuid</w:t>
      </w:r>
      <w:proofErr w:type="spellEnd"/>
      <w:r>
        <w:t xml:space="preserve"> to lowest local-id in the tree.</w:t>
      </w:r>
    </w:p>
    <w:p w14:paraId="7DF8E9EF" w14:textId="77777777" w:rsidR="003C2253" w:rsidRDefault="003C2253" w:rsidP="003C2253">
      <w:pPr>
        <w:pStyle w:val="ListParagraph"/>
        <w:numPr>
          <w:ilvl w:val="1"/>
          <w:numId w:val="57"/>
        </w:numPr>
      </w:pPr>
      <w:r>
        <w:t>The local class element shall be formed by taking the class name and appending “-local-id” (e.g., rule-local-id).</w:t>
      </w:r>
    </w:p>
    <w:p w14:paraId="51336505" w14:textId="77777777" w:rsidR="00C72D2D" w:rsidRPr="00050C71" w:rsidRDefault="009151C0" w:rsidP="00515260">
      <w:pPr>
        <w:pStyle w:val="ListParagraph"/>
        <w:numPr>
          <w:ilvl w:val="0"/>
          <w:numId w:val="57"/>
        </w:numPr>
      </w:pPr>
      <w:r w:rsidRPr="00A56331">
        <w:rPr>
          <w:dstrike/>
        </w:rPr>
        <w:t>For alarms and events</w:t>
      </w:r>
      <w:r w:rsidR="00457C2C" w:rsidRPr="00A56331">
        <w:rPr>
          <w:dstrike/>
        </w:rPr>
        <w:t xml:space="preserve"> that are reported as independent entities,</w:t>
      </w:r>
      <w:r w:rsidRPr="00A56331">
        <w:rPr>
          <w:dstrike/>
        </w:rPr>
        <w:t xml:space="preserve"> the parent-address may include </w:t>
      </w:r>
      <w:r w:rsidR="00B41D5E" w:rsidRPr="00A56331">
        <w:rPr>
          <w:dstrike/>
        </w:rPr>
        <w:t xml:space="preserve">address of the indirect parent (i.e., </w:t>
      </w:r>
      <w:r w:rsidR="00457C2C" w:rsidRPr="00A56331">
        <w:rPr>
          <w:dstrike/>
        </w:rPr>
        <w:t>the entity against which the alarm is raised</w:t>
      </w:r>
      <w:r w:rsidR="00E1307C" w:rsidRPr="00A56331">
        <w:rPr>
          <w:dstrike/>
        </w:rPr>
        <w:t>)</w:t>
      </w:r>
      <w:r w:rsidR="00457C2C" w:rsidRPr="00A56331">
        <w:rPr>
          <w:dstrike/>
        </w:rPr>
        <w:t>.</w:t>
      </w:r>
      <w:r w:rsidR="00050C71" w:rsidRPr="00050C71">
        <w:rPr>
          <w:rStyle w:val="FootnoteReference"/>
        </w:rPr>
        <w:footnoteReference w:id="44"/>
      </w:r>
    </w:p>
    <w:p w14:paraId="3BB7451C" w14:textId="77777777" w:rsidR="00105555" w:rsidRDefault="00105555" w:rsidP="007C5742">
      <w:r>
        <w:t xml:space="preserve">Note that in a solution with a single context, the context </w:t>
      </w:r>
      <w:r w:rsidR="002976C8">
        <w:t>should</w:t>
      </w:r>
      <w:r>
        <w:t xml:space="preserve"> be omitted from the parent address</w:t>
      </w:r>
      <w:r w:rsidR="00C819DB">
        <w:t xml:space="preserve"> and where the parent address is solely context</w:t>
      </w:r>
      <w:r w:rsidR="00173FAA">
        <w:t xml:space="preserve"> (topology-context, connectivity-context etc.)</w:t>
      </w:r>
      <w:r w:rsidR="00C819DB">
        <w:t>, the parent address can be left empty</w:t>
      </w:r>
      <w:r w:rsidR="00A06931">
        <w:t xml:space="preserve"> (and hence not provided)</w:t>
      </w:r>
      <w:r>
        <w:t>.</w:t>
      </w:r>
    </w:p>
    <w:p w14:paraId="00E32A47" w14:textId="77777777" w:rsidR="001448A3" w:rsidRDefault="001448A3" w:rsidP="007C5742">
      <w:r>
        <w:t>The table below covers each of the cases</w:t>
      </w:r>
      <w:r w:rsidR="00E878F7">
        <w:t>.</w:t>
      </w:r>
    </w:p>
    <w:p w14:paraId="25D996DF" w14:textId="2CC8CA6C" w:rsidR="00E878F7" w:rsidRDefault="00E878F7" w:rsidP="00E878F7">
      <w:pPr>
        <w:pStyle w:val="Caption"/>
        <w:keepNext/>
      </w:pPr>
      <w:bookmarkStart w:id="3105" w:name="_Ref45208470"/>
      <w:bookmarkStart w:id="3106" w:name="_Toc192620418"/>
      <w:r w:rsidRPr="001D7585">
        <w:t xml:space="preserve">Table </w:t>
      </w:r>
      <w:r w:rsidRPr="001D7585">
        <w:rPr>
          <w:noProof/>
        </w:rPr>
        <w:fldChar w:fldCharType="begin"/>
      </w:r>
      <w:r w:rsidRPr="001D7585">
        <w:rPr>
          <w:noProof/>
        </w:rPr>
        <w:instrText xml:space="preserve"> SEQ Table \* ARABIC </w:instrText>
      </w:r>
      <w:r w:rsidRPr="001D7585">
        <w:rPr>
          <w:noProof/>
        </w:rPr>
        <w:fldChar w:fldCharType="separate"/>
      </w:r>
      <w:r w:rsidR="00B53275">
        <w:rPr>
          <w:noProof/>
        </w:rPr>
        <w:t>1</w:t>
      </w:r>
      <w:r w:rsidRPr="001D7585">
        <w:rPr>
          <w:noProof/>
        </w:rPr>
        <w:fldChar w:fldCharType="end"/>
      </w:r>
      <w:bookmarkEnd w:id="3105"/>
      <w:r w:rsidRPr="001D7585">
        <w:t>:</w:t>
      </w:r>
      <w:r w:rsidRPr="001D7585">
        <w:rPr>
          <w:rFonts w:hint="eastAsia"/>
        </w:rPr>
        <w:t xml:space="preserve"> </w:t>
      </w:r>
      <w:r>
        <w:t>Clarifying parent-addres</w:t>
      </w:r>
      <w:r w:rsidR="007735CF">
        <w:t>s for Global Classe</w:t>
      </w:r>
      <w:r>
        <w:t>s</w:t>
      </w:r>
      <w:bookmarkEnd w:id="3106"/>
    </w:p>
    <w:tbl>
      <w:tblPr>
        <w:tblStyle w:val="Cuadrculamedia3-nfasis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5"/>
        <w:gridCol w:w="3485"/>
        <w:gridCol w:w="3486"/>
      </w:tblGrid>
      <w:tr w:rsidR="001448A3" w:rsidRPr="00B0295C" w14:paraId="21E2C571" w14:textId="77777777" w:rsidTr="00B90A1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77DC1E1" w14:textId="36990DA3" w:rsidR="001448A3" w:rsidRPr="00B0295C" w:rsidRDefault="000B1D9B" w:rsidP="00B90A17">
            <w:pPr>
              <w:rPr>
                <w:sz w:val="22"/>
                <w:szCs w:val="16"/>
              </w:rPr>
            </w:pPr>
            <w:r>
              <w:rPr>
                <w:sz w:val="22"/>
                <w:szCs w:val="16"/>
              </w:rPr>
              <w:t xml:space="preserve">Global </w:t>
            </w:r>
            <w:r w:rsidR="007735CF">
              <w:rPr>
                <w:sz w:val="22"/>
                <w:szCs w:val="16"/>
              </w:rPr>
              <w:t>C</w:t>
            </w:r>
            <w:r>
              <w:rPr>
                <w:sz w:val="22"/>
                <w:szCs w:val="16"/>
              </w:rPr>
              <w:t>lass</w:t>
            </w:r>
          </w:p>
        </w:tc>
        <w:tc>
          <w:tcPr>
            <w:tcW w:w="3485" w:type="dxa"/>
            <w:tcBorders>
              <w:top w:val="none" w:sz="0" w:space="0" w:color="auto"/>
              <w:left w:val="none" w:sz="0" w:space="0" w:color="auto"/>
              <w:bottom w:val="none" w:sz="0" w:space="0" w:color="auto"/>
              <w:right w:val="none" w:sz="0" w:space="0" w:color="auto"/>
            </w:tcBorders>
          </w:tcPr>
          <w:p w14:paraId="1E83A40D" w14:textId="77777777" w:rsidR="00BC5B56" w:rsidRPr="00A56331" w:rsidRDefault="00602E44" w:rsidP="00B90A17">
            <w:pPr>
              <w:cnfStyle w:val="100000000000" w:firstRow="1" w:lastRow="0" w:firstColumn="0" w:lastColumn="0" w:oddVBand="0" w:evenVBand="0" w:oddHBand="0" w:evenHBand="0" w:firstRowFirstColumn="0" w:firstRowLastColumn="0" w:lastRowFirstColumn="0" w:lastRowLastColumn="0"/>
              <w:rPr>
                <w:b w:val="0"/>
                <w:bCs w:val="0"/>
                <w:sz w:val="22"/>
                <w:szCs w:val="16"/>
              </w:rPr>
            </w:pPr>
            <w:r>
              <w:rPr>
                <w:sz w:val="22"/>
                <w:szCs w:val="16"/>
              </w:rPr>
              <w:t>Direct parent class</w:t>
            </w:r>
          </w:p>
        </w:tc>
        <w:tc>
          <w:tcPr>
            <w:tcW w:w="3486" w:type="dxa"/>
            <w:tcBorders>
              <w:top w:val="none" w:sz="0" w:space="0" w:color="auto"/>
              <w:left w:val="none" w:sz="0" w:space="0" w:color="auto"/>
              <w:bottom w:val="none" w:sz="0" w:space="0" w:color="auto"/>
              <w:right w:val="none" w:sz="0" w:space="0" w:color="auto"/>
            </w:tcBorders>
          </w:tcPr>
          <w:p w14:paraId="3B39579C" w14:textId="77777777" w:rsidR="001448A3" w:rsidRPr="00A56331" w:rsidRDefault="00602E44" w:rsidP="00B90A17">
            <w:pPr>
              <w:cnfStyle w:val="100000000000" w:firstRow="1" w:lastRow="0" w:firstColumn="0" w:lastColumn="0" w:oddVBand="0" w:evenVBand="0" w:oddHBand="0" w:evenHBand="0" w:firstRowFirstColumn="0" w:firstRowLastColumn="0" w:lastRowFirstColumn="0" w:lastRowLastColumn="0"/>
              <w:rPr>
                <w:color w:val="FF0000"/>
                <w:sz w:val="22"/>
                <w:szCs w:val="16"/>
              </w:rPr>
            </w:pPr>
            <w:r>
              <w:rPr>
                <w:sz w:val="22"/>
                <w:szCs w:val="16"/>
              </w:rPr>
              <w:t>Property</w:t>
            </w:r>
            <w:r w:rsidR="00874392">
              <w:rPr>
                <w:sz w:val="22"/>
                <w:szCs w:val="16"/>
              </w:rPr>
              <w:t xml:space="preserve"> </w:t>
            </w:r>
            <w:r w:rsidR="00E9036E">
              <w:rPr>
                <w:sz w:val="22"/>
                <w:szCs w:val="16"/>
              </w:rPr>
              <w:t>in parent covered by parent-address behavior</w:t>
            </w:r>
            <w:r w:rsidR="00D374ED">
              <w:rPr>
                <w:sz w:val="22"/>
                <w:szCs w:val="16"/>
              </w:rPr>
              <w:t xml:space="preserve"> </w:t>
            </w:r>
            <w:r w:rsidR="00D374ED" w:rsidRPr="00A56331">
              <w:rPr>
                <w:color w:val="FF0000"/>
                <w:sz w:val="22"/>
                <w:szCs w:val="16"/>
              </w:rPr>
              <w:t>(</w:t>
            </w:r>
            <w:r w:rsidR="00D374ED" w:rsidRPr="00D374ED">
              <w:rPr>
                <w:color w:val="FF0000"/>
                <w:sz w:val="22"/>
                <w:szCs w:val="16"/>
              </w:rPr>
              <w:t>red highlights where the property name is not the class name)</w:t>
            </w:r>
          </w:p>
        </w:tc>
      </w:tr>
      <w:tr w:rsidR="001448A3" w:rsidRPr="00B0295C" w14:paraId="7C2E0718" w14:textId="77777777" w:rsidTr="00B90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BD400B" w14:textId="77777777" w:rsidR="001448A3" w:rsidRPr="00D374ED" w:rsidRDefault="001448A3" w:rsidP="00B90A17">
            <w:pPr>
              <w:rPr>
                <w:sz w:val="22"/>
                <w:szCs w:val="16"/>
              </w:rPr>
            </w:pPr>
            <w:r w:rsidRPr="00D374ED">
              <w:rPr>
                <w:sz w:val="22"/>
                <w:szCs w:val="16"/>
              </w:rPr>
              <w:t>context</w:t>
            </w:r>
          </w:p>
        </w:tc>
        <w:tc>
          <w:tcPr>
            <w:tcW w:w="3485" w:type="dxa"/>
            <w:tcBorders>
              <w:top w:val="none" w:sz="0" w:space="0" w:color="auto"/>
              <w:left w:val="none" w:sz="0" w:space="0" w:color="auto"/>
              <w:bottom w:val="none" w:sz="0" w:space="0" w:color="auto"/>
              <w:right w:val="none" w:sz="0" w:space="0" w:color="auto"/>
            </w:tcBorders>
          </w:tcPr>
          <w:p w14:paraId="5E4E9E1E" w14:textId="77777777" w:rsidR="001448A3" w:rsidRPr="00A56331" w:rsidRDefault="00602E44" w:rsidP="00B90A17">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None</w:t>
            </w:r>
          </w:p>
        </w:tc>
        <w:tc>
          <w:tcPr>
            <w:tcW w:w="3486" w:type="dxa"/>
            <w:tcBorders>
              <w:top w:val="none" w:sz="0" w:space="0" w:color="auto"/>
              <w:left w:val="none" w:sz="0" w:space="0" w:color="auto"/>
              <w:bottom w:val="none" w:sz="0" w:space="0" w:color="auto"/>
              <w:right w:val="none" w:sz="0" w:space="0" w:color="auto"/>
            </w:tcBorders>
          </w:tcPr>
          <w:p w14:paraId="0914C09D" w14:textId="77777777" w:rsidR="001448A3" w:rsidRPr="00B0295C" w:rsidRDefault="003F6FD9" w:rsidP="00B90A17">
            <w:pPr>
              <w:cnfStyle w:val="000000100000" w:firstRow="0" w:lastRow="0" w:firstColumn="0" w:lastColumn="0" w:oddVBand="0" w:evenVBand="0" w:oddHBand="1" w:evenHBand="0" w:firstRowFirstColumn="0" w:firstRowLastColumn="0" w:lastRowFirstColumn="0" w:lastRowLastColumn="0"/>
              <w:rPr>
                <w:sz w:val="22"/>
                <w:szCs w:val="16"/>
              </w:rPr>
            </w:pPr>
            <w:r w:rsidRPr="003F6FD9">
              <w:rPr>
                <w:color w:val="808080" w:themeColor="background1" w:themeShade="80"/>
                <w:sz w:val="22"/>
                <w:szCs w:val="16"/>
              </w:rPr>
              <w:t>None</w:t>
            </w:r>
          </w:p>
        </w:tc>
      </w:tr>
      <w:tr w:rsidR="001448A3" w:rsidRPr="00B0295C" w14:paraId="11A2B26C"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CD32F8A" w14:textId="77777777" w:rsidR="001448A3" w:rsidRPr="00D374ED" w:rsidRDefault="001448A3" w:rsidP="00B90A17">
            <w:pPr>
              <w:rPr>
                <w:sz w:val="22"/>
                <w:szCs w:val="16"/>
              </w:rPr>
            </w:pPr>
            <w:r w:rsidRPr="00D374ED">
              <w:rPr>
                <w:sz w:val="22"/>
                <w:szCs w:val="16"/>
              </w:rPr>
              <w:t>service-interface-point</w:t>
            </w:r>
          </w:p>
        </w:tc>
        <w:tc>
          <w:tcPr>
            <w:tcW w:w="3485" w:type="dxa"/>
          </w:tcPr>
          <w:p w14:paraId="1CD37283" w14:textId="77777777" w:rsidR="001448A3" w:rsidRPr="00A56331" w:rsidRDefault="00952504" w:rsidP="00B90A17">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context</w:t>
            </w:r>
          </w:p>
        </w:tc>
        <w:tc>
          <w:tcPr>
            <w:tcW w:w="3486" w:type="dxa"/>
          </w:tcPr>
          <w:p w14:paraId="76DCD9F6" w14:textId="77777777" w:rsidR="001448A3" w:rsidRPr="00B0295C" w:rsidRDefault="006717DD"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service</w:t>
            </w:r>
            <w:r w:rsidR="00874392">
              <w:rPr>
                <w:sz w:val="22"/>
                <w:szCs w:val="16"/>
              </w:rPr>
              <w:t>-interface-point</w:t>
            </w:r>
          </w:p>
        </w:tc>
      </w:tr>
      <w:tr w:rsidR="00B56E85" w:rsidRPr="00B0295C" w14:paraId="3D4B775C"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9A39D0C" w14:textId="77777777" w:rsidR="00B56E85" w:rsidRPr="00D374ED" w:rsidRDefault="00B56E85" w:rsidP="00B90A17">
            <w:pPr>
              <w:rPr>
                <w:sz w:val="22"/>
                <w:szCs w:val="16"/>
              </w:rPr>
            </w:pPr>
            <w:r>
              <w:rPr>
                <w:sz w:val="22"/>
                <w:szCs w:val="16"/>
              </w:rPr>
              <w:t>profile</w:t>
            </w:r>
          </w:p>
        </w:tc>
        <w:tc>
          <w:tcPr>
            <w:tcW w:w="3485" w:type="dxa"/>
            <w:tcBorders>
              <w:top w:val="none" w:sz="0" w:space="0" w:color="auto"/>
              <w:left w:val="none" w:sz="0" w:space="0" w:color="auto"/>
              <w:bottom w:val="none" w:sz="0" w:space="0" w:color="auto"/>
              <w:right w:val="none" w:sz="0" w:space="0" w:color="auto"/>
            </w:tcBorders>
          </w:tcPr>
          <w:p w14:paraId="04CC979A" w14:textId="77777777" w:rsidR="00B56E85" w:rsidRPr="00B56E85" w:rsidRDefault="00B56E85" w:rsidP="00B90A17">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4A7A10">
              <w:rPr>
                <w:color w:val="808080" w:themeColor="background1" w:themeShade="80"/>
                <w:sz w:val="22"/>
                <w:szCs w:val="16"/>
              </w:rPr>
              <w:t>contex</w:t>
            </w:r>
            <w:r>
              <w:rPr>
                <w:color w:val="808080" w:themeColor="background1" w:themeShade="80"/>
                <w:sz w:val="22"/>
                <w:szCs w:val="16"/>
              </w:rPr>
              <w:t>t</w:t>
            </w:r>
          </w:p>
        </w:tc>
        <w:tc>
          <w:tcPr>
            <w:tcW w:w="3486" w:type="dxa"/>
            <w:tcBorders>
              <w:top w:val="none" w:sz="0" w:space="0" w:color="auto"/>
              <w:left w:val="none" w:sz="0" w:space="0" w:color="auto"/>
              <w:bottom w:val="none" w:sz="0" w:space="0" w:color="auto"/>
              <w:right w:val="none" w:sz="0" w:space="0" w:color="auto"/>
            </w:tcBorders>
          </w:tcPr>
          <w:p w14:paraId="37E091F0" w14:textId="77777777" w:rsidR="00B56E85" w:rsidRDefault="001A14A1"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profile</w:t>
            </w:r>
          </w:p>
        </w:tc>
      </w:tr>
      <w:tr w:rsidR="001448A3" w:rsidRPr="00B0295C" w14:paraId="29202393"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2ECFBA" w14:textId="77777777" w:rsidR="001448A3" w:rsidRPr="00D374ED" w:rsidRDefault="001448A3" w:rsidP="00B90A17">
            <w:pPr>
              <w:rPr>
                <w:sz w:val="22"/>
                <w:szCs w:val="16"/>
              </w:rPr>
            </w:pPr>
            <w:r w:rsidRPr="00D374ED">
              <w:rPr>
                <w:sz w:val="22"/>
                <w:szCs w:val="16"/>
              </w:rPr>
              <w:t>topology</w:t>
            </w:r>
          </w:p>
        </w:tc>
        <w:tc>
          <w:tcPr>
            <w:tcW w:w="3485" w:type="dxa"/>
          </w:tcPr>
          <w:p w14:paraId="05E3DB1B" w14:textId="77777777" w:rsidR="001448A3" w:rsidRPr="00A56331" w:rsidRDefault="000D53B8" w:rsidP="00B90A17">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topology-context</w:t>
            </w:r>
            <w:r w:rsidR="00C12B74" w:rsidRPr="00A56331">
              <w:rPr>
                <w:color w:val="808080" w:themeColor="background1" w:themeShade="80"/>
                <w:sz w:val="22"/>
                <w:szCs w:val="16"/>
              </w:rPr>
              <w:t xml:space="preserve"> / context</w:t>
            </w:r>
          </w:p>
        </w:tc>
        <w:tc>
          <w:tcPr>
            <w:tcW w:w="3486" w:type="dxa"/>
          </w:tcPr>
          <w:p w14:paraId="115947B2" w14:textId="77777777" w:rsidR="001448A3" w:rsidRPr="00B0295C" w:rsidRDefault="000D53B8"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topology</w:t>
            </w:r>
          </w:p>
        </w:tc>
      </w:tr>
      <w:tr w:rsidR="001448A3" w:rsidRPr="00B0295C" w14:paraId="5DFE0AD2"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10182D0" w14:textId="77777777" w:rsidR="001448A3" w:rsidRPr="00D374ED" w:rsidRDefault="001448A3" w:rsidP="00B90A17">
            <w:pPr>
              <w:rPr>
                <w:sz w:val="22"/>
                <w:szCs w:val="16"/>
              </w:rPr>
            </w:pPr>
            <w:r w:rsidRPr="00D374ED">
              <w:rPr>
                <w:sz w:val="22"/>
                <w:szCs w:val="16"/>
              </w:rPr>
              <w:t>node</w:t>
            </w:r>
          </w:p>
        </w:tc>
        <w:tc>
          <w:tcPr>
            <w:tcW w:w="3485" w:type="dxa"/>
            <w:tcBorders>
              <w:top w:val="none" w:sz="0" w:space="0" w:color="auto"/>
              <w:left w:val="none" w:sz="0" w:space="0" w:color="auto"/>
              <w:bottom w:val="none" w:sz="0" w:space="0" w:color="auto"/>
              <w:right w:val="none" w:sz="0" w:space="0" w:color="auto"/>
            </w:tcBorders>
          </w:tcPr>
          <w:p w14:paraId="4204392F" w14:textId="77777777" w:rsidR="001448A3" w:rsidRPr="00A56331" w:rsidRDefault="00CA2229" w:rsidP="00B90A17">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topology</w:t>
            </w:r>
          </w:p>
        </w:tc>
        <w:tc>
          <w:tcPr>
            <w:tcW w:w="3486" w:type="dxa"/>
            <w:tcBorders>
              <w:top w:val="none" w:sz="0" w:space="0" w:color="auto"/>
              <w:left w:val="none" w:sz="0" w:space="0" w:color="auto"/>
              <w:bottom w:val="none" w:sz="0" w:space="0" w:color="auto"/>
              <w:right w:val="none" w:sz="0" w:space="0" w:color="auto"/>
            </w:tcBorders>
          </w:tcPr>
          <w:p w14:paraId="37128ED3" w14:textId="77777777" w:rsidR="001448A3" w:rsidRPr="00B0295C" w:rsidRDefault="00CA2229"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node</w:t>
            </w:r>
          </w:p>
        </w:tc>
      </w:tr>
      <w:tr w:rsidR="001448A3" w:rsidRPr="00B0295C" w14:paraId="2E899C7C" w14:textId="77777777" w:rsidTr="00B90A17">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5F1EFC7" w14:textId="77777777" w:rsidR="001448A3" w:rsidRPr="00D374ED" w:rsidRDefault="001448A3" w:rsidP="00B90A17">
            <w:pPr>
              <w:rPr>
                <w:sz w:val="22"/>
                <w:szCs w:val="16"/>
              </w:rPr>
            </w:pPr>
            <w:r w:rsidRPr="00D374ED">
              <w:rPr>
                <w:sz w:val="22"/>
                <w:szCs w:val="16"/>
              </w:rPr>
              <w:t>node-edge-point</w:t>
            </w:r>
          </w:p>
        </w:tc>
        <w:tc>
          <w:tcPr>
            <w:tcW w:w="3485" w:type="dxa"/>
          </w:tcPr>
          <w:p w14:paraId="5D88AF29" w14:textId="77777777" w:rsidR="001448A3" w:rsidRPr="00A56331" w:rsidRDefault="00CA2229" w:rsidP="00B90A17">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node</w:t>
            </w:r>
          </w:p>
        </w:tc>
        <w:tc>
          <w:tcPr>
            <w:tcW w:w="3486" w:type="dxa"/>
          </w:tcPr>
          <w:p w14:paraId="5FB49A20" w14:textId="77777777" w:rsidR="001448A3" w:rsidRPr="00B0295C" w:rsidRDefault="004C7385" w:rsidP="00B90A17">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owned-node-edge-point</w:t>
            </w:r>
          </w:p>
        </w:tc>
      </w:tr>
      <w:tr w:rsidR="001448A3" w:rsidRPr="00B0295C" w14:paraId="09123594"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045193C" w14:textId="77777777" w:rsidR="001448A3" w:rsidRPr="00D374ED" w:rsidRDefault="001448A3" w:rsidP="00B90A17">
            <w:pPr>
              <w:rPr>
                <w:sz w:val="22"/>
                <w:szCs w:val="16"/>
              </w:rPr>
            </w:pPr>
            <w:r w:rsidRPr="00D374ED">
              <w:rPr>
                <w:sz w:val="22"/>
                <w:szCs w:val="16"/>
              </w:rPr>
              <w:t>node-rule-group</w:t>
            </w:r>
          </w:p>
        </w:tc>
        <w:tc>
          <w:tcPr>
            <w:tcW w:w="3485" w:type="dxa"/>
            <w:tcBorders>
              <w:top w:val="none" w:sz="0" w:space="0" w:color="auto"/>
              <w:left w:val="none" w:sz="0" w:space="0" w:color="auto"/>
              <w:bottom w:val="none" w:sz="0" w:space="0" w:color="auto"/>
              <w:right w:val="none" w:sz="0" w:space="0" w:color="auto"/>
            </w:tcBorders>
          </w:tcPr>
          <w:p w14:paraId="25E60AFC" w14:textId="77777777" w:rsidR="001448A3" w:rsidRPr="00A56331" w:rsidRDefault="002065D3" w:rsidP="00B90A17">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node</w:t>
            </w:r>
          </w:p>
        </w:tc>
        <w:tc>
          <w:tcPr>
            <w:tcW w:w="3486" w:type="dxa"/>
            <w:tcBorders>
              <w:top w:val="none" w:sz="0" w:space="0" w:color="auto"/>
              <w:left w:val="none" w:sz="0" w:space="0" w:color="auto"/>
              <w:bottom w:val="none" w:sz="0" w:space="0" w:color="auto"/>
              <w:right w:val="none" w:sz="0" w:space="0" w:color="auto"/>
            </w:tcBorders>
          </w:tcPr>
          <w:p w14:paraId="05402683" w14:textId="77777777" w:rsidR="001448A3" w:rsidRPr="00B0295C" w:rsidRDefault="002065D3"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node-rule-group</w:t>
            </w:r>
          </w:p>
        </w:tc>
      </w:tr>
      <w:tr w:rsidR="005800CE" w:rsidRPr="00B0295C" w14:paraId="3C0E92B8"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A9E14E8" w14:textId="77777777" w:rsidR="005800CE" w:rsidRPr="00A56331" w:rsidRDefault="005800CE" w:rsidP="00B90A17">
            <w:pPr>
              <w:rPr>
                <w:sz w:val="22"/>
                <w:szCs w:val="16"/>
              </w:rPr>
            </w:pPr>
            <w:r w:rsidRPr="00A56331">
              <w:rPr>
                <w:sz w:val="22"/>
                <w:szCs w:val="16"/>
              </w:rPr>
              <w:t>inter-rule-group</w:t>
            </w:r>
          </w:p>
        </w:tc>
        <w:tc>
          <w:tcPr>
            <w:tcW w:w="3485" w:type="dxa"/>
          </w:tcPr>
          <w:p w14:paraId="3D94CD37" w14:textId="77777777" w:rsidR="005800CE" w:rsidRPr="005800CE" w:rsidRDefault="003940C3" w:rsidP="00B90A1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node</w:t>
            </w:r>
          </w:p>
        </w:tc>
        <w:tc>
          <w:tcPr>
            <w:tcW w:w="3486" w:type="dxa"/>
          </w:tcPr>
          <w:p w14:paraId="10919505" w14:textId="77777777" w:rsidR="005800CE" w:rsidRDefault="005800CE"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inter-rule-group</w:t>
            </w:r>
          </w:p>
        </w:tc>
      </w:tr>
      <w:tr w:rsidR="007B06F8" w:rsidRPr="00B0295C" w14:paraId="3193E22E" w14:textId="77777777" w:rsidTr="00B90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61F75A3" w14:textId="77777777" w:rsidR="007B06F8" w:rsidRPr="00D374ED" w:rsidRDefault="007B06F8" w:rsidP="007B06F8">
            <w:pPr>
              <w:rPr>
                <w:sz w:val="22"/>
                <w:szCs w:val="16"/>
              </w:rPr>
            </w:pPr>
            <w:r w:rsidRPr="00D374ED">
              <w:rPr>
                <w:sz w:val="22"/>
                <w:szCs w:val="16"/>
              </w:rPr>
              <w:t>link</w:t>
            </w:r>
          </w:p>
        </w:tc>
        <w:tc>
          <w:tcPr>
            <w:tcW w:w="3485" w:type="dxa"/>
            <w:tcBorders>
              <w:top w:val="none" w:sz="0" w:space="0" w:color="auto"/>
              <w:left w:val="none" w:sz="0" w:space="0" w:color="auto"/>
              <w:bottom w:val="none" w:sz="0" w:space="0" w:color="auto"/>
              <w:right w:val="none" w:sz="0" w:space="0" w:color="auto"/>
            </w:tcBorders>
          </w:tcPr>
          <w:p w14:paraId="4FF0AB0E" w14:textId="77777777" w:rsidR="007B06F8" w:rsidRPr="00A56331" w:rsidRDefault="007B06F8" w:rsidP="007B06F8">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topology</w:t>
            </w:r>
          </w:p>
        </w:tc>
        <w:tc>
          <w:tcPr>
            <w:tcW w:w="3486" w:type="dxa"/>
            <w:tcBorders>
              <w:top w:val="none" w:sz="0" w:space="0" w:color="auto"/>
              <w:left w:val="none" w:sz="0" w:space="0" w:color="auto"/>
              <w:bottom w:val="none" w:sz="0" w:space="0" w:color="auto"/>
              <w:right w:val="none" w:sz="0" w:space="0" w:color="auto"/>
            </w:tcBorders>
          </w:tcPr>
          <w:p w14:paraId="5EDF24CE" w14:textId="77777777" w:rsidR="007B06F8" w:rsidRPr="00B0295C" w:rsidRDefault="007B06F8" w:rsidP="007B06F8">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link</w:t>
            </w:r>
          </w:p>
        </w:tc>
      </w:tr>
      <w:tr w:rsidR="007B06F8" w:rsidRPr="00B0295C" w14:paraId="23C975D7"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158D568" w14:textId="77777777" w:rsidR="007B06F8" w:rsidRPr="00D374ED" w:rsidRDefault="007B06F8" w:rsidP="007B06F8">
            <w:pPr>
              <w:rPr>
                <w:sz w:val="22"/>
                <w:szCs w:val="16"/>
              </w:rPr>
            </w:pPr>
            <w:r w:rsidRPr="00D374ED">
              <w:rPr>
                <w:sz w:val="22"/>
                <w:szCs w:val="16"/>
              </w:rPr>
              <w:t>connectivity-service</w:t>
            </w:r>
          </w:p>
        </w:tc>
        <w:tc>
          <w:tcPr>
            <w:tcW w:w="3485" w:type="dxa"/>
          </w:tcPr>
          <w:p w14:paraId="17FFB054" w14:textId="77777777" w:rsidR="007B06F8" w:rsidRPr="00A56331" w:rsidRDefault="007B06F8" w:rsidP="007B06F8">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connectivity-context / context</w:t>
            </w:r>
          </w:p>
        </w:tc>
        <w:tc>
          <w:tcPr>
            <w:tcW w:w="3486" w:type="dxa"/>
          </w:tcPr>
          <w:p w14:paraId="471C4D2C" w14:textId="77777777" w:rsidR="007B06F8" w:rsidRPr="00B0295C" w:rsidRDefault="007B06F8" w:rsidP="007B06F8">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connectivity-service</w:t>
            </w:r>
          </w:p>
        </w:tc>
      </w:tr>
      <w:tr w:rsidR="00633322" w:rsidRPr="00B0295C" w14:paraId="3BFB2C35"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2BA7F51" w14:textId="77777777" w:rsidR="00633322" w:rsidRPr="00D374ED" w:rsidRDefault="00633322" w:rsidP="00633322">
            <w:pPr>
              <w:rPr>
                <w:sz w:val="22"/>
                <w:szCs w:val="16"/>
              </w:rPr>
            </w:pPr>
            <w:r w:rsidRPr="00D374ED">
              <w:rPr>
                <w:sz w:val="22"/>
                <w:szCs w:val="16"/>
              </w:rPr>
              <w:t>connection</w:t>
            </w:r>
          </w:p>
        </w:tc>
        <w:tc>
          <w:tcPr>
            <w:tcW w:w="3485" w:type="dxa"/>
            <w:tcBorders>
              <w:top w:val="none" w:sz="0" w:space="0" w:color="auto"/>
              <w:left w:val="none" w:sz="0" w:space="0" w:color="auto"/>
              <w:bottom w:val="none" w:sz="0" w:space="0" w:color="auto"/>
              <w:right w:val="none" w:sz="0" w:space="0" w:color="auto"/>
            </w:tcBorders>
          </w:tcPr>
          <w:p w14:paraId="47B30178" w14:textId="77777777" w:rsidR="00633322" w:rsidRPr="00A56331" w:rsidRDefault="00633322" w:rsidP="00633322">
            <w:pPr>
              <w:tabs>
                <w:tab w:val="left" w:pos="1755"/>
              </w:tabs>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connectivity-context / context</w:t>
            </w:r>
          </w:p>
        </w:tc>
        <w:tc>
          <w:tcPr>
            <w:tcW w:w="3486" w:type="dxa"/>
            <w:tcBorders>
              <w:top w:val="none" w:sz="0" w:space="0" w:color="auto"/>
              <w:left w:val="none" w:sz="0" w:space="0" w:color="auto"/>
              <w:bottom w:val="none" w:sz="0" w:space="0" w:color="auto"/>
              <w:right w:val="none" w:sz="0" w:space="0" w:color="auto"/>
            </w:tcBorders>
          </w:tcPr>
          <w:p w14:paraId="394C3788" w14:textId="77777777" w:rsidR="00633322" w:rsidRPr="00B0295C" w:rsidRDefault="00633322" w:rsidP="006333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connection</w:t>
            </w:r>
          </w:p>
        </w:tc>
      </w:tr>
      <w:tr w:rsidR="00633322" w:rsidRPr="00B0295C" w14:paraId="026E35B1"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DDBB1E4" w14:textId="77777777" w:rsidR="00633322" w:rsidRPr="00D374ED" w:rsidRDefault="00633322" w:rsidP="00633322">
            <w:pPr>
              <w:rPr>
                <w:sz w:val="22"/>
                <w:szCs w:val="16"/>
              </w:rPr>
            </w:pPr>
            <w:r w:rsidRPr="00D374ED">
              <w:rPr>
                <w:sz w:val="22"/>
                <w:szCs w:val="16"/>
              </w:rPr>
              <w:lastRenderedPageBreak/>
              <w:t>connection-</w:t>
            </w:r>
            <w:proofErr w:type="gramStart"/>
            <w:r w:rsidRPr="00D374ED">
              <w:rPr>
                <w:sz w:val="22"/>
                <w:szCs w:val="16"/>
              </w:rPr>
              <w:t>end-point</w:t>
            </w:r>
            <w:proofErr w:type="gramEnd"/>
          </w:p>
        </w:tc>
        <w:tc>
          <w:tcPr>
            <w:tcW w:w="3485" w:type="dxa"/>
          </w:tcPr>
          <w:p w14:paraId="604439FD" w14:textId="77777777" w:rsidR="00633322" w:rsidRPr="00B0295C" w:rsidRDefault="00633322" w:rsidP="00633322">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808080" w:themeColor="background1" w:themeShade="80"/>
                <w:sz w:val="22"/>
                <w:szCs w:val="16"/>
              </w:rPr>
              <w:t xml:space="preserve">cep-list </w:t>
            </w:r>
            <w:r>
              <w:rPr>
                <w:sz w:val="22"/>
                <w:szCs w:val="16"/>
              </w:rPr>
              <w:t xml:space="preserve">/ </w:t>
            </w:r>
            <w:r w:rsidRPr="004514DC">
              <w:rPr>
                <w:b/>
                <w:bCs/>
                <w:sz w:val="22"/>
                <w:szCs w:val="16"/>
              </w:rPr>
              <w:t>node-edge-point</w:t>
            </w:r>
          </w:p>
        </w:tc>
        <w:tc>
          <w:tcPr>
            <w:tcW w:w="3486" w:type="dxa"/>
          </w:tcPr>
          <w:p w14:paraId="347187A9" w14:textId="77777777" w:rsidR="00633322" w:rsidRPr="00B0295C" w:rsidRDefault="00633322" w:rsidP="006333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connection-</w:t>
            </w:r>
            <w:proofErr w:type="gramStart"/>
            <w:r>
              <w:rPr>
                <w:sz w:val="22"/>
                <w:szCs w:val="16"/>
              </w:rPr>
              <w:t>end-point</w:t>
            </w:r>
            <w:proofErr w:type="gramEnd"/>
            <w:r>
              <w:rPr>
                <w:sz w:val="22"/>
                <w:szCs w:val="16"/>
              </w:rPr>
              <w:t xml:space="preserve"> </w:t>
            </w:r>
          </w:p>
        </w:tc>
      </w:tr>
      <w:tr w:rsidR="00D00C95" w:rsidRPr="00B0295C" w14:paraId="5C86396F"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90E6BDD" w14:textId="77777777" w:rsidR="00D00C95" w:rsidRPr="00D374ED" w:rsidRDefault="0049705B" w:rsidP="00633322">
            <w:pPr>
              <w:rPr>
                <w:sz w:val="22"/>
                <w:szCs w:val="16"/>
              </w:rPr>
            </w:pPr>
            <w:r>
              <w:rPr>
                <w:sz w:val="22"/>
                <w:szCs w:val="16"/>
              </w:rPr>
              <w:t>s</w:t>
            </w:r>
            <w:r w:rsidR="00D00C95">
              <w:rPr>
                <w:sz w:val="22"/>
                <w:szCs w:val="16"/>
              </w:rPr>
              <w:t>witch-contr</w:t>
            </w:r>
            <w:r>
              <w:rPr>
                <w:sz w:val="22"/>
                <w:szCs w:val="16"/>
              </w:rPr>
              <w:t>ol</w:t>
            </w:r>
          </w:p>
        </w:tc>
        <w:tc>
          <w:tcPr>
            <w:tcW w:w="3485" w:type="dxa"/>
            <w:tcBorders>
              <w:top w:val="none" w:sz="0" w:space="0" w:color="auto"/>
              <w:left w:val="none" w:sz="0" w:space="0" w:color="auto"/>
              <w:bottom w:val="none" w:sz="0" w:space="0" w:color="auto"/>
              <w:right w:val="none" w:sz="0" w:space="0" w:color="auto"/>
            </w:tcBorders>
          </w:tcPr>
          <w:p w14:paraId="194CEFB5" w14:textId="77777777" w:rsidR="00D00C95" w:rsidRPr="00A56331" w:rsidRDefault="00CA3AA7" w:rsidP="00633322">
            <w:pPr>
              <w:cnfStyle w:val="000000100000" w:firstRow="0" w:lastRow="0" w:firstColumn="0" w:lastColumn="0" w:oddVBand="0" w:evenVBand="0" w:oddHBand="1" w:evenHBand="0" w:firstRowFirstColumn="0" w:firstRowLastColumn="0" w:lastRowFirstColumn="0" w:lastRowLastColumn="0"/>
              <w:rPr>
                <w:b/>
                <w:bCs/>
                <w:color w:val="808080" w:themeColor="background1" w:themeShade="80"/>
                <w:sz w:val="22"/>
                <w:szCs w:val="16"/>
              </w:rPr>
            </w:pPr>
            <w:r w:rsidRPr="00A56331">
              <w:rPr>
                <w:b/>
                <w:bCs/>
                <w:color w:val="auto"/>
                <w:sz w:val="22"/>
                <w:szCs w:val="16"/>
              </w:rPr>
              <w:t>connection</w:t>
            </w:r>
          </w:p>
        </w:tc>
        <w:tc>
          <w:tcPr>
            <w:tcW w:w="3486" w:type="dxa"/>
            <w:tcBorders>
              <w:top w:val="none" w:sz="0" w:space="0" w:color="auto"/>
              <w:left w:val="none" w:sz="0" w:space="0" w:color="auto"/>
              <w:bottom w:val="none" w:sz="0" w:space="0" w:color="auto"/>
              <w:right w:val="none" w:sz="0" w:space="0" w:color="auto"/>
            </w:tcBorders>
          </w:tcPr>
          <w:p w14:paraId="3794A4E2" w14:textId="77777777" w:rsidR="00D00C95" w:rsidRDefault="00CA3AA7" w:rsidP="006333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switch-control</w:t>
            </w:r>
          </w:p>
        </w:tc>
      </w:tr>
      <w:tr w:rsidR="00633322" w:rsidRPr="00B0295C" w14:paraId="5BF6794F"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4562E2B" w14:textId="77777777" w:rsidR="00633322" w:rsidRPr="00D374ED" w:rsidRDefault="00633322" w:rsidP="00633322">
            <w:pPr>
              <w:rPr>
                <w:sz w:val="22"/>
                <w:szCs w:val="16"/>
              </w:rPr>
            </w:pPr>
            <w:r w:rsidRPr="00D374ED">
              <w:rPr>
                <w:sz w:val="22"/>
                <w:szCs w:val="16"/>
              </w:rPr>
              <w:t>equipment</w:t>
            </w:r>
          </w:p>
        </w:tc>
        <w:tc>
          <w:tcPr>
            <w:tcW w:w="3485" w:type="dxa"/>
          </w:tcPr>
          <w:p w14:paraId="1935EF1B" w14:textId="77777777" w:rsidR="00633322" w:rsidRPr="00A56331" w:rsidRDefault="00633322" w:rsidP="00633322">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device</w:t>
            </w:r>
          </w:p>
        </w:tc>
        <w:tc>
          <w:tcPr>
            <w:tcW w:w="3486" w:type="dxa"/>
          </w:tcPr>
          <w:p w14:paraId="45229D39" w14:textId="77777777" w:rsidR="00633322" w:rsidRPr="00B0295C" w:rsidRDefault="00633322" w:rsidP="006333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equipment</w:t>
            </w:r>
          </w:p>
        </w:tc>
      </w:tr>
      <w:tr w:rsidR="00633322" w:rsidRPr="00B0295C" w14:paraId="02BB26EE"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998B13B" w14:textId="77777777" w:rsidR="00633322" w:rsidRPr="00D374ED" w:rsidRDefault="009E6849" w:rsidP="00633322">
            <w:pPr>
              <w:rPr>
                <w:sz w:val="22"/>
                <w:szCs w:val="16"/>
              </w:rPr>
            </w:pPr>
            <w:r w:rsidRPr="00D374ED">
              <w:rPr>
                <w:sz w:val="22"/>
                <w:szCs w:val="16"/>
              </w:rPr>
              <w:t>holder</w:t>
            </w:r>
          </w:p>
        </w:tc>
        <w:tc>
          <w:tcPr>
            <w:tcW w:w="3485" w:type="dxa"/>
            <w:tcBorders>
              <w:top w:val="none" w:sz="0" w:space="0" w:color="auto"/>
              <w:left w:val="none" w:sz="0" w:space="0" w:color="auto"/>
              <w:bottom w:val="none" w:sz="0" w:space="0" w:color="auto"/>
              <w:right w:val="none" w:sz="0" w:space="0" w:color="auto"/>
            </w:tcBorders>
          </w:tcPr>
          <w:p w14:paraId="11D3DCA2" w14:textId="77777777" w:rsidR="00633322" w:rsidRPr="00A56331" w:rsidRDefault="009E6849" w:rsidP="009E6849">
            <w:pPr>
              <w:tabs>
                <w:tab w:val="left" w:pos="990"/>
              </w:tabs>
              <w:cnfStyle w:val="000000100000" w:firstRow="0" w:lastRow="0" w:firstColumn="0" w:lastColumn="0" w:oddVBand="0" w:evenVBand="0" w:oddHBand="1" w:evenHBand="0" w:firstRowFirstColumn="0" w:firstRowLastColumn="0" w:lastRowFirstColumn="0" w:lastRowLastColumn="0"/>
              <w:rPr>
                <w:b/>
                <w:bCs/>
                <w:color w:val="808080" w:themeColor="background1" w:themeShade="80"/>
                <w:sz w:val="22"/>
                <w:szCs w:val="16"/>
              </w:rPr>
            </w:pPr>
            <w:r w:rsidRPr="009E6849">
              <w:rPr>
                <w:b/>
                <w:bCs/>
                <w:sz w:val="22"/>
                <w:szCs w:val="16"/>
              </w:rPr>
              <w:t>equipment</w:t>
            </w:r>
          </w:p>
        </w:tc>
        <w:tc>
          <w:tcPr>
            <w:tcW w:w="3486" w:type="dxa"/>
            <w:tcBorders>
              <w:top w:val="none" w:sz="0" w:space="0" w:color="auto"/>
              <w:left w:val="none" w:sz="0" w:space="0" w:color="auto"/>
              <w:bottom w:val="none" w:sz="0" w:space="0" w:color="auto"/>
              <w:right w:val="none" w:sz="0" w:space="0" w:color="auto"/>
            </w:tcBorders>
          </w:tcPr>
          <w:p w14:paraId="07C3EF2C" w14:textId="77777777" w:rsidR="00633322" w:rsidRPr="00B0295C" w:rsidRDefault="00D8017C" w:rsidP="00633322">
            <w:pPr>
              <w:cnfStyle w:val="000000100000" w:firstRow="0" w:lastRow="0" w:firstColumn="0" w:lastColumn="0" w:oddVBand="0" w:evenVBand="0" w:oddHBand="1" w:evenHBand="0" w:firstRowFirstColumn="0" w:firstRowLastColumn="0" w:lastRowFirstColumn="0" w:lastRowLastColumn="0"/>
              <w:rPr>
                <w:sz w:val="22"/>
                <w:szCs w:val="16"/>
              </w:rPr>
            </w:pPr>
            <w:proofErr w:type="gramStart"/>
            <w:r w:rsidRPr="00A56331">
              <w:rPr>
                <w:color w:val="FF0000"/>
                <w:sz w:val="22"/>
                <w:szCs w:val="16"/>
              </w:rPr>
              <w:t>contained-holder</w:t>
            </w:r>
            <w:proofErr w:type="gramEnd"/>
          </w:p>
        </w:tc>
      </w:tr>
      <w:tr w:rsidR="00581122" w:rsidRPr="00B0295C" w14:paraId="2E8B3007"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0D137EC" w14:textId="77777777" w:rsidR="00581122" w:rsidRPr="00D374ED" w:rsidRDefault="00581122" w:rsidP="00581122">
            <w:pPr>
              <w:rPr>
                <w:sz w:val="22"/>
                <w:szCs w:val="16"/>
              </w:rPr>
            </w:pPr>
            <w:r w:rsidRPr="00D374ED">
              <w:rPr>
                <w:sz w:val="22"/>
                <w:szCs w:val="16"/>
              </w:rPr>
              <w:t>device</w:t>
            </w:r>
          </w:p>
        </w:tc>
        <w:tc>
          <w:tcPr>
            <w:tcW w:w="3485" w:type="dxa"/>
          </w:tcPr>
          <w:p w14:paraId="555B532B" w14:textId="77777777" w:rsidR="00581122" w:rsidRPr="00A56331" w:rsidRDefault="00581122" w:rsidP="00581122">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proofErr w:type="gramStart"/>
            <w:r w:rsidRPr="00A56331">
              <w:rPr>
                <w:color w:val="808080" w:themeColor="background1" w:themeShade="80"/>
                <w:sz w:val="22"/>
                <w:szCs w:val="16"/>
              </w:rPr>
              <w:t>physical-context</w:t>
            </w:r>
            <w:proofErr w:type="gramEnd"/>
            <w:r w:rsidRPr="00A56331">
              <w:rPr>
                <w:color w:val="808080" w:themeColor="background1" w:themeShade="80"/>
                <w:sz w:val="22"/>
                <w:szCs w:val="16"/>
              </w:rPr>
              <w:t xml:space="preserve"> / context</w:t>
            </w:r>
          </w:p>
        </w:tc>
        <w:tc>
          <w:tcPr>
            <w:tcW w:w="3486" w:type="dxa"/>
          </w:tcPr>
          <w:p w14:paraId="2B9281D2" w14:textId="77777777" w:rsidR="00581122" w:rsidRPr="00B0295C" w:rsidRDefault="00581122" w:rsidP="005811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device</w:t>
            </w:r>
          </w:p>
        </w:tc>
      </w:tr>
      <w:tr w:rsidR="0055645D" w:rsidRPr="00B0295C" w14:paraId="7C162810"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CBE551C" w14:textId="77777777" w:rsidR="008236D5" w:rsidRPr="00A56331" w:rsidRDefault="0055645D" w:rsidP="00581122">
            <w:pPr>
              <w:rPr>
                <w:b w:val="0"/>
                <w:bCs w:val="0"/>
                <w:sz w:val="22"/>
                <w:szCs w:val="16"/>
              </w:rPr>
            </w:pPr>
            <w:r w:rsidRPr="00A56331">
              <w:rPr>
                <w:sz w:val="22"/>
                <w:szCs w:val="16"/>
              </w:rPr>
              <w:t>access-port</w:t>
            </w:r>
          </w:p>
        </w:tc>
        <w:tc>
          <w:tcPr>
            <w:tcW w:w="3485" w:type="dxa"/>
            <w:tcBorders>
              <w:top w:val="none" w:sz="0" w:space="0" w:color="auto"/>
              <w:left w:val="none" w:sz="0" w:space="0" w:color="auto"/>
              <w:bottom w:val="none" w:sz="0" w:space="0" w:color="auto"/>
              <w:right w:val="none" w:sz="0" w:space="0" w:color="auto"/>
            </w:tcBorders>
          </w:tcPr>
          <w:p w14:paraId="1CD3E179" w14:textId="77777777" w:rsidR="0055645D" w:rsidRPr="00A56331" w:rsidRDefault="00324D93" w:rsidP="00581122">
            <w:pPr>
              <w:cnfStyle w:val="000000100000" w:firstRow="0" w:lastRow="0" w:firstColumn="0" w:lastColumn="0" w:oddVBand="0" w:evenVBand="0" w:oddHBand="1" w:evenHBand="0" w:firstRowFirstColumn="0" w:firstRowLastColumn="0" w:lastRowFirstColumn="0" w:lastRowLastColumn="0"/>
              <w:rPr>
                <w:b/>
                <w:bCs/>
                <w:color w:val="808080" w:themeColor="background1" w:themeShade="80"/>
                <w:sz w:val="22"/>
                <w:szCs w:val="16"/>
              </w:rPr>
            </w:pPr>
            <w:r w:rsidRPr="00A56331">
              <w:rPr>
                <w:b/>
                <w:bCs/>
                <w:color w:val="auto"/>
                <w:sz w:val="22"/>
                <w:szCs w:val="16"/>
              </w:rPr>
              <w:t>device</w:t>
            </w:r>
          </w:p>
        </w:tc>
        <w:tc>
          <w:tcPr>
            <w:tcW w:w="3486" w:type="dxa"/>
            <w:tcBorders>
              <w:top w:val="none" w:sz="0" w:space="0" w:color="auto"/>
              <w:left w:val="none" w:sz="0" w:space="0" w:color="auto"/>
              <w:bottom w:val="none" w:sz="0" w:space="0" w:color="auto"/>
              <w:right w:val="none" w:sz="0" w:space="0" w:color="auto"/>
            </w:tcBorders>
          </w:tcPr>
          <w:p w14:paraId="077DB1AF" w14:textId="77777777" w:rsidR="0055645D" w:rsidRDefault="001208A9" w:rsidP="005811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a</w:t>
            </w:r>
            <w:r w:rsidR="00324D93">
              <w:rPr>
                <w:sz w:val="22"/>
                <w:szCs w:val="16"/>
              </w:rPr>
              <w:t>ccess-port</w:t>
            </w:r>
          </w:p>
        </w:tc>
      </w:tr>
      <w:tr w:rsidR="008236D5" w:rsidRPr="00B0295C" w14:paraId="05BAB968"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90BF56E" w14:textId="77777777" w:rsidR="008236D5" w:rsidRPr="00A56331" w:rsidRDefault="008236D5" w:rsidP="00581122">
            <w:pPr>
              <w:rPr>
                <w:sz w:val="22"/>
                <w:szCs w:val="16"/>
              </w:rPr>
            </w:pPr>
            <w:proofErr w:type="gramStart"/>
            <w:r w:rsidRPr="00A56331">
              <w:rPr>
                <w:sz w:val="22"/>
                <w:szCs w:val="16"/>
              </w:rPr>
              <w:t>physical-span</w:t>
            </w:r>
            <w:proofErr w:type="gramEnd"/>
          </w:p>
        </w:tc>
        <w:tc>
          <w:tcPr>
            <w:tcW w:w="3485" w:type="dxa"/>
          </w:tcPr>
          <w:p w14:paraId="5AD37478" w14:textId="77777777" w:rsidR="008236D5" w:rsidRPr="008236D5" w:rsidRDefault="008236D5" w:rsidP="00581122">
            <w:pPr>
              <w:cnfStyle w:val="000000000000" w:firstRow="0" w:lastRow="0" w:firstColumn="0" w:lastColumn="0" w:oddVBand="0" w:evenVBand="0" w:oddHBand="0" w:evenHBand="0" w:firstRowFirstColumn="0" w:firstRowLastColumn="0" w:lastRowFirstColumn="0" w:lastRowLastColumn="0"/>
              <w:rPr>
                <w:b/>
                <w:bCs/>
                <w:color w:val="auto"/>
                <w:sz w:val="22"/>
                <w:szCs w:val="16"/>
              </w:rPr>
            </w:pPr>
            <w:proofErr w:type="gramStart"/>
            <w:r w:rsidRPr="004A7A10">
              <w:rPr>
                <w:color w:val="808080" w:themeColor="background1" w:themeShade="80"/>
                <w:sz w:val="22"/>
                <w:szCs w:val="16"/>
              </w:rPr>
              <w:t>physical-context</w:t>
            </w:r>
            <w:proofErr w:type="gramEnd"/>
            <w:r w:rsidRPr="004A7A10">
              <w:rPr>
                <w:color w:val="808080" w:themeColor="background1" w:themeShade="80"/>
                <w:sz w:val="22"/>
                <w:szCs w:val="16"/>
              </w:rPr>
              <w:t xml:space="preserve"> / context</w:t>
            </w:r>
          </w:p>
        </w:tc>
        <w:tc>
          <w:tcPr>
            <w:tcW w:w="3486" w:type="dxa"/>
          </w:tcPr>
          <w:p w14:paraId="7D281501" w14:textId="77777777" w:rsidR="008236D5" w:rsidRDefault="00FA54DD" w:rsidP="00581122">
            <w:pPr>
              <w:cnfStyle w:val="000000000000" w:firstRow="0" w:lastRow="0" w:firstColumn="0" w:lastColumn="0" w:oddVBand="0" w:evenVBand="0" w:oddHBand="0" w:evenHBand="0" w:firstRowFirstColumn="0" w:firstRowLastColumn="0" w:lastRowFirstColumn="0" w:lastRowLastColumn="0"/>
              <w:rPr>
                <w:sz w:val="22"/>
                <w:szCs w:val="16"/>
              </w:rPr>
            </w:pPr>
            <w:proofErr w:type="gramStart"/>
            <w:r>
              <w:rPr>
                <w:sz w:val="22"/>
                <w:szCs w:val="16"/>
              </w:rPr>
              <w:t>physical-span</w:t>
            </w:r>
            <w:proofErr w:type="gramEnd"/>
          </w:p>
        </w:tc>
      </w:tr>
      <w:tr w:rsidR="00581122" w:rsidRPr="00B0295C" w14:paraId="689632BD"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7678FF0" w14:textId="77777777" w:rsidR="00581122" w:rsidRPr="00D374ED" w:rsidRDefault="00581122" w:rsidP="00581122">
            <w:pPr>
              <w:rPr>
                <w:sz w:val="22"/>
                <w:szCs w:val="16"/>
              </w:rPr>
            </w:pPr>
            <w:r w:rsidRPr="00D374ED">
              <w:rPr>
                <w:sz w:val="22"/>
                <w:szCs w:val="16"/>
              </w:rPr>
              <w:t>path-computation-service</w:t>
            </w:r>
          </w:p>
        </w:tc>
        <w:tc>
          <w:tcPr>
            <w:tcW w:w="3485" w:type="dxa"/>
            <w:tcBorders>
              <w:top w:val="none" w:sz="0" w:space="0" w:color="auto"/>
              <w:left w:val="none" w:sz="0" w:space="0" w:color="auto"/>
              <w:bottom w:val="none" w:sz="0" w:space="0" w:color="auto"/>
              <w:right w:val="none" w:sz="0" w:space="0" w:color="auto"/>
            </w:tcBorders>
          </w:tcPr>
          <w:p w14:paraId="0B09DD22" w14:textId="77777777" w:rsidR="00581122" w:rsidRPr="00A56331" w:rsidRDefault="00581122" w:rsidP="00581122">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path-computation-context / context</w:t>
            </w:r>
          </w:p>
        </w:tc>
        <w:tc>
          <w:tcPr>
            <w:tcW w:w="3486" w:type="dxa"/>
            <w:tcBorders>
              <w:top w:val="none" w:sz="0" w:space="0" w:color="auto"/>
              <w:left w:val="none" w:sz="0" w:space="0" w:color="auto"/>
              <w:bottom w:val="none" w:sz="0" w:space="0" w:color="auto"/>
              <w:right w:val="none" w:sz="0" w:space="0" w:color="auto"/>
            </w:tcBorders>
          </w:tcPr>
          <w:p w14:paraId="147506E5" w14:textId="77777777" w:rsidR="00581122" w:rsidRPr="00B0295C" w:rsidRDefault="00C83A2D" w:rsidP="00581122">
            <w:pPr>
              <w:cnfStyle w:val="000000100000" w:firstRow="0" w:lastRow="0" w:firstColumn="0" w:lastColumn="0" w:oddVBand="0" w:evenVBand="0" w:oddHBand="1" w:evenHBand="0" w:firstRowFirstColumn="0" w:firstRowLastColumn="0" w:lastRowFirstColumn="0" w:lastRowLastColumn="0"/>
              <w:rPr>
                <w:sz w:val="22"/>
                <w:szCs w:val="16"/>
              </w:rPr>
            </w:pPr>
            <w:r w:rsidRPr="00A56331">
              <w:rPr>
                <w:color w:val="FF0000"/>
                <w:sz w:val="22"/>
                <w:szCs w:val="16"/>
              </w:rPr>
              <w:t>p</w:t>
            </w:r>
            <w:r w:rsidR="00581122" w:rsidRPr="00A56331">
              <w:rPr>
                <w:color w:val="FF0000"/>
                <w:sz w:val="22"/>
                <w:szCs w:val="16"/>
              </w:rPr>
              <w:t>ath-comp-service</w:t>
            </w:r>
          </w:p>
        </w:tc>
      </w:tr>
      <w:tr w:rsidR="00A3047F" w:rsidRPr="00B0295C" w14:paraId="2AD750AD"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5257BA9" w14:textId="77777777" w:rsidR="00A3047F" w:rsidRPr="00A56331" w:rsidRDefault="00A3047F" w:rsidP="00581122">
            <w:pPr>
              <w:rPr>
                <w:sz w:val="22"/>
                <w:szCs w:val="16"/>
              </w:rPr>
            </w:pPr>
            <w:r w:rsidRPr="00A56331">
              <w:rPr>
                <w:sz w:val="22"/>
                <w:szCs w:val="16"/>
              </w:rPr>
              <w:t>path</w:t>
            </w:r>
          </w:p>
        </w:tc>
        <w:tc>
          <w:tcPr>
            <w:tcW w:w="3485" w:type="dxa"/>
          </w:tcPr>
          <w:p w14:paraId="6A05FE06" w14:textId="77777777" w:rsidR="00A3047F" w:rsidRPr="00A3047F" w:rsidRDefault="00A3047F" w:rsidP="00581122">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4A7A10">
              <w:rPr>
                <w:color w:val="808080" w:themeColor="background1" w:themeShade="80"/>
                <w:sz w:val="22"/>
                <w:szCs w:val="16"/>
              </w:rPr>
              <w:t>path-computation-context / context</w:t>
            </w:r>
          </w:p>
        </w:tc>
        <w:tc>
          <w:tcPr>
            <w:tcW w:w="3486" w:type="dxa"/>
          </w:tcPr>
          <w:p w14:paraId="02EF2126" w14:textId="77777777" w:rsidR="00A3047F" w:rsidRPr="00A56331" w:rsidRDefault="00D81778" w:rsidP="00581122">
            <w:pPr>
              <w:cnfStyle w:val="000000000000" w:firstRow="0" w:lastRow="0" w:firstColumn="0" w:lastColumn="0" w:oddVBand="0" w:evenVBand="0" w:oddHBand="0" w:evenHBand="0" w:firstRowFirstColumn="0" w:firstRowLastColumn="0" w:lastRowFirstColumn="0" w:lastRowLastColumn="0"/>
              <w:rPr>
                <w:color w:val="auto"/>
                <w:sz w:val="22"/>
                <w:szCs w:val="16"/>
              </w:rPr>
            </w:pPr>
            <w:r>
              <w:rPr>
                <w:color w:val="auto"/>
                <w:sz w:val="22"/>
                <w:szCs w:val="16"/>
              </w:rPr>
              <w:t>path</w:t>
            </w:r>
          </w:p>
        </w:tc>
      </w:tr>
      <w:tr w:rsidR="00581122" w:rsidRPr="00B0295C" w14:paraId="1881CC34"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13EB439" w14:textId="77777777" w:rsidR="00581122" w:rsidRPr="00D374ED" w:rsidRDefault="00581122" w:rsidP="00581122">
            <w:pPr>
              <w:rPr>
                <w:sz w:val="22"/>
                <w:szCs w:val="16"/>
              </w:rPr>
            </w:pPr>
            <w:proofErr w:type="spellStart"/>
            <w:r w:rsidRPr="00D374ED">
              <w:rPr>
                <w:sz w:val="22"/>
                <w:szCs w:val="16"/>
              </w:rPr>
              <w:t>oam</w:t>
            </w:r>
            <w:proofErr w:type="spellEnd"/>
            <w:r w:rsidRPr="00D374ED">
              <w:rPr>
                <w:sz w:val="22"/>
                <w:szCs w:val="16"/>
              </w:rPr>
              <w:t>-service</w:t>
            </w:r>
          </w:p>
        </w:tc>
        <w:tc>
          <w:tcPr>
            <w:tcW w:w="3485" w:type="dxa"/>
            <w:tcBorders>
              <w:top w:val="none" w:sz="0" w:space="0" w:color="auto"/>
              <w:left w:val="none" w:sz="0" w:space="0" w:color="auto"/>
              <w:bottom w:val="none" w:sz="0" w:space="0" w:color="auto"/>
              <w:right w:val="none" w:sz="0" w:space="0" w:color="auto"/>
            </w:tcBorders>
          </w:tcPr>
          <w:p w14:paraId="7D94C219" w14:textId="77777777" w:rsidR="00581122" w:rsidRPr="00A56331" w:rsidRDefault="00581122" w:rsidP="00581122">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proofErr w:type="spellStart"/>
            <w:r w:rsidRPr="00A56331">
              <w:rPr>
                <w:color w:val="808080" w:themeColor="background1" w:themeShade="80"/>
                <w:sz w:val="22"/>
                <w:szCs w:val="16"/>
              </w:rPr>
              <w:t>oam</w:t>
            </w:r>
            <w:proofErr w:type="spellEnd"/>
            <w:r w:rsidRPr="00A56331">
              <w:rPr>
                <w:color w:val="808080" w:themeColor="background1" w:themeShade="80"/>
                <w:sz w:val="22"/>
                <w:szCs w:val="16"/>
              </w:rPr>
              <w:t>-context / context</w:t>
            </w:r>
          </w:p>
        </w:tc>
        <w:tc>
          <w:tcPr>
            <w:tcW w:w="3486" w:type="dxa"/>
            <w:tcBorders>
              <w:top w:val="none" w:sz="0" w:space="0" w:color="auto"/>
              <w:left w:val="none" w:sz="0" w:space="0" w:color="auto"/>
              <w:bottom w:val="none" w:sz="0" w:space="0" w:color="auto"/>
              <w:right w:val="none" w:sz="0" w:space="0" w:color="auto"/>
            </w:tcBorders>
          </w:tcPr>
          <w:p w14:paraId="4EE73FA7" w14:textId="77777777" w:rsidR="00581122" w:rsidRPr="00B0295C" w:rsidRDefault="003F6FD9" w:rsidP="00581122">
            <w:pPr>
              <w:cnfStyle w:val="000000100000" w:firstRow="0" w:lastRow="0" w:firstColumn="0" w:lastColumn="0" w:oddVBand="0" w:evenVBand="0" w:oddHBand="1" w:evenHBand="0" w:firstRowFirstColumn="0" w:firstRowLastColumn="0" w:lastRowFirstColumn="0" w:lastRowLastColumn="0"/>
              <w:rPr>
                <w:sz w:val="22"/>
                <w:szCs w:val="16"/>
              </w:rPr>
            </w:pPr>
            <w:proofErr w:type="spellStart"/>
            <w:r>
              <w:rPr>
                <w:sz w:val="22"/>
                <w:szCs w:val="16"/>
              </w:rPr>
              <w:t>o</w:t>
            </w:r>
            <w:r w:rsidR="00581122">
              <w:rPr>
                <w:sz w:val="22"/>
                <w:szCs w:val="16"/>
              </w:rPr>
              <w:t>am</w:t>
            </w:r>
            <w:proofErr w:type="spellEnd"/>
            <w:r w:rsidR="00581122">
              <w:rPr>
                <w:sz w:val="22"/>
                <w:szCs w:val="16"/>
              </w:rPr>
              <w:t>-service</w:t>
            </w:r>
          </w:p>
        </w:tc>
      </w:tr>
      <w:tr w:rsidR="00581122" w:rsidRPr="00B0295C" w14:paraId="3A0FD0A3"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single" w:sz="4" w:space="0" w:color="auto"/>
              <w:right w:val="none" w:sz="0" w:space="0" w:color="auto"/>
            </w:tcBorders>
          </w:tcPr>
          <w:p w14:paraId="468394E6" w14:textId="77777777" w:rsidR="00581122" w:rsidRPr="00D374ED" w:rsidRDefault="00581122" w:rsidP="00581122">
            <w:pPr>
              <w:rPr>
                <w:sz w:val="22"/>
                <w:szCs w:val="16"/>
              </w:rPr>
            </w:pPr>
            <w:r w:rsidRPr="00D374ED">
              <w:rPr>
                <w:sz w:val="22"/>
                <w:szCs w:val="16"/>
              </w:rPr>
              <w:t>meg</w:t>
            </w:r>
          </w:p>
        </w:tc>
        <w:tc>
          <w:tcPr>
            <w:tcW w:w="3485" w:type="dxa"/>
            <w:tcBorders>
              <w:bottom w:val="single" w:sz="4" w:space="0" w:color="auto"/>
            </w:tcBorders>
          </w:tcPr>
          <w:p w14:paraId="40F40343" w14:textId="77777777" w:rsidR="00581122" w:rsidRPr="00A56331" w:rsidRDefault="00581122" w:rsidP="00581122">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proofErr w:type="spellStart"/>
            <w:r w:rsidRPr="00A56331">
              <w:rPr>
                <w:color w:val="808080" w:themeColor="background1" w:themeShade="80"/>
                <w:sz w:val="22"/>
                <w:szCs w:val="16"/>
              </w:rPr>
              <w:t>oam</w:t>
            </w:r>
            <w:proofErr w:type="spellEnd"/>
            <w:r w:rsidRPr="00A56331">
              <w:rPr>
                <w:color w:val="808080" w:themeColor="background1" w:themeShade="80"/>
                <w:sz w:val="22"/>
                <w:szCs w:val="16"/>
              </w:rPr>
              <w:t>-context / context</w:t>
            </w:r>
          </w:p>
        </w:tc>
        <w:tc>
          <w:tcPr>
            <w:tcW w:w="3486" w:type="dxa"/>
            <w:tcBorders>
              <w:bottom w:val="single" w:sz="4" w:space="0" w:color="auto"/>
            </w:tcBorders>
          </w:tcPr>
          <w:p w14:paraId="6C2DF4A8" w14:textId="77777777" w:rsidR="00581122" w:rsidRPr="00B0295C" w:rsidRDefault="00581122" w:rsidP="005811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meg</w:t>
            </w:r>
          </w:p>
        </w:tc>
      </w:tr>
      <w:tr w:rsidR="009E6849" w:rsidRPr="00B0295C" w14:paraId="1832DA03"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BC3BD95" w14:textId="74CA43B0" w:rsidR="009E6849" w:rsidRPr="00A56331" w:rsidRDefault="009E6849" w:rsidP="009E6849">
            <w:pPr>
              <w:rPr>
                <w:color w:val="auto"/>
                <w:sz w:val="22"/>
                <w:szCs w:val="16"/>
              </w:rPr>
            </w:pPr>
            <w:proofErr w:type="spellStart"/>
            <w:r w:rsidRPr="00A56331">
              <w:rPr>
                <w:color w:val="auto"/>
                <w:sz w:val="22"/>
                <w:szCs w:val="16"/>
              </w:rPr>
              <w:t>oam</w:t>
            </w:r>
            <w:proofErr w:type="spellEnd"/>
            <w:r w:rsidRPr="00A56331">
              <w:rPr>
                <w:color w:val="auto"/>
                <w:sz w:val="22"/>
                <w:szCs w:val="16"/>
              </w:rPr>
              <w:t>-job</w:t>
            </w:r>
            <w:r w:rsidR="009E1C0A">
              <w:rPr>
                <w:color w:val="auto"/>
                <w:sz w:val="22"/>
                <w:szCs w:val="16"/>
              </w:rPr>
              <w:t xml:space="preserve"> </w:t>
            </w:r>
          </w:p>
        </w:tc>
        <w:tc>
          <w:tcPr>
            <w:tcW w:w="3485" w:type="dxa"/>
            <w:tcBorders>
              <w:top w:val="none" w:sz="0" w:space="0" w:color="auto"/>
              <w:left w:val="none" w:sz="0" w:space="0" w:color="auto"/>
              <w:bottom w:val="none" w:sz="0" w:space="0" w:color="auto"/>
              <w:right w:val="none" w:sz="0" w:space="0" w:color="auto"/>
            </w:tcBorders>
          </w:tcPr>
          <w:p w14:paraId="6F4CB1BA" w14:textId="77777777" w:rsidR="009E6849" w:rsidRPr="00A56331" w:rsidRDefault="009E6849" w:rsidP="009E6849">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proofErr w:type="spellStart"/>
            <w:r w:rsidRPr="00A56331">
              <w:rPr>
                <w:color w:val="808080" w:themeColor="background1" w:themeShade="80"/>
                <w:sz w:val="22"/>
                <w:szCs w:val="16"/>
              </w:rPr>
              <w:t>oam</w:t>
            </w:r>
            <w:proofErr w:type="spellEnd"/>
            <w:r w:rsidRPr="00A56331">
              <w:rPr>
                <w:color w:val="808080" w:themeColor="background1" w:themeShade="80"/>
                <w:sz w:val="22"/>
                <w:szCs w:val="16"/>
              </w:rPr>
              <w:t>-context / context</w:t>
            </w:r>
          </w:p>
        </w:tc>
        <w:tc>
          <w:tcPr>
            <w:tcW w:w="3486" w:type="dxa"/>
            <w:tcBorders>
              <w:top w:val="none" w:sz="0" w:space="0" w:color="auto"/>
              <w:left w:val="none" w:sz="0" w:space="0" w:color="auto"/>
              <w:bottom w:val="none" w:sz="0" w:space="0" w:color="auto"/>
              <w:right w:val="none" w:sz="0" w:space="0" w:color="auto"/>
            </w:tcBorders>
          </w:tcPr>
          <w:p w14:paraId="6C4B1A0A" w14:textId="77777777" w:rsidR="009E6849" w:rsidRPr="00B0295C" w:rsidRDefault="009E6849" w:rsidP="009E6849">
            <w:pPr>
              <w:cnfStyle w:val="000000100000" w:firstRow="0" w:lastRow="0" w:firstColumn="0" w:lastColumn="0" w:oddVBand="0" w:evenVBand="0" w:oddHBand="1" w:evenHBand="0" w:firstRowFirstColumn="0" w:firstRowLastColumn="0" w:lastRowFirstColumn="0" w:lastRowLastColumn="0"/>
              <w:rPr>
                <w:sz w:val="22"/>
                <w:szCs w:val="16"/>
              </w:rPr>
            </w:pPr>
            <w:proofErr w:type="spellStart"/>
            <w:r>
              <w:rPr>
                <w:sz w:val="22"/>
                <w:szCs w:val="16"/>
              </w:rPr>
              <w:t>oam</w:t>
            </w:r>
            <w:proofErr w:type="spellEnd"/>
            <w:r>
              <w:rPr>
                <w:sz w:val="22"/>
                <w:szCs w:val="16"/>
              </w:rPr>
              <w:t>-job</w:t>
            </w:r>
          </w:p>
        </w:tc>
      </w:tr>
      <w:tr w:rsidR="009E6849" w:rsidRPr="00B0295C" w14:paraId="5E79A145"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1E2599D" w14:textId="77777777" w:rsidR="009E6849" w:rsidRPr="00A56331" w:rsidRDefault="009E6849" w:rsidP="009E6849">
            <w:pPr>
              <w:rPr>
                <w:color w:val="auto"/>
                <w:sz w:val="22"/>
                <w:szCs w:val="16"/>
              </w:rPr>
            </w:pPr>
            <w:proofErr w:type="spellStart"/>
            <w:r w:rsidRPr="00A56331">
              <w:rPr>
                <w:color w:val="auto"/>
                <w:sz w:val="22"/>
                <w:szCs w:val="16"/>
              </w:rPr>
              <w:t>oam</w:t>
            </w:r>
            <w:proofErr w:type="spellEnd"/>
            <w:r w:rsidRPr="00A56331">
              <w:rPr>
                <w:color w:val="auto"/>
                <w:sz w:val="22"/>
                <w:szCs w:val="16"/>
              </w:rPr>
              <w:t>-profile</w:t>
            </w:r>
          </w:p>
        </w:tc>
        <w:tc>
          <w:tcPr>
            <w:tcW w:w="3485" w:type="dxa"/>
          </w:tcPr>
          <w:p w14:paraId="1394C28A" w14:textId="77777777" w:rsidR="009E6849" w:rsidRPr="00A56331" w:rsidRDefault="009E6849" w:rsidP="009E6849">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proofErr w:type="spellStart"/>
            <w:r w:rsidRPr="00A56331">
              <w:rPr>
                <w:color w:val="808080" w:themeColor="background1" w:themeShade="80"/>
                <w:sz w:val="22"/>
                <w:szCs w:val="16"/>
              </w:rPr>
              <w:t>oam</w:t>
            </w:r>
            <w:proofErr w:type="spellEnd"/>
            <w:r w:rsidRPr="00A56331">
              <w:rPr>
                <w:color w:val="808080" w:themeColor="background1" w:themeShade="80"/>
                <w:sz w:val="22"/>
                <w:szCs w:val="16"/>
              </w:rPr>
              <w:t>-context / context</w:t>
            </w:r>
          </w:p>
        </w:tc>
        <w:tc>
          <w:tcPr>
            <w:tcW w:w="3486" w:type="dxa"/>
          </w:tcPr>
          <w:p w14:paraId="4CF7EE31" w14:textId="77777777" w:rsidR="009E6849" w:rsidRPr="00B0295C" w:rsidRDefault="009E6849" w:rsidP="009E6849">
            <w:pPr>
              <w:cnfStyle w:val="000000000000" w:firstRow="0" w:lastRow="0" w:firstColumn="0" w:lastColumn="0" w:oddVBand="0" w:evenVBand="0" w:oddHBand="0" w:evenHBand="0" w:firstRowFirstColumn="0" w:firstRowLastColumn="0" w:lastRowFirstColumn="0" w:lastRowLastColumn="0"/>
              <w:rPr>
                <w:sz w:val="22"/>
                <w:szCs w:val="16"/>
              </w:rPr>
            </w:pPr>
            <w:proofErr w:type="spellStart"/>
            <w:r>
              <w:rPr>
                <w:sz w:val="22"/>
                <w:szCs w:val="16"/>
              </w:rPr>
              <w:t>oam</w:t>
            </w:r>
            <w:proofErr w:type="spellEnd"/>
            <w:r>
              <w:rPr>
                <w:sz w:val="22"/>
                <w:szCs w:val="16"/>
              </w:rPr>
              <w:t>-profile</w:t>
            </w:r>
          </w:p>
        </w:tc>
      </w:tr>
      <w:tr w:rsidR="00F5503D" w:rsidRPr="00B0295C" w14:paraId="04E5FED4" w14:textId="77777777" w:rsidTr="009E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74B95828" w14:textId="765BD384" w:rsidR="00F5503D" w:rsidRPr="00A56331" w:rsidRDefault="00F5503D" w:rsidP="00F5503D">
            <w:pPr>
              <w:rPr>
                <w:color w:val="auto"/>
                <w:sz w:val="22"/>
                <w:szCs w:val="16"/>
              </w:rPr>
            </w:pPr>
            <w:proofErr w:type="spellStart"/>
            <w:r>
              <w:rPr>
                <w:color w:val="auto"/>
                <w:sz w:val="22"/>
                <w:szCs w:val="16"/>
              </w:rPr>
              <w:t>oam</w:t>
            </w:r>
            <w:proofErr w:type="spellEnd"/>
            <w:r>
              <w:rPr>
                <w:color w:val="auto"/>
                <w:sz w:val="22"/>
                <w:szCs w:val="16"/>
              </w:rPr>
              <w:t>-job-service</w:t>
            </w:r>
          </w:p>
        </w:tc>
        <w:tc>
          <w:tcPr>
            <w:tcW w:w="3485" w:type="dxa"/>
            <w:tcBorders>
              <w:top w:val="single" w:sz="4" w:space="0" w:color="auto"/>
              <w:left w:val="single" w:sz="4" w:space="0" w:color="auto"/>
              <w:bottom w:val="single" w:sz="4" w:space="0" w:color="auto"/>
              <w:right w:val="single" w:sz="4" w:space="0" w:color="auto"/>
            </w:tcBorders>
          </w:tcPr>
          <w:p w14:paraId="0577E2A8" w14:textId="5B830770" w:rsidR="00F5503D" w:rsidRPr="00A56331" w:rsidRDefault="00F5503D" w:rsidP="00F5503D">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proofErr w:type="spellStart"/>
            <w:r w:rsidRPr="00A56331">
              <w:rPr>
                <w:color w:val="808080" w:themeColor="background1" w:themeShade="80"/>
                <w:sz w:val="22"/>
                <w:szCs w:val="16"/>
              </w:rPr>
              <w:t>oam</w:t>
            </w:r>
            <w:proofErr w:type="spellEnd"/>
            <w:r w:rsidRPr="00A56331">
              <w:rPr>
                <w:color w:val="808080" w:themeColor="background1" w:themeShade="80"/>
                <w:sz w:val="22"/>
                <w:szCs w:val="16"/>
              </w:rPr>
              <w:t>-context / context</w:t>
            </w:r>
          </w:p>
        </w:tc>
        <w:tc>
          <w:tcPr>
            <w:tcW w:w="3486" w:type="dxa"/>
            <w:tcBorders>
              <w:top w:val="single" w:sz="4" w:space="0" w:color="auto"/>
              <w:left w:val="single" w:sz="4" w:space="0" w:color="auto"/>
              <w:bottom w:val="single" w:sz="4" w:space="0" w:color="auto"/>
              <w:right w:val="single" w:sz="4" w:space="0" w:color="auto"/>
            </w:tcBorders>
          </w:tcPr>
          <w:p w14:paraId="633F0D16" w14:textId="7F869DB8" w:rsidR="00F5503D" w:rsidRDefault="00F5503D" w:rsidP="00F5503D">
            <w:pPr>
              <w:cnfStyle w:val="000000100000" w:firstRow="0" w:lastRow="0" w:firstColumn="0" w:lastColumn="0" w:oddVBand="0" w:evenVBand="0" w:oddHBand="1" w:evenHBand="0" w:firstRowFirstColumn="0" w:firstRowLastColumn="0" w:lastRowFirstColumn="0" w:lastRowLastColumn="0"/>
              <w:rPr>
                <w:sz w:val="22"/>
                <w:szCs w:val="16"/>
              </w:rPr>
            </w:pPr>
            <w:proofErr w:type="spellStart"/>
            <w:r>
              <w:rPr>
                <w:sz w:val="22"/>
                <w:szCs w:val="16"/>
              </w:rPr>
              <w:t>oam</w:t>
            </w:r>
            <w:proofErr w:type="spellEnd"/>
            <w:r>
              <w:rPr>
                <w:sz w:val="22"/>
                <w:szCs w:val="16"/>
              </w:rPr>
              <w:t>-job-service</w:t>
            </w:r>
          </w:p>
        </w:tc>
      </w:tr>
      <w:tr w:rsidR="0013108A" w:rsidRPr="00B0295C" w14:paraId="0B38A989"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0194C5C2" w14:textId="09BF3CB6" w:rsidR="0013108A" w:rsidRDefault="0013108A" w:rsidP="0013108A">
            <w:pPr>
              <w:rPr>
                <w:color w:val="auto"/>
                <w:sz w:val="22"/>
                <w:szCs w:val="16"/>
              </w:rPr>
            </w:pPr>
            <w:proofErr w:type="spellStart"/>
            <w:r>
              <w:rPr>
                <w:color w:val="auto"/>
                <w:sz w:val="22"/>
                <w:szCs w:val="16"/>
              </w:rPr>
              <w:t>oam</w:t>
            </w:r>
            <w:proofErr w:type="spellEnd"/>
            <w:r>
              <w:rPr>
                <w:color w:val="auto"/>
                <w:sz w:val="22"/>
                <w:szCs w:val="16"/>
              </w:rPr>
              <w:t>-job-descriptor</w:t>
            </w:r>
          </w:p>
        </w:tc>
        <w:tc>
          <w:tcPr>
            <w:tcW w:w="3485" w:type="dxa"/>
            <w:tcBorders>
              <w:top w:val="single" w:sz="4" w:space="0" w:color="auto"/>
              <w:left w:val="single" w:sz="4" w:space="0" w:color="auto"/>
              <w:bottom w:val="single" w:sz="4" w:space="0" w:color="auto"/>
              <w:right w:val="single" w:sz="4" w:space="0" w:color="auto"/>
            </w:tcBorders>
          </w:tcPr>
          <w:p w14:paraId="437346C5" w14:textId="4A9478B1" w:rsidR="0013108A" w:rsidRPr="00A56331"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proofErr w:type="spellStart"/>
            <w:r w:rsidRPr="00A56331">
              <w:rPr>
                <w:color w:val="808080" w:themeColor="background1" w:themeShade="80"/>
                <w:sz w:val="22"/>
                <w:szCs w:val="16"/>
              </w:rPr>
              <w:t>oam</w:t>
            </w:r>
            <w:proofErr w:type="spellEnd"/>
            <w:r w:rsidRPr="00A56331">
              <w:rPr>
                <w:color w:val="808080" w:themeColor="background1" w:themeShade="80"/>
                <w:sz w:val="22"/>
                <w:szCs w:val="16"/>
              </w:rPr>
              <w:t>-context / context</w:t>
            </w:r>
          </w:p>
        </w:tc>
        <w:tc>
          <w:tcPr>
            <w:tcW w:w="3486" w:type="dxa"/>
            <w:tcBorders>
              <w:top w:val="single" w:sz="4" w:space="0" w:color="auto"/>
              <w:left w:val="single" w:sz="4" w:space="0" w:color="auto"/>
              <w:bottom w:val="single" w:sz="4" w:space="0" w:color="auto"/>
            </w:tcBorders>
          </w:tcPr>
          <w:p w14:paraId="386EBC40" w14:textId="1775DCAE"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proofErr w:type="spellStart"/>
            <w:r>
              <w:rPr>
                <w:sz w:val="22"/>
                <w:szCs w:val="16"/>
              </w:rPr>
              <w:t>oam</w:t>
            </w:r>
            <w:proofErr w:type="spellEnd"/>
            <w:r>
              <w:rPr>
                <w:sz w:val="22"/>
                <w:szCs w:val="16"/>
              </w:rPr>
              <w:t>-job-descriptor</w:t>
            </w:r>
          </w:p>
        </w:tc>
      </w:tr>
      <w:tr w:rsidR="0013108A" w:rsidRPr="00B0295C" w14:paraId="6A78B398" w14:textId="77777777" w:rsidTr="009E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7E835A02" w14:textId="0C0F5C22" w:rsidR="0013108A" w:rsidRDefault="0013108A" w:rsidP="0013108A">
            <w:pPr>
              <w:rPr>
                <w:color w:val="auto"/>
                <w:sz w:val="22"/>
                <w:szCs w:val="16"/>
              </w:rPr>
            </w:pPr>
            <w:r>
              <w:rPr>
                <w:color w:val="auto"/>
                <w:sz w:val="22"/>
                <w:szCs w:val="16"/>
              </w:rPr>
              <w:t>cep-</w:t>
            </w:r>
            <w:proofErr w:type="spellStart"/>
            <w:r>
              <w:rPr>
                <w:color w:val="auto"/>
                <w:sz w:val="22"/>
                <w:szCs w:val="16"/>
              </w:rPr>
              <w:t>fm</w:t>
            </w:r>
            <w:proofErr w:type="spellEnd"/>
            <w:r>
              <w:rPr>
                <w:color w:val="auto"/>
                <w:sz w:val="22"/>
                <w:szCs w:val="16"/>
              </w:rPr>
              <w:t>-data</w:t>
            </w:r>
          </w:p>
        </w:tc>
        <w:tc>
          <w:tcPr>
            <w:tcW w:w="3485" w:type="dxa"/>
            <w:tcBorders>
              <w:top w:val="single" w:sz="4" w:space="0" w:color="auto"/>
              <w:left w:val="single" w:sz="4" w:space="0" w:color="auto"/>
              <w:bottom w:val="single" w:sz="4" w:space="0" w:color="auto"/>
              <w:right w:val="single" w:sz="4" w:space="0" w:color="auto"/>
            </w:tcBorders>
          </w:tcPr>
          <w:p w14:paraId="10210873" w14:textId="7EBEDCBE" w:rsidR="0013108A" w:rsidRPr="00A56331"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proofErr w:type="spellStart"/>
            <w:r w:rsidRPr="00A56331">
              <w:rPr>
                <w:color w:val="808080" w:themeColor="background1" w:themeShade="80"/>
                <w:sz w:val="22"/>
                <w:szCs w:val="16"/>
              </w:rPr>
              <w:t>oam</w:t>
            </w:r>
            <w:proofErr w:type="spellEnd"/>
            <w:r w:rsidRPr="00A56331">
              <w:rPr>
                <w:color w:val="808080" w:themeColor="background1" w:themeShade="80"/>
                <w:sz w:val="22"/>
                <w:szCs w:val="16"/>
              </w:rPr>
              <w:t>-context / context</w:t>
            </w:r>
          </w:p>
        </w:tc>
        <w:tc>
          <w:tcPr>
            <w:tcW w:w="3486" w:type="dxa"/>
            <w:tcBorders>
              <w:top w:val="single" w:sz="4" w:space="0" w:color="auto"/>
              <w:left w:val="single" w:sz="4" w:space="0" w:color="auto"/>
              <w:bottom w:val="single" w:sz="4" w:space="0" w:color="auto"/>
              <w:right w:val="single" w:sz="4" w:space="0" w:color="auto"/>
            </w:tcBorders>
          </w:tcPr>
          <w:p w14:paraId="5E4DD1DB" w14:textId="4F965703"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cep-</w:t>
            </w:r>
            <w:proofErr w:type="spellStart"/>
            <w:r>
              <w:rPr>
                <w:sz w:val="22"/>
                <w:szCs w:val="16"/>
              </w:rPr>
              <w:t>fm</w:t>
            </w:r>
            <w:proofErr w:type="spellEnd"/>
            <w:r>
              <w:rPr>
                <w:sz w:val="22"/>
                <w:szCs w:val="16"/>
              </w:rPr>
              <w:t>-data</w:t>
            </w:r>
          </w:p>
        </w:tc>
      </w:tr>
      <w:tr w:rsidR="0013108A" w:rsidRPr="00B0295C" w14:paraId="5B7B2D7B"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3A750768" w14:textId="5B72443D" w:rsidR="0013108A" w:rsidRDefault="0013108A" w:rsidP="0013108A">
            <w:pPr>
              <w:rPr>
                <w:color w:val="auto"/>
                <w:sz w:val="22"/>
                <w:szCs w:val="16"/>
              </w:rPr>
            </w:pPr>
            <w:r>
              <w:rPr>
                <w:color w:val="auto"/>
                <w:sz w:val="22"/>
                <w:szCs w:val="16"/>
              </w:rPr>
              <w:t>cep-pm-data</w:t>
            </w:r>
          </w:p>
        </w:tc>
        <w:tc>
          <w:tcPr>
            <w:tcW w:w="3485" w:type="dxa"/>
            <w:tcBorders>
              <w:top w:val="single" w:sz="4" w:space="0" w:color="auto"/>
              <w:left w:val="single" w:sz="4" w:space="0" w:color="auto"/>
              <w:bottom w:val="single" w:sz="4" w:space="0" w:color="auto"/>
              <w:right w:val="single" w:sz="4" w:space="0" w:color="auto"/>
            </w:tcBorders>
          </w:tcPr>
          <w:p w14:paraId="36A9E2CB" w14:textId="594916B6" w:rsidR="0013108A" w:rsidRPr="00A56331"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proofErr w:type="spellStart"/>
            <w:r w:rsidRPr="00A56331">
              <w:rPr>
                <w:color w:val="808080" w:themeColor="background1" w:themeShade="80"/>
                <w:sz w:val="22"/>
                <w:szCs w:val="16"/>
              </w:rPr>
              <w:t>oam</w:t>
            </w:r>
            <w:proofErr w:type="spellEnd"/>
            <w:r w:rsidRPr="00A56331">
              <w:rPr>
                <w:color w:val="808080" w:themeColor="background1" w:themeShade="80"/>
                <w:sz w:val="22"/>
                <w:szCs w:val="16"/>
              </w:rPr>
              <w:t>-context / context</w:t>
            </w:r>
          </w:p>
        </w:tc>
        <w:tc>
          <w:tcPr>
            <w:tcW w:w="3486" w:type="dxa"/>
            <w:tcBorders>
              <w:top w:val="single" w:sz="4" w:space="0" w:color="auto"/>
              <w:left w:val="single" w:sz="4" w:space="0" w:color="auto"/>
              <w:bottom w:val="single" w:sz="4" w:space="0" w:color="auto"/>
            </w:tcBorders>
          </w:tcPr>
          <w:p w14:paraId="2E6E6090" w14:textId="25AF9C4F"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cep-pm-data</w:t>
            </w:r>
          </w:p>
        </w:tc>
      </w:tr>
      <w:tr w:rsidR="0013108A" w:rsidRPr="00B0295C" w14:paraId="0C119D0B" w14:textId="77777777" w:rsidTr="009E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1CAB993E" w14:textId="0685220E" w:rsidR="0013108A" w:rsidRDefault="0013108A" w:rsidP="0013108A">
            <w:pPr>
              <w:rPr>
                <w:color w:val="auto"/>
                <w:sz w:val="22"/>
                <w:szCs w:val="16"/>
              </w:rPr>
            </w:pPr>
            <w:proofErr w:type="spellStart"/>
            <w:r>
              <w:rPr>
                <w:color w:val="auto"/>
                <w:sz w:val="22"/>
                <w:szCs w:val="16"/>
              </w:rPr>
              <w:t>mep</w:t>
            </w:r>
            <w:proofErr w:type="spellEnd"/>
            <w:r>
              <w:rPr>
                <w:color w:val="auto"/>
                <w:sz w:val="22"/>
                <w:szCs w:val="16"/>
              </w:rPr>
              <w:t>-pm-data</w:t>
            </w:r>
          </w:p>
        </w:tc>
        <w:tc>
          <w:tcPr>
            <w:tcW w:w="3485" w:type="dxa"/>
            <w:tcBorders>
              <w:top w:val="single" w:sz="4" w:space="0" w:color="auto"/>
              <w:left w:val="single" w:sz="4" w:space="0" w:color="auto"/>
              <w:bottom w:val="single" w:sz="4" w:space="0" w:color="auto"/>
              <w:right w:val="single" w:sz="4" w:space="0" w:color="auto"/>
            </w:tcBorders>
          </w:tcPr>
          <w:p w14:paraId="7E22A820" w14:textId="411A72D6" w:rsidR="0013108A" w:rsidRPr="00A56331"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proofErr w:type="spellStart"/>
            <w:r w:rsidRPr="00A56331">
              <w:rPr>
                <w:color w:val="808080" w:themeColor="background1" w:themeShade="80"/>
                <w:sz w:val="22"/>
                <w:szCs w:val="16"/>
              </w:rPr>
              <w:t>oam</w:t>
            </w:r>
            <w:proofErr w:type="spellEnd"/>
            <w:r w:rsidRPr="00A56331">
              <w:rPr>
                <w:color w:val="808080" w:themeColor="background1" w:themeShade="80"/>
                <w:sz w:val="22"/>
                <w:szCs w:val="16"/>
              </w:rPr>
              <w:t>-context / context</w:t>
            </w:r>
          </w:p>
        </w:tc>
        <w:tc>
          <w:tcPr>
            <w:tcW w:w="3486" w:type="dxa"/>
            <w:tcBorders>
              <w:top w:val="single" w:sz="4" w:space="0" w:color="auto"/>
              <w:left w:val="single" w:sz="4" w:space="0" w:color="auto"/>
              <w:bottom w:val="single" w:sz="4" w:space="0" w:color="auto"/>
              <w:right w:val="single" w:sz="4" w:space="0" w:color="auto"/>
            </w:tcBorders>
          </w:tcPr>
          <w:p w14:paraId="1298D434" w14:textId="1861C91B"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proofErr w:type="spellStart"/>
            <w:r>
              <w:rPr>
                <w:sz w:val="22"/>
                <w:szCs w:val="16"/>
              </w:rPr>
              <w:t>mep</w:t>
            </w:r>
            <w:proofErr w:type="spellEnd"/>
            <w:r>
              <w:rPr>
                <w:sz w:val="22"/>
                <w:szCs w:val="16"/>
              </w:rPr>
              <w:t>-pm-data</w:t>
            </w:r>
          </w:p>
        </w:tc>
      </w:tr>
      <w:tr w:rsidR="0013108A" w:rsidRPr="00B0295C" w14:paraId="7DC27637"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0C9BE66F" w14:textId="30CF96D9" w:rsidR="0013108A" w:rsidRDefault="0013108A" w:rsidP="0013108A">
            <w:pPr>
              <w:rPr>
                <w:color w:val="auto"/>
                <w:sz w:val="22"/>
                <w:szCs w:val="16"/>
              </w:rPr>
            </w:pPr>
            <w:proofErr w:type="spellStart"/>
            <w:r>
              <w:rPr>
                <w:color w:val="auto"/>
                <w:sz w:val="22"/>
                <w:szCs w:val="16"/>
              </w:rPr>
              <w:t>mip</w:t>
            </w:r>
            <w:proofErr w:type="spellEnd"/>
            <w:r>
              <w:rPr>
                <w:color w:val="auto"/>
                <w:sz w:val="22"/>
                <w:szCs w:val="16"/>
              </w:rPr>
              <w:t>-pm-data</w:t>
            </w:r>
          </w:p>
        </w:tc>
        <w:tc>
          <w:tcPr>
            <w:tcW w:w="3485" w:type="dxa"/>
            <w:tcBorders>
              <w:top w:val="single" w:sz="4" w:space="0" w:color="auto"/>
              <w:left w:val="single" w:sz="4" w:space="0" w:color="auto"/>
              <w:bottom w:val="single" w:sz="4" w:space="0" w:color="auto"/>
              <w:right w:val="single" w:sz="4" w:space="0" w:color="auto"/>
            </w:tcBorders>
          </w:tcPr>
          <w:p w14:paraId="53E3DCAE" w14:textId="79FE9112" w:rsidR="0013108A" w:rsidRPr="00A56331"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proofErr w:type="spellStart"/>
            <w:r w:rsidRPr="00A56331">
              <w:rPr>
                <w:color w:val="808080" w:themeColor="background1" w:themeShade="80"/>
                <w:sz w:val="22"/>
                <w:szCs w:val="16"/>
              </w:rPr>
              <w:t>oam</w:t>
            </w:r>
            <w:proofErr w:type="spellEnd"/>
            <w:r w:rsidRPr="00A56331">
              <w:rPr>
                <w:color w:val="808080" w:themeColor="background1" w:themeShade="80"/>
                <w:sz w:val="22"/>
                <w:szCs w:val="16"/>
              </w:rPr>
              <w:t>-context / context</w:t>
            </w:r>
          </w:p>
        </w:tc>
        <w:tc>
          <w:tcPr>
            <w:tcW w:w="3486" w:type="dxa"/>
            <w:tcBorders>
              <w:top w:val="single" w:sz="4" w:space="0" w:color="auto"/>
              <w:left w:val="single" w:sz="4" w:space="0" w:color="auto"/>
              <w:bottom w:val="single" w:sz="4" w:space="0" w:color="auto"/>
            </w:tcBorders>
          </w:tcPr>
          <w:p w14:paraId="6795ED6E" w14:textId="3595BE5F"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proofErr w:type="spellStart"/>
            <w:r>
              <w:rPr>
                <w:sz w:val="22"/>
                <w:szCs w:val="16"/>
              </w:rPr>
              <w:t>mip</w:t>
            </w:r>
            <w:proofErr w:type="spellEnd"/>
            <w:r>
              <w:rPr>
                <w:sz w:val="22"/>
                <w:szCs w:val="16"/>
              </w:rPr>
              <w:t>-pm-data</w:t>
            </w:r>
          </w:p>
        </w:tc>
      </w:tr>
      <w:tr w:rsidR="0013108A" w:rsidRPr="00B0295C" w14:paraId="2731A54D"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B2CBB3D" w14:textId="77777777" w:rsidR="0013108A" w:rsidRPr="00A56331" w:rsidRDefault="0013108A" w:rsidP="0013108A">
            <w:pPr>
              <w:rPr>
                <w:color w:val="auto"/>
                <w:sz w:val="22"/>
                <w:szCs w:val="16"/>
              </w:rPr>
            </w:pPr>
            <w:proofErr w:type="gramStart"/>
            <w:r w:rsidRPr="00A56331">
              <w:rPr>
                <w:color w:val="auto"/>
                <w:sz w:val="22"/>
                <w:szCs w:val="16"/>
              </w:rPr>
              <w:t>available-stream</w:t>
            </w:r>
            <w:proofErr w:type="gramEnd"/>
          </w:p>
        </w:tc>
        <w:tc>
          <w:tcPr>
            <w:tcW w:w="3485" w:type="dxa"/>
            <w:tcBorders>
              <w:top w:val="none" w:sz="0" w:space="0" w:color="auto"/>
              <w:left w:val="none" w:sz="0" w:space="0" w:color="auto"/>
              <w:bottom w:val="none" w:sz="0" w:space="0" w:color="auto"/>
              <w:right w:val="none" w:sz="0" w:space="0" w:color="auto"/>
            </w:tcBorders>
          </w:tcPr>
          <w:p w14:paraId="7E1817EE" w14:textId="77777777" w:rsidR="0013108A" w:rsidRPr="008828F9"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Pr>
                <w:color w:val="808080" w:themeColor="background1" w:themeShade="80"/>
                <w:sz w:val="22"/>
                <w:szCs w:val="16"/>
              </w:rPr>
              <w:t>stream-context / context</w:t>
            </w:r>
          </w:p>
        </w:tc>
        <w:tc>
          <w:tcPr>
            <w:tcW w:w="3486" w:type="dxa"/>
            <w:tcBorders>
              <w:top w:val="none" w:sz="0" w:space="0" w:color="auto"/>
              <w:left w:val="none" w:sz="0" w:space="0" w:color="auto"/>
              <w:bottom w:val="none" w:sz="0" w:space="0" w:color="auto"/>
              <w:right w:val="none" w:sz="0" w:space="0" w:color="auto"/>
            </w:tcBorders>
          </w:tcPr>
          <w:p w14:paraId="7D5B0091" w14:textId="77777777"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proofErr w:type="gramStart"/>
            <w:r>
              <w:rPr>
                <w:sz w:val="22"/>
                <w:szCs w:val="16"/>
              </w:rPr>
              <w:t>available-stream</w:t>
            </w:r>
            <w:proofErr w:type="gramEnd"/>
          </w:p>
        </w:tc>
      </w:tr>
      <w:tr w:rsidR="0013108A" w:rsidRPr="00B0295C" w14:paraId="15186D53"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69F40BB" w14:textId="77777777" w:rsidR="0013108A" w:rsidRPr="00A56331" w:rsidRDefault="0013108A" w:rsidP="0013108A">
            <w:pPr>
              <w:rPr>
                <w:color w:val="auto"/>
                <w:sz w:val="22"/>
                <w:szCs w:val="16"/>
              </w:rPr>
            </w:pPr>
            <w:r w:rsidRPr="00A56331">
              <w:rPr>
                <w:color w:val="auto"/>
                <w:sz w:val="22"/>
                <w:szCs w:val="16"/>
              </w:rPr>
              <w:t>supported-stream-type</w:t>
            </w:r>
          </w:p>
        </w:tc>
        <w:tc>
          <w:tcPr>
            <w:tcW w:w="3485" w:type="dxa"/>
          </w:tcPr>
          <w:p w14:paraId="168323E6" w14:textId="77777777" w:rsidR="0013108A"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Pr>
                <w:color w:val="808080" w:themeColor="background1" w:themeShade="80"/>
                <w:sz w:val="22"/>
                <w:szCs w:val="16"/>
              </w:rPr>
              <w:t>stream-context / context</w:t>
            </w:r>
          </w:p>
        </w:tc>
        <w:tc>
          <w:tcPr>
            <w:tcW w:w="3486" w:type="dxa"/>
          </w:tcPr>
          <w:p w14:paraId="4004D97D" w14:textId="77777777"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supported-stream-type</w:t>
            </w:r>
          </w:p>
        </w:tc>
      </w:tr>
      <w:tr w:rsidR="0013108A" w:rsidRPr="00B0295C" w14:paraId="23C54B14"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526C59E" w14:textId="77777777" w:rsidR="0013108A" w:rsidRPr="00A56331" w:rsidRDefault="0013108A" w:rsidP="0013108A">
            <w:pPr>
              <w:rPr>
                <w:color w:val="auto"/>
                <w:sz w:val="22"/>
                <w:szCs w:val="16"/>
              </w:rPr>
            </w:pPr>
            <w:r w:rsidRPr="00A56331">
              <w:rPr>
                <w:color w:val="auto"/>
                <w:sz w:val="22"/>
                <w:szCs w:val="16"/>
              </w:rPr>
              <w:t>stream-monitor</w:t>
            </w:r>
          </w:p>
        </w:tc>
        <w:tc>
          <w:tcPr>
            <w:tcW w:w="3485" w:type="dxa"/>
            <w:tcBorders>
              <w:top w:val="none" w:sz="0" w:space="0" w:color="auto"/>
              <w:left w:val="none" w:sz="0" w:space="0" w:color="auto"/>
              <w:bottom w:val="none" w:sz="0" w:space="0" w:color="auto"/>
              <w:right w:val="none" w:sz="0" w:space="0" w:color="auto"/>
            </w:tcBorders>
          </w:tcPr>
          <w:p w14:paraId="1B782EA5" w14:textId="77777777" w:rsidR="0013108A"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Pr>
                <w:color w:val="808080" w:themeColor="background1" w:themeShade="80"/>
                <w:sz w:val="22"/>
                <w:szCs w:val="16"/>
              </w:rPr>
              <w:t>stream-context / context</w:t>
            </w:r>
          </w:p>
        </w:tc>
        <w:tc>
          <w:tcPr>
            <w:tcW w:w="3486" w:type="dxa"/>
            <w:tcBorders>
              <w:top w:val="none" w:sz="0" w:space="0" w:color="auto"/>
              <w:left w:val="none" w:sz="0" w:space="0" w:color="auto"/>
              <w:bottom w:val="none" w:sz="0" w:space="0" w:color="auto"/>
              <w:right w:val="none" w:sz="0" w:space="0" w:color="auto"/>
            </w:tcBorders>
          </w:tcPr>
          <w:p w14:paraId="6CA22729" w14:textId="77777777"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stream-monitor</w:t>
            </w:r>
          </w:p>
        </w:tc>
      </w:tr>
    </w:tbl>
    <w:p w14:paraId="62DE096B" w14:textId="77777777" w:rsidR="007B06F8" w:rsidRDefault="007B06F8" w:rsidP="007C5742"/>
    <w:p w14:paraId="7B1C2ED3" w14:textId="77777777" w:rsidR="00BC5B56" w:rsidRDefault="00BC5B56" w:rsidP="00351834">
      <w:r>
        <w:t xml:space="preserve">In the table above the parent address is formed </w:t>
      </w:r>
      <w:r w:rsidR="00574BF6">
        <w:t>by chaining the direct parent of the direct parent etc.</w:t>
      </w:r>
      <w:r w:rsidR="00E822F6">
        <w:t xml:space="preserve"> where only the direct parents listed in bold black are considered</w:t>
      </w:r>
      <w:r w:rsidR="002132F3">
        <w:t xml:space="preserve"> (see example structure later in this section).</w:t>
      </w:r>
    </w:p>
    <w:p w14:paraId="033D5682" w14:textId="77777777" w:rsidR="00351834" w:rsidRDefault="00351834" w:rsidP="00351834">
      <w:r>
        <w:t xml:space="preserve">Parent address can also be used </w:t>
      </w:r>
      <w:r w:rsidR="002132F3">
        <w:t>when streaming</w:t>
      </w:r>
      <w:r>
        <w:t xml:space="preserve"> an instance of local class in the context of the instance of the containing global class</w:t>
      </w:r>
      <w:r w:rsidR="00FA6D47">
        <w:t xml:space="preserve">. The table below provides </w:t>
      </w:r>
      <w:r w:rsidR="007F642B">
        <w:t>a list of local classes</w:t>
      </w:r>
      <w:r w:rsidR="00FA6D47">
        <w:t>. As is the case for the global classes, the referencing property in the parent need not be updated via the stream as the client can determine the necessary update using the parent address.</w:t>
      </w:r>
    </w:p>
    <w:p w14:paraId="632C6475" w14:textId="264C84E9" w:rsidR="009E6849" w:rsidRDefault="007735CF" w:rsidP="007735CF">
      <w:pPr>
        <w:pStyle w:val="Caption"/>
        <w:keepNext/>
      </w:pPr>
      <w:bookmarkStart w:id="3107" w:name="_Toc192620419"/>
      <w:r w:rsidRPr="001D7585">
        <w:lastRenderedPageBreak/>
        <w:t xml:space="preserve">Table </w:t>
      </w:r>
      <w:r w:rsidRPr="001D7585">
        <w:rPr>
          <w:noProof/>
        </w:rPr>
        <w:fldChar w:fldCharType="begin"/>
      </w:r>
      <w:r w:rsidRPr="001D7585">
        <w:rPr>
          <w:noProof/>
        </w:rPr>
        <w:instrText xml:space="preserve"> SEQ Table \* ARABIC </w:instrText>
      </w:r>
      <w:r w:rsidRPr="001D7585">
        <w:rPr>
          <w:noProof/>
        </w:rPr>
        <w:fldChar w:fldCharType="separate"/>
      </w:r>
      <w:r w:rsidR="00B53275">
        <w:rPr>
          <w:noProof/>
        </w:rPr>
        <w:t>2</w:t>
      </w:r>
      <w:r w:rsidRPr="001D7585">
        <w:rPr>
          <w:noProof/>
        </w:rPr>
        <w:fldChar w:fldCharType="end"/>
      </w:r>
      <w:r w:rsidRPr="001D7585">
        <w:t>:</w:t>
      </w:r>
      <w:r w:rsidRPr="001D7585">
        <w:rPr>
          <w:rFonts w:hint="eastAsia"/>
        </w:rPr>
        <w:t xml:space="preserve"> </w:t>
      </w:r>
      <w:r>
        <w:t>Clarifying parent-address for Local Classes</w:t>
      </w:r>
      <w:bookmarkEnd w:id="3107"/>
    </w:p>
    <w:tbl>
      <w:tblPr>
        <w:tblStyle w:val="Cuadrculamedia3-nfasis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5"/>
        <w:gridCol w:w="3485"/>
        <w:gridCol w:w="3486"/>
      </w:tblGrid>
      <w:tr w:rsidR="007B06F8" w:rsidRPr="00B0295C" w14:paraId="2D29EB7F" w14:textId="77777777" w:rsidTr="0014056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916D54B" w14:textId="77777777" w:rsidR="007B06F8" w:rsidRPr="00B0295C" w:rsidRDefault="00592A4B" w:rsidP="00B90A17">
            <w:pPr>
              <w:rPr>
                <w:sz w:val="22"/>
                <w:szCs w:val="16"/>
              </w:rPr>
            </w:pPr>
            <w:r>
              <w:rPr>
                <w:sz w:val="22"/>
                <w:szCs w:val="16"/>
              </w:rPr>
              <w:t>Local Class</w:t>
            </w:r>
          </w:p>
        </w:tc>
        <w:tc>
          <w:tcPr>
            <w:tcW w:w="3485" w:type="dxa"/>
            <w:tcBorders>
              <w:top w:val="none" w:sz="0" w:space="0" w:color="auto"/>
              <w:left w:val="none" w:sz="0" w:space="0" w:color="auto"/>
              <w:bottom w:val="none" w:sz="0" w:space="0" w:color="auto"/>
              <w:right w:val="none" w:sz="0" w:space="0" w:color="auto"/>
            </w:tcBorders>
          </w:tcPr>
          <w:p w14:paraId="3C01613C" w14:textId="77777777" w:rsidR="007B06F8" w:rsidRPr="00B0295C" w:rsidRDefault="003063A4" w:rsidP="00B90A17">
            <w:pPr>
              <w:cnfStyle w:val="100000000000" w:firstRow="1" w:lastRow="0" w:firstColumn="0" w:lastColumn="0" w:oddVBand="0" w:evenVBand="0" w:oddHBand="0" w:evenHBand="0" w:firstRowFirstColumn="0" w:firstRowLastColumn="0" w:lastRowFirstColumn="0" w:lastRowLastColumn="0"/>
              <w:rPr>
                <w:sz w:val="22"/>
                <w:szCs w:val="16"/>
              </w:rPr>
            </w:pPr>
            <w:r>
              <w:rPr>
                <w:sz w:val="22"/>
                <w:szCs w:val="16"/>
              </w:rPr>
              <w:t>Direct parent</w:t>
            </w:r>
            <w:r w:rsidR="0037755F">
              <w:rPr>
                <w:sz w:val="22"/>
                <w:szCs w:val="16"/>
              </w:rPr>
              <w:t xml:space="preserve"> (and </w:t>
            </w:r>
            <w:r w:rsidR="00261BA3">
              <w:rPr>
                <w:sz w:val="22"/>
                <w:szCs w:val="16"/>
              </w:rPr>
              <w:t>parent global class)</w:t>
            </w:r>
          </w:p>
        </w:tc>
        <w:tc>
          <w:tcPr>
            <w:tcW w:w="3486" w:type="dxa"/>
            <w:tcBorders>
              <w:top w:val="none" w:sz="0" w:space="0" w:color="auto"/>
              <w:left w:val="none" w:sz="0" w:space="0" w:color="auto"/>
              <w:bottom w:val="none" w:sz="0" w:space="0" w:color="auto"/>
              <w:right w:val="none" w:sz="0" w:space="0" w:color="auto"/>
            </w:tcBorders>
          </w:tcPr>
          <w:p w14:paraId="1BFBFD1C" w14:textId="77777777" w:rsidR="007B06F8" w:rsidRPr="00B0295C" w:rsidRDefault="007B06F8" w:rsidP="00B90A17">
            <w:pPr>
              <w:cnfStyle w:val="100000000000" w:firstRow="1" w:lastRow="0" w:firstColumn="0" w:lastColumn="0" w:oddVBand="0" w:evenVBand="0" w:oddHBand="0" w:evenHBand="0" w:firstRowFirstColumn="0" w:firstRowLastColumn="0" w:lastRowFirstColumn="0" w:lastRowLastColumn="0"/>
              <w:rPr>
                <w:sz w:val="22"/>
                <w:szCs w:val="16"/>
              </w:rPr>
            </w:pPr>
            <w:r>
              <w:rPr>
                <w:sz w:val="22"/>
                <w:szCs w:val="16"/>
              </w:rPr>
              <w:t>Property in parent covered by parent-address behavior</w:t>
            </w:r>
            <w:r w:rsidR="0004085E">
              <w:rPr>
                <w:sz w:val="22"/>
                <w:szCs w:val="16"/>
              </w:rPr>
              <w:t xml:space="preserve"> </w:t>
            </w:r>
            <w:r w:rsidR="0004085E" w:rsidRPr="004A7A10">
              <w:rPr>
                <w:b w:val="0"/>
                <w:bCs w:val="0"/>
                <w:color w:val="FF0000"/>
                <w:sz w:val="22"/>
                <w:szCs w:val="16"/>
              </w:rPr>
              <w:t>(red highlights where the property name is not the class name)</w:t>
            </w:r>
          </w:p>
        </w:tc>
      </w:tr>
      <w:tr w:rsidR="00996B7D" w:rsidRPr="00B0295C" w14:paraId="5D73AB9C"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C3C3630" w14:textId="77777777" w:rsidR="00996B7D" w:rsidRPr="00A56331" w:rsidRDefault="00996B7D" w:rsidP="00996B7D">
            <w:pPr>
              <w:rPr>
                <w:color w:val="auto"/>
                <w:sz w:val="22"/>
                <w:szCs w:val="16"/>
              </w:rPr>
            </w:pPr>
            <w:r w:rsidRPr="00A56331">
              <w:rPr>
                <w:color w:val="auto"/>
                <w:sz w:val="22"/>
                <w:szCs w:val="16"/>
              </w:rPr>
              <w:t>rule</w:t>
            </w:r>
          </w:p>
        </w:tc>
        <w:tc>
          <w:tcPr>
            <w:tcW w:w="3485" w:type="dxa"/>
            <w:tcBorders>
              <w:top w:val="none" w:sz="0" w:space="0" w:color="auto"/>
              <w:left w:val="none" w:sz="0" w:space="0" w:color="auto"/>
              <w:bottom w:val="none" w:sz="0" w:space="0" w:color="auto"/>
              <w:right w:val="none" w:sz="0" w:space="0" w:color="auto"/>
            </w:tcBorders>
          </w:tcPr>
          <w:p w14:paraId="6CF79B1D" w14:textId="77777777" w:rsidR="00996B7D" w:rsidRDefault="00263B0A" w:rsidP="00996B7D">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node-rule-group</w:t>
            </w:r>
            <w:r w:rsidR="006D31D9">
              <w:rPr>
                <w:b/>
                <w:bCs/>
                <w:sz w:val="22"/>
                <w:szCs w:val="16"/>
              </w:rPr>
              <w:t>,</w:t>
            </w:r>
          </w:p>
          <w:p w14:paraId="720692E8" w14:textId="77777777" w:rsidR="006D31D9" w:rsidRPr="00A56331" w:rsidRDefault="006D31D9" w:rsidP="00996B7D">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inter-rule-group</w:t>
            </w:r>
          </w:p>
        </w:tc>
        <w:tc>
          <w:tcPr>
            <w:tcW w:w="3486" w:type="dxa"/>
            <w:tcBorders>
              <w:top w:val="none" w:sz="0" w:space="0" w:color="auto"/>
              <w:left w:val="none" w:sz="0" w:space="0" w:color="auto"/>
              <w:bottom w:val="none" w:sz="0" w:space="0" w:color="auto"/>
              <w:right w:val="none" w:sz="0" w:space="0" w:color="auto"/>
            </w:tcBorders>
          </w:tcPr>
          <w:p w14:paraId="013EB35D" w14:textId="77777777" w:rsidR="00996B7D" w:rsidRPr="00B0295C" w:rsidRDefault="00263B0A" w:rsidP="00996B7D">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rule</w:t>
            </w:r>
          </w:p>
        </w:tc>
      </w:tr>
      <w:tr w:rsidR="00996B7D" w:rsidRPr="00B0295C" w14:paraId="0687B250"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98B5BB0" w14:textId="77777777" w:rsidR="00996B7D" w:rsidRPr="00A56331" w:rsidRDefault="00996B7D" w:rsidP="00996B7D">
            <w:pPr>
              <w:rPr>
                <w:color w:val="auto"/>
                <w:sz w:val="22"/>
                <w:szCs w:val="16"/>
              </w:rPr>
            </w:pPr>
            <w:r w:rsidRPr="00A56331">
              <w:rPr>
                <w:color w:val="auto"/>
                <w:sz w:val="22"/>
                <w:szCs w:val="16"/>
              </w:rPr>
              <w:t>connectivity-service-</w:t>
            </w:r>
            <w:proofErr w:type="gramStart"/>
            <w:r w:rsidRPr="00A56331">
              <w:rPr>
                <w:color w:val="auto"/>
                <w:sz w:val="22"/>
                <w:szCs w:val="16"/>
              </w:rPr>
              <w:t>end-point</w:t>
            </w:r>
            <w:proofErr w:type="gramEnd"/>
          </w:p>
        </w:tc>
        <w:tc>
          <w:tcPr>
            <w:tcW w:w="3485" w:type="dxa"/>
          </w:tcPr>
          <w:p w14:paraId="32492FFA" w14:textId="77777777" w:rsidR="00996B7D" w:rsidRPr="00A56331" w:rsidRDefault="00FB3B95" w:rsidP="00996B7D">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connectivity-</w:t>
            </w:r>
            <w:r w:rsidR="0005753F" w:rsidRPr="00A56331">
              <w:rPr>
                <w:b/>
                <w:bCs/>
                <w:sz w:val="22"/>
                <w:szCs w:val="16"/>
              </w:rPr>
              <w:t>service</w:t>
            </w:r>
          </w:p>
        </w:tc>
        <w:tc>
          <w:tcPr>
            <w:tcW w:w="3486" w:type="dxa"/>
          </w:tcPr>
          <w:p w14:paraId="3CC256C6" w14:textId="77777777" w:rsidR="00996B7D" w:rsidRPr="00B0295C" w:rsidRDefault="0005753F" w:rsidP="00996B7D">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end-point</w:t>
            </w:r>
          </w:p>
        </w:tc>
      </w:tr>
      <w:tr w:rsidR="00996B7D" w:rsidRPr="00B0295C" w14:paraId="5FAB608D"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ED06C60" w14:textId="77777777" w:rsidR="00996B7D" w:rsidRPr="00A56331" w:rsidRDefault="00996B7D" w:rsidP="00996B7D">
            <w:pPr>
              <w:rPr>
                <w:color w:val="auto"/>
                <w:sz w:val="22"/>
                <w:szCs w:val="16"/>
              </w:rPr>
            </w:pPr>
            <w:r w:rsidRPr="00A56331">
              <w:rPr>
                <w:color w:val="auto"/>
                <w:sz w:val="22"/>
                <w:szCs w:val="16"/>
              </w:rPr>
              <w:t>route</w:t>
            </w:r>
          </w:p>
        </w:tc>
        <w:tc>
          <w:tcPr>
            <w:tcW w:w="3485" w:type="dxa"/>
            <w:tcBorders>
              <w:top w:val="none" w:sz="0" w:space="0" w:color="auto"/>
              <w:left w:val="none" w:sz="0" w:space="0" w:color="auto"/>
              <w:bottom w:val="none" w:sz="0" w:space="0" w:color="auto"/>
              <w:right w:val="none" w:sz="0" w:space="0" w:color="auto"/>
            </w:tcBorders>
          </w:tcPr>
          <w:p w14:paraId="3CDA5307" w14:textId="77777777" w:rsidR="00996B7D" w:rsidRPr="00A56331" w:rsidRDefault="00E31472" w:rsidP="00996B7D">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c</w:t>
            </w:r>
            <w:r w:rsidR="00B73BC5" w:rsidRPr="00A56331">
              <w:rPr>
                <w:b/>
                <w:bCs/>
                <w:sz w:val="22"/>
                <w:szCs w:val="16"/>
              </w:rPr>
              <w:t>onnection</w:t>
            </w:r>
          </w:p>
        </w:tc>
        <w:tc>
          <w:tcPr>
            <w:tcW w:w="3486" w:type="dxa"/>
            <w:tcBorders>
              <w:top w:val="none" w:sz="0" w:space="0" w:color="auto"/>
              <w:left w:val="none" w:sz="0" w:space="0" w:color="auto"/>
              <w:bottom w:val="none" w:sz="0" w:space="0" w:color="auto"/>
              <w:right w:val="none" w:sz="0" w:space="0" w:color="auto"/>
            </w:tcBorders>
          </w:tcPr>
          <w:p w14:paraId="1EAFF735" w14:textId="77777777" w:rsidR="00996B7D" w:rsidRPr="00B0295C" w:rsidRDefault="00B73BC5" w:rsidP="00996B7D">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route</w:t>
            </w:r>
          </w:p>
        </w:tc>
      </w:tr>
      <w:tr w:rsidR="00E03C03" w:rsidRPr="00B0295C" w14:paraId="548AF46C"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CA3F92F" w14:textId="77777777" w:rsidR="00E03C03" w:rsidRPr="00A56331" w:rsidRDefault="00E03C03" w:rsidP="00E03C03">
            <w:pPr>
              <w:rPr>
                <w:color w:val="auto"/>
                <w:sz w:val="22"/>
                <w:szCs w:val="16"/>
              </w:rPr>
            </w:pPr>
            <w:r w:rsidRPr="00A56331">
              <w:rPr>
                <w:color w:val="auto"/>
                <w:sz w:val="22"/>
                <w:szCs w:val="16"/>
              </w:rPr>
              <w:t>path-service-</w:t>
            </w:r>
            <w:proofErr w:type="gramStart"/>
            <w:r w:rsidRPr="00A56331">
              <w:rPr>
                <w:color w:val="auto"/>
                <w:sz w:val="22"/>
                <w:szCs w:val="16"/>
              </w:rPr>
              <w:t>end-point</w:t>
            </w:r>
            <w:proofErr w:type="gramEnd"/>
          </w:p>
        </w:tc>
        <w:tc>
          <w:tcPr>
            <w:tcW w:w="3485" w:type="dxa"/>
          </w:tcPr>
          <w:p w14:paraId="499B527F" w14:textId="77777777" w:rsidR="00E03C03" w:rsidRPr="00A56331" w:rsidRDefault="00E03C03"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path-computation-service</w:t>
            </w:r>
          </w:p>
        </w:tc>
        <w:tc>
          <w:tcPr>
            <w:tcW w:w="3486" w:type="dxa"/>
          </w:tcPr>
          <w:p w14:paraId="66B8A47B" w14:textId="77777777" w:rsidR="00E03C03" w:rsidRPr="00B0295C" w:rsidRDefault="00E03C03" w:rsidP="00E03C03">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end-point</w:t>
            </w:r>
          </w:p>
        </w:tc>
      </w:tr>
      <w:tr w:rsidR="00727BF5" w:rsidRPr="00B0295C" w14:paraId="2A98A0CF"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71CFC918" w14:textId="77777777" w:rsidR="00727BF5" w:rsidRPr="00370634" w:rsidRDefault="00727BF5" w:rsidP="00E03C03">
            <w:pPr>
              <w:rPr>
                <w:color w:val="auto"/>
                <w:sz w:val="22"/>
                <w:szCs w:val="16"/>
              </w:rPr>
            </w:pPr>
            <w:r w:rsidRPr="00370634">
              <w:rPr>
                <w:color w:val="auto"/>
                <w:sz w:val="22"/>
                <w:szCs w:val="16"/>
              </w:rPr>
              <w:t>abstract-strand</w:t>
            </w:r>
          </w:p>
        </w:tc>
        <w:tc>
          <w:tcPr>
            <w:tcW w:w="0" w:type="dxa"/>
            <w:tcBorders>
              <w:top w:val="none" w:sz="0" w:space="0" w:color="auto"/>
              <w:left w:val="none" w:sz="0" w:space="0" w:color="auto"/>
              <w:bottom w:val="none" w:sz="0" w:space="0" w:color="auto"/>
              <w:right w:val="none" w:sz="0" w:space="0" w:color="auto"/>
            </w:tcBorders>
          </w:tcPr>
          <w:p w14:paraId="4B629335" w14:textId="77777777" w:rsidR="00727BF5" w:rsidRPr="00727BF5" w:rsidRDefault="00727BF5" w:rsidP="00E03C03">
            <w:pPr>
              <w:cnfStyle w:val="000000100000" w:firstRow="0" w:lastRow="0" w:firstColumn="0" w:lastColumn="0" w:oddVBand="0" w:evenVBand="0" w:oddHBand="1" w:evenHBand="0" w:firstRowFirstColumn="0" w:firstRowLastColumn="0" w:lastRowFirstColumn="0" w:lastRowLastColumn="0"/>
              <w:rPr>
                <w:b/>
                <w:bCs/>
                <w:sz w:val="22"/>
                <w:szCs w:val="16"/>
              </w:rPr>
            </w:pPr>
            <w:proofErr w:type="gramStart"/>
            <w:r>
              <w:rPr>
                <w:b/>
                <w:bCs/>
                <w:sz w:val="22"/>
                <w:szCs w:val="16"/>
              </w:rPr>
              <w:t>physical-span</w:t>
            </w:r>
            <w:proofErr w:type="gramEnd"/>
          </w:p>
        </w:tc>
        <w:tc>
          <w:tcPr>
            <w:tcW w:w="0" w:type="dxa"/>
            <w:tcBorders>
              <w:top w:val="none" w:sz="0" w:space="0" w:color="auto"/>
              <w:left w:val="none" w:sz="0" w:space="0" w:color="auto"/>
              <w:bottom w:val="none" w:sz="0" w:space="0" w:color="auto"/>
              <w:right w:val="none" w:sz="0" w:space="0" w:color="auto"/>
            </w:tcBorders>
          </w:tcPr>
          <w:p w14:paraId="1FB62AE7" w14:textId="77777777" w:rsidR="00727BF5" w:rsidRDefault="00727BF5"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abstract-strand</w:t>
            </w:r>
          </w:p>
        </w:tc>
      </w:tr>
      <w:tr w:rsidR="00945DD9" w:rsidRPr="00B0295C" w14:paraId="03C8DE49"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C5DE437" w14:textId="77777777" w:rsidR="00945DD9" w:rsidRPr="00370634" w:rsidRDefault="00945DD9" w:rsidP="00E03C03">
            <w:pPr>
              <w:rPr>
                <w:color w:val="auto"/>
                <w:sz w:val="22"/>
                <w:szCs w:val="16"/>
              </w:rPr>
            </w:pPr>
            <w:r w:rsidRPr="00370634">
              <w:rPr>
                <w:color w:val="auto"/>
                <w:sz w:val="22"/>
                <w:szCs w:val="16"/>
              </w:rPr>
              <w:t>strand-joint</w:t>
            </w:r>
          </w:p>
        </w:tc>
        <w:tc>
          <w:tcPr>
            <w:tcW w:w="0" w:type="dxa"/>
          </w:tcPr>
          <w:p w14:paraId="7908E29A" w14:textId="77777777" w:rsidR="00945DD9" w:rsidRDefault="00945DD9"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abstract-strand</w:t>
            </w:r>
            <w:r w:rsidR="00261BA3">
              <w:rPr>
                <w:b/>
                <w:bCs/>
                <w:sz w:val="22"/>
                <w:szCs w:val="16"/>
              </w:rPr>
              <w:t xml:space="preserve"> (physical-span)</w:t>
            </w:r>
          </w:p>
        </w:tc>
        <w:tc>
          <w:tcPr>
            <w:tcW w:w="0" w:type="dxa"/>
          </w:tcPr>
          <w:p w14:paraId="64EA18DE" w14:textId="77777777" w:rsidR="00945DD9" w:rsidRDefault="00514693"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strand-joint</w:t>
            </w:r>
          </w:p>
        </w:tc>
      </w:tr>
      <w:tr w:rsidR="00514693" w:rsidRPr="00B0295C" w14:paraId="7D0F341F"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C043DA2" w14:textId="77777777" w:rsidR="00514693" w:rsidRPr="00A56331" w:rsidRDefault="000706FF" w:rsidP="00E03C03">
            <w:pPr>
              <w:rPr>
                <w:color w:val="auto"/>
                <w:sz w:val="22"/>
                <w:szCs w:val="16"/>
              </w:rPr>
            </w:pPr>
            <w:proofErr w:type="gramStart"/>
            <w:r w:rsidRPr="00A56331">
              <w:rPr>
                <w:color w:val="auto"/>
                <w:sz w:val="22"/>
                <w:szCs w:val="16"/>
              </w:rPr>
              <w:t>physical-route</w:t>
            </w:r>
            <w:proofErr w:type="gramEnd"/>
          </w:p>
        </w:tc>
        <w:tc>
          <w:tcPr>
            <w:tcW w:w="0" w:type="dxa"/>
            <w:tcBorders>
              <w:top w:val="none" w:sz="0" w:space="0" w:color="auto"/>
              <w:left w:val="none" w:sz="0" w:space="0" w:color="auto"/>
              <w:bottom w:val="none" w:sz="0" w:space="0" w:color="auto"/>
              <w:right w:val="none" w:sz="0" w:space="0" w:color="auto"/>
            </w:tcBorders>
          </w:tcPr>
          <w:p w14:paraId="59BD42A5" w14:textId="77777777" w:rsidR="00514693" w:rsidRPr="009143D3" w:rsidRDefault="009143D3"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connection</w:t>
            </w:r>
          </w:p>
        </w:tc>
        <w:tc>
          <w:tcPr>
            <w:tcW w:w="0" w:type="dxa"/>
            <w:tcBorders>
              <w:top w:val="none" w:sz="0" w:space="0" w:color="auto"/>
              <w:left w:val="none" w:sz="0" w:space="0" w:color="auto"/>
              <w:bottom w:val="none" w:sz="0" w:space="0" w:color="auto"/>
              <w:right w:val="none" w:sz="0" w:space="0" w:color="auto"/>
            </w:tcBorders>
          </w:tcPr>
          <w:p w14:paraId="4CB2A921" w14:textId="77777777" w:rsidR="00514693" w:rsidRDefault="009143D3" w:rsidP="00E03C03">
            <w:pPr>
              <w:cnfStyle w:val="000000100000" w:firstRow="0" w:lastRow="0" w:firstColumn="0" w:lastColumn="0" w:oddVBand="0" w:evenVBand="0" w:oddHBand="1" w:evenHBand="0" w:firstRowFirstColumn="0" w:firstRowLastColumn="0" w:lastRowFirstColumn="0" w:lastRowLastColumn="0"/>
              <w:rPr>
                <w:sz w:val="22"/>
                <w:szCs w:val="16"/>
              </w:rPr>
            </w:pPr>
            <w:proofErr w:type="gramStart"/>
            <w:r>
              <w:rPr>
                <w:sz w:val="22"/>
                <w:szCs w:val="16"/>
              </w:rPr>
              <w:t>physical-route</w:t>
            </w:r>
            <w:proofErr w:type="gramEnd"/>
          </w:p>
        </w:tc>
      </w:tr>
      <w:tr w:rsidR="00514693" w:rsidRPr="00B0295C" w14:paraId="3B124FCB"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B4F80FF" w14:textId="77777777" w:rsidR="00514693" w:rsidRPr="00A56331" w:rsidRDefault="000706FF" w:rsidP="00E03C03">
            <w:pPr>
              <w:rPr>
                <w:color w:val="auto"/>
                <w:sz w:val="22"/>
                <w:szCs w:val="16"/>
              </w:rPr>
            </w:pPr>
            <w:r w:rsidRPr="00A56331">
              <w:rPr>
                <w:color w:val="auto"/>
                <w:sz w:val="22"/>
                <w:szCs w:val="16"/>
              </w:rPr>
              <w:t>physical-route-element</w:t>
            </w:r>
          </w:p>
        </w:tc>
        <w:tc>
          <w:tcPr>
            <w:tcW w:w="0" w:type="dxa"/>
          </w:tcPr>
          <w:p w14:paraId="44149AAB" w14:textId="77777777" w:rsidR="00514693" w:rsidRDefault="00F3145E" w:rsidP="00E03C03">
            <w:pPr>
              <w:cnfStyle w:val="000000000000" w:firstRow="0" w:lastRow="0" w:firstColumn="0" w:lastColumn="0" w:oddVBand="0" w:evenVBand="0" w:oddHBand="0" w:evenHBand="0" w:firstRowFirstColumn="0" w:firstRowLastColumn="0" w:lastRowFirstColumn="0" w:lastRowLastColumn="0"/>
              <w:rPr>
                <w:b/>
                <w:bCs/>
                <w:sz w:val="22"/>
                <w:szCs w:val="16"/>
              </w:rPr>
            </w:pPr>
            <w:proofErr w:type="gramStart"/>
            <w:r>
              <w:rPr>
                <w:b/>
                <w:bCs/>
                <w:sz w:val="22"/>
                <w:szCs w:val="16"/>
              </w:rPr>
              <w:t>physical-route</w:t>
            </w:r>
            <w:proofErr w:type="gramEnd"/>
            <w:r w:rsidR="00261BA3">
              <w:rPr>
                <w:b/>
                <w:bCs/>
                <w:sz w:val="22"/>
                <w:szCs w:val="16"/>
              </w:rPr>
              <w:t xml:space="preserve"> (connection)</w:t>
            </w:r>
          </w:p>
        </w:tc>
        <w:tc>
          <w:tcPr>
            <w:tcW w:w="0" w:type="dxa"/>
          </w:tcPr>
          <w:p w14:paraId="657E5867" w14:textId="77777777" w:rsidR="00514693" w:rsidRDefault="00F3145E"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physical-route-element</w:t>
            </w:r>
          </w:p>
        </w:tc>
      </w:tr>
      <w:tr w:rsidR="00E03C03" w:rsidRPr="00B0295C" w14:paraId="31A0592B"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88BF98F" w14:textId="77777777" w:rsidR="00E03C03" w:rsidRPr="00A56331" w:rsidRDefault="00E03C03" w:rsidP="00E03C03">
            <w:pPr>
              <w:rPr>
                <w:color w:val="auto"/>
                <w:sz w:val="22"/>
                <w:szCs w:val="16"/>
              </w:rPr>
            </w:pPr>
            <w:r w:rsidRPr="00A56331">
              <w:rPr>
                <w:color w:val="auto"/>
                <w:sz w:val="22"/>
                <w:szCs w:val="16"/>
              </w:rPr>
              <w:t>topology-constraint</w:t>
            </w:r>
          </w:p>
        </w:tc>
        <w:tc>
          <w:tcPr>
            <w:tcW w:w="3485" w:type="dxa"/>
            <w:tcBorders>
              <w:top w:val="none" w:sz="0" w:space="0" w:color="auto"/>
              <w:left w:val="none" w:sz="0" w:space="0" w:color="auto"/>
              <w:bottom w:val="none" w:sz="0" w:space="0" w:color="auto"/>
              <w:right w:val="none" w:sz="0" w:space="0" w:color="auto"/>
            </w:tcBorders>
          </w:tcPr>
          <w:p w14:paraId="3CF1C27C" w14:textId="77777777" w:rsidR="00E03C03" w:rsidRPr="00A56331" w:rsidRDefault="00E03C03" w:rsidP="00E03C03">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connectivity-service</w:t>
            </w:r>
          </w:p>
        </w:tc>
        <w:tc>
          <w:tcPr>
            <w:tcW w:w="3486" w:type="dxa"/>
            <w:tcBorders>
              <w:top w:val="none" w:sz="0" w:space="0" w:color="auto"/>
              <w:left w:val="none" w:sz="0" w:space="0" w:color="auto"/>
              <w:bottom w:val="none" w:sz="0" w:space="0" w:color="auto"/>
              <w:right w:val="none" w:sz="0" w:space="0" w:color="auto"/>
            </w:tcBorders>
          </w:tcPr>
          <w:p w14:paraId="21BED93A" w14:textId="77777777" w:rsidR="00E03C03" w:rsidRPr="00B0295C" w:rsidRDefault="00E03C03"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topology-constraint</w:t>
            </w:r>
          </w:p>
        </w:tc>
      </w:tr>
      <w:tr w:rsidR="00E03C03" w:rsidRPr="00B0295C" w14:paraId="68F4C005"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F898AF4" w14:textId="77777777" w:rsidR="00E03C03" w:rsidRPr="00A56331" w:rsidRDefault="00B34258" w:rsidP="00A56331">
            <w:pPr>
              <w:tabs>
                <w:tab w:val="right" w:pos="3269"/>
              </w:tabs>
              <w:rPr>
                <w:color w:val="auto"/>
                <w:sz w:val="22"/>
                <w:szCs w:val="16"/>
              </w:rPr>
            </w:pPr>
            <w:r w:rsidRPr="005E5A9C">
              <w:rPr>
                <w:color w:val="auto"/>
                <w:sz w:val="22"/>
                <w:szCs w:val="16"/>
              </w:rPr>
              <w:t>resilience</w:t>
            </w:r>
            <w:r w:rsidR="00E03C03" w:rsidRPr="00A56331">
              <w:rPr>
                <w:color w:val="auto"/>
                <w:sz w:val="22"/>
                <w:szCs w:val="16"/>
              </w:rPr>
              <w:t>-constraint</w:t>
            </w:r>
          </w:p>
        </w:tc>
        <w:tc>
          <w:tcPr>
            <w:tcW w:w="3485" w:type="dxa"/>
          </w:tcPr>
          <w:p w14:paraId="0AA4A5A9" w14:textId="77777777" w:rsidR="00E03C03" w:rsidRDefault="00E03C03"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connectivity-service</w:t>
            </w:r>
            <w:r w:rsidR="00F55CF7">
              <w:rPr>
                <w:b/>
                <w:bCs/>
                <w:sz w:val="22"/>
                <w:szCs w:val="16"/>
              </w:rPr>
              <w:t>,</w:t>
            </w:r>
          </w:p>
          <w:p w14:paraId="6973F0FA" w14:textId="77777777" w:rsidR="00F55CF7" w:rsidRPr="00A56331" w:rsidRDefault="00F55CF7"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switch-control</w:t>
            </w:r>
          </w:p>
        </w:tc>
        <w:tc>
          <w:tcPr>
            <w:tcW w:w="3486" w:type="dxa"/>
          </w:tcPr>
          <w:p w14:paraId="1FF08395" w14:textId="77777777" w:rsidR="002B15AE" w:rsidRPr="00B0295C" w:rsidRDefault="00F55CF7"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res</w:t>
            </w:r>
            <w:r w:rsidR="004C678A">
              <w:rPr>
                <w:sz w:val="22"/>
                <w:szCs w:val="16"/>
              </w:rPr>
              <w:t>ilience-constraint</w:t>
            </w:r>
            <w:r w:rsidR="00E03C03">
              <w:rPr>
                <w:rStyle w:val="FootnoteReference"/>
                <w:sz w:val="22"/>
                <w:szCs w:val="16"/>
              </w:rPr>
              <w:footnoteReference w:id="45"/>
            </w:r>
            <w:r w:rsidR="002B15AE">
              <w:rPr>
                <w:sz w:val="22"/>
                <w:szCs w:val="16"/>
              </w:rPr>
              <w:t xml:space="preserve"> (connectivity-service), </w:t>
            </w:r>
            <w:r w:rsidR="002B15AE" w:rsidRPr="00A56331">
              <w:rPr>
                <w:color w:val="FF0000"/>
                <w:sz w:val="22"/>
                <w:szCs w:val="16"/>
              </w:rPr>
              <w:t xml:space="preserve">control-parameters </w:t>
            </w:r>
            <w:r w:rsidR="002B15AE">
              <w:rPr>
                <w:sz w:val="22"/>
                <w:szCs w:val="16"/>
              </w:rPr>
              <w:t>(switch-co</w:t>
            </w:r>
            <w:r w:rsidR="00E06C11">
              <w:rPr>
                <w:sz w:val="22"/>
                <w:szCs w:val="16"/>
              </w:rPr>
              <w:t>ntrol)</w:t>
            </w:r>
          </w:p>
        </w:tc>
      </w:tr>
      <w:tr w:rsidR="00D0380B" w:rsidRPr="00B0295C" w14:paraId="70F15ECF"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1077784E" w14:textId="77777777" w:rsidR="00D0380B" w:rsidRPr="000B1E2A" w:rsidRDefault="00EF1D39" w:rsidP="00E03C03">
            <w:pPr>
              <w:rPr>
                <w:color w:val="auto"/>
                <w:sz w:val="22"/>
                <w:szCs w:val="16"/>
              </w:rPr>
            </w:pPr>
            <w:r w:rsidRPr="00A56331">
              <w:rPr>
                <w:color w:val="auto"/>
                <w:sz w:val="22"/>
                <w:szCs w:val="16"/>
              </w:rPr>
              <w:t>r</w:t>
            </w:r>
            <w:r w:rsidR="00FA1487" w:rsidRPr="000B1E2A">
              <w:rPr>
                <w:color w:val="auto"/>
                <w:sz w:val="22"/>
                <w:szCs w:val="16"/>
              </w:rPr>
              <w:t>esilience-route</w:t>
            </w:r>
          </w:p>
        </w:tc>
        <w:tc>
          <w:tcPr>
            <w:tcW w:w="0" w:type="dxa"/>
            <w:tcBorders>
              <w:top w:val="none" w:sz="0" w:space="0" w:color="auto"/>
              <w:left w:val="none" w:sz="0" w:space="0" w:color="auto"/>
              <w:bottom w:val="none" w:sz="0" w:space="0" w:color="auto"/>
              <w:right w:val="none" w:sz="0" w:space="0" w:color="auto"/>
            </w:tcBorders>
          </w:tcPr>
          <w:p w14:paraId="524EFECF" w14:textId="77777777" w:rsidR="00F55CF7" w:rsidRPr="00D0380B" w:rsidRDefault="00F55CF7"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route</w:t>
            </w:r>
            <w:r w:rsidR="00261BA3">
              <w:rPr>
                <w:b/>
                <w:bCs/>
                <w:sz w:val="22"/>
                <w:szCs w:val="16"/>
              </w:rPr>
              <w:t xml:space="preserve"> (connection)</w:t>
            </w:r>
          </w:p>
        </w:tc>
        <w:tc>
          <w:tcPr>
            <w:tcW w:w="0" w:type="dxa"/>
            <w:tcBorders>
              <w:top w:val="none" w:sz="0" w:space="0" w:color="auto"/>
              <w:left w:val="none" w:sz="0" w:space="0" w:color="auto"/>
              <w:bottom w:val="none" w:sz="0" w:space="0" w:color="auto"/>
              <w:right w:val="none" w:sz="0" w:space="0" w:color="auto"/>
            </w:tcBorders>
          </w:tcPr>
          <w:p w14:paraId="3B922710" w14:textId="77777777" w:rsidR="00D0380B" w:rsidRDefault="00F55CF7"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resilien</w:t>
            </w:r>
            <w:r w:rsidR="000B1E2A">
              <w:rPr>
                <w:sz w:val="22"/>
                <w:szCs w:val="16"/>
              </w:rPr>
              <w:t>ce</w:t>
            </w:r>
            <w:r>
              <w:rPr>
                <w:sz w:val="22"/>
                <w:szCs w:val="16"/>
              </w:rPr>
              <w:t>-route</w:t>
            </w:r>
          </w:p>
        </w:tc>
      </w:tr>
      <w:tr w:rsidR="00D0380B" w:rsidRPr="00B0295C" w14:paraId="3073859C"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76CF2EC5" w14:textId="77777777" w:rsidR="00D0380B" w:rsidRPr="00370634" w:rsidRDefault="005A526B" w:rsidP="00E03C03">
            <w:pPr>
              <w:rPr>
                <w:color w:val="auto"/>
                <w:sz w:val="22"/>
                <w:szCs w:val="16"/>
              </w:rPr>
            </w:pPr>
            <w:r w:rsidRPr="00370634">
              <w:rPr>
                <w:color w:val="auto"/>
                <w:sz w:val="22"/>
                <w:szCs w:val="16"/>
              </w:rPr>
              <w:t>r</w:t>
            </w:r>
            <w:r w:rsidR="00F6047D" w:rsidRPr="00370634">
              <w:rPr>
                <w:color w:val="auto"/>
                <w:sz w:val="22"/>
                <w:szCs w:val="16"/>
              </w:rPr>
              <w:t>esiliency-route-constraint</w:t>
            </w:r>
          </w:p>
        </w:tc>
        <w:tc>
          <w:tcPr>
            <w:tcW w:w="0" w:type="dxa"/>
          </w:tcPr>
          <w:p w14:paraId="05423A46" w14:textId="77777777" w:rsidR="00D0380B" w:rsidRPr="00D0380B" w:rsidRDefault="00905515"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resilience-</w:t>
            </w:r>
            <w:r w:rsidR="007800F0">
              <w:rPr>
                <w:b/>
                <w:bCs/>
                <w:sz w:val="22"/>
                <w:szCs w:val="16"/>
              </w:rPr>
              <w:t>constraint</w:t>
            </w:r>
          </w:p>
        </w:tc>
        <w:tc>
          <w:tcPr>
            <w:tcW w:w="0" w:type="dxa"/>
          </w:tcPr>
          <w:p w14:paraId="58C248E6" w14:textId="77777777" w:rsidR="00D0380B" w:rsidRDefault="00E87F72"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resilienc</w:t>
            </w:r>
            <w:r w:rsidR="007800F0">
              <w:rPr>
                <w:sz w:val="22"/>
                <w:szCs w:val="16"/>
              </w:rPr>
              <w:t>y-</w:t>
            </w:r>
            <w:r w:rsidR="00864961">
              <w:rPr>
                <w:sz w:val="22"/>
                <w:szCs w:val="16"/>
              </w:rPr>
              <w:t>route</w:t>
            </w:r>
            <w:r>
              <w:rPr>
                <w:sz w:val="22"/>
                <w:szCs w:val="16"/>
              </w:rPr>
              <w:t>-constraint</w:t>
            </w:r>
          </w:p>
        </w:tc>
      </w:tr>
      <w:tr w:rsidR="001958FB" w:rsidRPr="00B0295C" w14:paraId="33FB2E4D"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5AD97448" w14:textId="77777777" w:rsidR="001958FB" w:rsidRPr="00A56331" w:rsidRDefault="001958FB" w:rsidP="00E03C03">
            <w:pPr>
              <w:rPr>
                <w:color w:val="auto"/>
                <w:sz w:val="22"/>
                <w:szCs w:val="16"/>
              </w:rPr>
            </w:pPr>
            <w:r w:rsidRPr="00A56331">
              <w:rPr>
                <w:color w:val="auto"/>
                <w:sz w:val="22"/>
                <w:szCs w:val="16"/>
              </w:rPr>
              <w:t>layer-protocol-constraint</w:t>
            </w:r>
          </w:p>
        </w:tc>
        <w:tc>
          <w:tcPr>
            <w:tcW w:w="0" w:type="dxa"/>
            <w:tcBorders>
              <w:top w:val="none" w:sz="0" w:space="0" w:color="auto"/>
              <w:left w:val="none" w:sz="0" w:space="0" w:color="auto"/>
              <w:bottom w:val="none" w:sz="0" w:space="0" w:color="auto"/>
              <w:right w:val="none" w:sz="0" w:space="0" w:color="auto"/>
            </w:tcBorders>
          </w:tcPr>
          <w:p w14:paraId="634EDA5A" w14:textId="77777777" w:rsidR="001958FB" w:rsidDel="00905515" w:rsidRDefault="00D84A09"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resilience-route (</w:t>
            </w:r>
            <w:r w:rsidR="00FC3B0A">
              <w:rPr>
                <w:b/>
                <w:bCs/>
                <w:sz w:val="22"/>
                <w:szCs w:val="16"/>
              </w:rPr>
              <w:t>connection/route)</w:t>
            </w:r>
          </w:p>
        </w:tc>
        <w:tc>
          <w:tcPr>
            <w:tcW w:w="0" w:type="dxa"/>
            <w:tcBorders>
              <w:top w:val="none" w:sz="0" w:space="0" w:color="auto"/>
              <w:left w:val="none" w:sz="0" w:space="0" w:color="auto"/>
              <w:bottom w:val="none" w:sz="0" w:space="0" w:color="auto"/>
              <w:right w:val="none" w:sz="0" w:space="0" w:color="auto"/>
            </w:tcBorders>
          </w:tcPr>
          <w:p w14:paraId="631B939F" w14:textId="77777777" w:rsidR="001958FB" w:rsidRDefault="00943E9E"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layer-p</w:t>
            </w:r>
            <w:r w:rsidR="00BA22CD">
              <w:rPr>
                <w:sz w:val="22"/>
                <w:szCs w:val="16"/>
              </w:rPr>
              <w:t>r</w:t>
            </w:r>
            <w:r>
              <w:rPr>
                <w:sz w:val="22"/>
                <w:szCs w:val="16"/>
              </w:rPr>
              <w:t>otocol-constraint</w:t>
            </w:r>
          </w:p>
        </w:tc>
      </w:tr>
      <w:tr w:rsidR="00E03C03" w:rsidRPr="00B0295C" w14:paraId="7B9EC47B"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62C1D42" w14:textId="77777777" w:rsidR="00E03C03" w:rsidRPr="00A56331" w:rsidRDefault="00E03C03" w:rsidP="00E03C03">
            <w:pPr>
              <w:rPr>
                <w:color w:val="auto"/>
                <w:sz w:val="22"/>
                <w:szCs w:val="16"/>
              </w:rPr>
            </w:pPr>
            <w:r w:rsidRPr="00A56331">
              <w:rPr>
                <w:color w:val="auto"/>
                <w:sz w:val="22"/>
                <w:szCs w:val="16"/>
              </w:rPr>
              <w:t>routing-constraint</w:t>
            </w:r>
          </w:p>
        </w:tc>
        <w:tc>
          <w:tcPr>
            <w:tcW w:w="3485" w:type="dxa"/>
          </w:tcPr>
          <w:p w14:paraId="256B4C4A" w14:textId="77777777" w:rsidR="00864961" w:rsidRPr="00A56331" w:rsidRDefault="00864961" w:rsidP="00864961">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connectivity-service,</w:t>
            </w:r>
          </w:p>
          <w:p w14:paraId="205A6829" w14:textId="77777777" w:rsidR="00E03C03" w:rsidRPr="00A56331" w:rsidRDefault="00864961" w:rsidP="00864961">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resiliency-route-constraint</w:t>
            </w:r>
          </w:p>
        </w:tc>
        <w:tc>
          <w:tcPr>
            <w:tcW w:w="3486" w:type="dxa"/>
          </w:tcPr>
          <w:p w14:paraId="475AA5FD" w14:textId="77777777" w:rsidR="001A0550" w:rsidRPr="005A526B" w:rsidRDefault="00EE4B15"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routing-constraint</w:t>
            </w:r>
            <w:r w:rsidR="000D2F36">
              <w:rPr>
                <w:rStyle w:val="FootnoteReference"/>
                <w:sz w:val="22"/>
                <w:szCs w:val="16"/>
              </w:rPr>
              <w:footnoteReference w:id="46"/>
            </w:r>
          </w:p>
        </w:tc>
      </w:tr>
      <w:tr w:rsidR="00D029A3" w:rsidRPr="00B0295C" w14:paraId="4F8FCAF0"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14E4A044" w14:textId="77777777" w:rsidR="00D029A3" w:rsidRPr="00A56331" w:rsidRDefault="00A02FF0" w:rsidP="00E03C03">
            <w:pPr>
              <w:rPr>
                <w:color w:val="auto"/>
                <w:sz w:val="22"/>
                <w:szCs w:val="16"/>
              </w:rPr>
            </w:pPr>
            <w:r>
              <w:rPr>
                <w:color w:val="auto"/>
                <w:sz w:val="22"/>
                <w:szCs w:val="16"/>
              </w:rPr>
              <w:t>s</w:t>
            </w:r>
            <w:r w:rsidR="00370634" w:rsidRPr="00A56331">
              <w:rPr>
                <w:color w:val="auto"/>
                <w:sz w:val="22"/>
                <w:szCs w:val="16"/>
              </w:rPr>
              <w:t>witch</w:t>
            </w:r>
          </w:p>
        </w:tc>
        <w:tc>
          <w:tcPr>
            <w:tcW w:w="0" w:type="dxa"/>
            <w:tcBorders>
              <w:top w:val="none" w:sz="0" w:space="0" w:color="auto"/>
              <w:left w:val="none" w:sz="0" w:space="0" w:color="auto"/>
              <w:bottom w:val="none" w:sz="0" w:space="0" w:color="auto"/>
              <w:right w:val="none" w:sz="0" w:space="0" w:color="auto"/>
            </w:tcBorders>
          </w:tcPr>
          <w:p w14:paraId="21E514AA" w14:textId="77777777" w:rsidR="00D029A3" w:rsidRPr="00D029A3" w:rsidRDefault="00370634" w:rsidP="00864961">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switch-control</w:t>
            </w:r>
          </w:p>
        </w:tc>
        <w:tc>
          <w:tcPr>
            <w:tcW w:w="0" w:type="dxa"/>
            <w:tcBorders>
              <w:top w:val="none" w:sz="0" w:space="0" w:color="auto"/>
              <w:left w:val="none" w:sz="0" w:space="0" w:color="auto"/>
              <w:bottom w:val="none" w:sz="0" w:space="0" w:color="auto"/>
              <w:right w:val="none" w:sz="0" w:space="0" w:color="auto"/>
            </w:tcBorders>
          </w:tcPr>
          <w:p w14:paraId="6C568DEE" w14:textId="77777777" w:rsidR="00D029A3" w:rsidDel="00EE4B15" w:rsidRDefault="00370634"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switch</w:t>
            </w:r>
          </w:p>
        </w:tc>
      </w:tr>
      <w:tr w:rsidR="00E03C03" w:rsidRPr="00B0295C" w14:paraId="2B9D42EC"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5A692D2E" w14:textId="77777777" w:rsidR="00E03C03" w:rsidRPr="00A56331" w:rsidRDefault="00F323C6" w:rsidP="00E03C03">
            <w:pPr>
              <w:rPr>
                <w:color w:val="auto"/>
                <w:sz w:val="22"/>
                <w:szCs w:val="16"/>
              </w:rPr>
            </w:pPr>
            <w:r w:rsidRPr="00A56331">
              <w:rPr>
                <w:color w:val="auto"/>
                <w:sz w:val="22"/>
                <w:szCs w:val="16"/>
              </w:rPr>
              <w:t>path-</w:t>
            </w:r>
            <w:r w:rsidR="00E03C03" w:rsidRPr="00A56331">
              <w:rPr>
                <w:color w:val="auto"/>
                <w:sz w:val="22"/>
                <w:szCs w:val="16"/>
              </w:rPr>
              <w:t>objective-function</w:t>
            </w:r>
          </w:p>
        </w:tc>
        <w:tc>
          <w:tcPr>
            <w:tcW w:w="0" w:type="dxa"/>
          </w:tcPr>
          <w:p w14:paraId="0FF72F4E" w14:textId="77777777" w:rsidR="00E03C03" w:rsidRPr="00A56331" w:rsidRDefault="00E03C03"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path-computation-service</w:t>
            </w:r>
          </w:p>
        </w:tc>
        <w:tc>
          <w:tcPr>
            <w:tcW w:w="0" w:type="dxa"/>
          </w:tcPr>
          <w:p w14:paraId="18DE84E7" w14:textId="77777777" w:rsidR="00E03C03" w:rsidRPr="00B0295C" w:rsidRDefault="00E03C03" w:rsidP="00E03C03">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objective-function</w:t>
            </w:r>
          </w:p>
        </w:tc>
      </w:tr>
      <w:tr w:rsidR="00E03C03" w:rsidRPr="00B0295C" w14:paraId="7F09D5F9"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B1D29A1" w14:textId="77777777" w:rsidR="00E03C03" w:rsidRPr="00A56331" w:rsidRDefault="00F323C6" w:rsidP="00E03C03">
            <w:pPr>
              <w:rPr>
                <w:color w:val="auto"/>
                <w:sz w:val="22"/>
                <w:szCs w:val="16"/>
              </w:rPr>
            </w:pPr>
            <w:r w:rsidRPr="00A56331">
              <w:rPr>
                <w:color w:val="auto"/>
                <w:sz w:val="22"/>
                <w:szCs w:val="16"/>
              </w:rPr>
              <w:t>path-</w:t>
            </w:r>
            <w:r w:rsidR="00E03C03" w:rsidRPr="00A56331">
              <w:rPr>
                <w:color w:val="auto"/>
                <w:sz w:val="22"/>
                <w:szCs w:val="16"/>
              </w:rPr>
              <w:t>optimization-constraint</w:t>
            </w:r>
          </w:p>
        </w:tc>
        <w:tc>
          <w:tcPr>
            <w:tcW w:w="0" w:type="dxa"/>
            <w:tcBorders>
              <w:top w:val="none" w:sz="0" w:space="0" w:color="auto"/>
              <w:left w:val="none" w:sz="0" w:space="0" w:color="auto"/>
              <w:bottom w:val="none" w:sz="0" w:space="0" w:color="auto"/>
              <w:right w:val="none" w:sz="0" w:space="0" w:color="auto"/>
            </w:tcBorders>
          </w:tcPr>
          <w:p w14:paraId="38D2F3C9" w14:textId="77777777" w:rsidR="00E03C03" w:rsidRPr="00A56331" w:rsidRDefault="00E03C03" w:rsidP="00E03C03">
            <w:pPr>
              <w:tabs>
                <w:tab w:val="left" w:pos="1755"/>
              </w:tabs>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path-computation-service</w:t>
            </w:r>
          </w:p>
        </w:tc>
        <w:tc>
          <w:tcPr>
            <w:tcW w:w="0" w:type="dxa"/>
            <w:tcBorders>
              <w:top w:val="none" w:sz="0" w:space="0" w:color="auto"/>
              <w:left w:val="none" w:sz="0" w:space="0" w:color="auto"/>
              <w:bottom w:val="none" w:sz="0" w:space="0" w:color="auto"/>
              <w:right w:val="none" w:sz="0" w:space="0" w:color="auto"/>
            </w:tcBorders>
          </w:tcPr>
          <w:p w14:paraId="0FDF27E3" w14:textId="77777777" w:rsidR="00E03C03" w:rsidRPr="00B0295C" w:rsidRDefault="00E03C03" w:rsidP="00E03C03">
            <w:pPr>
              <w:cnfStyle w:val="000000100000" w:firstRow="0" w:lastRow="0" w:firstColumn="0" w:lastColumn="0" w:oddVBand="0" w:evenVBand="0" w:oddHBand="1" w:evenHBand="0" w:firstRowFirstColumn="0" w:firstRowLastColumn="0" w:lastRowFirstColumn="0" w:lastRowLastColumn="0"/>
              <w:rPr>
                <w:sz w:val="22"/>
                <w:szCs w:val="16"/>
              </w:rPr>
            </w:pPr>
            <w:r w:rsidRPr="00A56331">
              <w:rPr>
                <w:color w:val="FF0000"/>
                <w:sz w:val="22"/>
                <w:szCs w:val="16"/>
              </w:rPr>
              <w:t>optimization-constraint</w:t>
            </w:r>
          </w:p>
        </w:tc>
      </w:tr>
      <w:tr w:rsidR="00E03C03" w:rsidRPr="00B0295C" w14:paraId="33EA6B82"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762BF99" w14:textId="77777777" w:rsidR="00E03C03" w:rsidRPr="00A56331" w:rsidRDefault="00E03C03" w:rsidP="00E03C03">
            <w:pPr>
              <w:rPr>
                <w:color w:val="auto"/>
                <w:sz w:val="22"/>
                <w:szCs w:val="16"/>
              </w:rPr>
            </w:pPr>
            <w:proofErr w:type="spellStart"/>
            <w:r w:rsidRPr="00A56331">
              <w:rPr>
                <w:color w:val="auto"/>
                <w:sz w:val="22"/>
                <w:szCs w:val="16"/>
              </w:rPr>
              <w:t>oam</w:t>
            </w:r>
            <w:proofErr w:type="spellEnd"/>
            <w:r w:rsidRPr="00A56331">
              <w:rPr>
                <w:color w:val="auto"/>
                <w:sz w:val="22"/>
                <w:szCs w:val="16"/>
              </w:rPr>
              <w:t>-service-point</w:t>
            </w:r>
          </w:p>
        </w:tc>
        <w:tc>
          <w:tcPr>
            <w:tcW w:w="0" w:type="dxa"/>
          </w:tcPr>
          <w:p w14:paraId="625D1A16" w14:textId="77777777" w:rsidR="00E03C03" w:rsidRPr="00A56331" w:rsidRDefault="005E5B9A" w:rsidP="00E03C03">
            <w:pPr>
              <w:cnfStyle w:val="000000000000" w:firstRow="0" w:lastRow="0" w:firstColumn="0" w:lastColumn="0" w:oddVBand="0" w:evenVBand="0" w:oddHBand="0" w:evenHBand="0" w:firstRowFirstColumn="0" w:firstRowLastColumn="0" w:lastRowFirstColumn="0" w:lastRowLastColumn="0"/>
              <w:rPr>
                <w:b/>
                <w:bCs/>
                <w:sz w:val="22"/>
                <w:szCs w:val="16"/>
              </w:rPr>
            </w:pPr>
            <w:proofErr w:type="spellStart"/>
            <w:r w:rsidRPr="00A56331">
              <w:rPr>
                <w:b/>
                <w:bCs/>
                <w:sz w:val="22"/>
                <w:szCs w:val="16"/>
              </w:rPr>
              <w:t>oam</w:t>
            </w:r>
            <w:proofErr w:type="spellEnd"/>
            <w:r w:rsidRPr="00A56331">
              <w:rPr>
                <w:b/>
                <w:bCs/>
                <w:sz w:val="22"/>
                <w:szCs w:val="16"/>
              </w:rPr>
              <w:t>-</w:t>
            </w:r>
            <w:r w:rsidR="00150B3B" w:rsidRPr="00A56331">
              <w:rPr>
                <w:b/>
                <w:bCs/>
                <w:sz w:val="22"/>
                <w:szCs w:val="16"/>
              </w:rPr>
              <w:t>service</w:t>
            </w:r>
          </w:p>
        </w:tc>
        <w:tc>
          <w:tcPr>
            <w:tcW w:w="0" w:type="dxa"/>
          </w:tcPr>
          <w:p w14:paraId="28BE9F1A" w14:textId="77777777" w:rsidR="00E03C03" w:rsidRPr="00B0295C" w:rsidRDefault="00150B3B" w:rsidP="00E03C03">
            <w:pPr>
              <w:cnfStyle w:val="000000000000" w:firstRow="0" w:lastRow="0" w:firstColumn="0" w:lastColumn="0" w:oddVBand="0" w:evenVBand="0" w:oddHBand="0" w:evenHBand="0" w:firstRowFirstColumn="0" w:firstRowLastColumn="0" w:lastRowFirstColumn="0" w:lastRowLastColumn="0"/>
              <w:rPr>
                <w:sz w:val="22"/>
                <w:szCs w:val="16"/>
              </w:rPr>
            </w:pPr>
            <w:proofErr w:type="spellStart"/>
            <w:r>
              <w:rPr>
                <w:sz w:val="22"/>
                <w:szCs w:val="16"/>
              </w:rPr>
              <w:t>oam</w:t>
            </w:r>
            <w:proofErr w:type="spellEnd"/>
            <w:r>
              <w:rPr>
                <w:sz w:val="22"/>
                <w:szCs w:val="16"/>
              </w:rPr>
              <w:t>-service-point</w:t>
            </w:r>
          </w:p>
        </w:tc>
      </w:tr>
      <w:tr w:rsidR="00E03C03" w:rsidRPr="00B0295C" w14:paraId="29D0BA13"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32B2382" w14:textId="77777777" w:rsidR="00E03C03" w:rsidRPr="00A56331" w:rsidRDefault="00E03C03" w:rsidP="00E03C03">
            <w:pPr>
              <w:rPr>
                <w:color w:val="auto"/>
                <w:sz w:val="22"/>
                <w:szCs w:val="16"/>
              </w:rPr>
            </w:pPr>
            <w:proofErr w:type="spellStart"/>
            <w:r w:rsidRPr="00A56331">
              <w:rPr>
                <w:color w:val="auto"/>
                <w:sz w:val="22"/>
                <w:szCs w:val="16"/>
              </w:rPr>
              <w:t>mep</w:t>
            </w:r>
            <w:proofErr w:type="spellEnd"/>
          </w:p>
        </w:tc>
        <w:tc>
          <w:tcPr>
            <w:tcW w:w="0" w:type="dxa"/>
            <w:tcBorders>
              <w:top w:val="none" w:sz="0" w:space="0" w:color="auto"/>
              <w:left w:val="none" w:sz="0" w:space="0" w:color="auto"/>
              <w:bottom w:val="none" w:sz="0" w:space="0" w:color="auto"/>
              <w:right w:val="none" w:sz="0" w:space="0" w:color="auto"/>
            </w:tcBorders>
          </w:tcPr>
          <w:p w14:paraId="68FDFE6D" w14:textId="77777777" w:rsidR="00E14ADA" w:rsidRDefault="00677F14"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c</w:t>
            </w:r>
            <w:r w:rsidR="00E14ADA">
              <w:rPr>
                <w:b/>
                <w:bCs/>
                <w:sz w:val="22"/>
                <w:szCs w:val="16"/>
              </w:rPr>
              <w:t>onnection-</w:t>
            </w:r>
            <w:proofErr w:type="gramStart"/>
            <w:r w:rsidR="00E14ADA">
              <w:rPr>
                <w:b/>
                <w:bCs/>
                <w:sz w:val="22"/>
                <w:szCs w:val="16"/>
              </w:rPr>
              <w:t>end-point</w:t>
            </w:r>
            <w:proofErr w:type="gramEnd"/>
            <w:r w:rsidR="00E14ADA">
              <w:rPr>
                <w:b/>
                <w:bCs/>
                <w:sz w:val="22"/>
                <w:szCs w:val="16"/>
              </w:rPr>
              <w:t>,</w:t>
            </w:r>
          </w:p>
          <w:p w14:paraId="73169162" w14:textId="77777777" w:rsidR="005750BB" w:rsidRDefault="005750BB"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meg</w:t>
            </w:r>
            <w:r w:rsidR="00677F14">
              <w:rPr>
                <w:b/>
                <w:bCs/>
                <w:sz w:val="22"/>
                <w:szCs w:val="16"/>
              </w:rPr>
              <w:t>,</w:t>
            </w:r>
          </w:p>
          <w:p w14:paraId="43D44B1F" w14:textId="77777777" w:rsidR="00677F14" w:rsidRDefault="00677F14"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node-edge-point</w:t>
            </w:r>
          </w:p>
          <w:p w14:paraId="4252BB1B" w14:textId="77777777" w:rsidR="00733C5E" w:rsidRDefault="00150B3B"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proofErr w:type="spellStart"/>
            <w:r w:rsidRPr="00A56331">
              <w:rPr>
                <w:b/>
                <w:bCs/>
                <w:sz w:val="22"/>
                <w:szCs w:val="16"/>
              </w:rPr>
              <w:t>oam</w:t>
            </w:r>
            <w:proofErr w:type="spellEnd"/>
            <w:r w:rsidRPr="00A56331">
              <w:rPr>
                <w:b/>
                <w:bCs/>
                <w:sz w:val="22"/>
                <w:szCs w:val="16"/>
              </w:rPr>
              <w:t>-service-point</w:t>
            </w:r>
            <w:r w:rsidR="00EA6AAF">
              <w:rPr>
                <w:b/>
                <w:bCs/>
                <w:sz w:val="22"/>
                <w:szCs w:val="16"/>
              </w:rPr>
              <w:t xml:space="preserve"> (</w:t>
            </w:r>
            <w:proofErr w:type="spellStart"/>
            <w:r w:rsidR="00EA6AAF" w:rsidRPr="004A7A10">
              <w:rPr>
                <w:b/>
                <w:bCs/>
                <w:sz w:val="22"/>
                <w:szCs w:val="16"/>
              </w:rPr>
              <w:t>oam</w:t>
            </w:r>
            <w:proofErr w:type="spellEnd"/>
            <w:r w:rsidR="00EA6AAF" w:rsidRPr="004A7A10">
              <w:rPr>
                <w:b/>
                <w:bCs/>
                <w:sz w:val="22"/>
                <w:szCs w:val="16"/>
              </w:rPr>
              <w:t>-service</w:t>
            </w:r>
            <w:r w:rsidR="00EA6AAF">
              <w:rPr>
                <w:b/>
                <w:bCs/>
                <w:sz w:val="22"/>
                <w:szCs w:val="16"/>
              </w:rPr>
              <w:t>)</w:t>
            </w:r>
            <w:r w:rsidR="00EA6AAF" w:rsidRPr="004A7A10">
              <w:rPr>
                <w:b/>
                <w:bCs/>
                <w:sz w:val="22"/>
                <w:szCs w:val="16"/>
              </w:rPr>
              <w:t xml:space="preserve"> </w:t>
            </w:r>
            <w:r w:rsidR="002404A1" w:rsidRPr="00A56331">
              <w:rPr>
                <w:rStyle w:val="FootnoteReference"/>
                <w:b/>
                <w:bCs/>
                <w:sz w:val="22"/>
                <w:szCs w:val="16"/>
              </w:rPr>
              <w:footnoteReference w:id="47"/>
            </w:r>
            <w:r w:rsidR="00733C5E">
              <w:rPr>
                <w:b/>
                <w:bCs/>
                <w:sz w:val="22"/>
                <w:szCs w:val="16"/>
              </w:rPr>
              <w:t>,</w:t>
            </w:r>
          </w:p>
          <w:p w14:paraId="7AE0C249" w14:textId="77777777" w:rsidR="0044443C" w:rsidRPr="00A56331" w:rsidRDefault="0044443C"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current-data</w:t>
            </w:r>
            <w:r w:rsidR="00677F14">
              <w:rPr>
                <w:b/>
                <w:bCs/>
                <w:sz w:val="22"/>
                <w:szCs w:val="16"/>
              </w:rPr>
              <w:t xml:space="preserve"> (</w:t>
            </w:r>
            <w:proofErr w:type="spellStart"/>
            <w:r w:rsidR="00677F14">
              <w:rPr>
                <w:b/>
                <w:bCs/>
                <w:sz w:val="22"/>
                <w:szCs w:val="16"/>
              </w:rPr>
              <w:t>oam</w:t>
            </w:r>
            <w:proofErr w:type="spellEnd"/>
            <w:r w:rsidR="00677F14">
              <w:rPr>
                <w:b/>
                <w:bCs/>
                <w:sz w:val="22"/>
                <w:szCs w:val="16"/>
              </w:rPr>
              <w:t>-job)</w:t>
            </w:r>
          </w:p>
        </w:tc>
        <w:tc>
          <w:tcPr>
            <w:tcW w:w="0" w:type="dxa"/>
            <w:tcBorders>
              <w:top w:val="none" w:sz="0" w:space="0" w:color="auto"/>
              <w:left w:val="none" w:sz="0" w:space="0" w:color="auto"/>
              <w:bottom w:val="none" w:sz="0" w:space="0" w:color="auto"/>
              <w:right w:val="none" w:sz="0" w:space="0" w:color="auto"/>
            </w:tcBorders>
          </w:tcPr>
          <w:p w14:paraId="1B8A75AA" w14:textId="77777777" w:rsidR="00E03C03" w:rsidRPr="00B0295C" w:rsidRDefault="00150B3B" w:rsidP="00E03C03">
            <w:pPr>
              <w:cnfStyle w:val="000000100000" w:firstRow="0" w:lastRow="0" w:firstColumn="0" w:lastColumn="0" w:oddVBand="0" w:evenVBand="0" w:oddHBand="1" w:evenHBand="0" w:firstRowFirstColumn="0" w:firstRowLastColumn="0" w:lastRowFirstColumn="0" w:lastRowLastColumn="0"/>
              <w:rPr>
                <w:sz w:val="22"/>
                <w:szCs w:val="16"/>
              </w:rPr>
            </w:pPr>
            <w:proofErr w:type="spellStart"/>
            <w:r>
              <w:rPr>
                <w:sz w:val="22"/>
                <w:szCs w:val="16"/>
              </w:rPr>
              <w:t>mep</w:t>
            </w:r>
            <w:proofErr w:type="spellEnd"/>
          </w:p>
        </w:tc>
      </w:tr>
      <w:tr w:rsidR="002404A1" w:rsidRPr="00B0295C" w14:paraId="3ABE7AF4"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77F3109" w14:textId="77777777" w:rsidR="002404A1" w:rsidRPr="00A56331" w:rsidRDefault="002404A1" w:rsidP="002404A1">
            <w:pPr>
              <w:rPr>
                <w:color w:val="auto"/>
                <w:sz w:val="22"/>
                <w:szCs w:val="16"/>
              </w:rPr>
            </w:pPr>
            <w:proofErr w:type="spellStart"/>
            <w:r w:rsidRPr="00A56331">
              <w:rPr>
                <w:color w:val="auto"/>
                <w:sz w:val="22"/>
                <w:szCs w:val="16"/>
              </w:rPr>
              <w:lastRenderedPageBreak/>
              <w:t>mip</w:t>
            </w:r>
            <w:proofErr w:type="spellEnd"/>
          </w:p>
        </w:tc>
        <w:tc>
          <w:tcPr>
            <w:tcW w:w="0" w:type="dxa"/>
          </w:tcPr>
          <w:p w14:paraId="758900B4" w14:textId="77777777" w:rsidR="00677F14" w:rsidRDefault="00677F14" w:rsidP="00677F14">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connection-</w:t>
            </w:r>
            <w:proofErr w:type="gramStart"/>
            <w:r>
              <w:rPr>
                <w:b/>
                <w:bCs/>
                <w:sz w:val="22"/>
                <w:szCs w:val="16"/>
              </w:rPr>
              <w:t>end-point</w:t>
            </w:r>
            <w:proofErr w:type="gramEnd"/>
            <w:r>
              <w:rPr>
                <w:b/>
                <w:bCs/>
                <w:sz w:val="22"/>
                <w:szCs w:val="16"/>
              </w:rPr>
              <w:t>,</w:t>
            </w:r>
          </w:p>
          <w:p w14:paraId="23ED02D0" w14:textId="77777777" w:rsidR="00677F14" w:rsidRDefault="00677F14" w:rsidP="00677F14">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meg,</w:t>
            </w:r>
          </w:p>
          <w:p w14:paraId="56919E22" w14:textId="77777777" w:rsidR="00677F14" w:rsidRDefault="00677F14" w:rsidP="00677F14">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node-edge-point</w:t>
            </w:r>
            <w:r w:rsidR="00733C5E">
              <w:rPr>
                <w:b/>
                <w:bCs/>
                <w:sz w:val="22"/>
                <w:szCs w:val="16"/>
              </w:rPr>
              <w:t>,</w:t>
            </w:r>
          </w:p>
          <w:p w14:paraId="2B6C5D83" w14:textId="77777777" w:rsidR="00733C5E" w:rsidRDefault="00677F14" w:rsidP="00A56331">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proofErr w:type="spellStart"/>
            <w:r w:rsidRPr="004A7A10">
              <w:rPr>
                <w:b/>
                <w:bCs/>
                <w:sz w:val="22"/>
                <w:szCs w:val="16"/>
              </w:rPr>
              <w:t>oam</w:t>
            </w:r>
            <w:proofErr w:type="spellEnd"/>
            <w:r w:rsidRPr="004A7A10">
              <w:rPr>
                <w:b/>
                <w:bCs/>
                <w:sz w:val="22"/>
                <w:szCs w:val="16"/>
              </w:rPr>
              <w:t>-service-point</w:t>
            </w:r>
            <w:r>
              <w:rPr>
                <w:b/>
                <w:bCs/>
                <w:sz w:val="22"/>
                <w:szCs w:val="16"/>
              </w:rPr>
              <w:t xml:space="preserve"> (</w:t>
            </w:r>
            <w:proofErr w:type="spellStart"/>
            <w:r w:rsidRPr="004A7A10">
              <w:rPr>
                <w:b/>
                <w:bCs/>
                <w:sz w:val="22"/>
                <w:szCs w:val="16"/>
              </w:rPr>
              <w:t>oam</w:t>
            </w:r>
            <w:proofErr w:type="spellEnd"/>
            <w:r w:rsidRPr="004A7A10">
              <w:rPr>
                <w:b/>
                <w:bCs/>
                <w:sz w:val="22"/>
                <w:szCs w:val="16"/>
              </w:rPr>
              <w:t>-service</w:t>
            </w:r>
            <w:r>
              <w:rPr>
                <w:b/>
                <w:bCs/>
                <w:sz w:val="22"/>
                <w:szCs w:val="16"/>
              </w:rPr>
              <w:t>)</w:t>
            </w:r>
            <w:r w:rsidRPr="004A7A10">
              <w:rPr>
                <w:rStyle w:val="FootnoteReference"/>
                <w:b/>
                <w:bCs/>
                <w:sz w:val="22"/>
                <w:szCs w:val="16"/>
              </w:rPr>
              <w:footnoteReference w:id="48"/>
            </w:r>
            <w:r w:rsidR="00733C5E">
              <w:rPr>
                <w:b/>
                <w:bCs/>
                <w:sz w:val="22"/>
                <w:szCs w:val="16"/>
              </w:rPr>
              <w:t>,</w:t>
            </w:r>
          </w:p>
          <w:p w14:paraId="774C384A" w14:textId="77777777" w:rsidR="002404A1" w:rsidRPr="00A56331" w:rsidRDefault="00677F14" w:rsidP="00677F14">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current-data (</w:t>
            </w:r>
            <w:proofErr w:type="spellStart"/>
            <w:r>
              <w:rPr>
                <w:b/>
                <w:bCs/>
                <w:sz w:val="22"/>
                <w:szCs w:val="16"/>
              </w:rPr>
              <w:t>oam</w:t>
            </w:r>
            <w:proofErr w:type="spellEnd"/>
            <w:r>
              <w:rPr>
                <w:b/>
                <w:bCs/>
                <w:sz w:val="22"/>
                <w:szCs w:val="16"/>
              </w:rPr>
              <w:t>-job)</w:t>
            </w:r>
          </w:p>
        </w:tc>
        <w:tc>
          <w:tcPr>
            <w:tcW w:w="0" w:type="dxa"/>
          </w:tcPr>
          <w:p w14:paraId="42185695" w14:textId="77777777" w:rsidR="002404A1" w:rsidRPr="00B0295C" w:rsidRDefault="002404A1" w:rsidP="002404A1">
            <w:pPr>
              <w:cnfStyle w:val="000000000000" w:firstRow="0" w:lastRow="0" w:firstColumn="0" w:lastColumn="0" w:oddVBand="0" w:evenVBand="0" w:oddHBand="0" w:evenHBand="0" w:firstRowFirstColumn="0" w:firstRowLastColumn="0" w:lastRowFirstColumn="0" w:lastRowLastColumn="0"/>
              <w:rPr>
                <w:sz w:val="22"/>
                <w:szCs w:val="16"/>
              </w:rPr>
            </w:pPr>
            <w:proofErr w:type="spellStart"/>
            <w:r>
              <w:rPr>
                <w:sz w:val="22"/>
                <w:szCs w:val="16"/>
              </w:rPr>
              <w:t>mip</w:t>
            </w:r>
            <w:proofErr w:type="spellEnd"/>
          </w:p>
        </w:tc>
      </w:tr>
      <w:tr w:rsidR="002404A1" w:rsidRPr="00B0295C" w14:paraId="1BE37DF8"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87FC0E7" w14:textId="77777777" w:rsidR="002404A1" w:rsidRPr="00A56331" w:rsidRDefault="002404A1" w:rsidP="002404A1">
            <w:pPr>
              <w:rPr>
                <w:color w:val="auto"/>
                <w:sz w:val="22"/>
                <w:szCs w:val="16"/>
              </w:rPr>
            </w:pPr>
            <w:proofErr w:type="gramStart"/>
            <w:r w:rsidRPr="00A56331">
              <w:rPr>
                <w:color w:val="auto"/>
                <w:sz w:val="22"/>
                <w:szCs w:val="16"/>
              </w:rPr>
              <w:t>current-data</w:t>
            </w:r>
            <w:proofErr w:type="gramEnd"/>
          </w:p>
        </w:tc>
        <w:tc>
          <w:tcPr>
            <w:tcW w:w="0" w:type="dxa"/>
            <w:tcBorders>
              <w:top w:val="none" w:sz="0" w:space="0" w:color="auto"/>
              <w:left w:val="none" w:sz="0" w:space="0" w:color="auto"/>
              <w:bottom w:val="none" w:sz="0" w:space="0" w:color="auto"/>
              <w:right w:val="none" w:sz="0" w:space="0" w:color="auto"/>
            </w:tcBorders>
          </w:tcPr>
          <w:p w14:paraId="181824BA" w14:textId="77777777" w:rsidR="002404A1" w:rsidRPr="00A56331" w:rsidRDefault="00C911D6" w:rsidP="002404A1">
            <w:pPr>
              <w:cnfStyle w:val="000000100000" w:firstRow="0" w:lastRow="0" w:firstColumn="0" w:lastColumn="0" w:oddVBand="0" w:evenVBand="0" w:oddHBand="1" w:evenHBand="0" w:firstRowFirstColumn="0" w:firstRowLastColumn="0" w:lastRowFirstColumn="0" w:lastRowLastColumn="0"/>
              <w:rPr>
                <w:b/>
                <w:bCs/>
                <w:sz w:val="22"/>
                <w:szCs w:val="16"/>
              </w:rPr>
            </w:pPr>
            <w:proofErr w:type="spellStart"/>
            <w:r w:rsidRPr="00A56331">
              <w:rPr>
                <w:b/>
                <w:bCs/>
                <w:sz w:val="22"/>
                <w:szCs w:val="16"/>
              </w:rPr>
              <w:t>oam</w:t>
            </w:r>
            <w:proofErr w:type="spellEnd"/>
            <w:r w:rsidRPr="00A56331">
              <w:rPr>
                <w:b/>
                <w:bCs/>
                <w:sz w:val="22"/>
                <w:szCs w:val="16"/>
              </w:rPr>
              <w:t>-job</w:t>
            </w:r>
          </w:p>
        </w:tc>
        <w:tc>
          <w:tcPr>
            <w:tcW w:w="0" w:type="dxa"/>
            <w:tcBorders>
              <w:top w:val="none" w:sz="0" w:space="0" w:color="auto"/>
              <w:left w:val="none" w:sz="0" w:space="0" w:color="auto"/>
              <w:bottom w:val="none" w:sz="0" w:space="0" w:color="auto"/>
              <w:right w:val="none" w:sz="0" w:space="0" w:color="auto"/>
            </w:tcBorders>
          </w:tcPr>
          <w:p w14:paraId="7145BFFF" w14:textId="77777777" w:rsidR="002404A1" w:rsidRPr="00A56331" w:rsidRDefault="003F07E7" w:rsidP="002404A1">
            <w:pPr>
              <w:cnfStyle w:val="000000100000" w:firstRow="0" w:lastRow="0" w:firstColumn="0" w:lastColumn="0" w:oddVBand="0" w:evenVBand="0" w:oddHBand="1" w:evenHBand="0" w:firstRowFirstColumn="0" w:firstRowLastColumn="0" w:lastRowFirstColumn="0" w:lastRowLastColumn="0"/>
              <w:rPr>
                <w:color w:val="auto"/>
                <w:sz w:val="22"/>
                <w:szCs w:val="16"/>
              </w:rPr>
            </w:pPr>
            <w:proofErr w:type="gramStart"/>
            <w:r w:rsidRPr="00A56331">
              <w:rPr>
                <w:color w:val="auto"/>
                <w:sz w:val="22"/>
                <w:szCs w:val="16"/>
              </w:rPr>
              <w:t>current-data</w:t>
            </w:r>
            <w:proofErr w:type="gramEnd"/>
          </w:p>
        </w:tc>
      </w:tr>
      <w:tr w:rsidR="003F07E7" w:rsidRPr="00B0295C" w14:paraId="27FDCEAA"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01644EF7" w14:textId="77777777" w:rsidR="003F07E7" w:rsidRPr="00A56331" w:rsidRDefault="003F07E7" w:rsidP="003F07E7">
            <w:pPr>
              <w:rPr>
                <w:color w:val="auto"/>
                <w:sz w:val="22"/>
                <w:szCs w:val="16"/>
              </w:rPr>
            </w:pPr>
            <w:r w:rsidRPr="00A56331">
              <w:rPr>
                <w:color w:val="auto"/>
                <w:sz w:val="22"/>
                <w:szCs w:val="16"/>
              </w:rPr>
              <w:t>history-data</w:t>
            </w:r>
          </w:p>
        </w:tc>
        <w:tc>
          <w:tcPr>
            <w:tcW w:w="0" w:type="dxa"/>
          </w:tcPr>
          <w:p w14:paraId="28BC4E8D" w14:textId="77777777" w:rsidR="003F07E7" w:rsidRDefault="00957841"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current-data (</w:t>
            </w:r>
            <w:proofErr w:type="spellStart"/>
            <w:r w:rsidR="00A60C65">
              <w:rPr>
                <w:b/>
                <w:bCs/>
                <w:sz w:val="22"/>
                <w:szCs w:val="16"/>
              </w:rPr>
              <w:t>oam</w:t>
            </w:r>
            <w:proofErr w:type="spellEnd"/>
            <w:r w:rsidR="00A60C65">
              <w:rPr>
                <w:b/>
                <w:bCs/>
                <w:sz w:val="22"/>
                <w:szCs w:val="16"/>
              </w:rPr>
              <w:t>-job)</w:t>
            </w:r>
          </w:p>
          <w:p w14:paraId="2F8B47D8" w14:textId="1D4CF317" w:rsidR="00844639" w:rsidRDefault="00844639"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cep-pm-data</w:t>
            </w:r>
          </w:p>
          <w:p w14:paraId="2A1189E2" w14:textId="295B52FC" w:rsidR="00747436" w:rsidRDefault="00747436" w:rsidP="003F07E7">
            <w:pPr>
              <w:cnfStyle w:val="000000000000" w:firstRow="0" w:lastRow="0" w:firstColumn="0" w:lastColumn="0" w:oddVBand="0" w:evenVBand="0" w:oddHBand="0" w:evenHBand="0" w:firstRowFirstColumn="0" w:firstRowLastColumn="0" w:lastRowFirstColumn="0" w:lastRowLastColumn="0"/>
              <w:rPr>
                <w:b/>
                <w:bCs/>
                <w:sz w:val="22"/>
                <w:szCs w:val="16"/>
              </w:rPr>
            </w:pPr>
            <w:proofErr w:type="spellStart"/>
            <w:r>
              <w:rPr>
                <w:b/>
                <w:bCs/>
                <w:sz w:val="22"/>
                <w:szCs w:val="16"/>
              </w:rPr>
              <w:t>mep</w:t>
            </w:r>
            <w:proofErr w:type="spellEnd"/>
            <w:r>
              <w:rPr>
                <w:b/>
                <w:bCs/>
                <w:sz w:val="22"/>
                <w:szCs w:val="16"/>
              </w:rPr>
              <w:t>-pm-data</w:t>
            </w:r>
          </w:p>
          <w:p w14:paraId="0036123B" w14:textId="0D163E29" w:rsidR="00747436" w:rsidRPr="00A56331" w:rsidRDefault="00747436" w:rsidP="003F07E7">
            <w:pPr>
              <w:cnfStyle w:val="000000000000" w:firstRow="0" w:lastRow="0" w:firstColumn="0" w:lastColumn="0" w:oddVBand="0" w:evenVBand="0" w:oddHBand="0" w:evenHBand="0" w:firstRowFirstColumn="0" w:firstRowLastColumn="0" w:lastRowFirstColumn="0" w:lastRowLastColumn="0"/>
              <w:rPr>
                <w:b/>
                <w:bCs/>
                <w:sz w:val="22"/>
                <w:szCs w:val="16"/>
              </w:rPr>
            </w:pPr>
            <w:proofErr w:type="spellStart"/>
            <w:r>
              <w:rPr>
                <w:b/>
                <w:bCs/>
                <w:sz w:val="22"/>
                <w:szCs w:val="16"/>
              </w:rPr>
              <w:t>mip</w:t>
            </w:r>
            <w:proofErr w:type="spellEnd"/>
            <w:r>
              <w:rPr>
                <w:b/>
                <w:bCs/>
                <w:sz w:val="22"/>
                <w:szCs w:val="16"/>
              </w:rPr>
              <w:t>-pm-data</w:t>
            </w:r>
          </w:p>
        </w:tc>
        <w:tc>
          <w:tcPr>
            <w:tcW w:w="0" w:type="dxa"/>
          </w:tcPr>
          <w:p w14:paraId="35661343" w14:textId="77777777" w:rsidR="003F07E7" w:rsidRPr="00A56331" w:rsidRDefault="003F07E7" w:rsidP="003F07E7">
            <w:pPr>
              <w:cnfStyle w:val="000000000000" w:firstRow="0" w:lastRow="0" w:firstColumn="0" w:lastColumn="0" w:oddVBand="0" w:evenVBand="0" w:oddHBand="0" w:evenHBand="0" w:firstRowFirstColumn="0" w:firstRowLastColumn="0" w:lastRowFirstColumn="0" w:lastRowLastColumn="0"/>
              <w:rPr>
                <w:color w:val="auto"/>
                <w:sz w:val="22"/>
                <w:szCs w:val="16"/>
              </w:rPr>
            </w:pPr>
            <w:r w:rsidRPr="00A56331">
              <w:rPr>
                <w:color w:val="auto"/>
                <w:sz w:val="22"/>
                <w:szCs w:val="16"/>
              </w:rPr>
              <w:t>history-data</w:t>
            </w:r>
          </w:p>
        </w:tc>
      </w:tr>
      <w:tr w:rsidR="003F07E7" w:rsidRPr="00B0295C" w14:paraId="2EB3B178" w14:textId="77777777" w:rsidTr="008722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single" w:sz="4" w:space="0" w:color="auto"/>
              <w:right w:val="none" w:sz="0" w:space="0" w:color="auto"/>
            </w:tcBorders>
          </w:tcPr>
          <w:p w14:paraId="4EEE0B40" w14:textId="77777777" w:rsidR="003F07E7" w:rsidRPr="00B0295C" w:rsidRDefault="003F07E7" w:rsidP="003F07E7">
            <w:pPr>
              <w:rPr>
                <w:sz w:val="22"/>
                <w:szCs w:val="16"/>
              </w:rPr>
            </w:pPr>
            <w:proofErr w:type="gramStart"/>
            <w:r w:rsidRPr="00A56331">
              <w:rPr>
                <w:color w:val="auto"/>
                <w:sz w:val="22"/>
                <w:szCs w:val="16"/>
              </w:rPr>
              <w:t>pm-data</w:t>
            </w:r>
            <w:proofErr w:type="gramEnd"/>
          </w:p>
        </w:tc>
        <w:tc>
          <w:tcPr>
            <w:tcW w:w="0" w:type="dxa"/>
            <w:tcBorders>
              <w:top w:val="none" w:sz="0" w:space="0" w:color="auto"/>
              <w:left w:val="none" w:sz="0" w:space="0" w:color="auto"/>
              <w:bottom w:val="single" w:sz="4" w:space="0" w:color="auto"/>
              <w:right w:val="none" w:sz="0" w:space="0" w:color="auto"/>
            </w:tcBorders>
          </w:tcPr>
          <w:p w14:paraId="1D3278A2" w14:textId="77777777" w:rsidR="003F07E7" w:rsidRPr="00A56331" w:rsidRDefault="00177DF8" w:rsidP="003F07E7">
            <w:pPr>
              <w:cnfStyle w:val="000000100000" w:firstRow="0" w:lastRow="0" w:firstColumn="0" w:lastColumn="0" w:oddVBand="0" w:evenVBand="0" w:oddHBand="1" w:evenHBand="0" w:firstRowFirstColumn="0" w:firstRowLastColumn="0" w:lastRowFirstColumn="0" w:lastRowLastColumn="0"/>
              <w:rPr>
                <w:b/>
                <w:bCs/>
                <w:sz w:val="22"/>
                <w:szCs w:val="16"/>
              </w:rPr>
            </w:pPr>
            <w:proofErr w:type="spellStart"/>
            <w:r w:rsidRPr="00A56331">
              <w:rPr>
                <w:b/>
                <w:bCs/>
                <w:sz w:val="22"/>
                <w:szCs w:val="16"/>
              </w:rPr>
              <w:t>oam</w:t>
            </w:r>
            <w:proofErr w:type="spellEnd"/>
            <w:r w:rsidRPr="00A56331">
              <w:rPr>
                <w:b/>
                <w:bCs/>
                <w:sz w:val="22"/>
                <w:szCs w:val="16"/>
              </w:rPr>
              <w:t>-profile</w:t>
            </w:r>
          </w:p>
        </w:tc>
        <w:tc>
          <w:tcPr>
            <w:tcW w:w="0" w:type="dxa"/>
            <w:tcBorders>
              <w:top w:val="none" w:sz="0" w:space="0" w:color="auto"/>
              <w:left w:val="none" w:sz="0" w:space="0" w:color="auto"/>
              <w:bottom w:val="single" w:sz="4" w:space="0" w:color="auto"/>
              <w:right w:val="none" w:sz="0" w:space="0" w:color="auto"/>
            </w:tcBorders>
          </w:tcPr>
          <w:p w14:paraId="344AA549" w14:textId="77777777" w:rsidR="003F07E7" w:rsidRPr="00B0295C" w:rsidRDefault="00266650" w:rsidP="003F07E7">
            <w:pPr>
              <w:cnfStyle w:val="000000100000" w:firstRow="0" w:lastRow="0" w:firstColumn="0" w:lastColumn="0" w:oddVBand="0" w:evenVBand="0" w:oddHBand="1" w:evenHBand="0" w:firstRowFirstColumn="0" w:firstRowLastColumn="0" w:lastRowFirstColumn="0" w:lastRowLastColumn="0"/>
              <w:rPr>
                <w:sz w:val="22"/>
                <w:szCs w:val="16"/>
              </w:rPr>
            </w:pPr>
            <w:proofErr w:type="gramStart"/>
            <w:r>
              <w:rPr>
                <w:sz w:val="22"/>
                <w:szCs w:val="16"/>
              </w:rPr>
              <w:t>pm-data</w:t>
            </w:r>
            <w:proofErr w:type="gramEnd"/>
          </w:p>
        </w:tc>
      </w:tr>
      <w:tr w:rsidR="00162304" w:rsidRPr="00B0295C" w14:paraId="6485649B" w14:textId="77777777" w:rsidTr="008722E8">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right w:val="single" w:sz="4" w:space="0" w:color="auto"/>
            </w:tcBorders>
          </w:tcPr>
          <w:p w14:paraId="02F1B89F" w14:textId="74CA6AB9" w:rsidR="00162304" w:rsidRPr="00A56331" w:rsidRDefault="00162304" w:rsidP="003F07E7">
            <w:pPr>
              <w:rPr>
                <w:color w:val="auto"/>
                <w:sz w:val="22"/>
                <w:szCs w:val="16"/>
              </w:rPr>
            </w:pPr>
            <w:r>
              <w:rPr>
                <w:color w:val="auto"/>
                <w:sz w:val="22"/>
                <w:szCs w:val="16"/>
              </w:rPr>
              <w:t>pm-parameter-config</w:t>
            </w:r>
          </w:p>
        </w:tc>
        <w:tc>
          <w:tcPr>
            <w:tcW w:w="0" w:type="dxa"/>
            <w:tcBorders>
              <w:top w:val="single" w:sz="4" w:space="0" w:color="auto"/>
              <w:left w:val="single" w:sz="4" w:space="0" w:color="auto"/>
              <w:right w:val="single" w:sz="4" w:space="0" w:color="auto"/>
            </w:tcBorders>
          </w:tcPr>
          <w:p w14:paraId="0E446B01" w14:textId="27DEC530" w:rsidR="00162304" w:rsidRPr="00A56331" w:rsidRDefault="002D76C1" w:rsidP="003F07E7">
            <w:pPr>
              <w:cnfStyle w:val="000000000000" w:firstRow="0" w:lastRow="0" w:firstColumn="0" w:lastColumn="0" w:oddVBand="0" w:evenVBand="0" w:oddHBand="0" w:evenHBand="0" w:firstRowFirstColumn="0" w:firstRowLastColumn="0" w:lastRowFirstColumn="0" w:lastRowLastColumn="0"/>
              <w:rPr>
                <w:b/>
                <w:bCs/>
                <w:sz w:val="22"/>
                <w:szCs w:val="16"/>
              </w:rPr>
            </w:pPr>
            <w:proofErr w:type="spellStart"/>
            <w:r>
              <w:rPr>
                <w:b/>
                <w:bCs/>
                <w:sz w:val="22"/>
                <w:szCs w:val="16"/>
              </w:rPr>
              <w:t>oam</w:t>
            </w:r>
            <w:proofErr w:type="spellEnd"/>
            <w:r>
              <w:rPr>
                <w:b/>
                <w:bCs/>
                <w:sz w:val="22"/>
                <w:szCs w:val="16"/>
              </w:rPr>
              <w:t>-job-service</w:t>
            </w:r>
          </w:p>
        </w:tc>
        <w:tc>
          <w:tcPr>
            <w:tcW w:w="0" w:type="dxa"/>
            <w:tcBorders>
              <w:top w:val="single" w:sz="4" w:space="0" w:color="auto"/>
              <w:left w:val="single" w:sz="4" w:space="0" w:color="auto"/>
            </w:tcBorders>
          </w:tcPr>
          <w:p w14:paraId="71C9C487" w14:textId="12808DCD" w:rsidR="00162304" w:rsidRDefault="00C45EE1" w:rsidP="003F07E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pm-parameter-config</w:t>
            </w:r>
          </w:p>
        </w:tc>
      </w:tr>
    </w:tbl>
    <w:p w14:paraId="3EAC1B2A" w14:textId="77777777" w:rsidR="007B06F8" w:rsidRDefault="007B06F8" w:rsidP="007C5742"/>
    <w:p w14:paraId="6B9AFA8A" w14:textId="77777777" w:rsidR="00C54286" w:rsidRDefault="00C54286" w:rsidP="007C5742"/>
    <w:p w14:paraId="338A69A2" w14:textId="77777777" w:rsidR="003C2253" w:rsidRDefault="00FA7144" w:rsidP="00FA7144">
      <w:r>
        <w:t>The parent-address is expected to follow the structure set out in the example</w:t>
      </w:r>
      <w:r w:rsidR="003C2253">
        <w:t>s below:</w:t>
      </w:r>
    </w:p>
    <w:p w14:paraId="60033C19" w14:textId="77777777" w:rsidR="00FA7144" w:rsidRDefault="003C2253" w:rsidP="003C2253">
      <w:pPr>
        <w:pStyle w:val="ListParagraph"/>
        <w:numPr>
          <w:ilvl w:val="0"/>
          <w:numId w:val="75"/>
        </w:numPr>
      </w:pPr>
      <w:r>
        <w:t>F</w:t>
      </w:r>
      <w:r w:rsidR="00FA7144">
        <w:t>or a connection-</w:t>
      </w:r>
      <w:proofErr w:type="gramStart"/>
      <w:r w:rsidR="00FA7144">
        <w:t>end-poin</w:t>
      </w:r>
      <w:r>
        <w:t>t</w:t>
      </w:r>
      <w:proofErr w:type="gramEnd"/>
      <w:r>
        <w:t>:</w:t>
      </w:r>
    </w:p>
    <w:p w14:paraId="77257986"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"parent-address</w:t>
      </w:r>
      <w:proofErr w:type="gramStart"/>
      <w:r w:rsidRPr="00700BEA">
        <w:rPr>
          <w:rFonts w:ascii="Courier New" w:hAnsi="Courier New" w:cs="Courier New"/>
          <w:color w:val="1D1C1D"/>
          <w:sz w:val="18"/>
        </w:rPr>
        <w:t>" :</w:t>
      </w:r>
      <w:proofErr w:type="gramEnd"/>
      <w:r w:rsidRPr="00700BEA">
        <w:rPr>
          <w:rFonts w:ascii="Courier New" w:hAnsi="Courier New" w:cs="Courier New"/>
          <w:color w:val="1D1C1D"/>
          <w:sz w:val="18"/>
        </w:rPr>
        <w:t xml:space="preserve"> [</w:t>
      </w:r>
    </w:p>
    <w:p w14:paraId="73B3FFD7"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proofErr w:type="gramStart"/>
      <w:r w:rsidRPr="00700BEA">
        <w:rPr>
          <w:rFonts w:ascii="Courier New" w:hAnsi="Courier New" w:cs="Courier New"/>
          <w:color w:val="1D1C1D"/>
          <w:sz w:val="18"/>
        </w:rPr>
        <w:t>topology</w:t>
      </w:r>
      <w:proofErr w:type="gramEnd"/>
      <w:r w:rsidRPr="00700BEA">
        <w:rPr>
          <w:rFonts w:ascii="Courier New" w:hAnsi="Courier New" w:cs="Courier New"/>
          <w:color w:val="1D1C1D"/>
          <w:sz w:val="18"/>
        </w:rPr>
        <w:t>-uuid:4e537278-79f8-39ad-804b-f0b553cb2ffb",</w:t>
      </w:r>
    </w:p>
    <w:p w14:paraId="5B6AC62D"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proofErr w:type="gramStart"/>
      <w:r w:rsidRPr="00700BEA">
        <w:rPr>
          <w:rFonts w:ascii="Courier New" w:hAnsi="Courier New" w:cs="Courier New"/>
          <w:color w:val="1D1C1D"/>
          <w:sz w:val="18"/>
        </w:rPr>
        <w:t>node</w:t>
      </w:r>
      <w:proofErr w:type="gramEnd"/>
      <w:r w:rsidRPr="00700BEA">
        <w:rPr>
          <w:rFonts w:ascii="Courier New" w:hAnsi="Courier New" w:cs="Courier New"/>
          <w:color w:val="1D1C1D"/>
          <w:sz w:val="18"/>
        </w:rPr>
        <w:t>-uuid:7f65a8c1-4e0d-3296-b06a-460b2367ca76",</w:t>
      </w:r>
    </w:p>
    <w:p w14:paraId="2A419BEB"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"node-edge-point-</w:t>
      </w:r>
      <w:proofErr w:type="gramStart"/>
      <w:r w:rsidRPr="00700BEA">
        <w:rPr>
          <w:rFonts w:ascii="Courier New" w:hAnsi="Courier New" w:cs="Courier New"/>
          <w:color w:val="1D1C1D"/>
          <w:sz w:val="18"/>
        </w:rPr>
        <w:t>uuid:e</w:t>
      </w:r>
      <w:proofErr w:type="gramEnd"/>
      <w:r w:rsidRPr="00700BEA">
        <w:rPr>
          <w:rFonts w:ascii="Courier New" w:hAnsi="Courier New" w:cs="Courier New"/>
          <w:color w:val="1D1C1D"/>
          <w:sz w:val="18"/>
        </w:rPr>
        <w:t>35a31b2-1096-38f9-8e3e-dca010e2f191"</w:t>
      </w:r>
    </w:p>
    <w:p w14:paraId="32074B9B" w14:textId="77777777" w:rsidR="00FA7144" w:rsidRPr="00C5391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 xml:space="preserve"> </w:t>
      </w:r>
      <w:r w:rsidRPr="00700BEA">
        <w:rPr>
          <w:rFonts w:ascii="Courier New" w:hAnsi="Courier New" w:cs="Courier New"/>
          <w:color w:val="1D1C1D"/>
          <w:sz w:val="18"/>
        </w:rPr>
        <w:t>],</w:t>
      </w:r>
    </w:p>
    <w:p w14:paraId="5CEC4CDA" w14:textId="77777777" w:rsidR="003C2253" w:rsidRDefault="003C2253" w:rsidP="003C2253">
      <w:pPr>
        <w:pStyle w:val="ListParagraph"/>
        <w:numPr>
          <w:ilvl w:val="0"/>
          <w:numId w:val="75"/>
        </w:numPr>
      </w:pPr>
      <w:r>
        <w:t>For a rule in a node-rule-group:</w:t>
      </w:r>
    </w:p>
    <w:p w14:paraId="704D3556"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"parent-address</w:t>
      </w:r>
      <w:proofErr w:type="gramStart"/>
      <w:r w:rsidRPr="00700BEA">
        <w:rPr>
          <w:rFonts w:ascii="Courier New" w:hAnsi="Courier New" w:cs="Courier New"/>
          <w:color w:val="1D1C1D"/>
          <w:sz w:val="18"/>
        </w:rPr>
        <w:t>" :</w:t>
      </w:r>
      <w:proofErr w:type="gramEnd"/>
      <w:r w:rsidRPr="00700BEA">
        <w:rPr>
          <w:rFonts w:ascii="Courier New" w:hAnsi="Courier New" w:cs="Courier New"/>
          <w:color w:val="1D1C1D"/>
          <w:sz w:val="18"/>
        </w:rPr>
        <w:t xml:space="preserve"> [</w:t>
      </w:r>
    </w:p>
    <w:p w14:paraId="5D0424E5"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proofErr w:type="gramStart"/>
      <w:r w:rsidRPr="00700BEA">
        <w:rPr>
          <w:rFonts w:ascii="Courier New" w:hAnsi="Courier New" w:cs="Courier New"/>
          <w:color w:val="1D1C1D"/>
          <w:sz w:val="18"/>
        </w:rPr>
        <w:t>topology</w:t>
      </w:r>
      <w:proofErr w:type="gramEnd"/>
      <w:r w:rsidRPr="00700BEA">
        <w:rPr>
          <w:rFonts w:ascii="Courier New" w:hAnsi="Courier New" w:cs="Courier New"/>
          <w:color w:val="1D1C1D"/>
          <w:sz w:val="18"/>
        </w:rPr>
        <w:t>-uuid:4e537278-79f8-39ad-804b-f0b553cb2ffb",</w:t>
      </w:r>
    </w:p>
    <w:p w14:paraId="03083A64"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proofErr w:type="gramStart"/>
      <w:r w:rsidRPr="00700BEA">
        <w:rPr>
          <w:rFonts w:ascii="Courier New" w:hAnsi="Courier New" w:cs="Courier New"/>
          <w:color w:val="1D1C1D"/>
          <w:sz w:val="18"/>
        </w:rPr>
        <w:t>node</w:t>
      </w:r>
      <w:proofErr w:type="gramEnd"/>
      <w:r w:rsidRPr="00700BEA">
        <w:rPr>
          <w:rFonts w:ascii="Courier New" w:hAnsi="Courier New" w:cs="Courier New"/>
          <w:color w:val="1D1C1D"/>
          <w:sz w:val="18"/>
        </w:rPr>
        <w:t>-uuid:7f65a8c1-4e0d-3296-b06a-460b2367ca76",</w:t>
      </w:r>
    </w:p>
    <w:p w14:paraId="6DB4AF98" w14:textId="77777777" w:rsidR="003C2253"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"node-</w:t>
      </w:r>
      <w:r>
        <w:rPr>
          <w:rFonts w:ascii="Courier New" w:hAnsi="Courier New" w:cs="Courier New"/>
          <w:color w:val="1D1C1D"/>
          <w:sz w:val="18"/>
        </w:rPr>
        <w:t>rule-group</w:t>
      </w:r>
      <w:r w:rsidRPr="00700BEA">
        <w:rPr>
          <w:rFonts w:ascii="Courier New" w:hAnsi="Courier New" w:cs="Courier New"/>
          <w:color w:val="1D1C1D"/>
          <w:sz w:val="18"/>
        </w:rPr>
        <w:t>-</w:t>
      </w:r>
      <w:proofErr w:type="gramStart"/>
      <w:r w:rsidRPr="00700BEA">
        <w:rPr>
          <w:rFonts w:ascii="Courier New" w:hAnsi="Courier New" w:cs="Courier New"/>
          <w:color w:val="1D1C1D"/>
          <w:sz w:val="18"/>
        </w:rPr>
        <w:t>uuid:</w:t>
      </w:r>
      <w:r>
        <w:rPr>
          <w:rFonts w:ascii="Courier New" w:hAnsi="Courier New" w:cs="Courier New"/>
          <w:color w:val="1D1C1D"/>
          <w:sz w:val="18"/>
        </w:rPr>
        <w:t>a</w:t>
      </w:r>
      <w:proofErr w:type="gramEnd"/>
      <w:r w:rsidRPr="00700BEA">
        <w:rPr>
          <w:rFonts w:ascii="Courier New" w:hAnsi="Courier New" w:cs="Courier New"/>
          <w:color w:val="1D1C1D"/>
          <w:sz w:val="18"/>
        </w:rPr>
        <w:t>35</w:t>
      </w:r>
      <w:r>
        <w:rPr>
          <w:rFonts w:ascii="Courier New" w:hAnsi="Courier New" w:cs="Courier New"/>
          <w:color w:val="1D1C1D"/>
          <w:sz w:val="18"/>
        </w:rPr>
        <w:t>e32c</w:t>
      </w:r>
      <w:r w:rsidRPr="00700BEA">
        <w:rPr>
          <w:rFonts w:ascii="Courier New" w:hAnsi="Courier New" w:cs="Courier New"/>
          <w:color w:val="1D1C1D"/>
          <w:sz w:val="18"/>
        </w:rPr>
        <w:t>2-1</w:t>
      </w:r>
      <w:r>
        <w:rPr>
          <w:rFonts w:ascii="Courier New" w:hAnsi="Courier New" w:cs="Courier New"/>
          <w:color w:val="1D1C1D"/>
          <w:sz w:val="18"/>
        </w:rPr>
        <w:t>25</w:t>
      </w:r>
      <w:r w:rsidRPr="00700BEA">
        <w:rPr>
          <w:rFonts w:ascii="Courier New" w:hAnsi="Courier New" w:cs="Courier New"/>
          <w:color w:val="1D1C1D"/>
          <w:sz w:val="18"/>
        </w:rPr>
        <w:t>6-3</w:t>
      </w:r>
      <w:r>
        <w:rPr>
          <w:rFonts w:ascii="Courier New" w:hAnsi="Courier New" w:cs="Courier New"/>
          <w:color w:val="1D1C1D"/>
          <w:sz w:val="18"/>
        </w:rPr>
        <w:t>a8</w:t>
      </w:r>
      <w:r w:rsidRPr="00700BEA">
        <w:rPr>
          <w:rFonts w:ascii="Courier New" w:hAnsi="Courier New" w:cs="Courier New"/>
          <w:color w:val="1D1C1D"/>
          <w:sz w:val="18"/>
        </w:rPr>
        <w:t>9-</w:t>
      </w:r>
      <w:r>
        <w:rPr>
          <w:rFonts w:ascii="Courier New" w:hAnsi="Courier New" w:cs="Courier New"/>
          <w:color w:val="1D1C1D"/>
          <w:sz w:val="18"/>
        </w:rPr>
        <w:t>20</w:t>
      </w:r>
      <w:r w:rsidRPr="00700BEA">
        <w:rPr>
          <w:rFonts w:ascii="Courier New" w:hAnsi="Courier New" w:cs="Courier New"/>
          <w:color w:val="1D1C1D"/>
          <w:sz w:val="18"/>
        </w:rPr>
        <w:t>3e-dca</w:t>
      </w:r>
      <w:r>
        <w:rPr>
          <w:rFonts w:ascii="Courier New" w:hAnsi="Courier New" w:cs="Courier New"/>
          <w:color w:val="1D1C1D"/>
          <w:sz w:val="18"/>
        </w:rPr>
        <w:t>111</w:t>
      </w:r>
      <w:r w:rsidRPr="00700BEA">
        <w:rPr>
          <w:rFonts w:ascii="Courier New" w:hAnsi="Courier New" w:cs="Courier New"/>
          <w:color w:val="1D1C1D"/>
          <w:sz w:val="18"/>
        </w:rPr>
        <w:t>e2f191"</w:t>
      </w:r>
      <w:r>
        <w:rPr>
          <w:rFonts w:ascii="Courier New" w:hAnsi="Courier New" w:cs="Courier New"/>
          <w:color w:val="1D1C1D"/>
          <w:sz w:val="18"/>
        </w:rPr>
        <w:t>,</w:t>
      </w:r>
    </w:p>
    <w:p w14:paraId="47C14CF0" w14:textId="77777777" w:rsidR="003C2253" w:rsidRPr="00700BEA" w:rsidRDefault="003C2253" w:rsidP="003C2253">
      <w:pPr>
        <w:spacing w:before="60" w:after="60"/>
        <w:ind w:left="1440"/>
        <w:rPr>
          <w:rFonts w:ascii="Courier New" w:hAnsi="Courier New" w:cs="Courier New"/>
          <w:color w:val="1D1C1D"/>
          <w:sz w:val="18"/>
        </w:rPr>
      </w:pPr>
      <w:r>
        <w:rPr>
          <w:rFonts w:ascii="Courier New" w:hAnsi="Courier New" w:cs="Courier New"/>
          <w:color w:val="1D1C1D"/>
          <w:sz w:val="18"/>
        </w:rPr>
        <w:t xml:space="preserve">   </w:t>
      </w:r>
      <w:r w:rsidRPr="00700BEA">
        <w:rPr>
          <w:rFonts w:ascii="Courier New" w:hAnsi="Courier New" w:cs="Courier New"/>
          <w:color w:val="1D1C1D"/>
          <w:sz w:val="18"/>
        </w:rPr>
        <w:t>"</w:t>
      </w:r>
      <w:proofErr w:type="gramStart"/>
      <w:r>
        <w:rPr>
          <w:rFonts w:ascii="Courier New" w:hAnsi="Courier New" w:cs="Courier New"/>
          <w:color w:val="1D1C1D"/>
          <w:sz w:val="18"/>
        </w:rPr>
        <w:t>rule</w:t>
      </w:r>
      <w:proofErr w:type="gramEnd"/>
      <w:r>
        <w:rPr>
          <w:rFonts w:ascii="Courier New" w:hAnsi="Courier New" w:cs="Courier New"/>
          <w:color w:val="1D1C1D"/>
          <w:sz w:val="18"/>
        </w:rPr>
        <w:t>-local-i</w:t>
      </w:r>
      <w:r w:rsidRPr="00700BEA">
        <w:rPr>
          <w:rFonts w:ascii="Courier New" w:hAnsi="Courier New" w:cs="Courier New"/>
          <w:color w:val="1D1C1D"/>
          <w:sz w:val="18"/>
        </w:rPr>
        <w:t>d:</w:t>
      </w:r>
      <w:r>
        <w:rPr>
          <w:rFonts w:ascii="Courier New" w:hAnsi="Courier New" w:cs="Courier New"/>
          <w:color w:val="1D1C1D"/>
          <w:sz w:val="18"/>
        </w:rPr>
        <w:t>7</w:t>
      </w:r>
      <w:r w:rsidRPr="00700BEA">
        <w:rPr>
          <w:rFonts w:ascii="Courier New" w:hAnsi="Courier New" w:cs="Courier New"/>
          <w:color w:val="1D1C1D"/>
          <w:sz w:val="18"/>
        </w:rPr>
        <w:t>"</w:t>
      </w:r>
    </w:p>
    <w:p w14:paraId="5DB16130" w14:textId="77777777" w:rsidR="003C2253" w:rsidRPr="00C5391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 xml:space="preserve"> </w:t>
      </w:r>
      <w:r w:rsidRPr="00700BEA">
        <w:rPr>
          <w:rFonts w:ascii="Courier New" w:hAnsi="Courier New" w:cs="Courier New"/>
          <w:color w:val="1D1C1D"/>
          <w:sz w:val="18"/>
        </w:rPr>
        <w:t>],</w:t>
      </w:r>
    </w:p>
    <w:p w14:paraId="78EA4BA5" w14:textId="77777777" w:rsidR="003C2253" w:rsidRDefault="003C2253" w:rsidP="003C2253">
      <w:pPr>
        <w:pStyle w:val="ListParagraph"/>
        <w:numPr>
          <w:ilvl w:val="0"/>
          <w:numId w:val="75"/>
        </w:numPr>
      </w:pPr>
      <w:r>
        <w:t>For a resilience-route:</w:t>
      </w:r>
    </w:p>
    <w:p w14:paraId="4F64F7A5"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"parent-address</w:t>
      </w:r>
      <w:proofErr w:type="gramStart"/>
      <w:r w:rsidRPr="00700BEA">
        <w:rPr>
          <w:rFonts w:ascii="Courier New" w:hAnsi="Courier New" w:cs="Courier New"/>
          <w:color w:val="1D1C1D"/>
          <w:sz w:val="18"/>
        </w:rPr>
        <w:t>" :</w:t>
      </w:r>
      <w:proofErr w:type="gramEnd"/>
      <w:r w:rsidRPr="00700BEA">
        <w:rPr>
          <w:rFonts w:ascii="Courier New" w:hAnsi="Courier New" w:cs="Courier New"/>
          <w:color w:val="1D1C1D"/>
          <w:sz w:val="18"/>
        </w:rPr>
        <w:t xml:space="preserve"> [</w:t>
      </w:r>
    </w:p>
    <w:p w14:paraId="6F7D54C6"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connection</w:t>
      </w:r>
      <w:r w:rsidRPr="00700BEA">
        <w:rPr>
          <w:rFonts w:ascii="Courier New" w:hAnsi="Courier New" w:cs="Courier New"/>
          <w:color w:val="1D1C1D"/>
          <w:sz w:val="18"/>
        </w:rPr>
        <w:t>-</w:t>
      </w:r>
      <w:proofErr w:type="gramStart"/>
      <w:r w:rsidRPr="00700BEA">
        <w:rPr>
          <w:rFonts w:ascii="Courier New" w:hAnsi="Courier New" w:cs="Courier New"/>
          <w:color w:val="1D1C1D"/>
          <w:sz w:val="18"/>
        </w:rPr>
        <w:t>uuid:e</w:t>
      </w:r>
      <w:proofErr w:type="gramEnd"/>
      <w:r w:rsidRPr="00700BEA">
        <w:rPr>
          <w:rFonts w:ascii="Courier New" w:hAnsi="Courier New" w:cs="Courier New"/>
          <w:color w:val="1D1C1D"/>
          <w:sz w:val="18"/>
        </w:rPr>
        <w:t>35a31b2-79f8-39ad-804b-f0b553cb2ffb",</w:t>
      </w:r>
    </w:p>
    <w:p w14:paraId="362A15FC"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proofErr w:type="gramStart"/>
      <w:r>
        <w:rPr>
          <w:rFonts w:ascii="Courier New" w:hAnsi="Courier New" w:cs="Courier New"/>
          <w:color w:val="1D1C1D"/>
          <w:sz w:val="18"/>
        </w:rPr>
        <w:t>route</w:t>
      </w:r>
      <w:proofErr w:type="gramEnd"/>
      <w:r>
        <w:rPr>
          <w:rFonts w:ascii="Courier New" w:hAnsi="Courier New" w:cs="Courier New"/>
          <w:color w:val="1D1C1D"/>
          <w:sz w:val="18"/>
        </w:rPr>
        <w:t>-local-id</w:t>
      </w:r>
      <w:r w:rsidRPr="00700BEA">
        <w:rPr>
          <w:rFonts w:ascii="Courier New" w:hAnsi="Courier New" w:cs="Courier New"/>
          <w:color w:val="1D1C1D"/>
          <w:sz w:val="18"/>
        </w:rPr>
        <w:t>:</w:t>
      </w:r>
      <w:r>
        <w:rPr>
          <w:rFonts w:ascii="Courier New" w:hAnsi="Courier New" w:cs="Courier New"/>
          <w:color w:val="1D1C1D"/>
          <w:sz w:val="18"/>
        </w:rPr>
        <w:t>4</w:t>
      </w:r>
      <w:r w:rsidRPr="00700BEA">
        <w:rPr>
          <w:rFonts w:ascii="Courier New" w:hAnsi="Courier New" w:cs="Courier New"/>
          <w:color w:val="1D1C1D"/>
          <w:sz w:val="18"/>
        </w:rPr>
        <w:t>",</w:t>
      </w:r>
    </w:p>
    <w:p w14:paraId="079A2750"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proofErr w:type="gramStart"/>
      <w:r>
        <w:rPr>
          <w:rFonts w:ascii="Courier New" w:hAnsi="Courier New" w:cs="Courier New"/>
          <w:color w:val="1D1C1D"/>
          <w:sz w:val="18"/>
        </w:rPr>
        <w:t>resilience</w:t>
      </w:r>
      <w:proofErr w:type="gramEnd"/>
      <w:r>
        <w:rPr>
          <w:rFonts w:ascii="Courier New" w:hAnsi="Courier New" w:cs="Courier New"/>
          <w:color w:val="1D1C1D"/>
          <w:sz w:val="18"/>
        </w:rPr>
        <w:t>-route-local-id</w:t>
      </w:r>
      <w:r w:rsidRPr="00700BEA">
        <w:rPr>
          <w:rFonts w:ascii="Courier New" w:hAnsi="Courier New" w:cs="Courier New"/>
          <w:color w:val="1D1C1D"/>
          <w:sz w:val="18"/>
        </w:rPr>
        <w:t>:1"</w:t>
      </w:r>
    </w:p>
    <w:p w14:paraId="3FE2D578" w14:textId="77777777" w:rsidR="003C2253"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 xml:space="preserve"> </w:t>
      </w:r>
      <w:r w:rsidRPr="00700BEA">
        <w:rPr>
          <w:rFonts w:ascii="Courier New" w:hAnsi="Courier New" w:cs="Courier New"/>
          <w:color w:val="1D1C1D"/>
          <w:sz w:val="18"/>
        </w:rPr>
        <w:t>],</w:t>
      </w:r>
    </w:p>
    <w:p w14:paraId="7C243947" w14:textId="77777777" w:rsidR="003C2253" w:rsidRPr="003C2253" w:rsidRDefault="003C2253" w:rsidP="003C2253">
      <w:pPr>
        <w:spacing w:before="60" w:after="60"/>
        <w:rPr>
          <w:rFonts w:ascii="Courier New" w:hAnsi="Courier New" w:cs="Courier New"/>
          <w:color w:val="1D1C1D"/>
          <w:sz w:val="18"/>
        </w:rPr>
      </w:pPr>
    </w:p>
    <w:p w14:paraId="14B64D16" w14:textId="77777777" w:rsidR="009F63C0" w:rsidRDefault="00E361E4" w:rsidP="009F63C0">
      <w:r w:rsidRPr="007374B5">
        <w:lastRenderedPageBreak/>
        <w:t>As parent address is provided, it is not necessary</w:t>
      </w:r>
      <w:r>
        <w:t xml:space="preserve"> for the provider</w:t>
      </w:r>
      <w:r w:rsidRPr="007374B5">
        <w:t xml:space="preserve"> to update the list reference attribute in the parent</w:t>
      </w:r>
      <w:r w:rsidR="009F63C0">
        <w:t xml:space="preserve"> (in the example above</w:t>
      </w:r>
      <w:r w:rsidR="00CF209E">
        <w:t xml:space="preserve">, </w:t>
      </w:r>
      <w:r w:rsidR="0058112C">
        <w:t xml:space="preserve">the connection-end-point list attribute </w:t>
      </w:r>
      <w:r w:rsidR="00CF209E">
        <w:t>in</w:t>
      </w:r>
      <w:r w:rsidR="009F63C0">
        <w:t xml:space="preserve"> the node-edge-point </w:t>
      </w:r>
      <w:r w:rsidR="009F63C0" w:rsidRPr="00700BEA">
        <w:rPr>
          <w:rFonts w:ascii="Courier New" w:hAnsi="Courier New" w:cs="Courier New"/>
          <w:color w:val="1D1C1D"/>
          <w:sz w:val="18"/>
        </w:rPr>
        <w:t>e35a31b2-1096-38f9-8e3e-dca010e2f191</w:t>
      </w:r>
      <w:r w:rsidR="009F63C0">
        <w:t>)</w:t>
      </w:r>
      <w:r w:rsidR="005352B8">
        <w:t>. I</w:t>
      </w:r>
      <w:r w:rsidRPr="007374B5">
        <w:t>ndeed</w:t>
      </w:r>
      <w:r w:rsidR="00F716A1">
        <w:t>,</w:t>
      </w:r>
      <w:r w:rsidRPr="007374B5">
        <w:t xml:space="preserve"> it is recommended </w:t>
      </w:r>
      <w:r>
        <w:t>that the provider does not</w:t>
      </w:r>
      <w:r w:rsidR="00F716A1">
        <w:t xml:space="preserve"> </w:t>
      </w:r>
      <w:r>
        <w:t>update this attribute</w:t>
      </w:r>
      <w:r w:rsidR="00FA7144">
        <w:t xml:space="preserve"> with the changes to the containment list property corresponding to the streamed entity. It is expected that the provider does NOT provide</w:t>
      </w:r>
      <w:r w:rsidR="005352B8">
        <w:t xml:space="preserve"> any</w:t>
      </w:r>
      <w:r w:rsidR="00FA7144">
        <w:t xml:space="preserve"> containment list propert</w:t>
      </w:r>
      <w:r w:rsidR="005352B8">
        <w:t xml:space="preserve">y that </w:t>
      </w:r>
      <w:r w:rsidR="008E700A">
        <w:t>reference</w:t>
      </w:r>
      <w:r w:rsidR="005352B8">
        <w:t xml:space="preserve"> </w:t>
      </w:r>
      <w:r w:rsidR="008E700A">
        <w:t>e</w:t>
      </w:r>
      <w:r w:rsidR="00FA7144">
        <w:t xml:space="preserve">ntities identified by a </w:t>
      </w:r>
      <w:proofErr w:type="spellStart"/>
      <w:r w:rsidR="00FA7144">
        <w:t>uuid</w:t>
      </w:r>
      <w:proofErr w:type="spellEnd"/>
      <w:r w:rsidR="0058112C">
        <w:rPr>
          <w:rStyle w:val="FootnoteReference"/>
        </w:rPr>
        <w:footnoteReference w:id="49"/>
      </w:r>
      <w:r w:rsidR="00FA7144">
        <w:t xml:space="preserve">. </w:t>
      </w:r>
    </w:p>
    <w:p w14:paraId="30B7F4DF" w14:textId="77777777" w:rsidR="00FA7144" w:rsidRDefault="009F63C0" w:rsidP="00FA7144">
      <w:r>
        <w:t>Instead, the client system can determine the necessary update from the parent-address data and the r</w:t>
      </w:r>
      <w:r w:rsidR="00FA7144">
        <w:t>elevant structure in the tree can be created and updated by the client. This approach removes the need to send two records for the creation of an entity and hence removes race condition and atomicity challenges.</w:t>
      </w:r>
    </w:p>
    <w:p w14:paraId="1C39EB7A" w14:textId="77777777" w:rsidR="00FA7144" w:rsidRDefault="00FA7144" w:rsidP="00FA7144">
      <w:pPr>
        <w:spacing w:before="100" w:beforeAutospacing="1" w:after="100" w:afterAutospacing="1"/>
        <w:rPr>
          <w:rFonts w:eastAsia="Times New Roman"/>
        </w:rPr>
      </w:pPr>
      <w:r>
        <w:rPr>
          <w:rFonts w:eastAsia="Times New Roman"/>
        </w:rPr>
        <w:t xml:space="preserve">For the example above the connection-end-point list of the node-edge-point identified in the parent-address would be updated with the </w:t>
      </w:r>
      <w:proofErr w:type="spellStart"/>
      <w:r>
        <w:rPr>
          <w:rFonts w:eastAsia="Times New Roman"/>
        </w:rPr>
        <w:t>uuid</w:t>
      </w:r>
      <w:proofErr w:type="spellEnd"/>
      <w:r>
        <w:rPr>
          <w:rFonts w:eastAsia="Times New Roman"/>
        </w:rPr>
        <w:t xml:space="preserve"> of the connection-</w:t>
      </w:r>
      <w:proofErr w:type="gramStart"/>
      <w:r>
        <w:rPr>
          <w:rFonts w:eastAsia="Times New Roman"/>
        </w:rPr>
        <w:t>end-point</w:t>
      </w:r>
      <w:proofErr w:type="gramEnd"/>
      <w:r>
        <w:rPr>
          <w:rFonts w:eastAsia="Times New Roman"/>
        </w:rPr>
        <w:t>.</w:t>
      </w:r>
    </w:p>
    <w:p w14:paraId="750B6056" w14:textId="1528A6D9" w:rsidR="00FA7144" w:rsidRPr="00A570CB" w:rsidRDefault="00B92266" w:rsidP="00B92266">
      <w:pPr>
        <w:spacing w:before="100" w:beforeAutospacing="1" w:after="100" w:afterAutospacing="1"/>
        <w:rPr>
          <w:rFonts w:eastAsia="Times New Roman"/>
        </w:rPr>
      </w:pPr>
      <w:r>
        <w:rPr>
          <w:rFonts w:eastAsia="Times New Roman"/>
        </w:rPr>
        <w:t xml:space="preserve">Considering condition-detector (see </w:t>
      </w:r>
      <w:r>
        <w:rPr>
          <w:rFonts w:eastAsia="Times New Roman"/>
        </w:rPr>
        <w:fldChar w:fldCharType="begin"/>
      </w:r>
      <w:r>
        <w:rPr>
          <w:rFonts w:eastAsia="Times New Roman"/>
        </w:rPr>
        <w:instrText xml:space="preserve"> REF _Ref117808982 \r \h </w:instrText>
      </w:r>
      <w:r>
        <w:rPr>
          <w:rFonts w:eastAsia="Times New Roman"/>
        </w:rPr>
      </w:r>
      <w:r>
        <w:rPr>
          <w:rFonts w:eastAsia="Times New Roman"/>
        </w:rPr>
        <w:fldChar w:fldCharType="separate"/>
      </w:r>
      <w:r w:rsidR="00B53275">
        <w:rPr>
          <w:rFonts w:eastAsia="Times New Roman"/>
        </w:rPr>
        <w:t>4.5</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_Ref117808983 \h </w:instrText>
      </w:r>
      <w:r>
        <w:rPr>
          <w:rFonts w:eastAsia="Times New Roman"/>
        </w:rPr>
      </w:r>
      <w:r>
        <w:rPr>
          <w:rFonts w:eastAsia="Times New Roman"/>
        </w:rPr>
        <w:fldChar w:fldCharType="separate"/>
      </w:r>
      <w:r w:rsidR="00B53275">
        <w:t>Condition detector and alarm structure</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_Ref117808984 \h </w:instrText>
      </w:r>
      <w:r>
        <w:rPr>
          <w:rFonts w:eastAsia="Times New Roman"/>
        </w:rPr>
      </w:r>
      <w:r>
        <w:rPr>
          <w:rFonts w:eastAsia="Times New Roman"/>
        </w:rPr>
        <w:fldChar w:fldCharType="separate"/>
      </w:r>
      <w:r w:rsidR="00B53275">
        <w:rPr>
          <w:rFonts w:eastAsia="Times New Roman"/>
          <w:noProof/>
        </w:rPr>
        <w:t>56</w:t>
      </w:r>
      <w:r>
        <w:rPr>
          <w:rFonts w:eastAsia="Times New Roman"/>
        </w:rPr>
        <w:fldChar w:fldCharType="end"/>
      </w:r>
      <w:r>
        <w:rPr>
          <w:rFonts w:eastAsia="Times New Roman"/>
        </w:rPr>
        <w:t>)</w:t>
      </w:r>
      <w:r w:rsidR="00FA7144">
        <w:t>, as it does not have a parent the parent-address should be omitted. The</w:t>
      </w:r>
      <w:r w:rsidR="00FA7144">
        <w:rPr>
          <w:lang w:val="en-GB"/>
        </w:rPr>
        <w:t xml:space="preserve"> measured-entity-</w:t>
      </w:r>
      <w:proofErr w:type="spellStart"/>
      <w:r w:rsidR="00FA7144">
        <w:rPr>
          <w:lang w:val="en-GB"/>
        </w:rPr>
        <w:t>uuid</w:t>
      </w:r>
      <w:proofErr w:type="spellEnd"/>
      <w:r w:rsidR="00FA7144">
        <w:rPr>
          <w:lang w:val="en-GB"/>
        </w:rPr>
        <w:t xml:space="preserve"> of the condition-detector is sufficient to identify the affected entity.</w:t>
      </w:r>
    </w:p>
    <w:p w14:paraId="507BCC36" w14:textId="77777777" w:rsidR="00FA7144" w:rsidRDefault="00FA7144" w:rsidP="00FA7144">
      <w:r>
        <w:rPr>
          <w:lang w:val="en-GB"/>
        </w:rPr>
        <w:t xml:space="preserve">Where the entity-key is a </w:t>
      </w:r>
      <w:proofErr w:type="spellStart"/>
      <w:r>
        <w:rPr>
          <w:lang w:val="en-GB"/>
        </w:rPr>
        <w:t>uuid</w:t>
      </w:r>
      <w:proofErr w:type="spellEnd"/>
      <w:r>
        <w:rPr>
          <w:lang w:val="en-GB"/>
        </w:rPr>
        <w:t xml:space="preserve">, the </w:t>
      </w:r>
      <w:proofErr w:type="spellStart"/>
      <w:r>
        <w:rPr>
          <w:lang w:val="en-GB"/>
        </w:rPr>
        <w:t>uuid</w:t>
      </w:r>
      <w:proofErr w:type="spellEnd"/>
      <w:r>
        <w:rPr>
          <w:lang w:val="en-GB"/>
        </w:rPr>
        <w:t xml:space="preserve"> alone </w:t>
      </w:r>
      <w:r>
        <w:t>is sufficient to identify an entity that is to be deleted, hence the parent-address for a DELETE record can be omitted. The onus is on the client to update the corresponding containment tree references, so in the example above a connection-</w:t>
      </w:r>
      <w:proofErr w:type="gramStart"/>
      <w:r>
        <w:t>end-point</w:t>
      </w:r>
      <w:proofErr w:type="gramEnd"/>
      <w:r>
        <w:t xml:space="preserve"> delete would require the client to remove the connection-end-point from the cep-list of the appropriate node-edge-point.</w:t>
      </w:r>
    </w:p>
    <w:p w14:paraId="38560EF5" w14:textId="77777777" w:rsidR="00FA7144" w:rsidRPr="00C54286" w:rsidRDefault="00FA7144" w:rsidP="00C54286">
      <w:pPr>
        <w:spacing w:before="100" w:beforeAutospacing="1" w:after="100" w:afterAutospacing="1"/>
        <w:rPr>
          <w:rFonts w:eastAsia="Times New Roman"/>
        </w:rPr>
      </w:pPr>
      <w:r>
        <w:rPr>
          <w:rFonts w:eastAsia="Times New Roman"/>
        </w:rPr>
        <w:t>When the connection-</w:t>
      </w:r>
      <w:proofErr w:type="gramStart"/>
      <w:r>
        <w:rPr>
          <w:rFonts w:eastAsia="Times New Roman"/>
        </w:rPr>
        <w:t>end-point</w:t>
      </w:r>
      <w:proofErr w:type="gramEnd"/>
      <w:r>
        <w:rPr>
          <w:rFonts w:eastAsia="Times New Roman"/>
        </w:rPr>
        <w:t xml:space="preserve"> is deleted, the event will provide the connection-end-point </w:t>
      </w:r>
      <w:proofErr w:type="spellStart"/>
      <w:r>
        <w:rPr>
          <w:rFonts w:eastAsia="Times New Roman"/>
        </w:rPr>
        <w:t>uuid</w:t>
      </w:r>
      <w:proofErr w:type="spellEnd"/>
      <w:r>
        <w:rPr>
          <w:rFonts w:eastAsia="Times New Roman"/>
        </w:rPr>
        <w:t>. The client will locate the connection-</w:t>
      </w:r>
      <w:proofErr w:type="gramStart"/>
      <w:r>
        <w:rPr>
          <w:rFonts w:eastAsia="Times New Roman"/>
        </w:rPr>
        <w:t>end-point</w:t>
      </w:r>
      <w:proofErr w:type="gramEnd"/>
      <w:r>
        <w:rPr>
          <w:rFonts w:eastAsia="Times New Roman"/>
        </w:rPr>
        <w:t xml:space="preserve"> by </w:t>
      </w:r>
      <w:proofErr w:type="spellStart"/>
      <w:r>
        <w:rPr>
          <w:rFonts w:eastAsia="Times New Roman"/>
        </w:rPr>
        <w:t>uuid</w:t>
      </w:r>
      <w:proofErr w:type="spellEnd"/>
      <w:r>
        <w:rPr>
          <w:rFonts w:eastAsia="Times New Roman"/>
        </w:rPr>
        <w:t>, remove it and clean up any references as appropriate.</w:t>
      </w:r>
    </w:p>
    <w:p w14:paraId="58889097" w14:textId="77777777" w:rsidR="00102133" w:rsidRDefault="00102133" w:rsidP="00EB62A7">
      <w:pPr>
        <w:pStyle w:val="Heading2"/>
      </w:pPr>
      <w:bookmarkStart w:id="3108" w:name="_Ref52928563"/>
      <w:bookmarkStart w:id="3109" w:name="_Toc192619506"/>
      <w:r>
        <w:t>Considering order</w:t>
      </w:r>
      <w:r w:rsidR="00EA56FF">
        <w:t>/sequence</w:t>
      </w:r>
      <w:r>
        <w:t xml:space="preserve"> and cause/effect</w:t>
      </w:r>
      <w:bookmarkEnd w:id="3108"/>
      <w:bookmarkEnd w:id="3109"/>
    </w:p>
    <w:p w14:paraId="0A1FC48E" w14:textId="77777777" w:rsidR="00102133" w:rsidRDefault="00102133" w:rsidP="00102133">
      <w:pPr>
        <w:pStyle w:val="Heading3"/>
      </w:pPr>
      <w:bookmarkStart w:id="3110" w:name="_Toc192619507"/>
      <w:r>
        <w:t>Time</w:t>
      </w:r>
      <w:bookmarkEnd w:id="3110"/>
    </w:p>
    <w:p w14:paraId="7FC42AF0" w14:textId="77777777" w:rsidR="00102133" w:rsidRPr="00CB2161" w:rsidRDefault="00102133" w:rsidP="00102133">
      <w:r>
        <w:t xml:space="preserve">When determining the cause and effect of any behavior in the controlled system it is necessary to have visibility of relevant state and to know the time of each change of state. </w:t>
      </w:r>
      <w:r w:rsidR="002C1FFB">
        <w:t xml:space="preserve">The time units must be sufficiently fine to allow all relevant </w:t>
      </w:r>
      <w:r w:rsidR="006E5BA8">
        <w:t>event sequencing to be determined</w:t>
      </w:r>
      <w:r w:rsidR="00A26ED0">
        <w:rPr>
          <w:rStyle w:val="FootnoteReference"/>
        </w:rPr>
        <w:footnoteReference w:id="50"/>
      </w:r>
      <w:r w:rsidR="006E5BA8">
        <w:t>.</w:t>
      </w:r>
    </w:p>
    <w:p w14:paraId="23B03199" w14:textId="77777777" w:rsidR="00102133" w:rsidRDefault="00102133" w:rsidP="006E5BA8">
      <w:pPr>
        <w:spacing w:before="100" w:beforeAutospacing="1" w:after="100" w:afterAutospacing="1"/>
        <w:rPr>
          <w:rFonts w:eastAsia="Times New Roman"/>
        </w:rPr>
      </w:pPr>
      <w:r>
        <w:rPr>
          <w:rFonts w:eastAsia="Times New Roman"/>
        </w:rPr>
        <w:t xml:space="preserve">The time of change at the source of change needs to be propagated as data in the stream and hence needs to be in the </w:t>
      </w:r>
      <w:r w:rsidR="00A72528">
        <w:rPr>
          <w:rFonts w:eastAsia="Times New Roman"/>
        </w:rPr>
        <w:t>report</w:t>
      </w:r>
      <w:r>
        <w:rPr>
          <w:rFonts w:eastAsia="Times New Roman"/>
        </w:rPr>
        <w:t xml:space="preserve"> of each instance of </w:t>
      </w:r>
      <w:r w:rsidR="00E77A4F">
        <w:rPr>
          <w:rFonts w:eastAsia="Times New Roman"/>
        </w:rPr>
        <w:t>the changed entity</w:t>
      </w:r>
      <w:r w:rsidR="00A72528">
        <w:rPr>
          <w:rFonts w:eastAsia="Times New Roman"/>
        </w:rPr>
        <w:t xml:space="preserve"> (and in any stored form that exists </w:t>
      </w:r>
      <w:r w:rsidR="007424FC">
        <w:rPr>
          <w:rFonts w:eastAsia="Times New Roman"/>
        </w:rPr>
        <w:t>between the source and the stream).</w:t>
      </w:r>
      <w:r>
        <w:rPr>
          <w:rFonts w:eastAsia="Times New Roman"/>
        </w:rPr>
        <w:t xml:space="preserve"> </w:t>
      </w:r>
      <w:r w:rsidR="00654D90">
        <w:rPr>
          <w:rFonts w:eastAsia="Times New Roman"/>
        </w:rPr>
        <w:t>This is recorded in event-</w:t>
      </w:r>
      <w:proofErr w:type="gramStart"/>
      <w:r w:rsidR="00654D90">
        <w:rPr>
          <w:rFonts w:eastAsia="Times New Roman"/>
        </w:rPr>
        <w:t>time-stamp</w:t>
      </w:r>
      <w:proofErr w:type="gramEnd"/>
      <w:r w:rsidR="00654D90">
        <w:rPr>
          <w:rFonts w:eastAsia="Times New Roman"/>
        </w:rPr>
        <w:t>.</w:t>
      </w:r>
    </w:p>
    <w:p w14:paraId="396B9087" w14:textId="77777777" w:rsidR="00102133" w:rsidRDefault="004F1762" w:rsidP="006E5BA8">
      <w:pPr>
        <w:spacing w:before="100" w:beforeAutospacing="1" w:after="100" w:afterAutospacing="1"/>
        <w:rPr>
          <w:rFonts w:eastAsia="Times New Roman"/>
        </w:rPr>
      </w:pPr>
      <w:r>
        <w:rPr>
          <w:rFonts w:eastAsia="Times New Roman"/>
        </w:rPr>
        <w:t xml:space="preserve">The time the record was </w:t>
      </w:r>
      <w:r w:rsidR="003C7F32">
        <w:rPr>
          <w:rFonts w:eastAsia="Times New Roman"/>
        </w:rPr>
        <w:t>logged</w:t>
      </w:r>
      <w:r>
        <w:rPr>
          <w:rFonts w:eastAsia="Times New Roman"/>
        </w:rPr>
        <w:t xml:space="preserve"> is log-append-</w:t>
      </w:r>
      <w:proofErr w:type="gramStart"/>
      <w:r>
        <w:rPr>
          <w:rFonts w:eastAsia="Times New Roman"/>
        </w:rPr>
        <w:t>time</w:t>
      </w:r>
      <w:r w:rsidR="003C7F32">
        <w:rPr>
          <w:rFonts w:eastAsia="Times New Roman"/>
        </w:rPr>
        <w:t>-stamp</w:t>
      </w:r>
      <w:proofErr w:type="gramEnd"/>
      <w:r w:rsidR="003C7F32">
        <w:rPr>
          <w:rFonts w:eastAsia="Times New Roman"/>
        </w:rPr>
        <w:t>.</w:t>
      </w:r>
    </w:p>
    <w:p w14:paraId="6E944BA1" w14:textId="77777777" w:rsidR="00D57EAC" w:rsidRPr="00D57EAC" w:rsidRDefault="00D57EAC" w:rsidP="00102133">
      <w:pPr>
        <w:pStyle w:val="Heading3"/>
      </w:pPr>
      <w:bookmarkStart w:id="3111" w:name="_Toc192619508"/>
      <w:r>
        <w:t>Backend stream details</w:t>
      </w:r>
      <w:bookmarkEnd w:id="3111"/>
    </w:p>
    <w:p w14:paraId="4A264F5B" w14:textId="2C31DD24" w:rsidR="004A1C9A" w:rsidRDefault="00D57EAC" w:rsidP="004A1C9A">
      <w:pPr>
        <w:rPr>
          <w:rFonts w:eastAsia="Times New Roman"/>
        </w:rPr>
      </w:pPr>
      <w:r>
        <w:t>The implementation solution may partition the log supporting a stream</w:t>
      </w:r>
      <w:r w:rsidR="00E54BF9">
        <w:t xml:space="preserve"> (see section </w:t>
      </w:r>
      <w:r w:rsidR="00E54BF9">
        <w:fldChar w:fldCharType="begin"/>
      </w:r>
      <w:r w:rsidR="00E54BF9">
        <w:instrText xml:space="preserve"> REF _Ref86679434 \r \h </w:instrText>
      </w:r>
      <w:r w:rsidR="00E54BF9">
        <w:fldChar w:fldCharType="separate"/>
      </w:r>
      <w:r w:rsidR="00B53275">
        <w:t>8.1.4</w:t>
      </w:r>
      <w:r w:rsidR="00E54BF9">
        <w:fldChar w:fldCharType="end"/>
      </w:r>
      <w:r w:rsidR="00E54BF9">
        <w:t xml:space="preserve"> </w:t>
      </w:r>
      <w:r w:rsidR="00E54BF9">
        <w:fldChar w:fldCharType="begin"/>
      </w:r>
      <w:r w:rsidR="00E54BF9">
        <w:instrText xml:space="preserve"> REF _Ref86679434 \h </w:instrText>
      </w:r>
      <w:r w:rsidR="00E54BF9">
        <w:fldChar w:fldCharType="separate"/>
      </w:r>
      <w:r w:rsidR="00B53275">
        <w:t>Partitions</w:t>
      </w:r>
      <w:r w:rsidR="00E54BF9">
        <w:fldChar w:fldCharType="end"/>
      </w:r>
      <w:r w:rsidR="00E54BF9">
        <w:t xml:space="preserve"> on page </w:t>
      </w:r>
      <w:r w:rsidR="00E54BF9">
        <w:fldChar w:fldCharType="begin"/>
      </w:r>
      <w:r w:rsidR="00E54BF9">
        <w:instrText xml:space="preserve"> PAGEREF _Ref86679434 \h </w:instrText>
      </w:r>
      <w:r w:rsidR="00E54BF9">
        <w:fldChar w:fldCharType="separate"/>
      </w:r>
      <w:ins w:id="3112" w:author="Author">
        <w:r w:rsidR="00B53275">
          <w:rPr>
            <w:noProof/>
          </w:rPr>
          <w:t>126</w:t>
        </w:r>
        <w:del w:id="3113" w:author="Author">
          <w:r w:rsidR="006D1621" w:rsidDel="00B53275">
            <w:rPr>
              <w:noProof/>
            </w:rPr>
            <w:delText>126</w:delText>
          </w:r>
        </w:del>
      </w:ins>
      <w:del w:id="3114" w:author="Author">
        <w:r w:rsidR="00C1187B" w:rsidDel="00B53275">
          <w:rPr>
            <w:noProof/>
          </w:rPr>
          <w:delText>127</w:delText>
        </w:r>
      </w:del>
      <w:r w:rsidR="00E54BF9">
        <w:fldChar w:fldCharType="end"/>
      </w:r>
      <w:r w:rsidR="00E54BF9">
        <w:t>)</w:t>
      </w:r>
      <w:r>
        <w:t xml:space="preserve">. This may cause stream content reordering. </w:t>
      </w:r>
      <w:r w:rsidR="00344390">
        <w:t>Clearly, event reordering across different sources is a fundamental behavior due to relativity and differential delay.</w:t>
      </w:r>
      <w:r w:rsidR="009841BB">
        <w:t xml:space="preserve"> It is expected that the order for </w:t>
      </w:r>
      <w:r w:rsidR="009841BB">
        <w:rPr>
          <w:rFonts w:eastAsia="Times New Roman"/>
        </w:rPr>
        <w:t xml:space="preserve">events from each single state machine will be maintained. </w:t>
      </w:r>
    </w:p>
    <w:p w14:paraId="3ABF373E" w14:textId="77777777" w:rsidR="007B4527" w:rsidRDefault="009841BB" w:rsidP="004A1C9A">
      <w:pPr>
        <w:rPr>
          <w:rFonts w:eastAsia="Times New Roman"/>
        </w:rPr>
      </w:pPr>
      <w:r>
        <w:rPr>
          <w:rFonts w:eastAsia="Times New Roman"/>
        </w:rPr>
        <w:lastRenderedPageBreak/>
        <w:t xml:space="preserve">Regardless, the </w:t>
      </w:r>
      <w:r w:rsidR="007B4527">
        <w:rPr>
          <w:rFonts w:eastAsia="Times New Roman"/>
        </w:rPr>
        <w:t xml:space="preserve">timestamp granularity must be sufficient to ensure </w:t>
      </w:r>
      <w:r>
        <w:rPr>
          <w:rFonts w:eastAsia="Times New Roman"/>
        </w:rPr>
        <w:t xml:space="preserve">relevant </w:t>
      </w:r>
      <w:r w:rsidR="007B4527">
        <w:rPr>
          <w:rFonts w:eastAsia="Times New Roman"/>
        </w:rPr>
        <w:t xml:space="preserve">chronological order </w:t>
      </w:r>
      <w:r>
        <w:rPr>
          <w:rFonts w:eastAsia="Times New Roman"/>
        </w:rPr>
        <w:t xml:space="preserve">can be </w:t>
      </w:r>
      <w:r w:rsidR="00B34BA7">
        <w:rPr>
          <w:rFonts w:eastAsia="Times New Roman"/>
        </w:rPr>
        <w:t>recovered.</w:t>
      </w:r>
      <w:r w:rsidR="004C227D">
        <w:rPr>
          <w:rFonts w:eastAsia="Times New Roman"/>
        </w:rPr>
        <w:t xml:space="preserve"> This also assumes that robust time synchronization</w:t>
      </w:r>
      <w:r w:rsidR="00D240A9">
        <w:rPr>
          <w:rFonts w:eastAsia="Times New Roman"/>
        </w:rPr>
        <w:t xml:space="preserve"> mechanism</w:t>
      </w:r>
      <w:r w:rsidR="004C227D">
        <w:rPr>
          <w:rFonts w:eastAsia="Times New Roman"/>
        </w:rPr>
        <w:t xml:space="preserve"> is </w:t>
      </w:r>
      <w:r w:rsidR="00D240A9">
        <w:rPr>
          <w:rFonts w:eastAsia="Times New Roman"/>
        </w:rPr>
        <w:t>present</w:t>
      </w:r>
      <w:r w:rsidR="00FA6EF9">
        <w:rPr>
          <w:rFonts w:eastAsia="Times New Roman"/>
        </w:rPr>
        <w:t xml:space="preserve"> at each event source and hen</w:t>
      </w:r>
      <w:r w:rsidR="00283A18">
        <w:rPr>
          <w:rFonts w:eastAsia="Times New Roman"/>
        </w:rPr>
        <w:t>ce</w:t>
      </w:r>
      <w:r w:rsidR="00D240A9">
        <w:rPr>
          <w:rFonts w:eastAsia="Times New Roman"/>
        </w:rPr>
        <w:t xml:space="preserve"> in the controller/controlled </w:t>
      </w:r>
      <w:proofErr w:type="gramStart"/>
      <w:r w:rsidR="00D240A9">
        <w:rPr>
          <w:rFonts w:eastAsia="Times New Roman"/>
        </w:rPr>
        <w:t>system as a whole</w:t>
      </w:r>
      <w:proofErr w:type="gramEnd"/>
      <w:r w:rsidR="00D240A9">
        <w:rPr>
          <w:rFonts w:eastAsia="Times New Roman"/>
        </w:rPr>
        <w:t>.</w:t>
      </w:r>
    </w:p>
    <w:p w14:paraId="54B70F8D" w14:textId="77777777" w:rsidR="00EE4A61" w:rsidRDefault="00EE4A61" w:rsidP="00EB62A7">
      <w:pPr>
        <w:pStyle w:val="Heading2"/>
      </w:pPr>
      <w:bookmarkStart w:id="3115" w:name="_Ref52928571"/>
      <w:bookmarkStart w:id="3116" w:name="_Toc192619509"/>
      <w:r>
        <w:t>The Context</w:t>
      </w:r>
      <w:bookmarkEnd w:id="3115"/>
      <w:bookmarkEnd w:id="3116"/>
    </w:p>
    <w:p w14:paraId="0DDC7FC0" w14:textId="77777777" w:rsidR="00FA6EF9" w:rsidRDefault="00EE4A61" w:rsidP="00FA6EF9">
      <w:r w:rsidRPr="00DF31DD">
        <w:t xml:space="preserve">TAPI is a machine-machine interface. </w:t>
      </w:r>
      <w:r>
        <w:t xml:space="preserve">As noted earlier, the client maintains a local repository representation of the information from the provider. The information is defined in terms of the context. As the context </w:t>
      </w:r>
      <w:r w:rsidR="000559FD">
        <w:t>will have been “agree</w:t>
      </w:r>
      <w:r w:rsidR="00906603">
        <w:t>d”</w:t>
      </w:r>
      <w:r>
        <w:t xml:space="preserve"> (currently, up front during system design), </w:t>
      </w:r>
      <w:r w:rsidRPr="00DF31DD">
        <w:t>the context is what the client wants</w:t>
      </w:r>
      <w:r>
        <w:t>/needs</w:t>
      </w:r>
      <w:r w:rsidRPr="00DF31DD">
        <w:t xml:space="preserve"> to see</w:t>
      </w:r>
      <w:r>
        <w:t xml:space="preserve">. </w:t>
      </w:r>
    </w:p>
    <w:p w14:paraId="5F1D8EF6" w14:textId="77777777" w:rsidR="005D6143" w:rsidRPr="0044218B" w:rsidRDefault="00B55996" w:rsidP="00FA6EF9">
      <w:r w:rsidRPr="0044218B">
        <w:t>Where the client needs less</w:t>
      </w:r>
      <w:r w:rsidR="0066612E">
        <w:t xml:space="preserve"> detail</w:t>
      </w:r>
      <w:r w:rsidRPr="0044218B">
        <w:t xml:space="preserve"> than is provided by </w:t>
      </w:r>
      <w:r w:rsidR="005D6143">
        <w:t>a specific</w:t>
      </w:r>
      <w:r w:rsidRPr="0044218B">
        <w:t xml:space="preserve"> context the client can</w:t>
      </w:r>
      <w:r w:rsidR="005D6143">
        <w:t>:</w:t>
      </w:r>
    </w:p>
    <w:p w14:paraId="0C0265A3" w14:textId="77777777" w:rsidR="005D6143" w:rsidRDefault="005D6143" w:rsidP="00761816">
      <w:pPr>
        <w:pStyle w:val="ListParagraph"/>
        <w:numPr>
          <w:ilvl w:val="0"/>
          <w:numId w:val="20"/>
        </w:numPr>
      </w:pPr>
      <w:r>
        <w:t>Locally f</w:t>
      </w:r>
      <w:r w:rsidRPr="0044218B">
        <w:t xml:space="preserve">ilter out information that is not of </w:t>
      </w:r>
      <w:r w:rsidR="007C3386" w:rsidRPr="0044218B">
        <w:t>interest.</w:t>
      </w:r>
    </w:p>
    <w:p w14:paraId="5301D1C4" w14:textId="77777777" w:rsidR="00DE73A9" w:rsidRDefault="00B55996" w:rsidP="00761816">
      <w:pPr>
        <w:pStyle w:val="ListParagraph"/>
        <w:numPr>
          <w:ilvl w:val="0"/>
          <w:numId w:val="20"/>
        </w:numPr>
      </w:pPr>
      <w:r w:rsidRPr="0044218B">
        <w:t>Change the context</w:t>
      </w:r>
      <w:r w:rsidR="00DE73A9">
        <w:t xml:space="preserve">. </w:t>
      </w:r>
    </w:p>
    <w:p w14:paraId="07D924D9" w14:textId="77777777" w:rsidR="00B55996" w:rsidRDefault="00DE73A9" w:rsidP="00761816">
      <w:pPr>
        <w:pStyle w:val="ListParagraph"/>
        <w:numPr>
          <w:ilvl w:val="1"/>
          <w:numId w:val="20"/>
        </w:numPr>
      </w:pPr>
      <w:r w:rsidRPr="0044218B">
        <w:t>The context can be modified</w:t>
      </w:r>
      <w:r w:rsidR="003C6601">
        <w:rPr>
          <w:rStyle w:val="FootnoteReference"/>
        </w:rPr>
        <w:footnoteReference w:id="51"/>
      </w:r>
      <w:r w:rsidRPr="0044218B">
        <w:t xml:space="preserve"> as necessary</w:t>
      </w:r>
      <w:r>
        <w:t xml:space="preserve"> so long as other clients</w:t>
      </w:r>
      <w:r w:rsidR="004448A5">
        <w:t xml:space="preserve"> (and the provider)</w:t>
      </w:r>
      <w:r>
        <w:t xml:space="preserve"> agree with the </w:t>
      </w:r>
      <w:r w:rsidR="007C3386">
        <w:t>change.</w:t>
      </w:r>
    </w:p>
    <w:p w14:paraId="306747BD" w14:textId="77777777" w:rsidR="005D6143" w:rsidRDefault="005D6143" w:rsidP="00761816">
      <w:pPr>
        <w:pStyle w:val="ListParagraph"/>
        <w:numPr>
          <w:ilvl w:val="0"/>
          <w:numId w:val="20"/>
        </w:numPr>
      </w:pPr>
      <w:r>
        <w:t>Request construction of a specific context</w:t>
      </w:r>
    </w:p>
    <w:p w14:paraId="0537EC44" w14:textId="77777777" w:rsidR="00DE73A9" w:rsidRPr="0044218B" w:rsidRDefault="00DE73A9" w:rsidP="00761816">
      <w:pPr>
        <w:pStyle w:val="ListParagraph"/>
        <w:numPr>
          <w:ilvl w:val="1"/>
          <w:numId w:val="20"/>
        </w:numPr>
      </w:pPr>
      <w:r w:rsidRPr="0044218B">
        <w:t xml:space="preserve">Several contexts can be </w:t>
      </w:r>
      <w:r w:rsidR="007C3386" w:rsidRPr="0044218B">
        <w:t>provided.</w:t>
      </w:r>
    </w:p>
    <w:p w14:paraId="4D6F8E92" w14:textId="77777777" w:rsidR="00B05F90" w:rsidRDefault="00B05F90" w:rsidP="00EE4A61">
      <w:r>
        <w:t>On this basis:</w:t>
      </w:r>
    </w:p>
    <w:p w14:paraId="4BBD54C6" w14:textId="77777777" w:rsidR="00B05F90" w:rsidRDefault="00B05F90" w:rsidP="00761816">
      <w:pPr>
        <w:pStyle w:val="ListParagraph"/>
        <w:numPr>
          <w:ilvl w:val="0"/>
          <w:numId w:val="20"/>
        </w:numPr>
      </w:pPr>
      <w:r>
        <w:t>I</w:t>
      </w:r>
      <w:r w:rsidR="00EE4A61" w:rsidRPr="00DF31DD">
        <w:t xml:space="preserve">ndividual </w:t>
      </w:r>
      <w:r w:rsidR="0066612E">
        <w:t xml:space="preserve">specific </w:t>
      </w:r>
      <w:r w:rsidR="00EE4A61" w:rsidRPr="00DF31DD">
        <w:t xml:space="preserve">queries on the </w:t>
      </w:r>
      <w:r w:rsidR="00145E7E">
        <w:t>provider</w:t>
      </w:r>
      <w:r>
        <w:t xml:space="preserve"> are not necessary. </w:t>
      </w:r>
    </w:p>
    <w:p w14:paraId="396A12B0" w14:textId="77777777" w:rsidR="00EE4A61" w:rsidRDefault="00B05F90" w:rsidP="00761816">
      <w:pPr>
        <w:pStyle w:val="ListParagraph"/>
        <w:numPr>
          <w:ilvl w:val="0"/>
          <w:numId w:val="20"/>
        </w:numPr>
      </w:pPr>
      <w:r>
        <w:t>N</w:t>
      </w:r>
      <w:r w:rsidR="00EE4A61" w:rsidRPr="00DF31DD">
        <w:t>otification filters</w:t>
      </w:r>
      <w:r>
        <w:t>,</w:t>
      </w:r>
      <w:r w:rsidR="00EE4A61" w:rsidRPr="00DF31DD">
        <w:t xml:space="preserve"> that are not simply </w:t>
      </w:r>
      <w:r>
        <w:t xml:space="preserve">the </w:t>
      </w:r>
      <w:r w:rsidR="00EE4A61" w:rsidRPr="00DF31DD">
        <w:t>realization of the view</w:t>
      </w:r>
      <w:r>
        <w:t xml:space="preserve">, are </w:t>
      </w:r>
      <w:r w:rsidR="00EE4A61" w:rsidRPr="00DF31DD">
        <w:t>not necessary</w:t>
      </w:r>
      <w:r w:rsidR="0066612E">
        <w:t>. The context defines the filtering for the client.</w:t>
      </w:r>
    </w:p>
    <w:p w14:paraId="355BACD9" w14:textId="659014D4" w:rsidR="00B05F90" w:rsidRDefault="002B37C1" w:rsidP="009B0395">
      <w:pPr>
        <w:spacing w:after="0"/>
      </w:pPr>
      <w:r>
        <w:t xml:space="preserve">Any changes in the required information are handled by changes in the context. </w:t>
      </w:r>
      <w:r w:rsidR="00B05F90" w:rsidRPr="00A9262F">
        <w:t xml:space="preserve">See later discussion on </w:t>
      </w:r>
      <w:r w:rsidR="0066612E" w:rsidRPr="00A9262F">
        <w:t xml:space="preserve">changing the context and </w:t>
      </w:r>
      <w:r w:rsidR="00B05F90" w:rsidRPr="00A9262F">
        <w:t>spotlighting</w:t>
      </w:r>
      <w:r w:rsidR="005A0C35" w:rsidRPr="00A9262F">
        <w:t xml:space="preserve"> </w:t>
      </w:r>
      <w:r w:rsidR="00007FC5" w:rsidRPr="00A9262F">
        <w:t>in</w:t>
      </w:r>
      <w:r w:rsidR="000528F9">
        <w:t xml:space="preserve"> section</w:t>
      </w:r>
      <w:r w:rsidR="00E51373">
        <w:t xml:space="preserve"> </w:t>
      </w:r>
      <w:r w:rsidR="009B0395">
        <w:fldChar w:fldCharType="begin"/>
      </w:r>
      <w:r w:rsidR="009B0395">
        <w:instrText xml:space="preserve"> REF _Ref86679720 \r \h </w:instrText>
      </w:r>
      <w:r w:rsidR="009B0395">
        <w:fldChar w:fldCharType="separate"/>
      </w:r>
      <w:r w:rsidR="00B53275">
        <w:t>7.10</w:t>
      </w:r>
      <w:r w:rsidR="009B0395">
        <w:fldChar w:fldCharType="end"/>
      </w:r>
      <w:r w:rsidR="009B0395">
        <w:t xml:space="preserve"> </w:t>
      </w:r>
      <w:r w:rsidR="009B0395">
        <w:fldChar w:fldCharType="begin"/>
      </w:r>
      <w:r w:rsidR="009B0395">
        <w:instrText xml:space="preserve"> REF _Ref86679730 \h </w:instrText>
      </w:r>
      <w:r w:rsidR="009B0395">
        <w:fldChar w:fldCharType="separate"/>
      </w:r>
      <w:r w:rsidR="00B53275">
        <w:t>Use cases beyond current release</w:t>
      </w:r>
      <w:r w:rsidR="009B0395">
        <w:fldChar w:fldCharType="end"/>
      </w:r>
      <w:r w:rsidR="009B0395">
        <w:t xml:space="preserve"> on page </w:t>
      </w:r>
      <w:r w:rsidR="009B0395">
        <w:fldChar w:fldCharType="begin"/>
      </w:r>
      <w:r w:rsidR="009B0395">
        <w:instrText xml:space="preserve"> PAGEREF _Ref86679735 \h </w:instrText>
      </w:r>
      <w:r w:rsidR="009B0395">
        <w:fldChar w:fldCharType="separate"/>
      </w:r>
      <w:ins w:id="3117" w:author="Author">
        <w:r w:rsidR="00B53275">
          <w:rPr>
            <w:noProof/>
          </w:rPr>
          <w:t>122</w:t>
        </w:r>
        <w:del w:id="3118" w:author="Author">
          <w:r w:rsidR="006D1621" w:rsidDel="00B53275">
            <w:rPr>
              <w:noProof/>
            </w:rPr>
            <w:delText>122</w:delText>
          </w:r>
        </w:del>
      </w:ins>
      <w:del w:id="3119" w:author="Author">
        <w:r w:rsidR="00C1187B" w:rsidDel="00B53275">
          <w:rPr>
            <w:noProof/>
          </w:rPr>
          <w:delText>123</w:delText>
        </w:r>
      </w:del>
      <w:r w:rsidR="009B0395">
        <w:fldChar w:fldCharType="end"/>
      </w:r>
      <w:r w:rsidR="008F1ECA">
        <w:t>.</w:t>
      </w:r>
    </w:p>
    <w:p w14:paraId="1902E28B" w14:textId="77777777" w:rsidR="007B4527" w:rsidRDefault="007B4527" w:rsidP="00EB62A7">
      <w:pPr>
        <w:pStyle w:val="Heading2"/>
      </w:pPr>
      <w:bookmarkStart w:id="3120" w:name="_Ref52928574"/>
      <w:bookmarkStart w:id="3121" w:name="_Toc192619510"/>
      <w:r>
        <w:t xml:space="preserve">Handling </w:t>
      </w:r>
      <w:r w:rsidR="00EE4A61">
        <w:t>c</w:t>
      </w:r>
      <w:r>
        <w:t>hange</w:t>
      </w:r>
      <w:r w:rsidR="00B05F90">
        <w:t>s</w:t>
      </w:r>
      <w:r w:rsidR="00EE4A61">
        <w:t xml:space="preserve"> in the Context</w:t>
      </w:r>
      <w:bookmarkEnd w:id="3120"/>
      <w:bookmarkEnd w:id="3121"/>
    </w:p>
    <w:p w14:paraId="1EB99C94" w14:textId="77777777" w:rsidR="00DC4634" w:rsidRDefault="00E37D9A" w:rsidP="00E37D9A">
      <w:r>
        <w:t xml:space="preserve">The stream relates to the </w:t>
      </w:r>
      <w:r w:rsidR="00BE3FA2">
        <w:t>entities</w:t>
      </w:r>
      <w:r>
        <w:t xml:space="preserve"> in the context. Changes include:</w:t>
      </w:r>
    </w:p>
    <w:p w14:paraId="51B8A871" w14:textId="77777777" w:rsidR="00E37D9A" w:rsidRDefault="001011E5" w:rsidP="00761816">
      <w:pPr>
        <w:pStyle w:val="ListParagraph"/>
        <w:numPr>
          <w:ilvl w:val="0"/>
          <w:numId w:val="19"/>
        </w:numPr>
      </w:pPr>
      <w:r>
        <w:t>An instance of a thing</w:t>
      </w:r>
      <w:r w:rsidR="00E37D9A">
        <w:t xml:space="preserve"> being added/removed </w:t>
      </w:r>
      <w:r w:rsidR="00E32771">
        <w:t>to/</w:t>
      </w:r>
      <w:r w:rsidR="00E37D9A">
        <w:t xml:space="preserve">from context within the current definition of the </w:t>
      </w:r>
      <w:r w:rsidR="007C3386">
        <w:t>context.</w:t>
      </w:r>
    </w:p>
    <w:p w14:paraId="3422C640" w14:textId="77777777" w:rsidR="00ED59B7" w:rsidRDefault="00ED59B7" w:rsidP="00761816">
      <w:pPr>
        <w:pStyle w:val="ListParagraph"/>
        <w:numPr>
          <w:ilvl w:val="1"/>
          <w:numId w:val="19"/>
        </w:numPr>
      </w:pPr>
      <w:r>
        <w:t>E.g., the creation of a connection</w:t>
      </w:r>
    </w:p>
    <w:p w14:paraId="351C5EDD" w14:textId="77777777" w:rsidR="00E37D9A" w:rsidRDefault="00E37D9A" w:rsidP="00761816">
      <w:pPr>
        <w:pStyle w:val="ListParagraph"/>
        <w:numPr>
          <w:ilvl w:val="0"/>
          <w:numId w:val="19"/>
        </w:numPr>
      </w:pPr>
      <w:r>
        <w:t xml:space="preserve">The context definition being changed such that </w:t>
      </w:r>
      <w:r w:rsidR="001011E5">
        <w:t>an instance of a thing</w:t>
      </w:r>
      <w:r>
        <w:t xml:space="preserve"> appear</w:t>
      </w:r>
      <w:r w:rsidR="00506C4A">
        <w:t>s/</w:t>
      </w:r>
      <w:r w:rsidR="007C3386">
        <w:t>disappears.</w:t>
      </w:r>
    </w:p>
    <w:p w14:paraId="1C70276B" w14:textId="77777777" w:rsidR="001011E5" w:rsidRDefault="00506C4A" w:rsidP="00761816">
      <w:pPr>
        <w:pStyle w:val="ListParagraph"/>
        <w:numPr>
          <w:ilvl w:val="0"/>
          <w:numId w:val="19"/>
        </w:numPr>
      </w:pPr>
      <w:r>
        <w:t>An instance of a t</w:t>
      </w:r>
      <w:r w:rsidR="001011E5">
        <w:t xml:space="preserve">hing in the context changing such that </w:t>
      </w:r>
      <w:r>
        <w:t>an element</w:t>
      </w:r>
      <w:r w:rsidR="001011E5">
        <w:t xml:space="preserve"> </w:t>
      </w:r>
      <w:r w:rsidR="00E32771">
        <w:t xml:space="preserve">is </w:t>
      </w:r>
      <w:r w:rsidR="001011E5">
        <w:t>added/removed from th</w:t>
      </w:r>
      <w:r>
        <w:t xml:space="preserve">e </w:t>
      </w:r>
      <w:r w:rsidR="007C3386">
        <w:t>thing.</w:t>
      </w:r>
    </w:p>
    <w:p w14:paraId="15A4F343" w14:textId="77777777" w:rsidR="001011E5" w:rsidRDefault="00DF31DD" w:rsidP="00761816">
      <w:pPr>
        <w:pStyle w:val="ListParagraph"/>
        <w:numPr>
          <w:ilvl w:val="0"/>
          <w:numId w:val="19"/>
        </w:numPr>
      </w:pPr>
      <w:r>
        <w:t xml:space="preserve">The value of a property of an instance of a thing already in the context </w:t>
      </w:r>
      <w:r w:rsidR="007C3386">
        <w:t>changing.</w:t>
      </w:r>
    </w:p>
    <w:p w14:paraId="74151E70" w14:textId="278D5601" w:rsidR="002412D3" w:rsidRDefault="002412D3" w:rsidP="002D49C8">
      <w:pPr>
        <w:spacing w:after="0"/>
      </w:pPr>
      <w:r w:rsidRPr="00A9262F">
        <w:t xml:space="preserve">See later </w:t>
      </w:r>
      <w:r w:rsidR="002D49C8">
        <w:t>discussion on</w:t>
      </w:r>
      <w:r w:rsidRPr="00A9262F">
        <w:t xml:space="preserve"> changing</w:t>
      </w:r>
      <w:r>
        <w:t xml:space="preserve"> the context</w:t>
      </w:r>
      <w:r w:rsidR="008F1ECA">
        <w:t xml:space="preserve"> in </w:t>
      </w:r>
      <w:r w:rsidR="002D49C8">
        <w:t xml:space="preserve">section </w:t>
      </w:r>
      <w:r w:rsidR="002D49C8">
        <w:fldChar w:fldCharType="begin"/>
      </w:r>
      <w:r w:rsidR="002D49C8">
        <w:instrText xml:space="preserve"> REF _Ref86679720 \r \h </w:instrText>
      </w:r>
      <w:r w:rsidR="002D49C8">
        <w:fldChar w:fldCharType="separate"/>
      </w:r>
      <w:r w:rsidR="00B53275">
        <w:t>7.10</w:t>
      </w:r>
      <w:r w:rsidR="002D49C8">
        <w:fldChar w:fldCharType="end"/>
      </w:r>
      <w:r w:rsidR="002D49C8">
        <w:t xml:space="preserve"> </w:t>
      </w:r>
      <w:r w:rsidR="002D49C8">
        <w:fldChar w:fldCharType="begin"/>
      </w:r>
      <w:r w:rsidR="002D49C8">
        <w:instrText xml:space="preserve"> REF _Ref86679730 \h </w:instrText>
      </w:r>
      <w:r w:rsidR="002D49C8">
        <w:fldChar w:fldCharType="separate"/>
      </w:r>
      <w:r w:rsidR="00B53275">
        <w:t>Use cases beyond current release</w:t>
      </w:r>
      <w:r w:rsidR="002D49C8">
        <w:fldChar w:fldCharType="end"/>
      </w:r>
      <w:r w:rsidR="002D49C8">
        <w:t xml:space="preserve"> on page </w:t>
      </w:r>
      <w:r w:rsidR="002D49C8">
        <w:fldChar w:fldCharType="begin"/>
      </w:r>
      <w:r w:rsidR="002D49C8">
        <w:instrText xml:space="preserve"> PAGEREF _Ref86679735 \h </w:instrText>
      </w:r>
      <w:r w:rsidR="002D49C8">
        <w:fldChar w:fldCharType="separate"/>
      </w:r>
      <w:ins w:id="3122" w:author="Author">
        <w:r w:rsidR="00B53275">
          <w:rPr>
            <w:noProof/>
          </w:rPr>
          <w:t>122</w:t>
        </w:r>
        <w:del w:id="3123" w:author="Author">
          <w:r w:rsidR="006D1621" w:rsidDel="00B53275">
            <w:rPr>
              <w:noProof/>
            </w:rPr>
            <w:delText>122</w:delText>
          </w:r>
        </w:del>
      </w:ins>
      <w:del w:id="3124" w:author="Author">
        <w:r w:rsidR="00C1187B" w:rsidDel="00B53275">
          <w:rPr>
            <w:noProof/>
          </w:rPr>
          <w:delText>123</w:delText>
        </w:r>
      </w:del>
      <w:r w:rsidR="002D49C8">
        <w:fldChar w:fldCharType="end"/>
      </w:r>
      <w:r w:rsidR="002D49C8">
        <w:t>.</w:t>
      </w:r>
    </w:p>
    <w:p w14:paraId="693DAB5E" w14:textId="77777777" w:rsidR="00A010B8" w:rsidRDefault="00A010B8" w:rsidP="00EB62A7">
      <w:pPr>
        <w:pStyle w:val="Heading2"/>
      </w:pPr>
      <w:bookmarkStart w:id="3125" w:name="_Ref52928577"/>
      <w:bookmarkStart w:id="3126" w:name="_Toc192619511"/>
      <w:r>
        <w:t>Reporting change</w:t>
      </w:r>
      <w:bookmarkEnd w:id="3125"/>
      <w:bookmarkEnd w:id="3126"/>
    </w:p>
    <w:p w14:paraId="7DE41893" w14:textId="0EEF1730" w:rsidR="001151DD" w:rsidRDefault="00952657" w:rsidP="00952657">
      <w:r>
        <w:t xml:space="preserve">For the compacted log solution, </w:t>
      </w:r>
      <w:r w:rsidR="00631AAC">
        <w:t>if the log-storage-strategy is WHOLE_ENTITY_ON_CHANGE,</w:t>
      </w:r>
      <w:r w:rsidR="003A65F4">
        <w:t xml:space="preserve"> </w:t>
      </w:r>
      <w:r>
        <w:t xml:space="preserve">whole entities are </w:t>
      </w:r>
      <w:r w:rsidR="00A010B8">
        <w:t xml:space="preserve">streamed </w:t>
      </w:r>
      <w:r>
        <w:t>on creation</w:t>
      </w:r>
      <w:r w:rsidR="00B96A6A">
        <w:t xml:space="preserve">, deletion and change of </w:t>
      </w:r>
      <w:r w:rsidR="00A010B8">
        <w:t xml:space="preserve">a </w:t>
      </w:r>
      <w:r w:rsidR="00B96A6A">
        <w:t>property. Hence</w:t>
      </w:r>
      <w:r w:rsidR="003A65F4">
        <w:t>, for example</w:t>
      </w:r>
      <w:r w:rsidR="00350363">
        <w:t>,</w:t>
      </w:r>
      <w:r w:rsidR="00B96A6A">
        <w:t xml:space="preserve"> if a single property in a CEP changes, the whole CEP is logged and </w:t>
      </w:r>
      <w:r w:rsidR="00A010B8">
        <w:t>streamed</w:t>
      </w:r>
      <w:r w:rsidR="00B96A6A">
        <w:t>.</w:t>
      </w:r>
      <w:r w:rsidR="002744D6">
        <w:t xml:space="preserve"> </w:t>
      </w:r>
      <w:r w:rsidR="004556DA">
        <w:t xml:space="preserve">The parent-address indicates where </w:t>
      </w:r>
      <w:r w:rsidR="00557901">
        <w:t>the CEP is in the tree and hence which NEP</w:t>
      </w:r>
      <w:r w:rsidR="001F2CB7">
        <w:t xml:space="preserve"> and node have </w:t>
      </w:r>
      <w:r w:rsidR="00557901">
        <w:t>changed (in CEP detail)</w:t>
      </w:r>
      <w:r w:rsidR="001F2CB7">
        <w:rPr>
          <w:rStyle w:val="FootnoteReference"/>
        </w:rPr>
        <w:footnoteReference w:id="52"/>
      </w:r>
      <w:r w:rsidR="001F2CB7">
        <w:t>.</w:t>
      </w:r>
      <w:r w:rsidR="00832EC6">
        <w:t xml:space="preserve"> See also section </w:t>
      </w:r>
      <w:r w:rsidR="00832EC6">
        <w:fldChar w:fldCharType="begin"/>
      </w:r>
      <w:r w:rsidR="00832EC6">
        <w:instrText xml:space="preserve"> REF _Ref138751965 \r \h </w:instrText>
      </w:r>
      <w:r w:rsidR="00832EC6">
        <w:fldChar w:fldCharType="separate"/>
      </w:r>
      <w:r w:rsidR="00B53275">
        <w:t>5</w:t>
      </w:r>
      <w:r w:rsidR="00832EC6">
        <w:fldChar w:fldCharType="end"/>
      </w:r>
      <w:r w:rsidR="00832EC6">
        <w:t xml:space="preserve"> </w:t>
      </w:r>
      <w:r w:rsidR="00832EC6">
        <w:fldChar w:fldCharType="begin"/>
      </w:r>
      <w:r w:rsidR="00832EC6">
        <w:instrText xml:space="preserve"> REF _Ref138751965 \h </w:instrText>
      </w:r>
      <w:r w:rsidR="00832EC6">
        <w:fldChar w:fldCharType="separate"/>
      </w:r>
      <w:r w:rsidR="00B53275">
        <w:t>Reporting Change Only</w:t>
      </w:r>
      <w:r w:rsidR="00832EC6">
        <w:fldChar w:fldCharType="end"/>
      </w:r>
      <w:r w:rsidR="00832EC6">
        <w:t xml:space="preserve"> on page </w:t>
      </w:r>
      <w:r w:rsidR="00832EC6">
        <w:fldChar w:fldCharType="begin"/>
      </w:r>
      <w:r w:rsidR="00832EC6">
        <w:instrText xml:space="preserve"> PAGEREF _Ref138751965 \h </w:instrText>
      </w:r>
      <w:r w:rsidR="00832EC6">
        <w:fldChar w:fldCharType="separate"/>
      </w:r>
      <w:r w:rsidR="00B53275">
        <w:rPr>
          <w:noProof/>
        </w:rPr>
        <w:t>70</w:t>
      </w:r>
      <w:r w:rsidR="00832EC6">
        <w:fldChar w:fldCharType="end"/>
      </w:r>
      <w:r w:rsidR="00832EC6">
        <w:t>.</w:t>
      </w:r>
    </w:p>
    <w:p w14:paraId="328FC108" w14:textId="77777777" w:rsidR="00B96A6A" w:rsidRDefault="001151DD" w:rsidP="00EB62A7">
      <w:pPr>
        <w:pStyle w:val="Heading2"/>
      </w:pPr>
      <w:bookmarkStart w:id="3127" w:name="_Toc192619512"/>
      <w:r>
        <w:lastRenderedPageBreak/>
        <w:t>Model implications</w:t>
      </w:r>
      <w:bookmarkEnd w:id="3127"/>
      <w:r w:rsidR="004556DA">
        <w:t xml:space="preserve"> </w:t>
      </w:r>
    </w:p>
    <w:p w14:paraId="4FED0CAC" w14:textId="77777777" w:rsidR="00B8255C" w:rsidRPr="00E37D9A" w:rsidRDefault="00624A5D" w:rsidP="00393E74">
      <w:pPr>
        <w:spacing w:before="100" w:beforeAutospacing="1" w:after="100" w:afterAutospacing="1"/>
      </w:pPr>
      <w:r>
        <w:rPr>
          <w:rFonts w:eastAsia="Times New Roman"/>
        </w:rPr>
        <w:t xml:space="preserve">Separation of properties that </w:t>
      </w:r>
      <w:r w:rsidR="00FE06BF">
        <w:rPr>
          <w:rFonts w:eastAsia="Times New Roman"/>
        </w:rPr>
        <w:t>have a</w:t>
      </w:r>
      <w:r>
        <w:rPr>
          <w:rFonts w:eastAsia="Times New Roman"/>
        </w:rPr>
        <w:t xml:space="preserve"> slow rate </w:t>
      </w:r>
      <w:r w:rsidR="00FE06BF">
        <w:rPr>
          <w:rFonts w:eastAsia="Times New Roman"/>
        </w:rPr>
        <w:t xml:space="preserve">of </w:t>
      </w:r>
      <w:r>
        <w:rPr>
          <w:rFonts w:eastAsia="Times New Roman"/>
        </w:rPr>
        <w:t xml:space="preserve">change </w:t>
      </w:r>
      <w:r w:rsidR="002412D3">
        <w:rPr>
          <w:rFonts w:eastAsia="Times New Roman"/>
        </w:rPr>
        <w:t>(</w:t>
      </w:r>
      <w:r w:rsidR="00577F6A">
        <w:rPr>
          <w:rFonts w:eastAsia="Times New Roman"/>
        </w:rPr>
        <w:t>intent</w:t>
      </w:r>
      <w:r w:rsidR="00FE06BF">
        <w:rPr>
          <w:rFonts w:eastAsia="Times New Roman"/>
        </w:rPr>
        <w:t>-</w:t>
      </w:r>
      <w:r w:rsidR="00577F6A">
        <w:rPr>
          <w:rFonts w:eastAsia="Times New Roman"/>
        </w:rPr>
        <w:t xml:space="preserve">driven </w:t>
      </w:r>
      <w:r>
        <w:rPr>
          <w:rFonts w:eastAsia="Times New Roman"/>
        </w:rPr>
        <w:t>config</w:t>
      </w:r>
      <w:r w:rsidR="002412D3">
        <w:rPr>
          <w:rFonts w:eastAsia="Times New Roman"/>
        </w:rPr>
        <w:t>)</w:t>
      </w:r>
      <w:r>
        <w:rPr>
          <w:rFonts w:eastAsia="Times New Roman"/>
        </w:rPr>
        <w:t xml:space="preserve"> from properties that </w:t>
      </w:r>
      <w:r w:rsidR="00FE06BF">
        <w:rPr>
          <w:rFonts w:eastAsia="Times New Roman"/>
        </w:rPr>
        <w:t>have a</w:t>
      </w:r>
      <w:r>
        <w:rPr>
          <w:rFonts w:eastAsia="Times New Roman"/>
        </w:rPr>
        <w:t xml:space="preserve"> </w:t>
      </w:r>
      <w:r w:rsidR="00063C95">
        <w:rPr>
          <w:rFonts w:eastAsia="Times New Roman"/>
        </w:rPr>
        <w:t>high</w:t>
      </w:r>
      <w:r w:rsidR="00FE06BF">
        <w:rPr>
          <w:rFonts w:eastAsia="Times New Roman"/>
        </w:rPr>
        <w:t xml:space="preserve"> </w:t>
      </w:r>
      <w:r w:rsidR="00063C95">
        <w:rPr>
          <w:rFonts w:eastAsia="Times New Roman"/>
        </w:rPr>
        <w:t>rate</w:t>
      </w:r>
      <w:r w:rsidR="00FE06BF">
        <w:rPr>
          <w:rFonts w:eastAsia="Times New Roman"/>
        </w:rPr>
        <w:t xml:space="preserve"> of</w:t>
      </w:r>
      <w:r>
        <w:rPr>
          <w:rFonts w:eastAsia="Times New Roman"/>
        </w:rPr>
        <w:t xml:space="preserve"> change </w:t>
      </w:r>
      <w:r w:rsidR="00577F6A">
        <w:rPr>
          <w:rFonts w:eastAsia="Times New Roman"/>
        </w:rPr>
        <w:t>(network</w:t>
      </w:r>
      <w:r w:rsidR="00FE06BF">
        <w:rPr>
          <w:rFonts w:eastAsia="Times New Roman"/>
        </w:rPr>
        <w:t>-</w:t>
      </w:r>
      <w:r w:rsidR="00577F6A">
        <w:rPr>
          <w:rFonts w:eastAsia="Times New Roman"/>
        </w:rPr>
        <w:t xml:space="preserve">derived </w:t>
      </w:r>
      <w:r>
        <w:rPr>
          <w:rFonts w:eastAsia="Times New Roman"/>
        </w:rPr>
        <w:t>state</w:t>
      </w:r>
      <w:r w:rsidR="00577F6A">
        <w:rPr>
          <w:rFonts w:eastAsia="Times New Roman"/>
        </w:rPr>
        <w:t>)</w:t>
      </w:r>
      <w:r>
        <w:rPr>
          <w:rFonts w:eastAsia="Times New Roman"/>
        </w:rPr>
        <w:t xml:space="preserve"> and isolating </w:t>
      </w:r>
      <w:r w:rsidR="00FE06BF">
        <w:rPr>
          <w:rFonts w:eastAsia="Times New Roman"/>
        </w:rPr>
        <w:t xml:space="preserve">the high rate of change properties in </w:t>
      </w:r>
      <w:r w:rsidR="00786B57">
        <w:rPr>
          <w:rFonts w:eastAsia="Times New Roman"/>
        </w:rPr>
        <w:t>independent separate</w:t>
      </w:r>
      <w:r w:rsidR="00FE06BF">
        <w:rPr>
          <w:rFonts w:eastAsia="Times New Roman"/>
        </w:rPr>
        <w:t xml:space="preserve"> state</w:t>
      </w:r>
      <w:r w:rsidR="00786B57">
        <w:rPr>
          <w:rFonts w:eastAsia="Times New Roman"/>
        </w:rPr>
        <w:t xml:space="preserve"> entities is advisable. The alarm and state model provide</w:t>
      </w:r>
      <w:r w:rsidR="00867E97">
        <w:rPr>
          <w:rFonts w:eastAsia="Times New Roman"/>
        </w:rPr>
        <w:t>d</w:t>
      </w:r>
      <w:r w:rsidR="00786B57">
        <w:rPr>
          <w:rFonts w:eastAsia="Times New Roman"/>
        </w:rPr>
        <w:t xml:space="preserve"> for streaming allows a separation of </w:t>
      </w:r>
      <w:r w:rsidR="00393E74">
        <w:rPr>
          <w:rFonts w:eastAsia="Times New Roman"/>
        </w:rPr>
        <w:t>small per-state entities from large slow changing config entities. The current TAPI OAM model also isolates properties related to monitoring results from properties related to configuration.</w:t>
      </w:r>
    </w:p>
    <w:p w14:paraId="540C083C" w14:textId="77777777" w:rsidR="00C65BB2" w:rsidRDefault="00C65BB2" w:rsidP="00EB62A7">
      <w:pPr>
        <w:pStyle w:val="Heading2"/>
      </w:pPr>
      <w:bookmarkStart w:id="3128" w:name="_Ref52928579"/>
      <w:bookmarkStart w:id="3129" w:name="_Toc192619513"/>
      <w:r>
        <w:t>System engineering</w:t>
      </w:r>
      <w:bookmarkEnd w:id="3128"/>
      <w:bookmarkEnd w:id="3129"/>
    </w:p>
    <w:p w14:paraId="6CA4D942" w14:textId="77777777" w:rsidR="00C65BB2" w:rsidRDefault="00C65BB2" w:rsidP="00C65BB2">
      <w:pPr>
        <w:pStyle w:val="NormalWeb"/>
        <w:rPr>
          <w:rFonts w:eastAsiaTheme="minorEastAsia"/>
        </w:rPr>
      </w:pPr>
      <w:r>
        <w:t>For the solution to operate reliably:</w:t>
      </w:r>
    </w:p>
    <w:p w14:paraId="0B2FB5A9" w14:textId="77777777" w:rsidR="003C2898" w:rsidRDefault="00C65BB2" w:rsidP="00761816">
      <w:pPr>
        <w:pStyle w:val="ListParagraph"/>
        <w:numPr>
          <w:ilvl w:val="0"/>
          <w:numId w:val="19"/>
        </w:numPr>
      </w:pPr>
      <w:r w:rsidRPr="00393E74">
        <w:t xml:space="preserve">System engineering must be such that under normal and </w:t>
      </w:r>
      <w:r w:rsidR="004D5B34">
        <w:t>“</w:t>
      </w:r>
      <w:r w:rsidRPr="00393E74">
        <w:t>normal bad day</w:t>
      </w:r>
      <w:r w:rsidR="007A24E7">
        <w:t>”</w:t>
      </w:r>
      <w:r w:rsidRPr="00393E74">
        <w:t xml:space="preserve"> circumstances the client is able to keep up well with the provider (otherwise </w:t>
      </w:r>
      <w:r w:rsidR="00393E74">
        <w:t>the client will suffer ongoing</w:t>
      </w:r>
      <w:r w:rsidRPr="00393E74">
        <w:t xml:space="preserve"> alignment issue</w:t>
      </w:r>
      <w:r w:rsidR="00473F2B">
        <w:t xml:space="preserve">s in terms of lag and </w:t>
      </w:r>
      <w:r w:rsidR="009D6C84">
        <w:t xml:space="preserve">potentially in terms of fidelity). </w:t>
      </w:r>
    </w:p>
    <w:p w14:paraId="4058D176" w14:textId="77777777" w:rsidR="00393E74" w:rsidRDefault="009D6C84" w:rsidP="003C2898">
      <w:pPr>
        <w:pStyle w:val="ListParagraph"/>
        <w:numPr>
          <w:ilvl w:val="1"/>
          <w:numId w:val="19"/>
        </w:numPr>
      </w:pPr>
      <w:r>
        <w:t>E</w:t>
      </w:r>
      <w:r w:rsidR="00C65BB2" w:rsidRPr="00393E74">
        <w:t>ventual consistency is acceptable</w:t>
      </w:r>
      <w:r w:rsidR="003C2898">
        <w:t xml:space="preserve"> in a control solution</w:t>
      </w:r>
      <w:r w:rsidR="00C65BB2" w:rsidRPr="00393E74">
        <w:t xml:space="preserve"> if there is only a </w:t>
      </w:r>
      <w:r>
        <w:t>“</w:t>
      </w:r>
      <w:r w:rsidR="00C65BB2" w:rsidRPr="00393E74">
        <w:t>short</w:t>
      </w:r>
      <w:r>
        <w:t>”</w:t>
      </w:r>
      <w:r w:rsidR="00C65BB2" w:rsidRPr="00393E74">
        <w:t xml:space="preserve"> delay to alignment with any specific state</w:t>
      </w:r>
      <w:r>
        <w:t>.</w:t>
      </w:r>
    </w:p>
    <w:p w14:paraId="2A687722" w14:textId="77777777" w:rsidR="00393E74" w:rsidRPr="00393E74" w:rsidRDefault="00C65BB2" w:rsidP="00761816">
      <w:pPr>
        <w:pStyle w:val="ListParagraph"/>
        <w:numPr>
          <w:ilvl w:val="0"/>
          <w:numId w:val="19"/>
        </w:numPr>
      </w:pPr>
      <w:r w:rsidRPr="00393E74">
        <w:rPr>
          <w:rFonts w:eastAsia="Times New Roman"/>
        </w:rPr>
        <w:t>For realignment to be successful, the client must be engineered to be able to read all records in the tail of the log</w:t>
      </w:r>
      <w:r w:rsidR="000B4A95">
        <w:rPr>
          <w:rFonts w:eastAsia="Times New Roman"/>
        </w:rPr>
        <w:t xml:space="preserve"> (starting from the oldest) </w:t>
      </w:r>
      <w:r w:rsidRPr="00393E74">
        <w:rPr>
          <w:rFonts w:eastAsia="Times New Roman"/>
        </w:rPr>
        <w:t xml:space="preserve">up to the </w:t>
      </w:r>
      <w:r w:rsidR="00C77E3A">
        <w:rPr>
          <w:rFonts w:eastAsia="Times New Roman"/>
        </w:rPr>
        <w:t>t</w:t>
      </w:r>
      <w:r w:rsidRPr="00393E74">
        <w:rPr>
          <w:rFonts w:eastAsia="Times New Roman"/>
        </w:rPr>
        <w:t>ombstone</w:t>
      </w:r>
      <w:r w:rsidR="00C77E3A">
        <w:rPr>
          <w:rFonts w:eastAsia="Times New Roman"/>
        </w:rPr>
        <w:t>-</w:t>
      </w:r>
      <w:r w:rsidRPr="00393E74">
        <w:rPr>
          <w:rFonts w:eastAsia="Times New Roman"/>
        </w:rPr>
        <w:t xml:space="preserve">retention point in under the </w:t>
      </w:r>
      <w:r w:rsidR="00C77E3A">
        <w:rPr>
          <w:rFonts w:eastAsia="Times New Roman"/>
        </w:rPr>
        <w:t>t</w:t>
      </w:r>
      <w:r w:rsidRPr="00393E74">
        <w:rPr>
          <w:rFonts w:eastAsia="Times New Roman"/>
        </w:rPr>
        <w:t>ombstone</w:t>
      </w:r>
      <w:r w:rsidR="00C77E3A">
        <w:rPr>
          <w:rFonts w:eastAsia="Times New Roman"/>
        </w:rPr>
        <w:t>-</w:t>
      </w:r>
      <w:r w:rsidRPr="00393E74">
        <w:rPr>
          <w:rFonts w:eastAsia="Times New Roman"/>
        </w:rPr>
        <w:t xml:space="preserve">retention time. On this basis </w:t>
      </w:r>
    </w:p>
    <w:p w14:paraId="04AF0FF9" w14:textId="77777777" w:rsidR="00E17914" w:rsidRPr="00E17914" w:rsidRDefault="00C65BB2" w:rsidP="00761816">
      <w:pPr>
        <w:pStyle w:val="ListParagraph"/>
        <w:numPr>
          <w:ilvl w:val="1"/>
          <w:numId w:val="19"/>
        </w:numPr>
      </w:pPr>
      <w:r w:rsidRPr="00393E74">
        <w:rPr>
          <w:rFonts w:eastAsia="Times New Roman"/>
        </w:rPr>
        <w:t>The tombstone</w:t>
      </w:r>
      <w:r w:rsidR="00C77E3A">
        <w:rPr>
          <w:rFonts w:eastAsia="Times New Roman"/>
        </w:rPr>
        <w:t>-</w:t>
      </w:r>
      <w:r w:rsidRPr="00393E74">
        <w:rPr>
          <w:rFonts w:eastAsia="Times New Roman"/>
        </w:rPr>
        <w:t xml:space="preserve">retention time may differ </w:t>
      </w:r>
      <w:r w:rsidR="00393E74">
        <w:rPr>
          <w:rFonts w:eastAsia="Times New Roman"/>
        </w:rPr>
        <w:t>for different cases and different</w:t>
      </w:r>
      <w:r w:rsidR="00E17914">
        <w:rPr>
          <w:rFonts w:eastAsia="Times New Roman"/>
        </w:rPr>
        <w:t xml:space="preserve"> </w:t>
      </w:r>
      <w:r w:rsidR="00063C95">
        <w:rPr>
          <w:rFonts w:eastAsia="Times New Roman"/>
        </w:rPr>
        <w:t>streams.</w:t>
      </w:r>
    </w:p>
    <w:p w14:paraId="4B0474E9" w14:textId="77777777" w:rsidR="008D2DD6" w:rsidRPr="008D2DD6" w:rsidRDefault="00C65BB2" w:rsidP="00761816">
      <w:pPr>
        <w:pStyle w:val="ListParagraph"/>
        <w:numPr>
          <w:ilvl w:val="1"/>
          <w:numId w:val="19"/>
        </w:numPr>
      </w:pPr>
      <w:r w:rsidRPr="00E17914">
        <w:rPr>
          <w:rFonts w:eastAsia="Times New Roman"/>
        </w:rPr>
        <w:t xml:space="preserve">For a </w:t>
      </w:r>
      <w:r w:rsidR="006736F7">
        <w:rPr>
          <w:rFonts w:eastAsia="Times New Roman"/>
        </w:rPr>
        <w:t>stream</w:t>
      </w:r>
      <w:r w:rsidRPr="00E17914">
        <w:rPr>
          <w:rFonts w:eastAsia="Times New Roman"/>
        </w:rPr>
        <w:t xml:space="preserve"> with only limited volumes of long term records the </w:t>
      </w:r>
      <w:r w:rsidR="00AF6AE2">
        <w:rPr>
          <w:rFonts w:eastAsia="Times New Roman"/>
        </w:rPr>
        <w:t>t</w:t>
      </w:r>
      <w:r w:rsidRPr="00E17914">
        <w:rPr>
          <w:rFonts w:eastAsia="Times New Roman"/>
        </w:rPr>
        <w:t>ombstone</w:t>
      </w:r>
      <w:r w:rsidR="00C77E3A">
        <w:rPr>
          <w:rFonts w:eastAsia="Times New Roman"/>
        </w:rPr>
        <w:t>-</w:t>
      </w:r>
      <w:r w:rsidRPr="00E17914">
        <w:rPr>
          <w:rFonts w:eastAsia="Times New Roman"/>
        </w:rPr>
        <w:t xml:space="preserve">retention could be quite short </w:t>
      </w:r>
    </w:p>
    <w:p w14:paraId="0505E3FE" w14:textId="77777777" w:rsidR="008D2DD6" w:rsidRPr="008D2DD6" w:rsidRDefault="00C65BB2" w:rsidP="00761816">
      <w:pPr>
        <w:pStyle w:val="ListParagraph"/>
        <w:numPr>
          <w:ilvl w:val="2"/>
          <w:numId w:val="19"/>
        </w:numPr>
      </w:pPr>
      <w:r w:rsidRPr="008D2DD6">
        <w:rPr>
          <w:rFonts w:eastAsia="Times New Roman"/>
        </w:rPr>
        <w:t xml:space="preserve">Under these circumstances, </w:t>
      </w:r>
      <w:r w:rsidR="00AF6AE2">
        <w:rPr>
          <w:rFonts w:eastAsia="Times New Roman"/>
        </w:rPr>
        <w:t>t</w:t>
      </w:r>
      <w:r w:rsidRPr="008D2DD6">
        <w:rPr>
          <w:rFonts w:eastAsia="Times New Roman"/>
        </w:rPr>
        <w:t>ombstone</w:t>
      </w:r>
      <w:r w:rsidR="00C77E3A">
        <w:rPr>
          <w:rFonts w:eastAsia="Times New Roman"/>
        </w:rPr>
        <w:t>-</w:t>
      </w:r>
      <w:r w:rsidRPr="008D2DD6">
        <w:rPr>
          <w:rFonts w:eastAsia="Times New Roman"/>
        </w:rPr>
        <w:t xml:space="preserve">retention is probably determined by likely </w:t>
      </w:r>
      <w:r w:rsidR="001D5290">
        <w:rPr>
          <w:rFonts w:eastAsia="Times New Roman"/>
        </w:rPr>
        <w:t>communication</w:t>
      </w:r>
      <w:r w:rsidRPr="008D2DD6">
        <w:rPr>
          <w:rFonts w:eastAsia="Times New Roman"/>
        </w:rPr>
        <w:t xml:space="preserve"> </w:t>
      </w:r>
      <w:r w:rsidR="00663962">
        <w:rPr>
          <w:rFonts w:eastAsia="Times New Roman"/>
        </w:rPr>
        <w:t>failure duration</w:t>
      </w:r>
      <w:r w:rsidR="00063C95" w:rsidRPr="008D2DD6">
        <w:rPr>
          <w:rFonts w:eastAsia="Times New Roman"/>
        </w:rPr>
        <w:t>.</w:t>
      </w:r>
    </w:p>
    <w:p w14:paraId="4E08367A" w14:textId="77777777" w:rsidR="00C65BB2" w:rsidRPr="00B8149E" w:rsidRDefault="00C65BB2" w:rsidP="00761816">
      <w:pPr>
        <w:pStyle w:val="ListParagraph"/>
        <w:numPr>
          <w:ilvl w:val="1"/>
          <w:numId w:val="19"/>
        </w:numPr>
      </w:pPr>
      <w:r w:rsidRPr="008D2DD6">
        <w:rPr>
          <w:rFonts w:eastAsia="Times New Roman"/>
        </w:rPr>
        <w:t xml:space="preserve">For </w:t>
      </w:r>
      <w:r w:rsidR="00663962">
        <w:rPr>
          <w:rFonts w:eastAsia="Times New Roman"/>
        </w:rPr>
        <w:t xml:space="preserve">the </w:t>
      </w:r>
      <w:r w:rsidRPr="008D2DD6">
        <w:rPr>
          <w:rFonts w:eastAsia="Times New Roman"/>
        </w:rPr>
        <w:t>case where alignment takes days, tombstone</w:t>
      </w:r>
      <w:r w:rsidR="00C77E3A">
        <w:rPr>
          <w:rFonts w:eastAsia="Times New Roman"/>
        </w:rPr>
        <w:t>-</w:t>
      </w:r>
      <w:r w:rsidRPr="008D2DD6">
        <w:rPr>
          <w:rFonts w:eastAsia="Times New Roman"/>
        </w:rPr>
        <w:t xml:space="preserve">retention would need to be in terms of </w:t>
      </w:r>
      <w:r w:rsidR="00063C95" w:rsidRPr="008D2DD6">
        <w:rPr>
          <w:rFonts w:eastAsia="Times New Roman"/>
        </w:rPr>
        <w:t>days.</w:t>
      </w:r>
    </w:p>
    <w:p w14:paraId="2C1ED0CC" w14:textId="77777777" w:rsidR="007767C5" w:rsidRPr="008D2DD6" w:rsidRDefault="00B8149E" w:rsidP="00B8149E">
      <w:r>
        <w:t xml:space="preserve">The solution can be </w:t>
      </w:r>
      <w:r w:rsidR="001F6118">
        <w:t xml:space="preserve">tuned to balance </w:t>
      </w:r>
      <w:r w:rsidR="003F44DA">
        <w:t>pace to achieve consistency (eventual consistency)</w:t>
      </w:r>
      <w:r w:rsidR="00414799">
        <w:t xml:space="preserve"> with the fidelity of information when under stress</w:t>
      </w:r>
      <w:r w:rsidR="003E7439">
        <w:rPr>
          <w:rStyle w:val="FootnoteReference"/>
        </w:rPr>
        <w:footnoteReference w:id="53"/>
      </w:r>
      <w:r w:rsidR="00414799">
        <w:t>.</w:t>
      </w:r>
    </w:p>
    <w:p w14:paraId="353CD9DB" w14:textId="77777777" w:rsidR="00C65BB2" w:rsidRDefault="00C65BB2" w:rsidP="00EB62A7">
      <w:pPr>
        <w:pStyle w:val="Heading2"/>
      </w:pPr>
      <w:bookmarkStart w:id="3130" w:name="_Ref49753911"/>
      <w:bookmarkStart w:id="3131" w:name="_Ref49753917"/>
      <w:bookmarkStart w:id="3132" w:name="_Ref49753921"/>
      <w:bookmarkStart w:id="3133" w:name="_Ref52928582"/>
      <w:bookmarkStart w:id="3134" w:name="_Ref52928836"/>
      <w:bookmarkStart w:id="3135" w:name="_Toc192619514"/>
      <w:r>
        <w:t>Eventual Consistency and Fidelity</w:t>
      </w:r>
      <w:bookmarkEnd w:id="3130"/>
      <w:bookmarkEnd w:id="3131"/>
      <w:bookmarkEnd w:id="3132"/>
      <w:bookmarkEnd w:id="3133"/>
      <w:bookmarkEnd w:id="3134"/>
      <w:bookmarkEnd w:id="3135"/>
    </w:p>
    <w:p w14:paraId="7A7E85CA" w14:textId="77777777" w:rsidR="00F1738F" w:rsidRDefault="00F1738F" w:rsidP="00F1738F">
      <w:pPr>
        <w:pStyle w:val="Heading3"/>
      </w:pPr>
      <w:bookmarkStart w:id="3136" w:name="_Toc192619515"/>
      <w:r>
        <w:t>Eventual Consistency</w:t>
      </w:r>
      <w:bookmarkEnd w:id="3136"/>
    </w:p>
    <w:p w14:paraId="62DF916A" w14:textId="77777777" w:rsidR="00F1738F" w:rsidRDefault="00F1738F" w:rsidP="00F1738F">
      <w:r>
        <w:t>A simple way to understand eventual consistency is to imagine a network that is changing such that there is a stream of changes and where the client has not absorbed the stream. If suddenly the network were to stop changing, then, once the client has absorbed the entire stream, the client will be aligned with network state.</w:t>
      </w:r>
    </w:p>
    <w:p w14:paraId="35DA733D" w14:textId="77777777" w:rsidR="00F1738F" w:rsidRDefault="00F1738F" w:rsidP="00F1738F">
      <w:pPr>
        <w:pStyle w:val="Heading3"/>
      </w:pPr>
      <w:bookmarkStart w:id="3137" w:name="_Toc192619516"/>
      <w:r>
        <w:t>Fidelity</w:t>
      </w:r>
      <w:bookmarkEnd w:id="3137"/>
    </w:p>
    <w:p w14:paraId="1883BBF0" w14:textId="77777777" w:rsidR="00154EE1" w:rsidRPr="00134E94" w:rsidRDefault="00DF1DF2" w:rsidP="00F1738F">
      <w:r w:rsidRPr="00134E94">
        <w:t xml:space="preserve">In this document, fidelity is </w:t>
      </w:r>
      <w:r w:rsidR="009A0880" w:rsidRPr="00134E94">
        <w:t>the degree of exactness with which the controlled system behavior is represented</w:t>
      </w:r>
      <w:r w:rsidR="00F57DB3" w:rsidRPr="00134E94">
        <w:t xml:space="preserve"> via TAPI streaming. </w:t>
      </w:r>
    </w:p>
    <w:p w14:paraId="10CD9253" w14:textId="77777777" w:rsidR="00F1738F" w:rsidRPr="00F1738F" w:rsidRDefault="00154EE1" w:rsidP="00F1738F">
      <w:r w:rsidRPr="00134E94">
        <w:t>Loss of fidelity is the lo</w:t>
      </w:r>
      <w:r w:rsidR="00F1738F" w:rsidRPr="00134E94">
        <w:t>ss of some detail</w:t>
      </w:r>
      <w:r w:rsidRPr="00134E94">
        <w:t>s</w:t>
      </w:r>
      <w:r w:rsidR="00F1738F" w:rsidRPr="00134E94">
        <w:t xml:space="preserve"> of change (without losing eventual consistency).</w:t>
      </w:r>
      <w:r w:rsidR="00E53679" w:rsidRPr="00134E94">
        <w:t xml:space="preserve"> For example, </w:t>
      </w:r>
      <w:r w:rsidR="00C35ADC" w:rsidRPr="00134E94">
        <w:t>the</w:t>
      </w:r>
      <w:r w:rsidR="00E53679" w:rsidRPr="00134E94">
        <w:t xml:space="preserve"> </w:t>
      </w:r>
      <w:r w:rsidR="00C35ADC" w:rsidRPr="00134E94">
        <w:t xml:space="preserve">operational-state property of a CEP may </w:t>
      </w:r>
      <w:r w:rsidR="009E4F83" w:rsidRPr="00134E94">
        <w:t xml:space="preserve">initially be ENABLED, then become DISABLED and then ENABLED again. Loss of fidelity may lead to the </w:t>
      </w:r>
      <w:proofErr w:type="gramStart"/>
      <w:r w:rsidR="009E4F83" w:rsidRPr="00134E94">
        <w:t>operational-state</w:t>
      </w:r>
      <w:proofErr w:type="gramEnd"/>
      <w:r w:rsidR="009E4F83" w:rsidRPr="00134E94">
        <w:t xml:space="preserve"> being observed as continuously ENABLED. </w:t>
      </w:r>
    </w:p>
    <w:p w14:paraId="39732D1B" w14:textId="77777777" w:rsidR="00F1738F" w:rsidRPr="00F1738F" w:rsidRDefault="00F1738F" w:rsidP="00F1738F">
      <w:pPr>
        <w:pStyle w:val="Heading3"/>
      </w:pPr>
      <w:bookmarkStart w:id="3138" w:name="_Toc192619517"/>
      <w:r>
        <w:lastRenderedPageBreak/>
        <w:t>Related stream characteristics</w:t>
      </w:r>
      <w:bookmarkEnd w:id="3138"/>
    </w:p>
    <w:p w14:paraId="12962C12" w14:textId="6393319A" w:rsidR="00414799" w:rsidRPr="00414799" w:rsidRDefault="00414799" w:rsidP="00414799">
      <w:r>
        <w:t>Considering the</w:t>
      </w:r>
      <w:r w:rsidR="00E329B0">
        <w:t xml:space="preserve"> supported-stream-type structure discussed </w:t>
      </w:r>
      <w:r w:rsidR="002F6A15">
        <w:t xml:space="preserve">in </w:t>
      </w:r>
      <w:r w:rsidR="002F6A15">
        <w:fldChar w:fldCharType="begin"/>
      </w:r>
      <w:r w:rsidR="002F6A15">
        <w:instrText xml:space="preserve"> REF _Ref46834694 \r \h </w:instrText>
      </w:r>
      <w:r w:rsidR="002F6A15">
        <w:fldChar w:fldCharType="separate"/>
      </w:r>
      <w:r w:rsidR="00B53275">
        <w:t>3.7.1</w:t>
      </w:r>
      <w:r w:rsidR="002F6A15">
        <w:fldChar w:fldCharType="end"/>
      </w:r>
      <w:r w:rsidR="00EF5971">
        <w:t xml:space="preserve"> </w:t>
      </w:r>
      <w:r w:rsidR="002F6A15">
        <w:fldChar w:fldCharType="begin"/>
      </w:r>
      <w:r w:rsidR="002F6A15">
        <w:instrText xml:space="preserve"> REF _Ref46834698 \h </w:instrText>
      </w:r>
      <w:r w:rsidR="002F6A15">
        <w:fldChar w:fldCharType="separate"/>
      </w:r>
      <w:r w:rsidR="00B53275">
        <w:t>Supported stream type</w:t>
      </w:r>
      <w:r w:rsidR="002F6A15">
        <w:fldChar w:fldCharType="end"/>
      </w:r>
      <w:r w:rsidR="00EF5971">
        <w:t xml:space="preserve"> on page </w:t>
      </w:r>
      <w:r w:rsidR="00EF5971">
        <w:fldChar w:fldCharType="begin"/>
      </w:r>
      <w:r w:rsidR="00EF5971">
        <w:instrText xml:space="preserve"> PAGEREF _Ref46834708 \h </w:instrText>
      </w:r>
      <w:r w:rsidR="00EF5971">
        <w:fldChar w:fldCharType="separate"/>
      </w:r>
      <w:r w:rsidR="00B53275">
        <w:rPr>
          <w:noProof/>
        </w:rPr>
        <w:t>16</w:t>
      </w:r>
      <w:r w:rsidR="00EF5971">
        <w:fldChar w:fldCharType="end"/>
      </w:r>
      <w:r w:rsidR="00E329B0">
        <w:t>, there are two key time settings for the compacted log solution tombstone-retention</w:t>
      </w:r>
      <w:r w:rsidR="00D42A49">
        <w:rPr>
          <w:rStyle w:val="FootnoteReference"/>
        </w:rPr>
        <w:footnoteReference w:id="54"/>
      </w:r>
      <w:r w:rsidR="00E329B0">
        <w:t xml:space="preserve"> and compaction-delay</w:t>
      </w:r>
      <w:r w:rsidR="007B11DB">
        <w:rPr>
          <w:rStyle w:val="FootnoteReference"/>
        </w:rPr>
        <w:footnoteReference w:id="55"/>
      </w:r>
      <w:r w:rsidR="00321858">
        <w:t>.</w:t>
      </w:r>
      <w:r w:rsidR="001049A5">
        <w:t xml:space="preserve"> </w:t>
      </w:r>
    </w:p>
    <w:p w14:paraId="2625580D" w14:textId="77777777" w:rsidR="00C65BB2" w:rsidRDefault="00C65BB2" w:rsidP="006B0A86">
      <w:pPr>
        <w:numPr>
          <w:ilvl w:val="0"/>
          <w:numId w:val="14"/>
        </w:numPr>
        <w:spacing w:before="100" w:beforeAutospacing="1" w:after="100" w:afterAutospacing="1"/>
        <w:rPr>
          <w:rFonts w:eastAsia="Times New Roman"/>
        </w:rPr>
      </w:pPr>
      <w:r>
        <w:rPr>
          <w:rFonts w:eastAsia="Times New Roman"/>
        </w:rPr>
        <w:t xml:space="preserve">Client read delay </w:t>
      </w:r>
      <w:r w:rsidR="008A6774">
        <w:rPr>
          <w:rFonts w:eastAsia="Times New Roman"/>
        </w:rPr>
        <w:t xml:space="preserve">is </w:t>
      </w:r>
      <w:r>
        <w:rPr>
          <w:rFonts w:eastAsia="Times New Roman"/>
        </w:rPr>
        <w:t xml:space="preserve">less than compaction </w:t>
      </w:r>
      <w:r w:rsidR="00063C95">
        <w:rPr>
          <w:rFonts w:eastAsia="Times New Roman"/>
        </w:rPr>
        <w:t>delay.</w:t>
      </w:r>
      <w:r>
        <w:rPr>
          <w:rFonts w:eastAsia="Times New Roman"/>
        </w:rPr>
        <w:t xml:space="preserve"> </w:t>
      </w:r>
    </w:p>
    <w:p w14:paraId="01AFB654" w14:textId="77777777" w:rsidR="00C65BB2" w:rsidRDefault="00C65BB2" w:rsidP="006B0A86">
      <w:pPr>
        <w:numPr>
          <w:ilvl w:val="1"/>
          <w:numId w:val="14"/>
        </w:numPr>
        <w:spacing w:before="100" w:beforeAutospacing="1" w:after="100" w:afterAutospacing="1"/>
        <w:rPr>
          <w:rFonts w:eastAsia="Times New Roman"/>
        </w:rPr>
      </w:pPr>
      <w:r>
        <w:rPr>
          <w:rFonts w:eastAsia="Times New Roman"/>
        </w:rPr>
        <w:t>Client is behind on absolute state but is losing no detail.</w:t>
      </w:r>
    </w:p>
    <w:p w14:paraId="4CF2728E" w14:textId="77777777" w:rsidR="00C65BB2" w:rsidRDefault="00C65BB2" w:rsidP="006B0A86">
      <w:pPr>
        <w:numPr>
          <w:ilvl w:val="1"/>
          <w:numId w:val="14"/>
        </w:numPr>
        <w:spacing w:before="100" w:beforeAutospacing="1" w:after="100" w:afterAutospacing="1"/>
        <w:rPr>
          <w:rFonts w:eastAsia="Times New Roman"/>
        </w:rPr>
      </w:pPr>
      <w:r>
        <w:rPr>
          <w:rFonts w:eastAsia="Times New Roman"/>
        </w:rPr>
        <w:t xml:space="preserve">The client can potentially catch back up if: </w:t>
      </w:r>
    </w:p>
    <w:p w14:paraId="0C219AB7"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Rate of append</w:t>
      </w:r>
      <w:r w:rsidR="006665B1">
        <w:rPr>
          <w:rFonts w:eastAsia="Times New Roman"/>
        </w:rPr>
        <w:t xml:space="preserve"> (i.e., the rate of arrival of information relevant to the stream)</w:t>
      </w:r>
      <w:r>
        <w:rPr>
          <w:rFonts w:eastAsia="Times New Roman"/>
        </w:rPr>
        <w:t xml:space="preserve"> reduces due to conditions in the monitored environment </w:t>
      </w:r>
      <w:r w:rsidR="00063C95">
        <w:rPr>
          <w:rFonts w:eastAsia="Times New Roman"/>
        </w:rPr>
        <w:t>changing.</w:t>
      </w:r>
    </w:p>
    <w:p w14:paraId="003922E5"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 xml:space="preserve">The client gains additional resources that allow it to deal with greater than the current rate of </w:t>
      </w:r>
      <w:r w:rsidR="00063C95">
        <w:rPr>
          <w:rFonts w:eastAsia="Times New Roman"/>
        </w:rPr>
        <w:t>append.</w:t>
      </w:r>
    </w:p>
    <w:p w14:paraId="2AFC5873" w14:textId="77777777" w:rsidR="00C65BB2" w:rsidRDefault="00C65BB2" w:rsidP="006B0A86">
      <w:pPr>
        <w:numPr>
          <w:ilvl w:val="0"/>
          <w:numId w:val="14"/>
        </w:numPr>
        <w:spacing w:before="100" w:beforeAutospacing="1" w:after="100" w:afterAutospacing="1"/>
        <w:rPr>
          <w:rFonts w:eastAsia="Times New Roman"/>
        </w:rPr>
      </w:pPr>
      <w:r>
        <w:rPr>
          <w:rFonts w:eastAsia="Times New Roman"/>
        </w:rPr>
        <w:t>Client read delay is greater than the compaction delay but less than the tombstone</w:t>
      </w:r>
      <w:r w:rsidR="00C77E3A">
        <w:rPr>
          <w:rFonts w:eastAsia="Times New Roman"/>
        </w:rPr>
        <w:t>-</w:t>
      </w:r>
      <w:r>
        <w:rPr>
          <w:rFonts w:eastAsia="Times New Roman"/>
        </w:rPr>
        <w:t xml:space="preserve">retention </w:t>
      </w:r>
      <w:r w:rsidR="00063C95">
        <w:rPr>
          <w:rFonts w:eastAsia="Times New Roman"/>
        </w:rPr>
        <w:t>time.</w:t>
      </w:r>
      <w:r>
        <w:rPr>
          <w:rFonts w:eastAsia="Times New Roman"/>
        </w:rPr>
        <w:t xml:space="preserve"> </w:t>
      </w:r>
    </w:p>
    <w:p w14:paraId="2DDA0288" w14:textId="77777777" w:rsidR="00C65BB2" w:rsidRPr="00425AEC" w:rsidRDefault="00C65BB2" w:rsidP="006B0A86">
      <w:pPr>
        <w:numPr>
          <w:ilvl w:val="1"/>
          <w:numId w:val="14"/>
        </w:numPr>
        <w:spacing w:before="100" w:beforeAutospacing="1" w:after="100" w:afterAutospacing="1"/>
        <w:rPr>
          <w:rFonts w:eastAsia="Times New Roman"/>
        </w:rPr>
      </w:pPr>
      <w:r>
        <w:rPr>
          <w:rFonts w:eastAsia="Times New Roman"/>
        </w:rPr>
        <w:t xml:space="preserve">Client is behind on absolute state and </w:t>
      </w:r>
      <w:r w:rsidR="00A25BF1">
        <w:rPr>
          <w:rFonts w:eastAsia="Times New Roman"/>
        </w:rPr>
        <w:t>is</w:t>
      </w:r>
      <w:r>
        <w:rPr>
          <w:rFonts w:eastAsia="Times New Roman"/>
        </w:rPr>
        <w:t xml:space="preserve"> losing fidelity as some changes are being compacted out of the log </w:t>
      </w:r>
      <w:r w:rsidR="00425AEC">
        <w:rPr>
          <w:rFonts w:eastAsia="Times New Roman"/>
        </w:rPr>
        <w:t>(i</w:t>
      </w:r>
      <w:r w:rsidR="00425AEC" w:rsidRPr="0009456C">
        <w:rPr>
          <w:rFonts w:eastAsia="Times New Roman"/>
        </w:rPr>
        <w:t>f the client is less interested in short lived things than long lived things this may not be a</w:t>
      </w:r>
      <w:r w:rsidR="00A25BF1">
        <w:rPr>
          <w:rFonts w:eastAsia="Times New Roman"/>
        </w:rPr>
        <w:t xml:space="preserve"> significant</w:t>
      </w:r>
      <w:r w:rsidR="00425AEC" w:rsidRPr="0009456C">
        <w:rPr>
          <w:rFonts w:eastAsia="Times New Roman"/>
        </w:rPr>
        <w:t xml:space="preserve"> problem</w:t>
      </w:r>
      <w:r w:rsidR="00425AEC">
        <w:rPr>
          <w:rFonts w:eastAsia="Times New Roman"/>
        </w:rPr>
        <w:t>)</w:t>
      </w:r>
    </w:p>
    <w:p w14:paraId="1F9FD999" w14:textId="77777777" w:rsidR="00C65BB2" w:rsidRDefault="009E02EC" w:rsidP="006B0A86">
      <w:pPr>
        <w:numPr>
          <w:ilvl w:val="2"/>
          <w:numId w:val="14"/>
        </w:numPr>
        <w:spacing w:before="100" w:beforeAutospacing="1" w:after="100" w:afterAutospacing="1"/>
        <w:rPr>
          <w:rFonts w:eastAsia="Times New Roman"/>
        </w:rPr>
      </w:pPr>
      <w:r>
        <w:rPr>
          <w:rFonts w:eastAsia="Times New Roman"/>
        </w:rPr>
        <w:t>A</w:t>
      </w:r>
      <w:r w:rsidR="00C65BB2">
        <w:rPr>
          <w:rFonts w:eastAsia="Times New Roman"/>
        </w:rPr>
        <w:t xml:space="preserve"> rapid intermittency may become completely invisible (e.g., an active – clear alarm pair)</w:t>
      </w:r>
    </w:p>
    <w:p w14:paraId="526B9347" w14:textId="77777777" w:rsidR="0009456C" w:rsidRDefault="00C65BB2" w:rsidP="006B0A86">
      <w:pPr>
        <w:numPr>
          <w:ilvl w:val="2"/>
          <w:numId w:val="14"/>
        </w:numPr>
        <w:spacing w:before="100" w:beforeAutospacing="1" w:after="100" w:afterAutospacing="1"/>
        <w:rPr>
          <w:rFonts w:eastAsia="Times New Roman"/>
        </w:rPr>
      </w:pPr>
      <w:r>
        <w:rPr>
          <w:rFonts w:eastAsia="Times New Roman"/>
        </w:rPr>
        <w:t xml:space="preserve">All changes that happen at a rate slower than read delay will be </w:t>
      </w:r>
      <w:r w:rsidR="00063C95">
        <w:rPr>
          <w:rFonts w:eastAsia="Times New Roman"/>
        </w:rPr>
        <w:t>visible.</w:t>
      </w:r>
    </w:p>
    <w:p w14:paraId="03FDFCB0" w14:textId="77777777" w:rsidR="00C65BB2" w:rsidRDefault="00C65BB2" w:rsidP="006B0A86">
      <w:pPr>
        <w:numPr>
          <w:ilvl w:val="1"/>
          <w:numId w:val="14"/>
        </w:numPr>
        <w:spacing w:before="100" w:beforeAutospacing="1" w:after="100" w:afterAutospacing="1"/>
        <w:rPr>
          <w:rFonts w:eastAsia="Times New Roman"/>
        </w:rPr>
      </w:pPr>
      <w:r>
        <w:rPr>
          <w:rFonts w:eastAsia="Times New Roman"/>
        </w:rPr>
        <w:t xml:space="preserve">The client can potentially catch back up if: </w:t>
      </w:r>
    </w:p>
    <w:p w14:paraId="41D3A303"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The delay was due to a long comms down issue that has now recovered</w:t>
      </w:r>
      <w:r w:rsidR="009E02EC">
        <w:rPr>
          <w:rFonts w:eastAsia="Times New Roman"/>
        </w:rPr>
        <w:t>,</w:t>
      </w:r>
      <w:r>
        <w:rPr>
          <w:rFonts w:eastAsia="Times New Roman"/>
        </w:rPr>
        <w:t xml:space="preserve"> and the client capacity can readily deal with the current append </w:t>
      </w:r>
      <w:r w:rsidR="00063C95">
        <w:rPr>
          <w:rFonts w:eastAsia="Times New Roman"/>
        </w:rPr>
        <w:t>rate.</w:t>
      </w:r>
    </w:p>
    <w:p w14:paraId="6F2170F8"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 xml:space="preserve">Rate of append reduces due to conditions in the monitored environment </w:t>
      </w:r>
      <w:r w:rsidR="00063C95">
        <w:rPr>
          <w:rFonts w:eastAsia="Times New Roman"/>
        </w:rPr>
        <w:t>changing.</w:t>
      </w:r>
    </w:p>
    <w:p w14:paraId="70F7D3D9"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 xml:space="preserve">The client gains additional resources that allow it to deal with greater than the current rate of </w:t>
      </w:r>
      <w:r w:rsidR="00063C95">
        <w:rPr>
          <w:rFonts w:eastAsia="Times New Roman"/>
        </w:rPr>
        <w:t>append.</w:t>
      </w:r>
    </w:p>
    <w:p w14:paraId="6E87327A" w14:textId="77777777" w:rsidR="00C65BB2" w:rsidRDefault="00C65BB2" w:rsidP="006B0A86">
      <w:pPr>
        <w:numPr>
          <w:ilvl w:val="0"/>
          <w:numId w:val="14"/>
        </w:numPr>
        <w:spacing w:before="100" w:beforeAutospacing="1" w:after="100" w:afterAutospacing="1"/>
        <w:rPr>
          <w:rFonts w:eastAsia="Times New Roman"/>
        </w:rPr>
      </w:pPr>
      <w:r>
        <w:rPr>
          <w:rFonts w:eastAsia="Times New Roman"/>
        </w:rPr>
        <w:t>Client read delay is greater than the tombstone</w:t>
      </w:r>
      <w:r w:rsidR="00C77E3A">
        <w:rPr>
          <w:rFonts w:eastAsia="Times New Roman"/>
        </w:rPr>
        <w:t>-</w:t>
      </w:r>
      <w:r>
        <w:rPr>
          <w:rFonts w:eastAsia="Times New Roman"/>
        </w:rPr>
        <w:t xml:space="preserve">retention </w:t>
      </w:r>
      <w:r w:rsidR="00E0036A">
        <w:rPr>
          <w:rFonts w:eastAsia="Times New Roman"/>
        </w:rPr>
        <w:t>time.</w:t>
      </w:r>
      <w:r>
        <w:rPr>
          <w:rFonts w:eastAsia="Times New Roman"/>
        </w:rPr>
        <w:t xml:space="preserve"> </w:t>
      </w:r>
    </w:p>
    <w:p w14:paraId="53A85BE5" w14:textId="77777777" w:rsidR="00F10DCC" w:rsidRPr="009F0CBD" w:rsidRDefault="00C65BB2" w:rsidP="00F10DCC">
      <w:pPr>
        <w:numPr>
          <w:ilvl w:val="1"/>
          <w:numId w:val="14"/>
        </w:numPr>
        <w:spacing w:before="100" w:beforeAutospacing="1" w:after="100" w:afterAutospacing="1"/>
        <w:rPr>
          <w:rFonts w:eastAsia="Times New Roman"/>
        </w:rPr>
      </w:pPr>
      <w:r>
        <w:rPr>
          <w:rFonts w:eastAsia="Times New Roman"/>
        </w:rPr>
        <w:t xml:space="preserve">Client has now potentially lost eventual consistency and must realign by streaming from </w:t>
      </w:r>
      <w:r w:rsidR="00425AEC">
        <w:rPr>
          <w:rFonts w:eastAsia="Times New Roman"/>
        </w:rPr>
        <w:t xml:space="preserve">the </w:t>
      </w:r>
      <w:r w:rsidR="00A305F4">
        <w:rPr>
          <w:rFonts w:eastAsia="Times New Roman"/>
        </w:rPr>
        <w:t>“</w:t>
      </w:r>
      <w:r w:rsidR="00425AEC">
        <w:rPr>
          <w:rFonts w:eastAsia="Times New Roman"/>
        </w:rPr>
        <w:t>oldest</w:t>
      </w:r>
      <w:r w:rsidR="00A305F4">
        <w:rPr>
          <w:rFonts w:eastAsia="Times New Roman"/>
        </w:rPr>
        <w:t>”</w:t>
      </w:r>
      <w:r w:rsidR="00425AEC">
        <w:rPr>
          <w:rFonts w:eastAsia="Times New Roman"/>
        </w:rPr>
        <w:t xml:space="preserve"> record (</w:t>
      </w:r>
      <w:r>
        <w:rPr>
          <w:rFonts w:eastAsia="Times New Roman"/>
        </w:rPr>
        <w:t>offset zero</w:t>
      </w:r>
      <w:r w:rsidR="00A305F4">
        <w:rPr>
          <w:rFonts w:eastAsia="Times New Roman"/>
        </w:rPr>
        <w:t>)</w:t>
      </w:r>
    </w:p>
    <w:p w14:paraId="7CDA377B" w14:textId="77777777" w:rsidR="00831C8C" w:rsidRDefault="002A51DA" w:rsidP="00EB62A7">
      <w:pPr>
        <w:pStyle w:val="Heading2"/>
      </w:pPr>
      <w:bookmarkStart w:id="3139" w:name="_Toc192619518"/>
      <w:r>
        <w:t>Stream Monitor</w:t>
      </w:r>
      <w:bookmarkEnd w:id="3139"/>
    </w:p>
    <w:p w14:paraId="5A8F5AF9" w14:textId="77777777" w:rsidR="007B4527" w:rsidRDefault="005D602D" w:rsidP="007B4527">
      <w:pPr>
        <w:spacing w:before="100" w:beforeAutospacing="1" w:after="100" w:afterAutospacing="1"/>
        <w:rPr>
          <w:rFonts w:eastAsia="Times New Roman"/>
        </w:rPr>
      </w:pPr>
      <w:r>
        <w:rPr>
          <w:rFonts w:eastAsia="Times New Roman"/>
        </w:rPr>
        <w:t>T</w:t>
      </w:r>
      <w:r w:rsidR="00B212B8">
        <w:rPr>
          <w:rFonts w:eastAsia="Times New Roman"/>
        </w:rPr>
        <w:t xml:space="preserve">API </w:t>
      </w:r>
      <w:r w:rsidR="00B817A7">
        <w:rPr>
          <w:rFonts w:eastAsia="Times New Roman"/>
        </w:rPr>
        <w:t>2.4</w:t>
      </w:r>
      <w:r w:rsidR="00B212B8">
        <w:rPr>
          <w:rFonts w:eastAsia="Times New Roman"/>
        </w:rPr>
        <w:t xml:space="preserve"> also offers a rudimentary capability for monitoring the streams. This </w:t>
      </w:r>
      <w:r w:rsidR="000757BE">
        <w:rPr>
          <w:rFonts w:eastAsia="Times New Roman"/>
        </w:rPr>
        <w:t>allows an external</w:t>
      </w:r>
      <w:r w:rsidR="00E37206">
        <w:rPr>
          <w:rFonts w:eastAsia="Times New Roman"/>
        </w:rPr>
        <w:t xml:space="preserve"> stream administration</w:t>
      </w:r>
      <w:r w:rsidR="000757BE">
        <w:rPr>
          <w:rFonts w:eastAsia="Times New Roman"/>
        </w:rPr>
        <w:t xml:space="preserve"> client that has the appropriate capability and authorization to monitor </w:t>
      </w:r>
      <w:r w:rsidR="00D251F6">
        <w:rPr>
          <w:rFonts w:eastAsia="Times New Roman"/>
        </w:rPr>
        <w:t xml:space="preserve">which clients are connected and how their stream is performing. </w:t>
      </w:r>
    </w:p>
    <w:p w14:paraId="48A1F4DF" w14:textId="77777777" w:rsidR="00D251F6" w:rsidRDefault="00D251F6" w:rsidP="007B4527">
      <w:pPr>
        <w:spacing w:before="100" w:beforeAutospacing="1" w:after="100" w:afterAutospacing="1"/>
        <w:rPr>
          <w:rFonts w:eastAsia="Times New Roman"/>
        </w:rPr>
      </w:pPr>
      <w:r>
        <w:rPr>
          <w:rFonts w:eastAsia="Times New Roman"/>
        </w:rPr>
        <w:t>Where this capability is supported</w:t>
      </w:r>
      <w:r w:rsidR="0075003F">
        <w:rPr>
          <w:rFonts w:eastAsia="Times New Roman"/>
        </w:rPr>
        <w:t xml:space="preserve"> for</w:t>
      </w:r>
      <w:r>
        <w:rPr>
          <w:rFonts w:eastAsia="Times New Roman"/>
        </w:rPr>
        <w:t xml:space="preserve"> each </w:t>
      </w:r>
      <w:r w:rsidR="00DD2982">
        <w:rPr>
          <w:rFonts w:eastAsia="Times New Roman"/>
        </w:rPr>
        <w:t>client</w:t>
      </w:r>
      <w:r w:rsidR="009E02EC">
        <w:rPr>
          <w:rFonts w:eastAsia="Times New Roman"/>
        </w:rPr>
        <w:t>,</w:t>
      </w:r>
      <w:r w:rsidR="00DD2982">
        <w:rPr>
          <w:rFonts w:eastAsia="Times New Roman"/>
        </w:rPr>
        <w:t xml:space="preserve"> streaming connection is monitored for </w:t>
      </w:r>
      <w:r w:rsidR="00EA40C8">
        <w:rPr>
          <w:rFonts w:eastAsia="Times New Roman"/>
        </w:rPr>
        <w:t xml:space="preserve">the id of the last record written to and read from the log. </w:t>
      </w:r>
      <w:r w:rsidR="00510F5E">
        <w:rPr>
          <w:rFonts w:eastAsia="Times New Roman"/>
        </w:rPr>
        <w:t>This allows an administrator to get a view of how delayed a client is.</w:t>
      </w:r>
    </w:p>
    <w:p w14:paraId="083BF6DE" w14:textId="77777777" w:rsidR="00E20292" w:rsidRDefault="00E20292" w:rsidP="007B4527">
      <w:pPr>
        <w:spacing w:before="100" w:beforeAutospacing="1" w:after="100" w:afterAutospacing="1"/>
        <w:rPr>
          <w:rFonts w:eastAsia="Times New Roman"/>
        </w:rPr>
      </w:pPr>
      <w:r>
        <w:rPr>
          <w:rFonts w:eastAsia="Times New Roman"/>
        </w:rPr>
        <w:t xml:space="preserve">In TAPI </w:t>
      </w:r>
      <w:r w:rsidR="00B817A7">
        <w:rPr>
          <w:rFonts w:eastAsia="Times New Roman"/>
        </w:rPr>
        <w:t>2.4</w:t>
      </w:r>
      <w:r>
        <w:rPr>
          <w:rFonts w:eastAsia="Times New Roman"/>
        </w:rPr>
        <w:t xml:space="preserve"> this is for PoC</w:t>
      </w:r>
      <w:r w:rsidR="00F031ED">
        <w:rPr>
          <w:rFonts w:eastAsia="Times New Roman"/>
        </w:rPr>
        <w:t xml:space="preserve"> (Proof of Concept)</w:t>
      </w:r>
      <w:r>
        <w:rPr>
          <w:rFonts w:eastAsia="Times New Roman"/>
        </w:rPr>
        <w:t xml:space="preserve"> analysis. It is expected that the feature will advance significantly in future releases </w:t>
      </w:r>
      <w:proofErr w:type="gramStart"/>
      <w:r w:rsidR="00156B8D">
        <w:rPr>
          <w:rFonts w:eastAsia="Times New Roman"/>
        </w:rPr>
        <w:t>as a result of</w:t>
      </w:r>
      <w:proofErr w:type="gramEnd"/>
      <w:r w:rsidR="00156B8D">
        <w:rPr>
          <w:rFonts w:eastAsia="Times New Roman"/>
        </w:rPr>
        <w:t xml:space="preserve"> experience gained from PoC activity.</w:t>
      </w:r>
    </w:p>
    <w:p w14:paraId="7F7A4CAE" w14:textId="77777777" w:rsidR="007B4527" w:rsidRDefault="007B4527" w:rsidP="00EB62A7">
      <w:pPr>
        <w:pStyle w:val="Heading2"/>
      </w:pPr>
      <w:bookmarkStart w:id="3140" w:name="_Toc192619519"/>
      <w:r>
        <w:t>Solution structure</w:t>
      </w:r>
      <w:r w:rsidR="00857A9E">
        <w:t xml:space="preserve"> – Architecture Options</w:t>
      </w:r>
      <w:bookmarkEnd w:id="3140"/>
    </w:p>
    <w:p w14:paraId="11DCAB98" w14:textId="77777777" w:rsidR="006A274F" w:rsidRDefault="00DA171B" w:rsidP="00DA171B">
      <w:pPr>
        <w:pStyle w:val="NormalWeb"/>
      </w:pPr>
      <w:r>
        <w:t>Two options are explored, one provides full compaction support, the other uses a more traditional structure to feed</w:t>
      </w:r>
      <w:r w:rsidR="006358D1">
        <w:t xml:space="preserve"> a </w:t>
      </w:r>
      <w:r>
        <w:t>stream and provides a restricted emulation of compaction. Either can be used to support the current TAPI streaming solution</w:t>
      </w:r>
      <w:r w:rsidR="006A274F">
        <w:t xml:space="preserve"> sufficiently. </w:t>
      </w:r>
    </w:p>
    <w:p w14:paraId="59AFADC6" w14:textId="77777777" w:rsidR="00DA171B" w:rsidRDefault="00DA171B" w:rsidP="00DA171B">
      <w:pPr>
        <w:pStyle w:val="NormalWeb"/>
      </w:pPr>
      <w:r>
        <w:lastRenderedPageBreak/>
        <w:t>There may be other approaches that provide a suitable capability, i.e., rep</w:t>
      </w:r>
      <w:r w:rsidR="006A274F">
        <w:t>or</w:t>
      </w:r>
      <w:r>
        <w:t xml:space="preserve">ting current state and change </w:t>
      </w:r>
      <w:r w:rsidR="006A274F">
        <w:t xml:space="preserve">via whole entity reporting </w:t>
      </w:r>
      <w:r>
        <w:t>through the same single stream</w:t>
      </w:r>
      <w:r w:rsidR="004C4842">
        <w:t>,</w:t>
      </w:r>
      <w:r>
        <w:t xml:space="preserve"> </w:t>
      </w:r>
      <w:proofErr w:type="gramStart"/>
      <w:r>
        <w:t>so as to</w:t>
      </w:r>
      <w:proofErr w:type="gramEnd"/>
      <w:r>
        <w:t xml:space="preserve"> achieve eventual consistency with current state</w:t>
      </w:r>
      <w:r w:rsidR="009B63E0">
        <w:t>,</w:t>
      </w:r>
      <w:r>
        <w:t xml:space="preserve"> cost</w:t>
      </w:r>
      <w:r w:rsidR="0088185A">
        <w:t>-</w:t>
      </w:r>
      <w:r>
        <w:t>optimi</w:t>
      </w:r>
      <w:r w:rsidR="004C4842">
        <w:t>z</w:t>
      </w:r>
      <w:r>
        <w:t xml:space="preserve">ed for </w:t>
      </w:r>
      <w:r w:rsidR="009B63E0">
        <w:t xml:space="preserve">potential </w:t>
      </w:r>
      <w:r>
        <w:t>loss of fidelity.</w:t>
      </w:r>
    </w:p>
    <w:p w14:paraId="43AA70AD" w14:textId="77777777" w:rsidR="00CC0B9D" w:rsidRDefault="00CC0B9D" w:rsidP="00DA171B">
      <w:pPr>
        <w:pStyle w:val="NormalWeb"/>
        <w:rPr>
          <w:rFonts w:eastAsiaTheme="minorEastAsia"/>
        </w:rPr>
      </w:pPr>
      <w:r>
        <w:t>The key consideration is the external behavior and not the specific mechanism used to support it.</w:t>
      </w:r>
    </w:p>
    <w:p w14:paraId="7CB17E53" w14:textId="77777777" w:rsidR="00DA171B" w:rsidRPr="00DA171B" w:rsidRDefault="004C4842" w:rsidP="004C4842">
      <w:pPr>
        <w:pStyle w:val="Heading3"/>
      </w:pPr>
      <w:bookmarkStart w:id="3141" w:name="_Toc192619520"/>
      <w:r>
        <w:t>Full compacted log</w:t>
      </w:r>
      <w:bookmarkEnd w:id="3141"/>
    </w:p>
    <w:p w14:paraId="4048426B" w14:textId="77777777" w:rsidR="007B4527" w:rsidRDefault="007B4527" w:rsidP="007B4527">
      <w:pPr>
        <w:pStyle w:val="NormalWeb"/>
      </w:pPr>
      <w:r>
        <w:t>The figure below shows a stylized view of a controller controlling a network</w:t>
      </w:r>
      <w:r w:rsidR="006C3761">
        <w:t xml:space="preserve"> (the controlled system)</w:t>
      </w:r>
      <w:r>
        <w:t xml:space="preserve"> and providing a stream to a client.</w:t>
      </w:r>
    </w:p>
    <w:p w14:paraId="2F28DDE9" w14:textId="77777777" w:rsidR="007B4527" w:rsidRDefault="007B4527" w:rsidP="007B4527">
      <w:pPr>
        <w:pStyle w:val="NormalWeb"/>
        <w:ind w:left="1350"/>
      </w:pPr>
    </w:p>
    <w:p w14:paraId="4DD601B8" w14:textId="77777777" w:rsidR="007B4527" w:rsidRDefault="007B4527" w:rsidP="007B4527">
      <w:pPr>
        <w:pStyle w:val="NormalWeb"/>
        <w:ind w:left="1350"/>
      </w:pPr>
    </w:p>
    <w:p w14:paraId="260CD406" w14:textId="77777777" w:rsidR="009F003F" w:rsidRDefault="00F10BCE" w:rsidP="00332367">
      <w:pPr>
        <w:pStyle w:val="NormalWeb"/>
        <w:jc w:val="center"/>
        <w:rPr>
          <w:color w:val="000000"/>
        </w:rPr>
      </w:pPr>
      <w:r>
        <w:rPr>
          <w:color w:val="000000"/>
        </w:rPr>
        <w:object w:dxaOrig="6340" w:dyaOrig="5492" w14:anchorId="349952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1pt;height:374.15pt" o:ole="">
            <v:imagedata r:id="rId16" o:title=""/>
          </v:shape>
          <o:OLEObject Type="Embed" ProgID="PowerPoint.Slide.12" ShapeID="_x0000_i1025" DrawAspect="Content" ObjectID="_1803886080" r:id="rId17"/>
        </w:object>
      </w:r>
    </w:p>
    <w:p w14:paraId="552EBE66" w14:textId="6C55906B" w:rsidR="00A53D31" w:rsidRPr="00A53D31" w:rsidRDefault="00A53D31" w:rsidP="00A53D31">
      <w:pPr>
        <w:pStyle w:val="FigureCaption"/>
      </w:pPr>
      <w:bookmarkStart w:id="3142" w:name="_Toc192620394"/>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20</w:t>
      </w:r>
      <w:r>
        <w:rPr>
          <w:noProof/>
        </w:rPr>
        <w:fldChar w:fldCharType="end"/>
      </w:r>
      <w:r w:rsidRPr="00CA3534">
        <w:t xml:space="preserve"> </w:t>
      </w:r>
      <w:r>
        <w:t xml:space="preserve"> </w:t>
      </w:r>
      <w:r w:rsidR="00E71129">
        <w:t>S</w:t>
      </w:r>
      <w:r>
        <w:t xml:space="preserve">tylized view of </w:t>
      </w:r>
      <w:r w:rsidR="00E71129">
        <w:t xml:space="preserve">example </w:t>
      </w:r>
      <w:r>
        <w:t>controller</w:t>
      </w:r>
      <w:r w:rsidR="00692DE3">
        <w:t xml:space="preserve"> offering full </w:t>
      </w:r>
      <w:r w:rsidR="00E0036A">
        <w:t>compaction.</w:t>
      </w:r>
      <w:bookmarkEnd w:id="3142"/>
    </w:p>
    <w:p w14:paraId="7D4B2F2F" w14:textId="77777777" w:rsidR="007B4527" w:rsidRDefault="007B4527" w:rsidP="007B4527">
      <w:pPr>
        <w:pStyle w:val="NormalWeb"/>
      </w:pPr>
      <w:r>
        <w:rPr>
          <w:color w:val="000000"/>
        </w:rPr>
        <w:t>The key features highlighted in the diagram are:</w:t>
      </w:r>
    </w:p>
    <w:p w14:paraId="485E2000" w14:textId="77777777" w:rsidR="007B4527" w:rsidRPr="003038E7" w:rsidRDefault="007B4527" w:rsidP="006B0A86">
      <w:pPr>
        <w:numPr>
          <w:ilvl w:val="0"/>
          <w:numId w:val="5"/>
        </w:numPr>
        <w:spacing w:before="100" w:beforeAutospacing="1" w:after="100" w:afterAutospacing="1"/>
        <w:rPr>
          <w:rFonts w:eastAsia="Times New Roman"/>
        </w:rPr>
      </w:pPr>
      <w:r>
        <w:rPr>
          <w:rFonts w:eastAsia="Times New Roman"/>
          <w:color w:val="000000"/>
        </w:rPr>
        <w:t xml:space="preserve">Compacted log providing current state, recent </w:t>
      </w:r>
      <w:r w:rsidR="00C77E3A">
        <w:rPr>
          <w:rFonts w:eastAsia="Times New Roman"/>
          <w:color w:val="000000"/>
        </w:rPr>
        <w:t>TOMBSTONE record</w:t>
      </w:r>
      <w:r>
        <w:rPr>
          <w:rFonts w:eastAsia="Times New Roman"/>
          <w:color w:val="000000"/>
        </w:rPr>
        <w:t xml:space="preserve">s and recent </w:t>
      </w:r>
      <w:r w:rsidR="00E0036A">
        <w:rPr>
          <w:rFonts w:eastAsia="Times New Roman"/>
          <w:color w:val="000000"/>
        </w:rPr>
        <w:t>changes.</w:t>
      </w:r>
    </w:p>
    <w:p w14:paraId="5DFE78A3" w14:textId="77777777" w:rsidR="003038E7" w:rsidRPr="00B16BAF" w:rsidRDefault="003038E7" w:rsidP="006B0A86">
      <w:pPr>
        <w:numPr>
          <w:ilvl w:val="1"/>
          <w:numId w:val="5"/>
        </w:numPr>
        <w:spacing w:before="100" w:beforeAutospacing="1" w:after="100" w:afterAutospacing="1"/>
        <w:rPr>
          <w:rFonts w:eastAsia="Times New Roman"/>
        </w:rPr>
      </w:pPr>
      <w:r>
        <w:rPr>
          <w:rFonts w:eastAsia="Times New Roman"/>
          <w:color w:val="000000"/>
        </w:rPr>
        <w:t>The compacted log records whole entity instances on change</w:t>
      </w:r>
    </w:p>
    <w:p w14:paraId="066700DA" w14:textId="06A188BB" w:rsidR="00B16BAF" w:rsidRDefault="00B16BAF" w:rsidP="006B0A86">
      <w:pPr>
        <w:numPr>
          <w:ilvl w:val="1"/>
          <w:numId w:val="5"/>
        </w:numPr>
        <w:spacing w:before="100" w:beforeAutospacing="1" w:after="100" w:afterAutospacing="1"/>
        <w:rPr>
          <w:rFonts w:eastAsia="Times New Roman"/>
        </w:rPr>
      </w:pPr>
      <w:r>
        <w:rPr>
          <w:rFonts w:eastAsia="Times New Roman"/>
          <w:color w:val="000000"/>
        </w:rPr>
        <w:t>Se</w:t>
      </w:r>
      <w:r>
        <w:rPr>
          <w:rFonts w:eastAsia="Times New Roman"/>
        </w:rPr>
        <w:t>e</w:t>
      </w:r>
      <w:r w:rsidR="00623F1D">
        <w:rPr>
          <w:rFonts w:eastAsia="Times New Roman"/>
        </w:rPr>
        <w:t xml:space="preserve"> </w:t>
      </w:r>
      <w:r w:rsidR="00080C6F">
        <w:rPr>
          <w:rFonts w:eastAsia="Times New Roman"/>
        </w:rPr>
        <w:fldChar w:fldCharType="begin"/>
      </w:r>
      <w:r w:rsidR="00080C6F">
        <w:rPr>
          <w:rFonts w:eastAsia="Times New Roman"/>
        </w:rPr>
        <w:instrText xml:space="preserve"> REF _Ref48040152 \h </w:instrText>
      </w:r>
      <w:r w:rsidR="00080C6F">
        <w:rPr>
          <w:rFonts w:eastAsia="Times New Roman"/>
        </w:rPr>
      </w:r>
      <w:r w:rsidR="00080C6F">
        <w:rPr>
          <w:rFonts w:eastAsia="Times New Roman"/>
        </w:rPr>
        <w:fldChar w:fldCharType="separate"/>
      </w:r>
      <w:r w:rsidR="00B53275">
        <w:t>Appendix – Considering compacted logs</w:t>
      </w:r>
      <w:r w:rsidR="00080C6F">
        <w:rPr>
          <w:rFonts w:eastAsia="Times New Roman"/>
        </w:rPr>
        <w:fldChar w:fldCharType="end"/>
      </w:r>
    </w:p>
    <w:p w14:paraId="3898536F" w14:textId="77777777" w:rsidR="007B4527" w:rsidRDefault="007B4527" w:rsidP="006B0A86">
      <w:pPr>
        <w:numPr>
          <w:ilvl w:val="0"/>
          <w:numId w:val="5"/>
        </w:numPr>
        <w:spacing w:before="100" w:beforeAutospacing="1" w:after="100" w:afterAutospacing="1"/>
        <w:rPr>
          <w:rFonts w:eastAsia="Times New Roman"/>
        </w:rPr>
      </w:pPr>
      <w:r>
        <w:rPr>
          <w:rFonts w:eastAsia="Times New Roman"/>
          <w:color w:val="000000"/>
        </w:rPr>
        <w:t xml:space="preserve">Pipeline providing guaranteed delivery (at least once) whilst connection in place along with </w:t>
      </w:r>
      <w:r w:rsidR="00B9357A">
        <w:rPr>
          <w:rFonts w:eastAsia="Times New Roman"/>
          <w:color w:val="000000"/>
        </w:rPr>
        <w:t xml:space="preserve">provider-initiated </w:t>
      </w:r>
      <w:r>
        <w:rPr>
          <w:rFonts w:eastAsia="Times New Roman"/>
          <w:color w:val="000000"/>
        </w:rPr>
        <w:t xml:space="preserve">connection force drop control when realignment is </w:t>
      </w:r>
      <w:r w:rsidR="00E0036A">
        <w:rPr>
          <w:rFonts w:eastAsia="Times New Roman"/>
          <w:color w:val="000000"/>
        </w:rPr>
        <w:t>necessary.</w:t>
      </w:r>
      <w:r>
        <w:rPr>
          <w:rFonts w:eastAsia="Times New Roman"/>
        </w:rPr>
        <w:t xml:space="preserve"> </w:t>
      </w:r>
    </w:p>
    <w:p w14:paraId="46C5918E" w14:textId="77777777" w:rsidR="007B4527" w:rsidRDefault="007B4527" w:rsidP="006B0A86">
      <w:pPr>
        <w:numPr>
          <w:ilvl w:val="1"/>
          <w:numId w:val="5"/>
        </w:numPr>
        <w:spacing w:before="100" w:beforeAutospacing="1" w:after="100" w:afterAutospacing="1"/>
        <w:rPr>
          <w:rFonts w:eastAsia="Times New Roman"/>
        </w:rPr>
      </w:pPr>
      <w:r>
        <w:rPr>
          <w:rFonts w:eastAsia="Times New Roman"/>
          <w:color w:val="000000"/>
        </w:rPr>
        <w:lastRenderedPageBreak/>
        <w:t xml:space="preserve">To align the client does not need to do anything other than connect to the appropriate stream and receive from the </w:t>
      </w:r>
      <w:r w:rsidR="00E0036A">
        <w:rPr>
          <w:rFonts w:eastAsia="Times New Roman"/>
          <w:color w:val="000000"/>
        </w:rPr>
        <w:t>stream.</w:t>
      </w:r>
    </w:p>
    <w:p w14:paraId="246DD253" w14:textId="77777777" w:rsidR="007B4527" w:rsidRDefault="007B4527" w:rsidP="006B0A86">
      <w:pPr>
        <w:numPr>
          <w:ilvl w:val="1"/>
          <w:numId w:val="5"/>
        </w:numPr>
        <w:spacing w:before="100" w:beforeAutospacing="1" w:after="100" w:afterAutospacing="1"/>
        <w:rPr>
          <w:rFonts w:eastAsia="Times New Roman"/>
        </w:rPr>
      </w:pPr>
      <w:r>
        <w:rPr>
          <w:rFonts w:eastAsia="Times New Roman"/>
          <w:color w:val="000000"/>
        </w:rPr>
        <w:t xml:space="preserve">It is assumed that the client will extend the integrity of the stream to include the process of storage (as shown) </w:t>
      </w:r>
      <w:proofErr w:type="gramStart"/>
      <w:r>
        <w:rPr>
          <w:rFonts w:eastAsia="Times New Roman"/>
          <w:color w:val="000000"/>
        </w:rPr>
        <w:t>so as to</w:t>
      </w:r>
      <w:proofErr w:type="gramEnd"/>
      <w:r>
        <w:rPr>
          <w:rFonts w:eastAsia="Times New Roman"/>
          <w:color w:val="000000"/>
        </w:rPr>
        <w:t xml:space="preserve"> enable the client to maintain alignment with current state (eventual consistency) and to build and maintain </w:t>
      </w:r>
      <w:r w:rsidR="00E0036A">
        <w:rPr>
          <w:rFonts w:eastAsia="Times New Roman"/>
          <w:color w:val="000000"/>
        </w:rPr>
        <w:t>history.</w:t>
      </w:r>
    </w:p>
    <w:p w14:paraId="242A768C" w14:textId="77777777" w:rsidR="007B4527" w:rsidRPr="00ED578F" w:rsidRDefault="007B4527" w:rsidP="006B0A86">
      <w:pPr>
        <w:numPr>
          <w:ilvl w:val="0"/>
          <w:numId w:val="5"/>
        </w:numPr>
        <w:spacing w:before="100" w:beforeAutospacing="1" w:after="100" w:afterAutospacing="1"/>
        <w:rPr>
          <w:rFonts w:eastAsia="Times New Roman"/>
        </w:rPr>
      </w:pPr>
      <w:r>
        <w:rPr>
          <w:rFonts w:eastAsia="Times New Roman"/>
          <w:color w:val="000000"/>
        </w:rPr>
        <w:t xml:space="preserve">A stream monitor (depicted as a control loop on the pipeline as an aspect of control of control) that ensures achievement of eventual </w:t>
      </w:r>
      <w:r w:rsidR="00E0036A">
        <w:rPr>
          <w:rFonts w:eastAsia="Times New Roman"/>
          <w:color w:val="000000"/>
        </w:rPr>
        <w:t>consistency.</w:t>
      </w:r>
    </w:p>
    <w:p w14:paraId="0C129BC6" w14:textId="77777777" w:rsidR="00ED578F" w:rsidRDefault="007F01AF" w:rsidP="00ED578F">
      <w:pPr>
        <w:numPr>
          <w:ilvl w:val="1"/>
          <w:numId w:val="5"/>
        </w:numPr>
        <w:spacing w:before="100" w:beforeAutospacing="1" w:after="100" w:afterAutospacing="1"/>
        <w:rPr>
          <w:rFonts w:eastAsia="Times New Roman"/>
        </w:rPr>
      </w:pPr>
      <w:r>
        <w:rPr>
          <w:rFonts w:eastAsia="Times New Roman"/>
        </w:rPr>
        <w:t xml:space="preserve">Delay Monitor </w:t>
      </w:r>
      <w:r w:rsidR="00B714BD">
        <w:rPr>
          <w:rFonts w:eastAsia="Times New Roman"/>
        </w:rPr>
        <w:t>senses</w:t>
      </w:r>
      <w:r w:rsidR="00E53474">
        <w:rPr>
          <w:rFonts w:eastAsia="Times New Roman"/>
        </w:rPr>
        <w:t xml:space="preserve"> the age of the records being </w:t>
      </w:r>
      <w:r w:rsidR="00B45F1E">
        <w:rPr>
          <w:rFonts w:eastAsia="Times New Roman"/>
        </w:rPr>
        <w:t>streamed</w:t>
      </w:r>
      <w:r w:rsidR="00B714BD">
        <w:rPr>
          <w:rFonts w:eastAsia="Times New Roman"/>
        </w:rPr>
        <w:t xml:space="preserve"> (delay)</w:t>
      </w:r>
    </w:p>
    <w:p w14:paraId="40EEB646" w14:textId="77777777" w:rsidR="008067D0" w:rsidRDefault="00B714BD" w:rsidP="00ED578F">
      <w:pPr>
        <w:numPr>
          <w:ilvl w:val="1"/>
          <w:numId w:val="5"/>
        </w:numPr>
        <w:spacing w:before="100" w:beforeAutospacing="1" w:after="100" w:afterAutospacing="1"/>
        <w:rPr>
          <w:rFonts w:eastAsia="Times New Roman"/>
        </w:rPr>
      </w:pPr>
      <w:r>
        <w:rPr>
          <w:rFonts w:eastAsia="Times New Roman"/>
        </w:rPr>
        <w:t>Stream Policy Control infers whether the current delay is acceptable</w:t>
      </w:r>
      <w:r w:rsidR="00C40034">
        <w:rPr>
          <w:rFonts w:eastAsia="Times New Roman"/>
        </w:rPr>
        <w:t>. This depends upon what state the stream is in (</w:t>
      </w:r>
      <w:r w:rsidR="00E0036A">
        <w:rPr>
          <w:rFonts w:eastAsia="Times New Roman"/>
        </w:rPr>
        <w:t>e.g.,</w:t>
      </w:r>
      <w:r w:rsidR="00C40034">
        <w:rPr>
          <w:rFonts w:eastAsia="Times New Roman"/>
        </w:rPr>
        <w:t xml:space="preserve"> start</w:t>
      </w:r>
      <w:r w:rsidR="008067D0">
        <w:rPr>
          <w:rFonts w:eastAsia="Times New Roman"/>
        </w:rPr>
        <w:t>-up) etc.</w:t>
      </w:r>
      <w:r w:rsidR="00D50FDF">
        <w:rPr>
          <w:rFonts w:eastAsia="Times New Roman"/>
        </w:rPr>
        <w:t xml:space="preserve"> It provides input to Configure </w:t>
      </w:r>
      <w:r w:rsidR="00E0036A">
        <w:rPr>
          <w:rFonts w:eastAsia="Times New Roman"/>
        </w:rPr>
        <w:t>Stream.</w:t>
      </w:r>
    </w:p>
    <w:p w14:paraId="20D36FE0" w14:textId="77777777" w:rsidR="00B714BD" w:rsidRDefault="008067D0" w:rsidP="00ED578F">
      <w:pPr>
        <w:numPr>
          <w:ilvl w:val="1"/>
          <w:numId w:val="5"/>
        </w:numPr>
        <w:spacing w:before="100" w:beforeAutospacing="1" w:after="100" w:afterAutospacing="1"/>
        <w:rPr>
          <w:rFonts w:eastAsia="Times New Roman"/>
        </w:rPr>
      </w:pPr>
      <w:r>
        <w:rPr>
          <w:rFonts w:eastAsia="Times New Roman"/>
        </w:rPr>
        <w:t xml:space="preserve">Configure Stream </w:t>
      </w:r>
      <w:r w:rsidR="004F70D3">
        <w:rPr>
          <w:rFonts w:eastAsia="Times New Roman"/>
        </w:rPr>
        <w:t xml:space="preserve">decides what action to take and then takes that action. This may include forcing a disconnect to cause </w:t>
      </w:r>
      <w:r w:rsidR="00BC2414">
        <w:rPr>
          <w:rFonts w:eastAsia="Times New Roman"/>
        </w:rPr>
        <w:t>a client</w:t>
      </w:r>
      <w:r w:rsidR="00000C57">
        <w:rPr>
          <w:rFonts w:eastAsia="Times New Roman"/>
        </w:rPr>
        <w:t>-</w:t>
      </w:r>
      <w:r w:rsidR="00BC2414">
        <w:rPr>
          <w:rFonts w:eastAsia="Times New Roman"/>
        </w:rPr>
        <w:t>reconnect and subsequent realignment and/or adjustment of Log properties.</w:t>
      </w:r>
    </w:p>
    <w:p w14:paraId="6A77B30C" w14:textId="77777777" w:rsidR="00E01389" w:rsidRPr="00BF7D37" w:rsidRDefault="007B4527" w:rsidP="00BF7D37">
      <w:pPr>
        <w:pStyle w:val="NormalWeb"/>
        <w:rPr>
          <w:color w:val="000000"/>
        </w:rPr>
      </w:pPr>
      <w:r>
        <w:rPr>
          <w:color w:val="000000"/>
        </w:rPr>
        <w:t xml:space="preserve">Note that the assumption is that other pipelines are in place (not shown here) throughout the overall flow from </w:t>
      </w:r>
      <w:r w:rsidR="00A048BF">
        <w:rPr>
          <w:color w:val="000000"/>
        </w:rPr>
        <w:t xml:space="preserve">controlled </w:t>
      </w:r>
      <w:r>
        <w:rPr>
          <w:color w:val="000000"/>
        </w:rPr>
        <w:t>device</w:t>
      </w:r>
      <w:r w:rsidR="00D9703B">
        <w:rPr>
          <w:color w:val="000000"/>
        </w:rPr>
        <w:t xml:space="preserve"> through Controller Core</w:t>
      </w:r>
      <w:r>
        <w:rPr>
          <w:color w:val="000000"/>
        </w:rPr>
        <w:t xml:space="preserve"> to </w:t>
      </w:r>
      <w:r w:rsidR="00A048BF">
        <w:rPr>
          <w:color w:val="000000"/>
        </w:rPr>
        <w:t xml:space="preserve">the </w:t>
      </w:r>
      <w:r>
        <w:rPr>
          <w:color w:val="000000"/>
        </w:rPr>
        <w:t>client to ensure no relevant loss of information from the</w:t>
      </w:r>
      <w:r w:rsidR="00A048BF">
        <w:rPr>
          <w:color w:val="000000"/>
        </w:rPr>
        <w:t xml:space="preserve"> controlled</w:t>
      </w:r>
      <w:r>
        <w:rPr>
          <w:color w:val="000000"/>
        </w:rPr>
        <w:t xml:space="preserve"> device and to ensure that the solution is always in a state of eventual consistency with current network state.</w:t>
      </w:r>
    </w:p>
    <w:p w14:paraId="0D1CC8ED" w14:textId="77777777" w:rsidR="00E01389" w:rsidRDefault="006358D1" w:rsidP="00E01389">
      <w:pPr>
        <w:pStyle w:val="Heading3"/>
        <w:rPr>
          <w:rFonts w:eastAsia="Times New Roman"/>
        </w:rPr>
      </w:pPr>
      <w:bookmarkStart w:id="3143" w:name="_Toc192619521"/>
      <w:r>
        <w:rPr>
          <w:rFonts w:eastAsia="Times New Roman"/>
        </w:rPr>
        <w:t>Emulated</w:t>
      </w:r>
      <w:r w:rsidR="00E01389">
        <w:rPr>
          <w:rFonts w:eastAsia="Times New Roman"/>
        </w:rPr>
        <w:t xml:space="preserve"> compaction</w:t>
      </w:r>
      <w:bookmarkEnd w:id="3143"/>
    </w:p>
    <w:p w14:paraId="2454DF5A" w14:textId="77777777" w:rsidR="003038E7" w:rsidRDefault="00E01389" w:rsidP="00E01389">
      <w:pPr>
        <w:pStyle w:val="NormalWeb"/>
      </w:pPr>
      <w:r>
        <w:t xml:space="preserve">This </w:t>
      </w:r>
      <w:r w:rsidR="003038E7">
        <w:t>approach</w:t>
      </w:r>
      <w:r w:rsidR="00D06ABC">
        <w:t xml:space="preserve"> uses the same pipeline mechanism but feeds the pipeline </w:t>
      </w:r>
      <w:r w:rsidR="00A47CEE">
        <w:t>from a composite store.</w:t>
      </w:r>
      <w:r w:rsidR="00F10BCE">
        <w:t xml:space="preserve"> This</w:t>
      </w:r>
      <w:r w:rsidR="003038E7">
        <w:t xml:space="preserve"> </w:t>
      </w:r>
      <w:r>
        <w:t xml:space="preserve">does not offer the full compacted log capability. The behavior is as if the </w:t>
      </w:r>
      <w:r w:rsidR="00280E5D">
        <w:t>t</w:t>
      </w:r>
      <w:r>
        <w:t>ombstone</w:t>
      </w:r>
      <w:r w:rsidR="00C77E3A">
        <w:t>-</w:t>
      </w:r>
      <w:r>
        <w:t>retention and the compaction delay are set to the same value (simplistically, the end of the log, but strictly any point in the log).</w:t>
      </w:r>
    </w:p>
    <w:p w14:paraId="67093C76" w14:textId="77777777" w:rsidR="008278AE" w:rsidRDefault="002C3DCD" w:rsidP="00E01389">
      <w:pPr>
        <w:pStyle w:val="NormalWeb"/>
      </w:pPr>
      <w:r>
        <w:t>On client connection</w:t>
      </w:r>
      <w:r w:rsidR="001F271F">
        <w:t xml:space="preserve"> the provider would</w:t>
      </w:r>
      <w:r w:rsidR="008278AE">
        <w:t>:</w:t>
      </w:r>
    </w:p>
    <w:p w14:paraId="6861609E" w14:textId="77777777" w:rsidR="008278AE" w:rsidRDefault="001F271F" w:rsidP="00D66FC5">
      <w:pPr>
        <w:pStyle w:val="NormalWeb"/>
        <w:numPr>
          <w:ilvl w:val="0"/>
          <w:numId w:val="26"/>
        </w:numPr>
      </w:pPr>
      <w:r>
        <w:t>S</w:t>
      </w:r>
      <w:r w:rsidR="00016CB9">
        <w:t xml:space="preserve">tart </w:t>
      </w:r>
      <w:r w:rsidR="00D8791B">
        <w:t xml:space="preserve">the </w:t>
      </w:r>
      <w:r w:rsidR="004E6989">
        <w:t>“</w:t>
      </w:r>
      <w:r w:rsidR="002C3DCD">
        <w:t>time</w:t>
      </w:r>
      <w:r w:rsidR="00032059">
        <w:t>-</w:t>
      </w:r>
      <w:r w:rsidR="002C3DCD">
        <w:t>truncated</w:t>
      </w:r>
      <w:r w:rsidR="004E6989">
        <w:t>”</w:t>
      </w:r>
      <w:r w:rsidR="002C3DCD">
        <w:t xml:space="preserve"> log</w:t>
      </w:r>
      <w:r w:rsidR="00D8791B">
        <w:t xml:space="preserve"> to collect all changes that occur from the point of connection</w:t>
      </w:r>
      <w:r w:rsidR="00097E83">
        <w:rPr>
          <w:rStyle w:val="FootnoteReference"/>
        </w:rPr>
        <w:footnoteReference w:id="56"/>
      </w:r>
    </w:p>
    <w:p w14:paraId="7AC480DC" w14:textId="77777777" w:rsidR="00D8791B" w:rsidRDefault="00D8791B" w:rsidP="00D66FC5">
      <w:pPr>
        <w:pStyle w:val="NormalWeb"/>
        <w:numPr>
          <w:ilvl w:val="1"/>
          <w:numId w:val="26"/>
        </w:numPr>
      </w:pPr>
      <w:r>
        <w:t>These changes would be recorded as whole</w:t>
      </w:r>
      <w:r w:rsidR="009474F0">
        <w:t xml:space="preserve"> entity snapshots</w:t>
      </w:r>
      <w:r>
        <w:t xml:space="preserve"> </w:t>
      </w:r>
      <w:r w:rsidR="0026036E">
        <w:t xml:space="preserve">or as </w:t>
      </w:r>
      <w:r w:rsidR="00C44B6A">
        <w:t xml:space="preserve">change-only </w:t>
      </w:r>
      <w:r>
        <w:t xml:space="preserve">entity </w:t>
      </w:r>
      <w:r w:rsidR="00E0036A">
        <w:t>snapshots</w:t>
      </w:r>
      <w:r w:rsidR="00C44B6A">
        <w:t xml:space="preserve"> depending upon </w:t>
      </w:r>
      <w:proofErr w:type="spellStart"/>
      <w:r w:rsidR="00C44B6A">
        <w:t>the</w:t>
      </w:r>
      <w:r w:rsidR="00E0036A">
        <w:t>.</w:t>
      </w:r>
      <w:r w:rsidR="009474F0">
        <w:t>LOG_RECORD_STRATEGY</w:t>
      </w:r>
      <w:proofErr w:type="spellEnd"/>
    </w:p>
    <w:p w14:paraId="5F90749A" w14:textId="77777777" w:rsidR="008278AE" w:rsidRDefault="008278AE" w:rsidP="00D66FC5">
      <w:pPr>
        <w:pStyle w:val="NormalWeb"/>
        <w:numPr>
          <w:ilvl w:val="0"/>
          <w:numId w:val="26"/>
        </w:numPr>
      </w:pPr>
      <w:r>
        <w:t xml:space="preserve">Start to stream </w:t>
      </w:r>
      <w:r w:rsidR="007174EC">
        <w:t>“</w:t>
      </w:r>
      <w:r>
        <w:t xml:space="preserve">current </w:t>
      </w:r>
      <w:r w:rsidR="00E0036A">
        <w:t>state</w:t>
      </w:r>
      <w:r w:rsidR="007174EC">
        <w:t>”</w:t>
      </w:r>
      <w:r w:rsidR="00E0036A">
        <w:t>.</w:t>
      </w:r>
    </w:p>
    <w:p w14:paraId="43D61B60" w14:textId="77777777" w:rsidR="008278AE" w:rsidRDefault="008278AE" w:rsidP="00D66FC5">
      <w:pPr>
        <w:pStyle w:val="NormalWeb"/>
        <w:numPr>
          <w:ilvl w:val="1"/>
          <w:numId w:val="26"/>
        </w:numPr>
      </w:pPr>
      <w:r>
        <w:t xml:space="preserve">Current state should include time of occurrence </w:t>
      </w:r>
      <w:r w:rsidR="003F42F1">
        <w:t xml:space="preserve">of last </w:t>
      </w:r>
      <w:r w:rsidR="00E0036A">
        <w:t>change.</w:t>
      </w:r>
    </w:p>
    <w:p w14:paraId="07E50D24" w14:textId="77777777" w:rsidR="00C64E2E" w:rsidRDefault="00C64E2E" w:rsidP="00D66FC5">
      <w:pPr>
        <w:pStyle w:val="NormalWeb"/>
        <w:numPr>
          <w:ilvl w:val="1"/>
          <w:numId w:val="26"/>
        </w:numPr>
      </w:pPr>
      <w:r>
        <w:t xml:space="preserve">To achieve this the provider may </w:t>
      </w:r>
      <w:r w:rsidR="001E294D">
        <w:t xml:space="preserve">need to page through a large store of data such that the state is </w:t>
      </w:r>
      <w:r w:rsidR="0012102C">
        <w:t xml:space="preserve">skewed over some, potentially long, </w:t>
      </w:r>
      <w:proofErr w:type="gramStart"/>
      <w:r w:rsidR="0012102C">
        <w:t>period of time</w:t>
      </w:r>
      <w:proofErr w:type="gramEnd"/>
      <w:r w:rsidR="0012102C">
        <w:t xml:space="preserve">. </w:t>
      </w:r>
    </w:p>
    <w:p w14:paraId="7935DAB1" w14:textId="77777777" w:rsidR="003D2124" w:rsidRDefault="00F846C4" w:rsidP="00D8791B">
      <w:pPr>
        <w:pStyle w:val="NormalWeb"/>
      </w:pPr>
      <w:r>
        <w:t xml:space="preserve">Monitored </w:t>
      </w:r>
      <w:r w:rsidR="001F271F">
        <w:t>System</w:t>
      </w:r>
      <w:r>
        <w:t xml:space="preserve"> (e.g., Network)</w:t>
      </w:r>
      <w:r w:rsidR="001F271F">
        <w:t xml:space="preserve"> </w:t>
      </w:r>
      <w:r w:rsidR="00D8791B">
        <w:t xml:space="preserve">state may change during streaming of current state such that </w:t>
      </w:r>
      <w:r w:rsidR="008B6272">
        <w:t>a change statement</w:t>
      </w:r>
      <w:r w:rsidR="006D2553">
        <w:t xml:space="preserve"> (whole </w:t>
      </w:r>
      <w:r w:rsidR="002610C1">
        <w:t>entity snapshot)</w:t>
      </w:r>
      <w:r w:rsidR="008B6272">
        <w:t xml:space="preserve"> is appended to the truncated log</w:t>
      </w:r>
      <w:r w:rsidR="00583E89">
        <w:t>.</w:t>
      </w:r>
      <w:r w:rsidR="007A30A3">
        <w:t xml:space="preserve"> </w:t>
      </w:r>
      <w:r w:rsidR="00ED5624">
        <w:t>It</w:t>
      </w:r>
      <w:r w:rsidR="007A30A3">
        <w:t xml:space="preserve"> is quite likely that the change log will have </w:t>
      </w:r>
      <w:r w:rsidR="0009243C">
        <w:t xml:space="preserve">logged </w:t>
      </w:r>
      <w:r w:rsidR="00ED5624">
        <w:t xml:space="preserve">both </w:t>
      </w:r>
      <w:r w:rsidR="007A30A3">
        <w:t xml:space="preserve">changes that </w:t>
      </w:r>
      <w:r w:rsidR="003839AA">
        <w:t>are ahead of the “c</w:t>
      </w:r>
      <w:r w:rsidR="0009243C">
        <w:t>urrent state</w:t>
      </w:r>
      <w:r w:rsidR="003839AA">
        <w:t>” being provided</w:t>
      </w:r>
      <w:r w:rsidR="0009243C">
        <w:t xml:space="preserve"> </w:t>
      </w:r>
      <w:r w:rsidR="00E06F5A">
        <w:t>as well as</w:t>
      </w:r>
      <w:r w:rsidR="0009243C">
        <w:t xml:space="preserve"> changes that have</w:t>
      </w:r>
      <w:r w:rsidR="007A30A3">
        <w:t xml:space="preserve"> </w:t>
      </w:r>
      <w:r w:rsidR="00826F0F">
        <w:t>already been covered</w:t>
      </w:r>
      <w:r w:rsidR="007A30A3">
        <w:t xml:space="preserve"> as part of the </w:t>
      </w:r>
      <w:r w:rsidR="00826F0F">
        <w:t>“</w:t>
      </w:r>
      <w:r w:rsidR="007A30A3">
        <w:t>current state</w:t>
      </w:r>
      <w:r w:rsidR="00826F0F">
        <w:t>”</w:t>
      </w:r>
      <w:r w:rsidR="007A30A3">
        <w:t>.</w:t>
      </w:r>
    </w:p>
    <w:p w14:paraId="2213B67B" w14:textId="77777777" w:rsidR="003F42F1" w:rsidRDefault="00583E89" w:rsidP="00DA2EE1">
      <w:pPr>
        <w:pStyle w:val="NormalWeb"/>
      </w:pPr>
      <w:r>
        <w:t xml:space="preserve">Once the provider has sent </w:t>
      </w:r>
      <w:r w:rsidR="004D2CD1">
        <w:t>“</w:t>
      </w:r>
      <w:r>
        <w:t>current state</w:t>
      </w:r>
      <w:r w:rsidR="004D2CD1">
        <w:t>”</w:t>
      </w:r>
      <w:r w:rsidR="003A1381">
        <w:t xml:space="preserve"> (which will include a</w:t>
      </w:r>
      <w:r>
        <w:t>ll states that have not changed since connection of the client</w:t>
      </w:r>
      <w:r w:rsidR="003A1381">
        <w:t>)</w:t>
      </w:r>
      <w:r w:rsidR="008A5A5E">
        <w:t>,</w:t>
      </w:r>
      <w:r>
        <w:t xml:space="preserve"> it would then begin to stream</w:t>
      </w:r>
      <w:r w:rsidR="008A5A5E">
        <w:t xml:space="preserve"> from the truncated log. </w:t>
      </w:r>
      <w:r w:rsidR="00C678EC">
        <w:t>As noted, t</w:t>
      </w:r>
      <w:r w:rsidR="008A5A5E">
        <w:t>he truncated log may include some states that have already been streamed. As the client is</w:t>
      </w:r>
      <w:r w:rsidR="00DA2EE1">
        <w:t xml:space="preserve"> necessarily</w:t>
      </w:r>
      <w:r w:rsidR="008A5A5E">
        <w:t xml:space="preserve"> designed to be able to deal with rep</w:t>
      </w:r>
      <w:r w:rsidR="00DA2EE1">
        <w:t>eated statements this will not be an issue.</w:t>
      </w:r>
    </w:p>
    <w:p w14:paraId="694C6206" w14:textId="77777777" w:rsidR="00672E00" w:rsidRDefault="00672E00" w:rsidP="00DA2EE1">
      <w:pPr>
        <w:pStyle w:val="NormalWeb"/>
      </w:pPr>
      <w:r>
        <w:t xml:space="preserve">If the connection to the client is dropped, the client will reconnect providing the token of the last record it fully processed. </w:t>
      </w:r>
      <w:r w:rsidR="00294720">
        <w:t xml:space="preserve">The provider can code into the token any information that helps </w:t>
      </w:r>
      <w:r w:rsidR="006B07A0">
        <w:t>it determine what to stream next.</w:t>
      </w:r>
    </w:p>
    <w:p w14:paraId="32597C1D" w14:textId="77777777" w:rsidR="00DA2EE1" w:rsidRDefault="00DA2EE1" w:rsidP="00DA2EE1">
      <w:pPr>
        <w:pStyle w:val="NormalWeb"/>
      </w:pPr>
      <w:r>
        <w:lastRenderedPageBreak/>
        <w:t xml:space="preserve">Clearly, the client must be able to </w:t>
      </w:r>
      <w:r w:rsidR="00BF12A0">
        <w:t xml:space="preserve">retrieve current state in a shorter period than the log truncation time so that changes are not lost. If the log </w:t>
      </w:r>
      <w:r w:rsidR="00820928">
        <w:t xml:space="preserve">wraps during streaming of current state, the provider will have to restart the </w:t>
      </w:r>
      <w:r w:rsidR="00672E00">
        <w:t>alignment (by dropping the connection and by ignoring the client token).</w:t>
      </w:r>
    </w:p>
    <w:p w14:paraId="2DFB28A5" w14:textId="77777777" w:rsidR="006B07A0" w:rsidRDefault="006B07A0" w:rsidP="00DA2EE1">
      <w:pPr>
        <w:pStyle w:val="NormalWeb"/>
      </w:pPr>
      <w:r>
        <w:t>It would not be unreasonable for the provider to shorten the truncated log once alignment has been achieved.</w:t>
      </w:r>
    </w:p>
    <w:p w14:paraId="1753200E" w14:textId="77777777" w:rsidR="00A1365E" w:rsidRPr="003758EC" w:rsidRDefault="0086472E" w:rsidP="00A1365E">
      <w:r>
        <w:t xml:space="preserve">The provider is expected to add a </w:t>
      </w:r>
      <w:r w:rsidR="00C77E3A">
        <w:t>TOMBSTONE</w:t>
      </w:r>
      <w:r>
        <w:t xml:space="preserve"> record for every </w:t>
      </w:r>
      <w:r w:rsidR="00796019">
        <w:t>DELETE</w:t>
      </w:r>
      <w:r>
        <w:t xml:space="preserve"> record.</w:t>
      </w:r>
      <w:r w:rsidR="00A1365E">
        <w:t xml:space="preserve"> The emulated compacted log could avoid using the specific </w:t>
      </w:r>
      <w:r w:rsidR="00C77E3A">
        <w:t>TOMBSTONE</w:t>
      </w:r>
      <w:r w:rsidR="00A1365E">
        <w:t xml:space="preserve"> record as there is no log size benefit of retaining only a compressed record</w:t>
      </w:r>
      <w:r w:rsidR="00590999">
        <w:t xml:space="preserve"> (as offered by the </w:t>
      </w:r>
      <w:r w:rsidR="00C77E3A">
        <w:t>TOMBSTONE record</w:t>
      </w:r>
      <w:r w:rsidR="00590999">
        <w:t>)</w:t>
      </w:r>
      <w:r w:rsidR="00A1365E">
        <w:t>.</w:t>
      </w:r>
    </w:p>
    <w:p w14:paraId="6B0171F4" w14:textId="77777777" w:rsidR="0086472E" w:rsidRDefault="00A1365E" w:rsidP="00DA2EE1">
      <w:pPr>
        <w:pStyle w:val="NormalWeb"/>
      </w:pPr>
      <w:r>
        <w:t xml:space="preserve">It should be possible for the provider to use one single truncated log for all clients, however on initial connection of a client it will be necessary for the provider to construct a specific </w:t>
      </w:r>
      <w:r w:rsidR="0024013A">
        <w:t>current state snapshot to feed the stream to that client.</w:t>
      </w:r>
    </w:p>
    <w:p w14:paraId="317D98AD" w14:textId="77777777" w:rsidR="00F10BCE" w:rsidRDefault="002D6901" w:rsidP="00692DE3">
      <w:pPr>
        <w:pStyle w:val="NormalWeb"/>
        <w:jc w:val="center"/>
      </w:pPr>
      <w:r>
        <w:object w:dxaOrig="6234" w:dyaOrig="5398" w14:anchorId="7904CF72">
          <v:shape id="_x0000_i1026" type="#_x0000_t75" style="width:466.6pt;height:403.65pt" o:ole="">
            <v:imagedata r:id="rId18" o:title=""/>
          </v:shape>
          <o:OLEObject Type="Embed" ProgID="PowerPoint.Slide.12" ShapeID="_x0000_i1026" DrawAspect="Content" ObjectID="_1803886081" r:id="rId19"/>
        </w:object>
      </w:r>
    </w:p>
    <w:p w14:paraId="3A56E237" w14:textId="521822DF" w:rsidR="002B380D" w:rsidRPr="00A53D31" w:rsidRDefault="002B380D" w:rsidP="002B380D">
      <w:pPr>
        <w:pStyle w:val="FigureCaption"/>
      </w:pPr>
      <w:bookmarkStart w:id="3144" w:name="_Toc192620395"/>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21</w:t>
      </w:r>
      <w:r>
        <w:rPr>
          <w:noProof/>
        </w:rPr>
        <w:fldChar w:fldCharType="end"/>
      </w:r>
      <w:r w:rsidRPr="00CA3534">
        <w:t xml:space="preserve"> </w:t>
      </w:r>
      <w:r>
        <w:t xml:space="preserve"> Stylized view of example controller offering </w:t>
      </w:r>
      <w:r w:rsidR="006358D1">
        <w:t>emulated</w:t>
      </w:r>
      <w:r>
        <w:t xml:space="preserve"> compaction</w:t>
      </w:r>
      <w:bookmarkEnd w:id="3144"/>
    </w:p>
    <w:p w14:paraId="323128C1" w14:textId="77777777" w:rsidR="00692DE3" w:rsidRDefault="00EE235F" w:rsidP="00EE235F">
      <w:r>
        <w:t xml:space="preserve">The </w:t>
      </w:r>
      <w:r w:rsidR="009E223A">
        <w:t xml:space="preserve">behavior of the </w:t>
      </w:r>
      <w:r>
        <w:t>provider feeding the stream is very similar to a traditional</w:t>
      </w:r>
      <w:r w:rsidR="00754ABF">
        <w:t xml:space="preserve"> behavior (</w:t>
      </w:r>
      <w:r w:rsidR="00D91155">
        <w:t xml:space="preserve">essentially the same as </w:t>
      </w:r>
      <w:r w:rsidR="00754ABF">
        <w:t>send</w:t>
      </w:r>
      <w:r>
        <w:t xml:space="preserve"> current</w:t>
      </w:r>
      <w:r w:rsidR="00754ABF">
        <w:t xml:space="preserve"> </w:t>
      </w:r>
      <w:r w:rsidR="00D91155">
        <w:t xml:space="preserve">state </w:t>
      </w:r>
      <w:r w:rsidR="00754ABF">
        <w:t>in response to get</w:t>
      </w:r>
      <w:r>
        <w:t xml:space="preserve"> </w:t>
      </w:r>
      <w:r w:rsidR="00754ABF">
        <w:t>then notify of change</w:t>
      </w:r>
      <w:r w:rsidR="00AC3765">
        <w:t xml:space="preserve">, </w:t>
      </w:r>
      <w:r w:rsidR="009363F7">
        <w:t>where the log is CHANGE</w:t>
      </w:r>
      <w:r w:rsidR="00AC3765">
        <w:t>_ONLY</w:t>
      </w:r>
      <w:r w:rsidR="004E2AF8">
        <w:t xml:space="preserve">. Where the log is WHOLE_ENTITY a </w:t>
      </w:r>
      <w:proofErr w:type="gramStart"/>
      <w:r w:rsidR="004E2AF8">
        <w:t>notifications of change</w:t>
      </w:r>
      <w:proofErr w:type="gramEnd"/>
      <w:r w:rsidR="004E2AF8">
        <w:t xml:space="preserve"> will include the whole entity</w:t>
      </w:r>
      <w:r w:rsidR="00AC3765">
        <w:t>)</w:t>
      </w:r>
      <w:r w:rsidR="00754ABF">
        <w:t>.</w:t>
      </w:r>
    </w:p>
    <w:p w14:paraId="22F5469D" w14:textId="77777777" w:rsidR="006358D1" w:rsidRDefault="00D62E7B" w:rsidP="00EE235F">
      <w:r>
        <w:lastRenderedPageBreak/>
        <w:t xml:space="preserve">In this realization the provider side does not carry out active compaction and hence does not provide the </w:t>
      </w:r>
      <w:r w:rsidR="00E0036A">
        <w:t>elegant, degraded</w:t>
      </w:r>
      <w:r>
        <w:t xml:space="preserve"> performance of the full compacted log approach</w:t>
      </w:r>
      <w:r w:rsidR="00D51D47">
        <w:t xml:space="preserve"> when the client is under pressure and significantly delayed</w:t>
      </w:r>
      <w:r>
        <w:t>.</w:t>
      </w:r>
    </w:p>
    <w:p w14:paraId="36A2A7FD" w14:textId="77777777" w:rsidR="003758EC" w:rsidRDefault="00603120" w:rsidP="003758EC">
      <w:pPr>
        <w:pStyle w:val="Heading3"/>
      </w:pPr>
      <w:bookmarkStart w:id="3145" w:name="_Toc192619522"/>
      <w:r>
        <w:t>Comparing</w:t>
      </w:r>
      <w:r w:rsidR="003758EC">
        <w:t xml:space="preserve"> the full compacted log and the emulated compacted log</w:t>
      </w:r>
      <w:bookmarkEnd w:id="3145"/>
    </w:p>
    <w:p w14:paraId="19135C2B" w14:textId="77777777" w:rsidR="003758EC" w:rsidRDefault="00D26231" w:rsidP="003758EC">
      <w:r>
        <w:t xml:space="preserve">From the client perspective the emulated compacted log appears </w:t>
      </w:r>
      <w:r w:rsidR="002F691B">
        <w:t>to be a compacted log with the compaction delay equal to the tombstone</w:t>
      </w:r>
      <w:r w:rsidR="00C77E3A">
        <w:t>-</w:t>
      </w:r>
      <w:r w:rsidR="002F691B">
        <w:t>retention.</w:t>
      </w:r>
    </w:p>
    <w:p w14:paraId="16C3AD7F" w14:textId="77777777" w:rsidR="00071533" w:rsidRDefault="00071533" w:rsidP="003758EC">
      <w:r>
        <w:t xml:space="preserve">The emulated compacted log is also more likely to have a </w:t>
      </w:r>
      <w:r w:rsidR="00E633A2">
        <w:t>tombstone</w:t>
      </w:r>
      <w:r w:rsidR="00C77E3A">
        <w:t>-</w:t>
      </w:r>
      <w:r w:rsidR="00E633A2">
        <w:t xml:space="preserve">retention determined by record count as opposed to </w:t>
      </w:r>
      <w:r w:rsidR="00400F68">
        <w:t xml:space="preserve">time. </w:t>
      </w:r>
    </w:p>
    <w:p w14:paraId="6BE3ACBD" w14:textId="77777777" w:rsidR="000A6B82" w:rsidRDefault="000A6B82">
      <w:pPr>
        <w:spacing w:after="0"/>
        <w:rPr>
          <w:rFonts w:asciiTheme="majorHAnsi" w:eastAsiaTheme="majorEastAsia" w:hAnsiTheme="majorHAnsi" w:cstheme="majorBidi"/>
          <w:b/>
          <w:bCs/>
          <w:sz w:val="32"/>
          <w:szCs w:val="32"/>
        </w:rPr>
      </w:pPr>
      <w:bookmarkStart w:id="3146" w:name="_Ref116634104"/>
      <w:bookmarkStart w:id="3147" w:name="_Ref116634111"/>
      <w:bookmarkStart w:id="3148" w:name="_Ref116634115"/>
      <w:r>
        <w:br w:type="page"/>
      </w:r>
    </w:p>
    <w:p w14:paraId="1866B311" w14:textId="77777777" w:rsidR="00182FE5" w:rsidRDefault="00182FE5" w:rsidP="0096493A">
      <w:pPr>
        <w:pStyle w:val="Heading1"/>
      </w:pPr>
      <w:bookmarkStart w:id="3149" w:name="_Ref121382895"/>
      <w:bookmarkStart w:id="3150" w:name="_Ref121382920"/>
      <w:bookmarkStart w:id="3151" w:name="_Ref121382942"/>
      <w:bookmarkStart w:id="3152" w:name="_Toc192619523"/>
      <w:r>
        <w:lastRenderedPageBreak/>
        <w:t>Using the compacted log approach for alarm reporting</w:t>
      </w:r>
      <w:bookmarkEnd w:id="3146"/>
      <w:bookmarkEnd w:id="3147"/>
      <w:bookmarkEnd w:id="3148"/>
      <w:bookmarkEnd w:id="3149"/>
      <w:bookmarkEnd w:id="3150"/>
      <w:bookmarkEnd w:id="3151"/>
      <w:bookmarkEnd w:id="3152"/>
    </w:p>
    <w:p w14:paraId="36F055F0" w14:textId="77777777" w:rsidR="00EA38E4" w:rsidRPr="00EA38E4" w:rsidRDefault="00EA38E4" w:rsidP="00EA38E4">
      <w:r>
        <w:t xml:space="preserve">This section provides both informative and normative </w:t>
      </w:r>
      <w:r w:rsidR="00313B43">
        <w:t>statements on the alarm solution.</w:t>
      </w:r>
    </w:p>
    <w:p w14:paraId="3D1DABF5" w14:textId="77777777" w:rsidR="007B4527" w:rsidRPr="007871C3" w:rsidRDefault="007B4527" w:rsidP="00EB62A7">
      <w:pPr>
        <w:pStyle w:val="Heading2"/>
      </w:pPr>
      <w:bookmarkStart w:id="3153" w:name="_Ref52454239"/>
      <w:bookmarkStart w:id="3154" w:name="_Toc192619524"/>
      <w:r w:rsidRPr="007871C3">
        <w:t>Specific alarm characteristics </w:t>
      </w:r>
      <w:r w:rsidR="00EC6042" w:rsidRPr="007871C3">
        <w:t>- r</w:t>
      </w:r>
      <w:r w:rsidRPr="007871C3">
        <w:t>aising/clearing an alarm</w:t>
      </w:r>
      <w:bookmarkEnd w:id="3153"/>
      <w:bookmarkEnd w:id="3154"/>
    </w:p>
    <w:p w14:paraId="365AB2B1" w14:textId="77777777" w:rsidR="007B4527" w:rsidRPr="007871C3" w:rsidRDefault="008C741F" w:rsidP="007B4527">
      <w:pPr>
        <w:pStyle w:val="NormalWeb"/>
        <w:rPr>
          <w:rFonts w:eastAsiaTheme="minorEastAsia"/>
        </w:rPr>
      </w:pPr>
      <w:r w:rsidRPr="007871C3">
        <w:t>A</w:t>
      </w:r>
      <w:r w:rsidR="007B4527" w:rsidRPr="007871C3">
        <w:t xml:space="preserve"> </w:t>
      </w:r>
      <w:r w:rsidR="00A048BF">
        <w:t xml:space="preserve">controlled </w:t>
      </w:r>
      <w:r w:rsidR="007B4527" w:rsidRPr="007871C3">
        <w:t>device raises an alarm once specific criteria have been met and clears the alarm once other specific criteria have been met. The criteria could involve</w:t>
      </w:r>
      <w:r w:rsidR="00286038">
        <w:t>, for example</w:t>
      </w:r>
      <w:r w:rsidR="007B4527" w:rsidRPr="007871C3">
        <w:t>:</w:t>
      </w:r>
    </w:p>
    <w:p w14:paraId="5085FE3A" w14:textId="77777777" w:rsidR="007B4527" w:rsidRPr="007871C3" w:rsidRDefault="007B4527" w:rsidP="006B0A86">
      <w:pPr>
        <w:numPr>
          <w:ilvl w:val="0"/>
          <w:numId w:val="10"/>
        </w:numPr>
        <w:spacing w:before="100" w:beforeAutospacing="1" w:after="100" w:afterAutospacing="1"/>
        <w:rPr>
          <w:rFonts w:eastAsia="Times New Roman"/>
        </w:rPr>
      </w:pPr>
      <w:r w:rsidRPr="007871C3">
        <w:rPr>
          <w:rFonts w:eastAsia="Times New Roman"/>
        </w:rPr>
        <w:t>Counting traffic related events where the count is within some window (often sliding and sometimes complex</w:t>
      </w:r>
      <w:r w:rsidR="00005133" w:rsidRPr="007871C3">
        <w:rPr>
          <w:rFonts w:eastAsia="Times New Roman"/>
        </w:rPr>
        <w:t>)</w:t>
      </w:r>
    </w:p>
    <w:p w14:paraId="3F76CD50" w14:textId="77777777" w:rsidR="007B4527" w:rsidRPr="007871C3" w:rsidRDefault="007B4527" w:rsidP="006B0A86">
      <w:pPr>
        <w:numPr>
          <w:ilvl w:val="1"/>
          <w:numId w:val="10"/>
        </w:numPr>
        <w:spacing w:before="100" w:beforeAutospacing="1" w:after="100" w:afterAutospacing="1"/>
        <w:rPr>
          <w:rFonts w:eastAsia="Times New Roman"/>
        </w:rPr>
      </w:pPr>
      <w:r w:rsidRPr="007871C3">
        <w:rPr>
          <w:rFonts w:eastAsia="Times New Roman"/>
        </w:rPr>
        <w:t xml:space="preserve">The alarm will be raised when the count exceeds some threshold and will be cleared when it drops below some </w:t>
      </w:r>
      <w:r w:rsidR="00E0036A" w:rsidRPr="007871C3">
        <w:rPr>
          <w:rFonts w:eastAsia="Times New Roman"/>
        </w:rPr>
        <w:t>threshold.</w:t>
      </w:r>
      <w:r w:rsidRPr="007871C3">
        <w:rPr>
          <w:rFonts w:eastAsia="Times New Roman"/>
        </w:rPr>
        <w:t xml:space="preserve"> </w:t>
      </w:r>
    </w:p>
    <w:p w14:paraId="4BAF5286" w14:textId="77777777" w:rsidR="007B4527" w:rsidRPr="007871C3" w:rsidRDefault="007B4527" w:rsidP="006B0A86">
      <w:pPr>
        <w:numPr>
          <w:ilvl w:val="2"/>
          <w:numId w:val="10"/>
        </w:numPr>
        <w:spacing w:before="100" w:beforeAutospacing="1" w:after="100" w:afterAutospacing="1"/>
        <w:rPr>
          <w:rFonts w:eastAsia="Times New Roman"/>
        </w:rPr>
      </w:pPr>
      <w:r w:rsidRPr="007871C3">
        <w:rPr>
          <w:rFonts w:eastAsia="Times New Roman"/>
        </w:rPr>
        <w:t xml:space="preserve">The two thresholds provide hysteresis that brings some stability to the </w:t>
      </w:r>
      <w:r w:rsidR="00E0036A" w:rsidRPr="007871C3">
        <w:rPr>
          <w:rFonts w:eastAsia="Times New Roman"/>
        </w:rPr>
        <w:t>alarm.</w:t>
      </w:r>
    </w:p>
    <w:p w14:paraId="1FFDBE11" w14:textId="77777777" w:rsidR="007B4527" w:rsidRPr="007871C3" w:rsidRDefault="007B4527" w:rsidP="006B0A86">
      <w:pPr>
        <w:numPr>
          <w:ilvl w:val="1"/>
          <w:numId w:val="10"/>
        </w:numPr>
        <w:spacing w:before="100" w:beforeAutospacing="1" w:after="100" w:afterAutospacing="1"/>
        <w:rPr>
          <w:rFonts w:eastAsia="Times New Roman"/>
        </w:rPr>
      </w:pPr>
      <w:r w:rsidRPr="007871C3">
        <w:rPr>
          <w:rFonts w:eastAsia="Times New Roman"/>
        </w:rPr>
        <w:t>The windows are often very short and can cause extreme intermittency</w:t>
      </w:r>
      <w:r w:rsidR="0076526F" w:rsidRPr="007871C3">
        <w:rPr>
          <w:rFonts w:eastAsia="Times New Roman"/>
        </w:rPr>
        <w:t xml:space="preserve"> under </w:t>
      </w:r>
      <w:proofErr w:type="gramStart"/>
      <w:r w:rsidR="0076526F" w:rsidRPr="007871C3">
        <w:rPr>
          <w:rFonts w:eastAsia="Times New Roman"/>
        </w:rPr>
        <w:t>particular network</w:t>
      </w:r>
      <w:proofErr w:type="gramEnd"/>
      <w:r w:rsidR="0076526F" w:rsidRPr="007871C3">
        <w:rPr>
          <w:rFonts w:eastAsia="Times New Roman"/>
        </w:rPr>
        <w:t xml:space="preserve"> </w:t>
      </w:r>
      <w:r w:rsidR="00E0036A" w:rsidRPr="007871C3">
        <w:rPr>
          <w:rFonts w:eastAsia="Times New Roman"/>
        </w:rPr>
        <w:t>scenarios.</w:t>
      </w:r>
    </w:p>
    <w:p w14:paraId="64714E6B" w14:textId="77777777" w:rsidR="007B4527" w:rsidRPr="007871C3" w:rsidRDefault="007B4527" w:rsidP="006B0A86">
      <w:pPr>
        <w:numPr>
          <w:ilvl w:val="0"/>
          <w:numId w:val="10"/>
        </w:numPr>
        <w:spacing w:before="100" w:beforeAutospacing="1" w:after="100" w:afterAutospacing="1"/>
        <w:rPr>
          <w:rFonts w:eastAsia="Times New Roman"/>
        </w:rPr>
      </w:pPr>
      <w:r w:rsidRPr="007871C3">
        <w:rPr>
          <w:rFonts w:eastAsia="Times New Roman"/>
        </w:rPr>
        <w:t>Measuring an analogue property with several options</w:t>
      </w:r>
    </w:p>
    <w:p w14:paraId="69DA3A35" w14:textId="77777777" w:rsidR="007B4527" w:rsidRPr="007871C3" w:rsidRDefault="007B4527" w:rsidP="006B0A86">
      <w:pPr>
        <w:numPr>
          <w:ilvl w:val="1"/>
          <w:numId w:val="10"/>
        </w:numPr>
        <w:spacing w:before="100" w:beforeAutospacing="1" w:after="100" w:afterAutospacing="1"/>
        <w:rPr>
          <w:rFonts w:eastAsia="Times New Roman"/>
        </w:rPr>
      </w:pPr>
      <w:r w:rsidRPr="007871C3">
        <w:rPr>
          <w:rFonts w:eastAsia="Times New Roman"/>
        </w:rPr>
        <w:t xml:space="preserve">The alarm may be raised when the measurement exceeds some threshold and </w:t>
      </w:r>
      <w:r w:rsidR="00FB619F">
        <w:rPr>
          <w:rFonts w:eastAsia="Times New Roman"/>
        </w:rPr>
        <w:t xml:space="preserve">be </w:t>
      </w:r>
      <w:r w:rsidRPr="007871C3">
        <w:rPr>
          <w:rFonts w:eastAsia="Times New Roman"/>
        </w:rPr>
        <w:t xml:space="preserve">cleared when it drops below another threshold with </w:t>
      </w:r>
      <w:r w:rsidR="00E0036A" w:rsidRPr="007871C3">
        <w:rPr>
          <w:rFonts w:eastAsia="Times New Roman"/>
        </w:rPr>
        <w:t>hysteresis.</w:t>
      </w:r>
    </w:p>
    <w:p w14:paraId="73F7ED33" w14:textId="77777777" w:rsidR="007B4527" w:rsidRPr="00286038" w:rsidRDefault="007B4527" w:rsidP="00286038">
      <w:pPr>
        <w:numPr>
          <w:ilvl w:val="1"/>
          <w:numId w:val="10"/>
        </w:numPr>
        <w:spacing w:before="100" w:beforeAutospacing="1" w:after="100" w:afterAutospacing="1"/>
        <w:rPr>
          <w:rFonts w:eastAsia="Times New Roman"/>
        </w:rPr>
      </w:pPr>
      <w:r w:rsidRPr="007871C3">
        <w:rPr>
          <w:rFonts w:eastAsia="Times New Roman"/>
        </w:rPr>
        <w:t>The alarm may be raised when the measurement drops below some threshold and</w:t>
      </w:r>
      <w:r w:rsidR="00FB619F">
        <w:rPr>
          <w:rFonts w:eastAsia="Times New Roman"/>
        </w:rPr>
        <w:t xml:space="preserve"> be</w:t>
      </w:r>
      <w:r w:rsidRPr="007871C3">
        <w:rPr>
          <w:rFonts w:eastAsia="Times New Roman"/>
        </w:rPr>
        <w:t xml:space="preserve"> cleared when it </w:t>
      </w:r>
      <w:r w:rsidR="00FB619F">
        <w:rPr>
          <w:rFonts w:eastAsia="Times New Roman"/>
        </w:rPr>
        <w:t>exceeds</w:t>
      </w:r>
      <w:r w:rsidRPr="007871C3">
        <w:rPr>
          <w:rFonts w:eastAsia="Times New Roman"/>
        </w:rPr>
        <w:t xml:space="preserve"> another threshold with </w:t>
      </w:r>
      <w:r w:rsidR="00E0036A" w:rsidRPr="007871C3">
        <w:rPr>
          <w:rFonts w:eastAsia="Times New Roman"/>
        </w:rPr>
        <w:t>hysteresis.</w:t>
      </w:r>
    </w:p>
    <w:p w14:paraId="0953B797" w14:textId="77777777" w:rsidR="007B4527" w:rsidRPr="007871C3" w:rsidRDefault="007B4527" w:rsidP="007B4527">
      <w:pPr>
        <w:pStyle w:val="NormalWeb"/>
        <w:rPr>
          <w:rFonts w:eastAsiaTheme="minorEastAsia"/>
        </w:rPr>
      </w:pPr>
      <w:r w:rsidRPr="007871C3">
        <w:t>The counts can be of the occurrence of other threshold crossing and hence the alarm definition at origin may be very complex.</w:t>
      </w:r>
    </w:p>
    <w:p w14:paraId="6BB6CB48" w14:textId="77777777" w:rsidR="007B4527" w:rsidRPr="007871C3" w:rsidRDefault="007B4527" w:rsidP="00EB62A7">
      <w:pPr>
        <w:pStyle w:val="Heading2"/>
      </w:pPr>
      <w:bookmarkStart w:id="3155" w:name="_Ref52454251"/>
      <w:bookmarkStart w:id="3156" w:name="_Toc192619525"/>
      <w:r w:rsidRPr="007871C3">
        <w:t>Key Features of an alarm solution (example usage)</w:t>
      </w:r>
      <w:bookmarkEnd w:id="3155"/>
      <w:bookmarkEnd w:id="3156"/>
    </w:p>
    <w:p w14:paraId="5EA18888" w14:textId="77777777" w:rsidR="00C26653" w:rsidRPr="007871C3" w:rsidRDefault="00724F15" w:rsidP="00C26653">
      <w:r w:rsidRPr="007871C3">
        <w:t>The following sections work through the key features of an alarm solution as an example of usage of streaming.</w:t>
      </w:r>
    </w:p>
    <w:p w14:paraId="75FFC183" w14:textId="21614855" w:rsidR="00724F15" w:rsidRPr="00C26653" w:rsidRDefault="00724F15" w:rsidP="00C26653">
      <w:r w:rsidRPr="007871C3">
        <w:t xml:space="preserve">The alarm streaming solution has </w:t>
      </w:r>
      <w:r w:rsidR="00E07E4A" w:rsidRPr="007871C3">
        <w:t xml:space="preserve">a particular </w:t>
      </w:r>
      <w:r w:rsidR="00C77E3A">
        <w:t>DELETE</w:t>
      </w:r>
      <w:r w:rsidR="00E07E4A" w:rsidRPr="007871C3">
        <w:t>/</w:t>
      </w:r>
      <w:r w:rsidR="00C77E3A">
        <w:t>TOMBSTONE</w:t>
      </w:r>
      <w:r w:rsidR="00E07E4A" w:rsidRPr="007871C3">
        <w:t xml:space="preserve"> behavior to provide the best performance. This is highlighted in</w:t>
      </w:r>
      <w:r w:rsidR="003928E1" w:rsidRPr="007871C3">
        <w:t xml:space="preserve"> </w:t>
      </w:r>
      <w:r w:rsidR="003928E1" w:rsidRPr="007871C3">
        <w:fldChar w:fldCharType="begin"/>
      </w:r>
      <w:r w:rsidR="003928E1" w:rsidRPr="007871C3">
        <w:instrText xml:space="preserve"> REF _Ref48041017 \r \h </w:instrText>
      </w:r>
      <w:r w:rsidR="00AE7EB3" w:rsidRPr="007871C3">
        <w:instrText xml:space="preserve"> \* MERGEFORMAT </w:instrText>
      </w:r>
      <w:r w:rsidR="003928E1" w:rsidRPr="007871C3">
        <w:fldChar w:fldCharType="separate"/>
      </w:r>
      <w:r w:rsidR="00B53275">
        <w:t>4.7</w:t>
      </w:r>
      <w:r w:rsidR="003928E1" w:rsidRPr="007871C3">
        <w:fldChar w:fldCharType="end"/>
      </w:r>
      <w:r w:rsidR="003928E1" w:rsidRPr="007871C3">
        <w:t xml:space="preserve"> </w:t>
      </w:r>
      <w:r w:rsidR="003928E1" w:rsidRPr="007871C3">
        <w:fldChar w:fldCharType="begin"/>
      </w:r>
      <w:r w:rsidR="003928E1" w:rsidRPr="007871C3">
        <w:instrText xml:space="preserve"> REF _Ref48041020 \h </w:instrText>
      </w:r>
      <w:r w:rsidR="00AE7EB3" w:rsidRPr="007871C3">
        <w:instrText xml:space="preserve"> \* MERGEFORMAT </w:instrText>
      </w:r>
      <w:r w:rsidR="003928E1" w:rsidRPr="007871C3">
        <w:fldChar w:fldCharType="separate"/>
      </w:r>
      <w:r w:rsidR="00B53275">
        <w:t>Alarm TOMBSTONE record behavior</w:t>
      </w:r>
      <w:r w:rsidR="003928E1" w:rsidRPr="007871C3">
        <w:fldChar w:fldCharType="end"/>
      </w:r>
      <w:r w:rsidR="003928E1" w:rsidRPr="007871C3">
        <w:t xml:space="preserve"> on page </w:t>
      </w:r>
      <w:r w:rsidR="003928E1" w:rsidRPr="007871C3">
        <w:fldChar w:fldCharType="begin"/>
      </w:r>
      <w:r w:rsidR="003928E1" w:rsidRPr="007871C3">
        <w:instrText xml:space="preserve"> PAGEREF _Ref48041025 \h </w:instrText>
      </w:r>
      <w:r w:rsidR="003928E1" w:rsidRPr="007871C3">
        <w:fldChar w:fldCharType="separate"/>
      </w:r>
      <w:r w:rsidR="00B53275">
        <w:rPr>
          <w:noProof/>
        </w:rPr>
        <w:t>67</w:t>
      </w:r>
      <w:r w:rsidR="003928E1" w:rsidRPr="007871C3">
        <w:fldChar w:fldCharType="end"/>
      </w:r>
      <w:r w:rsidR="00B16BAF" w:rsidRPr="007871C3">
        <w:t>.</w:t>
      </w:r>
    </w:p>
    <w:p w14:paraId="6FAFC54F" w14:textId="77777777" w:rsidR="00D448B9" w:rsidRDefault="007B4527" w:rsidP="00EB62A7">
      <w:pPr>
        <w:pStyle w:val="Heading2"/>
      </w:pPr>
      <w:bookmarkStart w:id="3157" w:name="_Ref52454265"/>
      <w:bookmarkStart w:id="3158" w:name="_Toc192619526"/>
      <w:r>
        <w:t>Log strategy</w:t>
      </w:r>
      <w:bookmarkEnd w:id="3157"/>
      <w:bookmarkEnd w:id="3158"/>
    </w:p>
    <w:p w14:paraId="45315851" w14:textId="77777777" w:rsidR="00D448B9" w:rsidRPr="00D448B9" w:rsidRDefault="00D448B9" w:rsidP="00D448B9">
      <w:r>
        <w:t>This section identifies the key characteristics of the alarm log and stream and summarizes the implications.</w:t>
      </w:r>
    </w:p>
    <w:p w14:paraId="1115F591" w14:textId="77777777" w:rsidR="007B4527" w:rsidRDefault="007B4527" w:rsidP="006B0A86">
      <w:pPr>
        <w:numPr>
          <w:ilvl w:val="0"/>
          <w:numId w:val="11"/>
        </w:numPr>
        <w:spacing w:before="100" w:beforeAutospacing="1" w:after="100" w:afterAutospacing="1"/>
        <w:rPr>
          <w:rFonts w:eastAsia="Times New Roman"/>
        </w:rPr>
      </w:pPr>
      <w:r>
        <w:rPr>
          <w:rFonts w:eastAsia="Times New Roman"/>
        </w:rPr>
        <w:t xml:space="preserve">The TAPI </w:t>
      </w:r>
      <w:r w:rsidR="009543CC">
        <w:rPr>
          <w:rFonts w:eastAsia="Times New Roman"/>
        </w:rPr>
        <w:t xml:space="preserve">alarm stream </w:t>
      </w:r>
      <w:r w:rsidR="007871C3">
        <w:rPr>
          <w:rFonts w:eastAsia="Times New Roman"/>
        </w:rPr>
        <w:t>shall be</w:t>
      </w:r>
      <w:r>
        <w:rPr>
          <w:rFonts w:eastAsia="Times New Roman"/>
        </w:rPr>
        <w:t xml:space="preserve"> fed from a compacted </w:t>
      </w:r>
      <w:r w:rsidR="00E0036A">
        <w:rPr>
          <w:rFonts w:eastAsia="Times New Roman"/>
        </w:rPr>
        <w:t>log.</w:t>
      </w:r>
      <w:r>
        <w:rPr>
          <w:rFonts w:eastAsia="Times New Roman"/>
        </w:rPr>
        <w:t xml:space="preserve"> </w:t>
      </w:r>
    </w:p>
    <w:p w14:paraId="127A82DC" w14:textId="77777777" w:rsidR="00FC0BE7" w:rsidRPr="00FC0BE7" w:rsidRDefault="00FC0BE7" w:rsidP="006B0A86">
      <w:pPr>
        <w:numPr>
          <w:ilvl w:val="0"/>
          <w:numId w:val="11"/>
        </w:numPr>
        <w:spacing w:before="100" w:beforeAutospacing="1" w:after="100" w:afterAutospacing="1"/>
        <w:rPr>
          <w:rFonts w:eastAsia="Times New Roman"/>
        </w:rPr>
      </w:pPr>
      <w:r>
        <w:rPr>
          <w:rFonts w:eastAsia="Times New Roman"/>
        </w:rPr>
        <w:t xml:space="preserve">There </w:t>
      </w:r>
      <w:r w:rsidR="00BC69D0">
        <w:rPr>
          <w:rFonts w:eastAsia="Times New Roman"/>
        </w:rPr>
        <w:t>should</w:t>
      </w:r>
      <w:r w:rsidR="007871C3">
        <w:rPr>
          <w:rFonts w:eastAsia="Times New Roman"/>
        </w:rPr>
        <w:t xml:space="preserve"> </w:t>
      </w:r>
      <w:r>
        <w:rPr>
          <w:rFonts w:eastAsia="Times New Roman"/>
        </w:rPr>
        <w:t xml:space="preserve">be a dedicated connection through which only alarm records are </w:t>
      </w:r>
      <w:r w:rsidR="00E0036A">
        <w:rPr>
          <w:rFonts w:eastAsia="Times New Roman"/>
        </w:rPr>
        <w:t>propagated.</w:t>
      </w:r>
    </w:p>
    <w:p w14:paraId="00FAFAD5" w14:textId="77777777" w:rsidR="007B4527" w:rsidRDefault="007B4527" w:rsidP="006B0A86">
      <w:pPr>
        <w:numPr>
          <w:ilvl w:val="0"/>
          <w:numId w:val="11"/>
        </w:numPr>
        <w:spacing w:before="100" w:beforeAutospacing="1" w:after="100" w:afterAutospacing="1"/>
        <w:rPr>
          <w:rFonts w:eastAsia="Times New Roman"/>
        </w:rPr>
      </w:pPr>
      <w:r>
        <w:rPr>
          <w:rFonts w:eastAsia="Times New Roman"/>
        </w:rPr>
        <w:t xml:space="preserve">The log compaction delay </w:t>
      </w:r>
      <w:r w:rsidR="007871C3">
        <w:rPr>
          <w:rFonts w:eastAsia="Times New Roman"/>
        </w:rPr>
        <w:t>shall be</w:t>
      </w:r>
      <w:r>
        <w:rPr>
          <w:rFonts w:eastAsia="Times New Roman"/>
        </w:rPr>
        <w:t xml:space="preserve"> set to allow for normal operation with a client to enable the system to deal with temporary communications failure with no loss of </w:t>
      </w:r>
      <w:r w:rsidR="00E0036A">
        <w:rPr>
          <w:rFonts w:eastAsia="Times New Roman"/>
        </w:rPr>
        <w:t>fidelity.</w:t>
      </w:r>
      <w:r>
        <w:rPr>
          <w:rFonts w:eastAsia="Times New Roman"/>
        </w:rPr>
        <w:t> </w:t>
      </w:r>
    </w:p>
    <w:p w14:paraId="377566BD" w14:textId="77777777" w:rsidR="00F53B79" w:rsidRDefault="00F53B79" w:rsidP="006B0A86">
      <w:pPr>
        <w:numPr>
          <w:ilvl w:val="1"/>
          <w:numId w:val="11"/>
        </w:numPr>
        <w:spacing w:before="100" w:beforeAutospacing="1" w:after="100" w:afterAutospacing="1"/>
        <w:rPr>
          <w:rFonts w:eastAsia="Times New Roman"/>
        </w:rPr>
      </w:pPr>
      <w:r>
        <w:rPr>
          <w:rFonts w:eastAsia="Times New Roman"/>
        </w:rPr>
        <w:t xml:space="preserve">When compaction is applied fidelity will be lost, although only rapidly changing and fleeting alarms will be </w:t>
      </w:r>
      <w:r w:rsidR="00E0036A">
        <w:rPr>
          <w:rFonts w:eastAsia="Times New Roman"/>
        </w:rPr>
        <w:t>lost.</w:t>
      </w:r>
    </w:p>
    <w:p w14:paraId="2DF344B1" w14:textId="77777777" w:rsidR="007B4527" w:rsidRDefault="00A1430F" w:rsidP="006B0A86">
      <w:pPr>
        <w:numPr>
          <w:ilvl w:val="1"/>
          <w:numId w:val="11"/>
        </w:numPr>
        <w:spacing w:before="100" w:beforeAutospacing="1" w:after="100" w:afterAutospacing="1"/>
        <w:rPr>
          <w:rFonts w:eastAsia="Times New Roman"/>
        </w:rPr>
      </w:pPr>
      <w:r>
        <w:rPr>
          <w:rFonts w:eastAsia="Times New Roman"/>
        </w:rPr>
        <w:t>In any solution, t</w:t>
      </w:r>
      <w:r w:rsidR="007B4527">
        <w:rPr>
          <w:rFonts w:eastAsia="Times New Roman"/>
        </w:rPr>
        <w:t>he client may be a little behind or may suffer a short communication disruption </w:t>
      </w:r>
      <w:r w:rsidR="00EB2EDA">
        <w:rPr>
          <w:rFonts w:eastAsia="Times New Roman"/>
        </w:rPr>
        <w:t xml:space="preserve">without significant impact on operational </w:t>
      </w:r>
      <w:r w:rsidR="00E0036A">
        <w:rPr>
          <w:rFonts w:eastAsia="Times New Roman"/>
        </w:rPr>
        <w:t>quality.</w:t>
      </w:r>
    </w:p>
    <w:p w14:paraId="689F0C0C" w14:textId="77777777" w:rsidR="007B4527" w:rsidRDefault="007B4527" w:rsidP="006B0A86">
      <w:pPr>
        <w:numPr>
          <w:ilvl w:val="1"/>
          <w:numId w:val="11"/>
        </w:numPr>
        <w:spacing w:before="100" w:beforeAutospacing="1" w:after="100" w:afterAutospacing="1"/>
        <w:rPr>
          <w:rFonts w:eastAsia="Times New Roman"/>
        </w:rPr>
      </w:pPr>
      <w:r>
        <w:rPr>
          <w:rFonts w:eastAsia="Times New Roman"/>
        </w:rPr>
        <w:t>The proposed</w:t>
      </w:r>
      <w:r w:rsidR="00B42232">
        <w:rPr>
          <w:rFonts w:eastAsia="Times New Roman"/>
        </w:rPr>
        <w:t xml:space="preserve"> compaction delay</w:t>
      </w:r>
      <w:r>
        <w:rPr>
          <w:rFonts w:eastAsia="Times New Roman"/>
        </w:rPr>
        <w:t xml:space="preserve"> setting is 10 minutes</w:t>
      </w:r>
      <w:r w:rsidR="00BE7B76">
        <w:rPr>
          <w:rStyle w:val="FootnoteReference"/>
          <w:rFonts w:eastAsia="Times New Roman"/>
        </w:rPr>
        <w:footnoteReference w:id="57"/>
      </w:r>
      <w:r>
        <w:rPr>
          <w:rFonts w:eastAsia="Times New Roman"/>
        </w:rPr>
        <w:t xml:space="preserve"> </w:t>
      </w:r>
      <w:r w:rsidR="009543CC">
        <w:rPr>
          <w:rFonts w:eastAsia="Times New Roman"/>
        </w:rPr>
        <w:t>for</w:t>
      </w:r>
      <w:r>
        <w:rPr>
          <w:rFonts w:eastAsia="Times New Roman"/>
        </w:rPr>
        <w:t xml:space="preserve"> a system with reasonably well engineered platform capacity and </w:t>
      </w:r>
      <w:r w:rsidR="00E0036A">
        <w:rPr>
          <w:rFonts w:eastAsia="Times New Roman"/>
        </w:rPr>
        <w:t>communications.</w:t>
      </w:r>
      <w:r>
        <w:rPr>
          <w:rFonts w:eastAsia="Times New Roman"/>
        </w:rPr>
        <w:t xml:space="preserve"> </w:t>
      </w:r>
    </w:p>
    <w:p w14:paraId="389E08B8" w14:textId="77777777" w:rsidR="007B4527" w:rsidRPr="00B42232" w:rsidRDefault="00B42232" w:rsidP="006B0A86">
      <w:pPr>
        <w:numPr>
          <w:ilvl w:val="2"/>
          <w:numId w:val="11"/>
        </w:numPr>
        <w:spacing w:before="100" w:beforeAutospacing="1" w:after="100" w:afterAutospacing="1"/>
        <w:rPr>
          <w:rFonts w:eastAsia="Times New Roman"/>
        </w:rPr>
      </w:pPr>
      <w:r w:rsidRPr="00B42232">
        <w:rPr>
          <w:rFonts w:eastAsia="Times New Roman"/>
        </w:rPr>
        <w:lastRenderedPageBreak/>
        <w:t>C</w:t>
      </w:r>
      <w:r w:rsidR="00B32DF3" w:rsidRPr="00B42232">
        <w:rPr>
          <w:rFonts w:eastAsia="Times New Roman"/>
        </w:rPr>
        <w:t>learly having an alarm system that is greater than 10 minutes behind the provider will degrade location performance</w:t>
      </w:r>
      <w:r w:rsidRPr="00B42232">
        <w:rPr>
          <w:rFonts w:eastAsia="Times New Roman"/>
        </w:rPr>
        <w:t xml:space="preserve">, however experience may show that this time is too </w:t>
      </w:r>
      <w:r w:rsidR="00E0036A" w:rsidRPr="00B42232">
        <w:rPr>
          <w:rFonts w:eastAsia="Times New Roman"/>
        </w:rPr>
        <w:t>short.</w:t>
      </w:r>
    </w:p>
    <w:p w14:paraId="21C144F3" w14:textId="77777777" w:rsidR="007B4527" w:rsidRDefault="007B4527" w:rsidP="006B0A86">
      <w:pPr>
        <w:numPr>
          <w:ilvl w:val="1"/>
          <w:numId w:val="11"/>
        </w:numPr>
        <w:spacing w:before="100" w:beforeAutospacing="1" w:after="100" w:afterAutospacing="1"/>
        <w:rPr>
          <w:rFonts w:eastAsia="Times New Roman"/>
        </w:rPr>
      </w:pPr>
      <w:r>
        <w:rPr>
          <w:rFonts w:eastAsia="Times New Roman"/>
        </w:rPr>
        <w:t>Th</w:t>
      </w:r>
      <w:r w:rsidR="00F53B79">
        <w:rPr>
          <w:rFonts w:eastAsia="Times New Roman"/>
        </w:rPr>
        <w:t>e solution may allow for this</w:t>
      </w:r>
      <w:r>
        <w:rPr>
          <w:rFonts w:eastAsia="Times New Roman"/>
        </w:rPr>
        <w:t xml:space="preserve"> property </w:t>
      </w:r>
      <w:r w:rsidR="00F53B79">
        <w:rPr>
          <w:rFonts w:eastAsia="Times New Roman"/>
        </w:rPr>
        <w:t>to be</w:t>
      </w:r>
      <w:r>
        <w:rPr>
          <w:rFonts w:eastAsia="Times New Roman"/>
        </w:rPr>
        <w:t xml:space="preserve"> adjustable in the running system, through a mechanism suitable for expert </w:t>
      </w:r>
      <w:r w:rsidR="00E0036A">
        <w:rPr>
          <w:rFonts w:eastAsia="Times New Roman"/>
        </w:rPr>
        <w:t>access.</w:t>
      </w:r>
      <w:r>
        <w:rPr>
          <w:rFonts w:eastAsia="Times New Roman"/>
        </w:rPr>
        <w:t xml:space="preserve"> </w:t>
      </w:r>
    </w:p>
    <w:p w14:paraId="0E7EEA68" w14:textId="77777777" w:rsidR="007B4527" w:rsidRDefault="007B4527" w:rsidP="006B0A86">
      <w:pPr>
        <w:numPr>
          <w:ilvl w:val="2"/>
          <w:numId w:val="11"/>
        </w:numPr>
        <w:spacing w:before="100" w:beforeAutospacing="1" w:after="100" w:afterAutospacing="1"/>
        <w:rPr>
          <w:rFonts w:eastAsia="Times New Roman"/>
        </w:rPr>
      </w:pPr>
      <w:r>
        <w:rPr>
          <w:rFonts w:eastAsia="Times New Roman"/>
        </w:rPr>
        <w:t xml:space="preserve">Dynamic compaction delay might be beneficial in cases where local control can be </w:t>
      </w:r>
      <w:r w:rsidR="00B32DF3">
        <w:rPr>
          <w:rFonts w:eastAsia="Times New Roman"/>
        </w:rPr>
        <w:t>applied,</w:t>
      </w:r>
      <w:r>
        <w:rPr>
          <w:rFonts w:eastAsia="Times New Roman"/>
        </w:rPr>
        <w:t xml:space="preserve"> and an unusually long comms down is being </w:t>
      </w:r>
      <w:r w:rsidR="00CC654B">
        <w:rPr>
          <w:rFonts w:eastAsia="Times New Roman"/>
        </w:rPr>
        <w:t>experienced.</w:t>
      </w:r>
      <w:r>
        <w:rPr>
          <w:rFonts w:eastAsia="Times New Roman"/>
        </w:rPr>
        <w:t xml:space="preserve"> </w:t>
      </w:r>
    </w:p>
    <w:p w14:paraId="35F3603D" w14:textId="77777777" w:rsidR="007B4527" w:rsidRDefault="007B4527" w:rsidP="006B0A86">
      <w:pPr>
        <w:numPr>
          <w:ilvl w:val="3"/>
          <w:numId w:val="11"/>
        </w:numPr>
        <w:spacing w:before="100" w:beforeAutospacing="1" w:after="100" w:afterAutospacing="1"/>
        <w:rPr>
          <w:rFonts w:eastAsia="Times New Roman"/>
        </w:rPr>
      </w:pPr>
      <w:r>
        <w:rPr>
          <w:rFonts w:eastAsia="Times New Roman"/>
        </w:rPr>
        <w:t>Under these circumstances the compaction delay could be increased such that the clients lose no fidelity (although they are clearly behind whilst the comms is down)</w:t>
      </w:r>
    </w:p>
    <w:p w14:paraId="54BFD070" w14:textId="77777777" w:rsidR="007B4527" w:rsidRDefault="007B4527" w:rsidP="006B0A86">
      <w:pPr>
        <w:pStyle w:val="NormalWeb"/>
        <w:numPr>
          <w:ilvl w:val="1"/>
          <w:numId w:val="11"/>
        </w:numPr>
        <w:rPr>
          <w:rFonts w:eastAsiaTheme="minorEastAsia"/>
        </w:rPr>
      </w:pPr>
      <w:r>
        <w:t>Note that:</w:t>
      </w:r>
    </w:p>
    <w:p w14:paraId="5DAC2F14" w14:textId="77777777" w:rsidR="007B4527" w:rsidRDefault="007B4527" w:rsidP="006B0A86">
      <w:pPr>
        <w:pStyle w:val="NormalWeb"/>
        <w:numPr>
          <w:ilvl w:val="2"/>
          <w:numId w:val="11"/>
        </w:numPr>
      </w:pPr>
      <w:r>
        <w:t xml:space="preserve">ideally, during the normal operation, the client would be at most a few minutes behind the current append </w:t>
      </w:r>
      <w:r w:rsidR="00CC654B">
        <w:t>time.</w:t>
      </w:r>
    </w:p>
    <w:p w14:paraId="3196FCAA" w14:textId="77777777" w:rsidR="007B4527" w:rsidRDefault="007B4527" w:rsidP="006B0A86">
      <w:pPr>
        <w:pStyle w:val="NormalWeb"/>
        <w:numPr>
          <w:ilvl w:val="2"/>
          <w:numId w:val="11"/>
        </w:numPr>
      </w:pPr>
      <w:r>
        <w:t xml:space="preserve">the volume of information within the compaction delay time depends upon the rate of change of things in the monitored </w:t>
      </w:r>
      <w:r w:rsidR="00CC654B">
        <w:t>environment.</w:t>
      </w:r>
    </w:p>
    <w:p w14:paraId="0867DCE7" w14:textId="77777777" w:rsidR="007B4527" w:rsidRDefault="007B4527" w:rsidP="006B0A86">
      <w:pPr>
        <w:numPr>
          <w:ilvl w:val="2"/>
          <w:numId w:val="11"/>
        </w:numPr>
        <w:spacing w:before="100" w:beforeAutospacing="1" w:after="100" w:afterAutospacing="1"/>
        <w:rPr>
          <w:rFonts w:eastAsia="Times New Roman"/>
        </w:rPr>
      </w:pPr>
      <w:r>
        <w:rPr>
          <w:rFonts w:eastAsia="Times New Roman"/>
        </w:rPr>
        <w:t>in a sophisticated solution it will be possible to allocate more resources to the client</w:t>
      </w:r>
      <w:r w:rsidR="00F05A61">
        <w:rPr>
          <w:rFonts w:eastAsia="Times New Roman"/>
        </w:rPr>
        <w:t xml:space="preserve"> application</w:t>
      </w:r>
      <w:r>
        <w:rPr>
          <w:rFonts w:eastAsia="Times New Roman"/>
        </w:rPr>
        <w:t xml:space="preserve">, when it is under pressure, to enable it to process </w:t>
      </w:r>
      <w:r w:rsidR="00CC654B">
        <w:rPr>
          <w:rFonts w:eastAsia="Times New Roman"/>
        </w:rPr>
        <w:t>faster.</w:t>
      </w:r>
    </w:p>
    <w:p w14:paraId="139246EA" w14:textId="77777777" w:rsidR="007B4527" w:rsidRDefault="007B4527" w:rsidP="006B0A86">
      <w:pPr>
        <w:numPr>
          <w:ilvl w:val="0"/>
          <w:numId w:val="11"/>
        </w:numPr>
        <w:spacing w:before="100" w:beforeAutospacing="1" w:after="100" w:afterAutospacing="1"/>
        <w:rPr>
          <w:rFonts w:eastAsia="Times New Roman"/>
        </w:rPr>
      </w:pPr>
      <w:r>
        <w:rPr>
          <w:rFonts w:eastAsia="Times New Roman"/>
        </w:rPr>
        <w:t>The log tombstone</w:t>
      </w:r>
      <w:r w:rsidR="00C77E3A">
        <w:rPr>
          <w:rFonts w:eastAsia="Times New Roman"/>
        </w:rPr>
        <w:t>-</w:t>
      </w:r>
      <w:r>
        <w:rPr>
          <w:rFonts w:eastAsia="Times New Roman"/>
        </w:rPr>
        <w:t xml:space="preserve">retention </w:t>
      </w:r>
      <w:r w:rsidR="004131E8">
        <w:rPr>
          <w:rFonts w:eastAsia="Times New Roman"/>
        </w:rPr>
        <w:t>shall be</w:t>
      </w:r>
      <w:r>
        <w:rPr>
          <w:rFonts w:eastAsia="Times New Roman"/>
        </w:rPr>
        <w:t xml:space="preserve"> set to allow for reasonable communication failure/recovery where there may be significant failures and to allow for client reboot.  </w:t>
      </w:r>
    </w:p>
    <w:p w14:paraId="6DB72CF0" w14:textId="77777777" w:rsidR="007B4527" w:rsidRDefault="007B4527" w:rsidP="006B0A86">
      <w:pPr>
        <w:numPr>
          <w:ilvl w:val="1"/>
          <w:numId w:val="11"/>
        </w:numPr>
        <w:spacing w:before="100" w:beforeAutospacing="1" w:after="100" w:afterAutospacing="1"/>
        <w:rPr>
          <w:rFonts w:eastAsia="Times New Roman"/>
        </w:rPr>
      </w:pPr>
      <w:r>
        <w:rPr>
          <w:rFonts w:eastAsia="Times New Roman"/>
        </w:rPr>
        <w:t xml:space="preserve">The proposed </w:t>
      </w:r>
      <w:r w:rsidR="009543CC">
        <w:rPr>
          <w:rFonts w:eastAsia="Times New Roman"/>
        </w:rPr>
        <w:t>tombstone</w:t>
      </w:r>
      <w:r w:rsidR="00C77E3A">
        <w:rPr>
          <w:rFonts w:eastAsia="Times New Roman"/>
        </w:rPr>
        <w:t>-</w:t>
      </w:r>
      <w:r w:rsidR="009543CC">
        <w:rPr>
          <w:rFonts w:eastAsia="Times New Roman"/>
        </w:rPr>
        <w:t xml:space="preserve">retention </w:t>
      </w:r>
      <w:r>
        <w:rPr>
          <w:rFonts w:eastAsia="Times New Roman"/>
        </w:rPr>
        <w:t>setting is 4 hours </w:t>
      </w:r>
      <w:r w:rsidR="009543CC">
        <w:rPr>
          <w:rFonts w:eastAsia="Times New Roman"/>
        </w:rPr>
        <w:t>for</w:t>
      </w:r>
      <w:r>
        <w:rPr>
          <w:rFonts w:eastAsia="Times New Roman"/>
        </w:rPr>
        <w:t xml:space="preserve"> a system with reasonably well engineered platform capacity and </w:t>
      </w:r>
      <w:r w:rsidR="00CC654B">
        <w:rPr>
          <w:rFonts w:eastAsia="Times New Roman"/>
        </w:rPr>
        <w:t>communications.</w:t>
      </w:r>
      <w:r>
        <w:rPr>
          <w:rFonts w:eastAsia="Times New Roman"/>
        </w:rPr>
        <w:t xml:space="preserve"> </w:t>
      </w:r>
    </w:p>
    <w:p w14:paraId="2743DA4A" w14:textId="77777777" w:rsidR="007B4527" w:rsidRDefault="007B4527" w:rsidP="006B0A86">
      <w:pPr>
        <w:numPr>
          <w:ilvl w:val="2"/>
          <w:numId w:val="11"/>
        </w:numPr>
        <w:spacing w:before="100" w:beforeAutospacing="1" w:after="100" w:afterAutospacing="1"/>
        <w:rPr>
          <w:rFonts w:eastAsia="Times New Roman"/>
        </w:rPr>
      </w:pPr>
      <w:r>
        <w:rPr>
          <w:rFonts w:eastAsia="Times New Roman"/>
        </w:rPr>
        <w:t xml:space="preserve">This </w:t>
      </w:r>
      <w:r w:rsidR="007E7994">
        <w:rPr>
          <w:rFonts w:eastAsia="Times New Roman"/>
        </w:rPr>
        <w:t>solution may allow for this property to</w:t>
      </w:r>
      <w:r>
        <w:rPr>
          <w:rFonts w:eastAsia="Times New Roman"/>
        </w:rPr>
        <w:t xml:space="preserve"> be adjustable</w:t>
      </w:r>
      <w:r w:rsidR="007E7994">
        <w:rPr>
          <w:rFonts w:eastAsia="Times New Roman"/>
        </w:rPr>
        <w:t xml:space="preserve"> </w:t>
      </w:r>
      <w:r>
        <w:rPr>
          <w:rFonts w:eastAsia="Times New Roman"/>
        </w:rPr>
        <w:t xml:space="preserve">in the running system, through a mechanism suitable for expert </w:t>
      </w:r>
      <w:r w:rsidR="00CC654B">
        <w:rPr>
          <w:rFonts w:eastAsia="Times New Roman"/>
        </w:rPr>
        <w:t>access.</w:t>
      </w:r>
    </w:p>
    <w:p w14:paraId="711A2052" w14:textId="77777777" w:rsidR="007B4527" w:rsidRDefault="00C77E3A" w:rsidP="006B0A86">
      <w:pPr>
        <w:numPr>
          <w:ilvl w:val="2"/>
          <w:numId w:val="11"/>
        </w:numPr>
        <w:spacing w:before="100" w:beforeAutospacing="1" w:after="100" w:afterAutospacing="1"/>
        <w:rPr>
          <w:rFonts w:eastAsia="Times New Roman"/>
        </w:rPr>
      </w:pPr>
      <w:r>
        <w:rPr>
          <w:rFonts w:eastAsia="Times New Roman"/>
        </w:rPr>
        <w:t>The t</w:t>
      </w:r>
      <w:r w:rsidR="007B4527">
        <w:rPr>
          <w:rFonts w:eastAsia="Times New Roman"/>
        </w:rPr>
        <w:t>ombstone</w:t>
      </w:r>
      <w:r>
        <w:rPr>
          <w:rFonts w:eastAsia="Times New Roman"/>
        </w:rPr>
        <w:t>-</w:t>
      </w:r>
      <w:r w:rsidR="007B4527">
        <w:rPr>
          <w:rFonts w:eastAsia="Times New Roman"/>
        </w:rPr>
        <w:t xml:space="preserve">retention will always be greater than or equal to the compaction </w:t>
      </w:r>
      <w:r w:rsidR="00CC654B">
        <w:rPr>
          <w:rFonts w:eastAsia="Times New Roman"/>
        </w:rPr>
        <w:t>delay.</w:t>
      </w:r>
    </w:p>
    <w:p w14:paraId="1256E905" w14:textId="77777777" w:rsidR="007E7994" w:rsidRDefault="007B4527" w:rsidP="006B0A86">
      <w:pPr>
        <w:numPr>
          <w:ilvl w:val="0"/>
          <w:numId w:val="11"/>
        </w:numPr>
        <w:spacing w:before="100" w:beforeAutospacing="1" w:after="100" w:afterAutospacing="1"/>
        <w:rPr>
          <w:rFonts w:eastAsia="Times New Roman"/>
        </w:rPr>
      </w:pPr>
      <w:r>
        <w:rPr>
          <w:rFonts w:eastAsia="Times New Roman"/>
        </w:rPr>
        <w:t xml:space="preserve">The </w:t>
      </w:r>
      <w:r w:rsidR="002B69FB">
        <w:rPr>
          <w:rFonts w:eastAsia="Times New Roman"/>
        </w:rPr>
        <w:t>normal record (</w:t>
      </w:r>
      <w:r>
        <w:rPr>
          <w:rFonts w:eastAsia="Times New Roman"/>
        </w:rPr>
        <w:t>no</w:t>
      </w:r>
      <w:r w:rsidR="00CD28C7">
        <w:rPr>
          <w:rFonts w:eastAsia="Times New Roman"/>
        </w:rPr>
        <w:t>t a TOMBSTONE record</w:t>
      </w:r>
      <w:r w:rsidR="002B69FB">
        <w:rPr>
          <w:rFonts w:eastAsia="Times New Roman"/>
        </w:rPr>
        <w:t>)</w:t>
      </w:r>
      <w:r>
        <w:rPr>
          <w:rFonts w:eastAsia="Times New Roman"/>
        </w:rPr>
        <w:t xml:space="preserve"> retention </w:t>
      </w:r>
      <w:r w:rsidR="00703252">
        <w:rPr>
          <w:rFonts w:eastAsia="Times New Roman"/>
        </w:rPr>
        <w:t>shall</w:t>
      </w:r>
      <w:r>
        <w:rPr>
          <w:rFonts w:eastAsia="Times New Roman"/>
        </w:rPr>
        <w:t xml:space="preserve"> be </w:t>
      </w:r>
      <w:r w:rsidR="00CC654B">
        <w:rPr>
          <w:rFonts w:eastAsia="Times New Roman"/>
        </w:rPr>
        <w:t>infinite.</w:t>
      </w:r>
    </w:p>
    <w:p w14:paraId="2B3628C7" w14:textId="77777777" w:rsidR="007B4527" w:rsidRDefault="007E7994" w:rsidP="006B0A86">
      <w:pPr>
        <w:numPr>
          <w:ilvl w:val="1"/>
          <w:numId w:val="11"/>
        </w:numPr>
        <w:spacing w:before="100" w:beforeAutospacing="1" w:after="100" w:afterAutospacing="1"/>
        <w:rPr>
          <w:rFonts w:eastAsia="Times New Roman"/>
        </w:rPr>
      </w:pPr>
      <w:r>
        <w:rPr>
          <w:rFonts w:eastAsia="Times New Roman"/>
        </w:rPr>
        <w:t>T</w:t>
      </w:r>
      <w:r w:rsidR="007B4527">
        <w:rPr>
          <w:rFonts w:eastAsia="Times New Roman"/>
        </w:rPr>
        <w:t xml:space="preserve">his property </w:t>
      </w:r>
      <w:r w:rsidR="00CC654B">
        <w:rPr>
          <w:rFonts w:eastAsia="Times New Roman"/>
        </w:rPr>
        <w:t>is not</w:t>
      </w:r>
      <w:r w:rsidR="007B4527">
        <w:rPr>
          <w:rFonts w:eastAsia="Times New Roman"/>
        </w:rPr>
        <w:t xml:space="preserve"> adjustable as it is fundamental to the correct operation of the mechanism</w:t>
      </w:r>
    </w:p>
    <w:p w14:paraId="57C72A77" w14:textId="07345EC4" w:rsidR="007B4527" w:rsidRDefault="001B7F32" w:rsidP="006B0A86">
      <w:pPr>
        <w:numPr>
          <w:ilvl w:val="0"/>
          <w:numId w:val="11"/>
        </w:numPr>
        <w:spacing w:before="100" w:beforeAutospacing="1" w:after="100" w:afterAutospacing="1"/>
        <w:rPr>
          <w:rFonts w:eastAsia="Times New Roman"/>
        </w:rPr>
      </w:pPr>
      <w:r>
        <w:rPr>
          <w:rFonts w:eastAsia="Times New Roman"/>
        </w:rPr>
        <w:t>If compaction operates on a segment by segment</w:t>
      </w:r>
      <w:r w:rsidR="001F5939">
        <w:rPr>
          <w:rStyle w:val="FootnoteReference"/>
          <w:rFonts w:eastAsia="Times New Roman"/>
        </w:rPr>
        <w:footnoteReference w:id="58"/>
      </w:r>
      <w:r>
        <w:rPr>
          <w:rFonts w:eastAsia="Times New Roman"/>
        </w:rPr>
        <w:t xml:space="preserve"> b</w:t>
      </w:r>
      <w:r w:rsidR="00CC2BC6">
        <w:rPr>
          <w:rFonts w:eastAsia="Times New Roman"/>
        </w:rPr>
        <w:t>asis such that the</w:t>
      </w:r>
      <w:r w:rsidR="00D256F4">
        <w:rPr>
          <w:rFonts w:eastAsia="Times New Roman"/>
        </w:rPr>
        <w:t xml:space="preserve"> segment with the most recent alarms </w:t>
      </w:r>
      <w:r w:rsidR="007B4527">
        <w:rPr>
          <w:rFonts w:eastAsia="Times New Roman"/>
        </w:rPr>
        <w:t>is never compacted</w:t>
      </w:r>
      <w:r w:rsidR="001F5939">
        <w:rPr>
          <w:rFonts w:eastAsia="Times New Roman"/>
        </w:rPr>
        <w:t xml:space="preserve"> (see </w:t>
      </w:r>
      <w:r w:rsidR="00AD4EF1">
        <w:rPr>
          <w:rFonts w:eastAsia="Times New Roman"/>
        </w:rPr>
        <w:t xml:space="preserve">section </w:t>
      </w:r>
      <w:r w:rsidR="001F5939">
        <w:rPr>
          <w:rFonts w:eastAsia="Times New Roman"/>
        </w:rPr>
        <w:fldChar w:fldCharType="begin"/>
      </w:r>
      <w:r w:rsidR="001F5939">
        <w:rPr>
          <w:rFonts w:eastAsia="Times New Roman"/>
        </w:rPr>
        <w:instrText xml:space="preserve"> REF _Ref86701096 \r \h </w:instrText>
      </w:r>
      <w:r w:rsidR="001F5939">
        <w:rPr>
          <w:rFonts w:eastAsia="Times New Roman"/>
        </w:rPr>
      </w:r>
      <w:r w:rsidR="001F5939">
        <w:rPr>
          <w:rFonts w:eastAsia="Times New Roman"/>
        </w:rPr>
        <w:fldChar w:fldCharType="separate"/>
      </w:r>
      <w:r w:rsidR="00B53275">
        <w:rPr>
          <w:rFonts w:eastAsia="Times New Roman"/>
        </w:rPr>
        <w:t>8.1.3</w:t>
      </w:r>
      <w:r w:rsidR="001F5939">
        <w:rPr>
          <w:rFonts w:eastAsia="Times New Roman"/>
        </w:rPr>
        <w:fldChar w:fldCharType="end"/>
      </w:r>
      <w:r w:rsidR="002C6ECF">
        <w:rPr>
          <w:rFonts w:eastAsia="Times New Roman"/>
        </w:rPr>
        <w:t xml:space="preserve"> </w:t>
      </w:r>
      <w:r w:rsidR="00AD4EF1">
        <w:rPr>
          <w:rFonts w:eastAsia="Times New Roman"/>
        </w:rPr>
        <w:fldChar w:fldCharType="begin"/>
      </w:r>
      <w:r w:rsidR="00AD4EF1">
        <w:rPr>
          <w:rFonts w:eastAsia="Times New Roman"/>
        </w:rPr>
        <w:instrText xml:space="preserve"> REF _Ref86701096 \h </w:instrText>
      </w:r>
      <w:r w:rsidR="00AD4EF1">
        <w:rPr>
          <w:rFonts w:eastAsia="Times New Roman"/>
        </w:rPr>
      </w:r>
      <w:r w:rsidR="00AD4EF1">
        <w:rPr>
          <w:rFonts w:eastAsia="Times New Roman"/>
        </w:rPr>
        <w:fldChar w:fldCharType="separate"/>
      </w:r>
      <w:r w:rsidR="00B53275">
        <w:t>Log segments</w:t>
      </w:r>
      <w:r w:rsidR="00AD4EF1">
        <w:rPr>
          <w:rFonts w:eastAsia="Times New Roman"/>
        </w:rPr>
        <w:fldChar w:fldCharType="end"/>
      </w:r>
      <w:r w:rsidR="00AD4EF1">
        <w:rPr>
          <w:rFonts w:eastAsia="Times New Roman"/>
        </w:rPr>
        <w:t xml:space="preserve"> on page </w:t>
      </w:r>
      <w:r w:rsidR="00AD4EF1">
        <w:rPr>
          <w:rFonts w:eastAsia="Times New Roman"/>
        </w:rPr>
        <w:fldChar w:fldCharType="begin"/>
      </w:r>
      <w:r w:rsidR="00AD4EF1">
        <w:rPr>
          <w:rFonts w:eastAsia="Times New Roman"/>
        </w:rPr>
        <w:instrText xml:space="preserve"> PAGEREF _Ref86701096 \h </w:instrText>
      </w:r>
      <w:r w:rsidR="00AD4EF1">
        <w:rPr>
          <w:rFonts w:eastAsia="Times New Roman"/>
        </w:rPr>
      </w:r>
      <w:r w:rsidR="00AD4EF1">
        <w:rPr>
          <w:rFonts w:eastAsia="Times New Roman"/>
        </w:rPr>
        <w:fldChar w:fldCharType="separate"/>
      </w:r>
      <w:ins w:id="3159" w:author="Author">
        <w:r w:rsidR="00B53275">
          <w:rPr>
            <w:rFonts w:eastAsia="Times New Roman"/>
            <w:noProof/>
          </w:rPr>
          <w:t>126</w:t>
        </w:r>
        <w:del w:id="3160" w:author="Author">
          <w:r w:rsidR="006D1621" w:rsidDel="00B53275">
            <w:rPr>
              <w:rFonts w:eastAsia="Times New Roman"/>
              <w:noProof/>
            </w:rPr>
            <w:delText>126</w:delText>
          </w:r>
        </w:del>
      </w:ins>
      <w:del w:id="3161" w:author="Author">
        <w:r w:rsidR="00C1187B" w:rsidDel="00B53275">
          <w:rPr>
            <w:rFonts w:eastAsia="Times New Roman"/>
            <w:noProof/>
          </w:rPr>
          <w:delText>127</w:delText>
        </w:r>
      </w:del>
      <w:r w:rsidR="00AD4EF1">
        <w:rPr>
          <w:rFonts w:eastAsia="Times New Roman"/>
        </w:rPr>
        <w:fldChar w:fldCharType="end"/>
      </w:r>
      <w:r w:rsidR="00FC0BE7">
        <w:rPr>
          <w:rFonts w:eastAsia="Times New Roman"/>
        </w:rPr>
        <w:t>)</w:t>
      </w:r>
      <w:r w:rsidR="007B4527">
        <w:rPr>
          <w:rFonts w:eastAsia="Times New Roman"/>
        </w:rPr>
        <w:t>, the</w:t>
      </w:r>
      <w:r w:rsidR="00FC0BE7">
        <w:rPr>
          <w:rFonts w:eastAsia="Times New Roman"/>
        </w:rPr>
        <w:t>n the</w:t>
      </w:r>
      <w:r w:rsidR="007B4527">
        <w:rPr>
          <w:rFonts w:eastAsia="Times New Roman"/>
        </w:rPr>
        <w:t xml:space="preserve"> segment size </w:t>
      </w:r>
      <w:r w:rsidR="00703252">
        <w:rPr>
          <w:rFonts w:eastAsia="Times New Roman"/>
        </w:rPr>
        <w:t xml:space="preserve">shall </w:t>
      </w:r>
      <w:r w:rsidR="007B4527">
        <w:rPr>
          <w:rFonts w:eastAsia="Times New Roman"/>
        </w:rPr>
        <w:t>be such as to not hold significantly more records than would occur during the compaction delay time when operating under normal conditions (ideally a segment would hold significantly less</w:t>
      </w:r>
      <w:r w:rsidR="00A240E9">
        <w:rPr>
          <w:rFonts w:eastAsia="Times New Roman"/>
        </w:rPr>
        <w:t xml:space="preserve"> records</w:t>
      </w:r>
      <w:r w:rsidR="007B4527">
        <w:rPr>
          <w:rFonts w:eastAsia="Times New Roman"/>
        </w:rPr>
        <w:t>)</w:t>
      </w:r>
      <w:r w:rsidR="00E956E0">
        <w:rPr>
          <w:rStyle w:val="FootnoteReference"/>
          <w:rFonts w:eastAsia="Times New Roman"/>
        </w:rPr>
        <w:footnoteReference w:id="59"/>
      </w:r>
      <w:r w:rsidR="00B44ED6">
        <w:rPr>
          <w:rFonts w:eastAsia="Times New Roman"/>
        </w:rPr>
        <w:t>.</w:t>
      </w:r>
    </w:p>
    <w:p w14:paraId="0EB4FEB6" w14:textId="1D28A91C" w:rsidR="007B4527" w:rsidRDefault="00500AA8" w:rsidP="007B4527">
      <w:pPr>
        <w:pStyle w:val="NormalWeb"/>
        <w:rPr>
          <w:rFonts w:eastAsiaTheme="minorEastAsia"/>
        </w:rPr>
      </w:pPr>
      <w:r>
        <w:t xml:space="preserve">Also see </w:t>
      </w:r>
      <w:r w:rsidR="00F5460E">
        <w:t>section</w:t>
      </w:r>
      <w:r w:rsidR="007B4527">
        <w:t xml:space="preserve"> </w:t>
      </w:r>
      <w:r w:rsidR="00F5460E">
        <w:fldChar w:fldCharType="begin"/>
      </w:r>
      <w:r w:rsidR="00F5460E">
        <w:instrText xml:space="preserve"> REF _Ref52928579 \r \h </w:instrText>
      </w:r>
      <w:r w:rsidR="00F5460E">
        <w:fldChar w:fldCharType="separate"/>
      </w:r>
      <w:r w:rsidR="00B53275">
        <w:t>3.16</w:t>
      </w:r>
      <w:r w:rsidR="00F5460E">
        <w:fldChar w:fldCharType="end"/>
      </w:r>
      <w:r w:rsidR="00F5460E">
        <w:t xml:space="preserve"> </w:t>
      </w:r>
      <w:r w:rsidR="00F5460E">
        <w:fldChar w:fldCharType="begin"/>
      </w:r>
      <w:r w:rsidR="00F5460E">
        <w:instrText xml:space="preserve"> REF _Ref52928579 \h </w:instrText>
      </w:r>
      <w:r w:rsidR="00F5460E">
        <w:fldChar w:fldCharType="separate"/>
      </w:r>
      <w:r w:rsidR="00B53275">
        <w:t>System engineering</w:t>
      </w:r>
      <w:r w:rsidR="00F5460E">
        <w:fldChar w:fldCharType="end"/>
      </w:r>
      <w:r w:rsidR="00F5460E">
        <w:t xml:space="preserve"> on page </w:t>
      </w:r>
      <w:r w:rsidR="00F5460E">
        <w:fldChar w:fldCharType="begin"/>
      </w:r>
      <w:r w:rsidR="00F5460E">
        <w:instrText xml:space="preserve"> PAGEREF _Ref52928579 \h </w:instrText>
      </w:r>
      <w:r w:rsidR="00F5460E">
        <w:fldChar w:fldCharType="separate"/>
      </w:r>
      <w:r w:rsidR="00B53275">
        <w:rPr>
          <w:noProof/>
        </w:rPr>
        <w:t>48</w:t>
      </w:r>
      <w:r w:rsidR="00F5460E">
        <w:fldChar w:fldCharType="end"/>
      </w:r>
      <w:r w:rsidR="007B4527">
        <w:t>.</w:t>
      </w:r>
    </w:p>
    <w:p w14:paraId="509C39AC" w14:textId="77777777" w:rsidR="007B4527" w:rsidRDefault="007B4527" w:rsidP="00EB62A7">
      <w:pPr>
        <w:pStyle w:val="Heading2"/>
      </w:pPr>
      <w:bookmarkStart w:id="3162" w:name="_Ref52454274"/>
      <w:bookmarkStart w:id="3163" w:name="_Toc192619527"/>
      <w:r>
        <w:t>Alarm behavior</w:t>
      </w:r>
      <w:bookmarkEnd w:id="3162"/>
      <w:bookmarkEnd w:id="3163"/>
    </w:p>
    <w:p w14:paraId="145D661C" w14:textId="497644A7" w:rsidR="007B4527" w:rsidRDefault="007B4527" w:rsidP="007B4527">
      <w:pPr>
        <w:pStyle w:val="NormalWeb"/>
        <w:rPr>
          <w:rFonts w:eastAsiaTheme="minorEastAsia"/>
        </w:rPr>
      </w:pPr>
      <w:r>
        <w:t>The following highlights key design decisions (in the context of justifying/explanatory information)</w:t>
      </w:r>
      <w:r w:rsidR="00EB62A7">
        <w:t xml:space="preserve"> and should be read in conjunction with the background provided in section </w:t>
      </w:r>
      <w:r w:rsidR="00EB62A7">
        <w:fldChar w:fldCharType="begin"/>
      </w:r>
      <w:r w:rsidR="00EB62A7">
        <w:instrText xml:space="preserve"> REF _Ref86738301 \r \h </w:instrText>
      </w:r>
      <w:r w:rsidR="00EB62A7">
        <w:fldChar w:fldCharType="separate"/>
      </w:r>
      <w:r w:rsidR="00B53275">
        <w:t>8.4</w:t>
      </w:r>
      <w:r w:rsidR="00EB62A7">
        <w:fldChar w:fldCharType="end"/>
      </w:r>
      <w:r w:rsidR="00EB62A7">
        <w:t xml:space="preserve"> </w:t>
      </w:r>
      <w:r w:rsidR="00EB62A7">
        <w:fldChar w:fldCharType="begin"/>
      </w:r>
      <w:r w:rsidR="00EB62A7">
        <w:instrText xml:space="preserve"> REF _Ref86738301 \h </w:instrText>
      </w:r>
      <w:r w:rsidR="00EB62A7">
        <w:fldChar w:fldCharType="separate"/>
      </w:r>
      <w:r w:rsidR="00B53275">
        <w:t>Appendix – Detectors, detected conditions and alarms</w:t>
      </w:r>
      <w:r w:rsidR="00EB62A7">
        <w:fldChar w:fldCharType="end"/>
      </w:r>
      <w:r w:rsidR="00EB62A7">
        <w:t xml:space="preserve"> on page </w:t>
      </w:r>
      <w:r w:rsidR="00EB62A7">
        <w:fldChar w:fldCharType="begin"/>
      </w:r>
      <w:r w:rsidR="00EB62A7">
        <w:instrText xml:space="preserve"> PAGEREF _Ref86738301 \h </w:instrText>
      </w:r>
      <w:r w:rsidR="00EB62A7">
        <w:fldChar w:fldCharType="separate"/>
      </w:r>
      <w:ins w:id="3164" w:author="Author">
        <w:r w:rsidR="00B53275">
          <w:rPr>
            <w:noProof/>
          </w:rPr>
          <w:t>137</w:t>
        </w:r>
        <w:del w:id="3165" w:author="Author">
          <w:r w:rsidR="006D1621" w:rsidDel="00B53275">
            <w:rPr>
              <w:noProof/>
            </w:rPr>
            <w:delText>137</w:delText>
          </w:r>
        </w:del>
      </w:ins>
      <w:del w:id="3166" w:author="Author">
        <w:r w:rsidR="00C1187B" w:rsidDel="00B53275">
          <w:rPr>
            <w:noProof/>
          </w:rPr>
          <w:delText>138</w:delText>
        </w:r>
      </w:del>
      <w:r w:rsidR="00EB62A7">
        <w:fldChar w:fldCharType="end"/>
      </w:r>
      <w:r w:rsidR="00EB62A7">
        <w:t>:</w:t>
      </w:r>
    </w:p>
    <w:p w14:paraId="5E2305DB" w14:textId="77777777" w:rsidR="007B4527" w:rsidRDefault="007B4527" w:rsidP="006B0A86">
      <w:pPr>
        <w:numPr>
          <w:ilvl w:val="0"/>
          <w:numId w:val="12"/>
        </w:numPr>
        <w:spacing w:before="100" w:beforeAutospacing="1" w:after="100" w:afterAutospacing="1"/>
        <w:rPr>
          <w:rFonts w:eastAsia="Times New Roman"/>
        </w:rPr>
      </w:pPr>
      <w:r>
        <w:rPr>
          <w:rFonts w:eastAsia="Times New Roman"/>
        </w:rPr>
        <w:t xml:space="preserve">An alarm detector </w:t>
      </w:r>
      <w:r w:rsidR="00FA41C8">
        <w:rPr>
          <w:rFonts w:eastAsia="Times New Roman"/>
        </w:rPr>
        <w:t>shall</w:t>
      </w:r>
      <w:r w:rsidR="00FC0BE7">
        <w:rPr>
          <w:rFonts w:eastAsia="Times New Roman"/>
        </w:rPr>
        <w:t xml:space="preserve"> </w:t>
      </w:r>
      <w:r>
        <w:rPr>
          <w:rFonts w:eastAsia="Times New Roman"/>
        </w:rPr>
        <w:t xml:space="preserve">have an </w:t>
      </w:r>
      <w:r w:rsidR="00FA41C8">
        <w:rPr>
          <w:rFonts w:eastAsia="Times New Roman"/>
        </w:rPr>
        <w:t>ACTIVE</w:t>
      </w:r>
      <w:r>
        <w:rPr>
          <w:rFonts w:eastAsia="Times New Roman"/>
        </w:rPr>
        <w:t xml:space="preserve"> and a </w:t>
      </w:r>
      <w:r w:rsidR="00FA41C8">
        <w:rPr>
          <w:rFonts w:eastAsia="Times New Roman"/>
        </w:rPr>
        <w:t xml:space="preserve">CLEAR </w:t>
      </w:r>
      <w:r>
        <w:rPr>
          <w:rFonts w:eastAsia="Times New Roman"/>
        </w:rPr>
        <w:t>state  </w:t>
      </w:r>
    </w:p>
    <w:p w14:paraId="00A4798E" w14:textId="77777777" w:rsidR="007B4527" w:rsidRDefault="007B4527" w:rsidP="00D66FC5">
      <w:pPr>
        <w:numPr>
          <w:ilvl w:val="1"/>
          <w:numId w:val="23"/>
        </w:numPr>
        <w:spacing w:before="100" w:beforeAutospacing="1" w:after="100" w:afterAutospacing="1"/>
        <w:rPr>
          <w:rFonts w:eastAsia="Times New Roman"/>
        </w:rPr>
      </w:pPr>
      <w:r>
        <w:rPr>
          <w:rFonts w:eastAsia="Times New Roman"/>
        </w:rPr>
        <w:t xml:space="preserve">Explanatory Information:  </w:t>
      </w:r>
    </w:p>
    <w:p w14:paraId="40D7EBA4" w14:textId="77777777" w:rsidR="007B4527" w:rsidRDefault="007B4527" w:rsidP="00D66FC5">
      <w:pPr>
        <w:numPr>
          <w:ilvl w:val="2"/>
          <w:numId w:val="23"/>
        </w:numPr>
        <w:spacing w:before="100" w:beforeAutospacing="1" w:after="100" w:afterAutospacing="1"/>
        <w:rPr>
          <w:rFonts w:eastAsia="Times New Roman"/>
        </w:rPr>
      </w:pPr>
      <w:r>
        <w:rPr>
          <w:rFonts w:eastAsia="Times New Roman"/>
        </w:rPr>
        <w:t>An active is considered as more important than the clear (hence the states are asymmetric in importance) </w:t>
      </w:r>
    </w:p>
    <w:p w14:paraId="3677CF1E" w14:textId="77777777" w:rsidR="007B4527" w:rsidRDefault="007B4527" w:rsidP="00D66FC5">
      <w:pPr>
        <w:numPr>
          <w:ilvl w:val="2"/>
          <w:numId w:val="23"/>
        </w:numPr>
        <w:spacing w:before="100" w:beforeAutospacing="1" w:after="100" w:afterAutospacing="1"/>
        <w:rPr>
          <w:rFonts w:eastAsia="Times New Roman"/>
        </w:rPr>
      </w:pPr>
      <w:r>
        <w:rPr>
          <w:rFonts w:eastAsia="Times New Roman"/>
        </w:rPr>
        <w:t>Most detectors in the network will be clear under normal circumstances (hence the normal state can be considered as clear and the off-normal state as active)</w:t>
      </w:r>
    </w:p>
    <w:p w14:paraId="2D517D5A" w14:textId="77777777" w:rsidR="00F928A7" w:rsidRDefault="00F928A7" w:rsidP="00D66FC5">
      <w:pPr>
        <w:numPr>
          <w:ilvl w:val="1"/>
          <w:numId w:val="23"/>
        </w:numPr>
        <w:spacing w:before="100" w:beforeAutospacing="1" w:after="100" w:afterAutospacing="1"/>
        <w:rPr>
          <w:rFonts w:eastAsia="Times New Roman"/>
        </w:rPr>
      </w:pPr>
      <w:r>
        <w:rPr>
          <w:rFonts w:eastAsia="Times New Roman"/>
        </w:rPr>
        <w:t xml:space="preserve">The alarms </w:t>
      </w:r>
      <w:r w:rsidR="00FA41C8">
        <w:rPr>
          <w:rFonts w:eastAsia="Times New Roman"/>
        </w:rPr>
        <w:t>shall</w:t>
      </w:r>
      <w:r>
        <w:rPr>
          <w:rFonts w:eastAsia="Times New Roman"/>
        </w:rPr>
        <w:t xml:space="preserve"> be reported a</w:t>
      </w:r>
      <w:r w:rsidR="003970F1">
        <w:rPr>
          <w:rFonts w:eastAsia="Times New Roman"/>
        </w:rPr>
        <w:t>s</w:t>
      </w:r>
      <w:r>
        <w:rPr>
          <w:rFonts w:eastAsia="Times New Roman"/>
        </w:rPr>
        <w:t xml:space="preserve"> ACTIVE or </w:t>
      </w:r>
      <w:r w:rsidR="00CC654B">
        <w:rPr>
          <w:rFonts w:eastAsia="Times New Roman"/>
        </w:rPr>
        <w:t>CLEAR.</w:t>
      </w:r>
    </w:p>
    <w:p w14:paraId="2A42BC2A" w14:textId="77777777" w:rsidR="00F928A7" w:rsidRPr="00F928A7" w:rsidRDefault="007B4527" w:rsidP="00D66FC5">
      <w:pPr>
        <w:numPr>
          <w:ilvl w:val="2"/>
          <w:numId w:val="23"/>
        </w:numPr>
        <w:spacing w:before="100" w:beforeAutospacing="1" w:after="100" w:afterAutospacing="1"/>
        <w:rPr>
          <w:rFonts w:eastAsia="Times New Roman"/>
        </w:rPr>
      </w:pPr>
      <w:r>
        <w:rPr>
          <w:rFonts w:eastAsia="Times New Roman"/>
        </w:rPr>
        <w:lastRenderedPageBreak/>
        <w:t xml:space="preserve">An </w:t>
      </w:r>
      <w:r w:rsidR="00F928A7">
        <w:rPr>
          <w:rFonts w:eastAsia="Times New Roman"/>
        </w:rPr>
        <w:t>ACTIVE</w:t>
      </w:r>
      <w:r>
        <w:rPr>
          <w:rFonts w:eastAsia="Times New Roman"/>
        </w:rPr>
        <w:t xml:space="preserve"> will be followed at some point by a </w:t>
      </w:r>
      <w:r w:rsidR="00F928A7">
        <w:rPr>
          <w:rFonts w:eastAsia="Times New Roman"/>
        </w:rPr>
        <w:t>CLEAR</w:t>
      </w:r>
      <w:r>
        <w:rPr>
          <w:rFonts w:eastAsia="Times New Roman"/>
        </w:rPr>
        <w:t xml:space="preserve"> (the basic state machine is simple with only Clear → Active and Active → Clear transitions)</w:t>
      </w:r>
    </w:p>
    <w:p w14:paraId="5D396242" w14:textId="77777777" w:rsidR="00ED59A1" w:rsidRPr="005A2228" w:rsidRDefault="005A2228" w:rsidP="0033340C">
      <w:pPr>
        <w:numPr>
          <w:ilvl w:val="1"/>
          <w:numId w:val="23"/>
        </w:numPr>
        <w:spacing w:before="100" w:beforeAutospacing="1" w:after="100" w:afterAutospacing="1"/>
        <w:rPr>
          <w:rFonts w:eastAsia="Times New Roman"/>
        </w:rPr>
      </w:pPr>
      <w:r w:rsidRPr="005A2228">
        <w:rPr>
          <w:rFonts w:eastAsia="Times New Roman"/>
        </w:rPr>
        <w:t xml:space="preserve">An alarm CLEAR shall be represented by a DELETE </w:t>
      </w:r>
      <w:r>
        <w:rPr>
          <w:rFonts w:eastAsia="Times New Roman"/>
        </w:rPr>
        <w:t xml:space="preserve">record which </w:t>
      </w:r>
      <w:r w:rsidRPr="005A2228">
        <w:rPr>
          <w:rFonts w:eastAsia="Times New Roman"/>
        </w:rPr>
        <w:t>sh</w:t>
      </w:r>
      <w:r w:rsidR="007B4527" w:rsidRPr="005A2228">
        <w:rPr>
          <w:rFonts w:eastAsia="Times New Roman"/>
        </w:rPr>
        <w:t xml:space="preserve">all be followed immediately by a </w:t>
      </w:r>
      <w:r w:rsidR="00CD28C7">
        <w:rPr>
          <w:rFonts w:eastAsia="Times New Roman"/>
        </w:rPr>
        <w:t>TOMBSTONE record</w:t>
      </w:r>
      <w:r w:rsidR="00CC654B" w:rsidRPr="005A2228">
        <w:rPr>
          <w:rFonts w:eastAsia="Times New Roman"/>
        </w:rPr>
        <w:t>.</w:t>
      </w:r>
      <w:r w:rsidR="007B4527" w:rsidRPr="005A2228">
        <w:rPr>
          <w:rFonts w:eastAsia="Times New Roman"/>
        </w:rPr>
        <w:t xml:space="preserve"> </w:t>
      </w:r>
    </w:p>
    <w:p w14:paraId="7D7B775B" w14:textId="77777777" w:rsidR="000C23B7" w:rsidRDefault="007B4527" w:rsidP="00D66FC5">
      <w:pPr>
        <w:numPr>
          <w:ilvl w:val="2"/>
          <w:numId w:val="23"/>
        </w:numPr>
        <w:spacing w:before="100" w:beforeAutospacing="1" w:after="100" w:afterAutospacing="1"/>
        <w:rPr>
          <w:rFonts w:eastAsia="Times New Roman"/>
        </w:rPr>
      </w:pPr>
      <w:r w:rsidRPr="00ED59A1">
        <w:rPr>
          <w:rFonts w:eastAsia="Times New Roman"/>
        </w:rPr>
        <w:t xml:space="preserve">A </w:t>
      </w:r>
      <w:r w:rsidR="00CD28C7">
        <w:rPr>
          <w:rFonts w:eastAsia="Times New Roman"/>
        </w:rPr>
        <w:t>TOMBSTONE record</w:t>
      </w:r>
      <w:r w:rsidRPr="00ED59A1">
        <w:rPr>
          <w:rFonts w:eastAsia="Times New Roman"/>
        </w:rPr>
        <w:t xml:space="preserve"> alone shall be considered as equivalent to a </w:t>
      </w:r>
      <w:r w:rsidR="005A2228">
        <w:rPr>
          <w:rFonts w:eastAsia="Times New Roman"/>
        </w:rPr>
        <w:t>CLEAR</w:t>
      </w:r>
    </w:p>
    <w:p w14:paraId="049EE828" w14:textId="77777777" w:rsidR="00975DB3" w:rsidRPr="00975DB3" w:rsidRDefault="00CE4341" w:rsidP="00D66FC5">
      <w:pPr>
        <w:numPr>
          <w:ilvl w:val="2"/>
          <w:numId w:val="23"/>
        </w:numPr>
        <w:spacing w:before="100" w:beforeAutospacing="1" w:after="100" w:afterAutospacing="1"/>
        <w:rPr>
          <w:rFonts w:eastAsia="Times New Roman"/>
        </w:rPr>
      </w:pPr>
      <w:r>
        <w:rPr>
          <w:rFonts w:eastAsia="Times New Roman"/>
        </w:rPr>
        <w:t xml:space="preserve">The </w:t>
      </w:r>
      <w:r w:rsidR="00CD28C7">
        <w:rPr>
          <w:rFonts w:eastAsia="Times New Roman"/>
        </w:rPr>
        <w:t>TOMBSTONE</w:t>
      </w:r>
      <w:r>
        <w:rPr>
          <w:rFonts w:eastAsia="Times New Roman"/>
        </w:rPr>
        <w:t xml:space="preserve"> </w:t>
      </w:r>
      <w:r w:rsidR="00CD28C7">
        <w:rPr>
          <w:rFonts w:eastAsia="Times New Roman"/>
        </w:rPr>
        <w:t xml:space="preserve">record </w:t>
      </w:r>
      <w:r>
        <w:rPr>
          <w:rFonts w:eastAsia="Times New Roman"/>
        </w:rPr>
        <w:t>causes the alarm to be removed from the log</w:t>
      </w:r>
      <w:r w:rsidR="00975DB3">
        <w:rPr>
          <w:rFonts w:eastAsia="Times New Roman"/>
        </w:rPr>
        <w:t xml:space="preserve">. This then has a similar characteristic to a traditional alarm reporting </w:t>
      </w:r>
      <w:r w:rsidR="00CC654B">
        <w:rPr>
          <w:rFonts w:eastAsia="Times New Roman"/>
        </w:rPr>
        <w:t>mechanism</w:t>
      </w:r>
      <w:r w:rsidR="000213D5">
        <w:rPr>
          <w:rFonts w:eastAsia="Times New Roman"/>
        </w:rPr>
        <w:t xml:space="preserve"> where there is a store of current</w:t>
      </w:r>
      <w:r w:rsidR="00490EAA">
        <w:rPr>
          <w:rFonts w:eastAsia="Times New Roman"/>
        </w:rPr>
        <w:t>ly active alarms</w:t>
      </w:r>
      <w:r w:rsidR="005A2228">
        <w:rPr>
          <w:rStyle w:val="FootnoteReference"/>
          <w:rFonts w:eastAsia="Times New Roman"/>
        </w:rPr>
        <w:footnoteReference w:id="60"/>
      </w:r>
      <w:r w:rsidR="00CC654B">
        <w:rPr>
          <w:rFonts w:eastAsia="Times New Roman"/>
        </w:rPr>
        <w:t>.</w:t>
      </w:r>
    </w:p>
    <w:p w14:paraId="5F3CF104" w14:textId="77777777" w:rsidR="000C23B7" w:rsidRDefault="007B4527" w:rsidP="00D66FC5">
      <w:pPr>
        <w:numPr>
          <w:ilvl w:val="0"/>
          <w:numId w:val="23"/>
        </w:numPr>
        <w:spacing w:before="100" w:beforeAutospacing="1" w:after="100" w:afterAutospacing="1"/>
        <w:rPr>
          <w:rFonts w:eastAsia="Times New Roman"/>
        </w:rPr>
      </w:pPr>
      <w:r w:rsidRPr="000C23B7">
        <w:rPr>
          <w:rFonts w:eastAsia="Times New Roman"/>
        </w:rPr>
        <w:t>If an entity upon which the detector is lifecycle dependent is deleted and just prior to the deletion the alarm was active</w:t>
      </w:r>
      <w:r w:rsidR="004D3B6E">
        <w:rPr>
          <w:rFonts w:eastAsia="Times New Roman"/>
        </w:rPr>
        <w:t>,</w:t>
      </w:r>
      <w:r w:rsidRPr="000C23B7">
        <w:rPr>
          <w:rFonts w:eastAsia="Times New Roman"/>
        </w:rPr>
        <w:t xml:space="preserve"> then</w:t>
      </w:r>
      <w:r w:rsidR="00CD28C7">
        <w:rPr>
          <w:rFonts w:eastAsia="Times New Roman"/>
        </w:rPr>
        <w:t xml:space="preserve"> a TOMBSTONE record shall be appended to the log for</w:t>
      </w:r>
      <w:r w:rsidRPr="000C23B7">
        <w:rPr>
          <w:rFonts w:eastAsia="Times New Roman"/>
        </w:rPr>
        <w:t xml:space="preserve"> the alarm (and hence its detector)</w:t>
      </w:r>
      <w:r w:rsidR="00CD28C7">
        <w:rPr>
          <w:rFonts w:eastAsia="Times New Roman"/>
        </w:rPr>
        <w:t>.</w:t>
      </w:r>
    </w:p>
    <w:p w14:paraId="3FF6FFEB" w14:textId="77777777" w:rsidR="00A4138A" w:rsidRDefault="005A2228" w:rsidP="00D66FC5">
      <w:pPr>
        <w:numPr>
          <w:ilvl w:val="1"/>
          <w:numId w:val="23"/>
        </w:numPr>
        <w:spacing w:before="100" w:beforeAutospacing="1" w:after="100" w:afterAutospacing="1"/>
        <w:rPr>
          <w:rFonts w:eastAsia="Times New Roman"/>
        </w:rPr>
      </w:pPr>
      <w:r>
        <w:rPr>
          <w:rFonts w:eastAsia="Times New Roman"/>
        </w:rPr>
        <w:t>The controlled system may report an alarm clear event to remove the alar</w:t>
      </w:r>
      <w:r w:rsidR="00CD28C7">
        <w:rPr>
          <w:rFonts w:eastAsia="Times New Roman"/>
        </w:rPr>
        <w:t>m</w:t>
      </w:r>
      <w:r w:rsidR="00A4138A">
        <w:rPr>
          <w:rFonts w:eastAsia="Times New Roman"/>
        </w:rPr>
        <w:t xml:space="preserve"> and hence the normal DELETE/TOMBSTONE</w:t>
      </w:r>
      <w:r w:rsidR="00CD28C7">
        <w:rPr>
          <w:rFonts w:eastAsia="Times New Roman"/>
        </w:rPr>
        <w:t xml:space="preserve"> record</w:t>
      </w:r>
      <w:r w:rsidR="00A4138A">
        <w:rPr>
          <w:rFonts w:eastAsia="Times New Roman"/>
        </w:rPr>
        <w:t xml:space="preserve"> pair will be appended to the log</w:t>
      </w:r>
    </w:p>
    <w:p w14:paraId="01C4AF92" w14:textId="77777777" w:rsidR="000C23B7" w:rsidRDefault="007B4527" w:rsidP="00D66FC5">
      <w:pPr>
        <w:numPr>
          <w:ilvl w:val="1"/>
          <w:numId w:val="23"/>
        </w:numPr>
        <w:spacing w:before="100" w:beforeAutospacing="1" w:after="100" w:afterAutospacing="1"/>
        <w:rPr>
          <w:rFonts w:eastAsia="Times New Roman"/>
        </w:rPr>
      </w:pPr>
      <w:r w:rsidRPr="000C23B7">
        <w:rPr>
          <w:rFonts w:eastAsia="Times New Roman"/>
        </w:rPr>
        <w:t>If the alarm was not active</w:t>
      </w:r>
      <w:r w:rsidR="004D3B6E">
        <w:rPr>
          <w:rFonts w:eastAsia="Times New Roman"/>
        </w:rPr>
        <w:t>,</w:t>
      </w:r>
      <w:r w:rsidRPr="000C23B7">
        <w:rPr>
          <w:rFonts w:eastAsia="Times New Roman"/>
        </w:rPr>
        <w:t xml:space="preserve"> then there </w:t>
      </w:r>
      <w:r w:rsidR="00FA41C8">
        <w:rPr>
          <w:rFonts w:eastAsia="Times New Roman"/>
        </w:rPr>
        <w:t>shall</w:t>
      </w:r>
      <w:r w:rsidRPr="000C23B7">
        <w:rPr>
          <w:rFonts w:eastAsia="Times New Roman"/>
        </w:rPr>
        <w:t xml:space="preserve"> be no </w:t>
      </w:r>
      <w:r w:rsidR="00CD28C7">
        <w:rPr>
          <w:rFonts w:eastAsia="Times New Roman"/>
        </w:rPr>
        <w:t>TOMBSTONE record appended</w:t>
      </w:r>
      <w:r w:rsidRPr="000C23B7">
        <w:rPr>
          <w:rFonts w:eastAsia="Times New Roman"/>
        </w:rPr>
        <w:t xml:space="preserve"> as there is nothing in the log to </w:t>
      </w:r>
      <w:r w:rsidR="00F81405" w:rsidRPr="000C23B7">
        <w:rPr>
          <w:rFonts w:eastAsia="Times New Roman"/>
        </w:rPr>
        <w:t>remove.</w:t>
      </w:r>
    </w:p>
    <w:p w14:paraId="7190154E" w14:textId="77777777" w:rsidR="007B4527" w:rsidRDefault="00EB62A7" w:rsidP="00D66FC5">
      <w:pPr>
        <w:numPr>
          <w:ilvl w:val="0"/>
          <w:numId w:val="23"/>
        </w:numPr>
        <w:spacing w:before="100" w:beforeAutospacing="1" w:after="100" w:afterAutospacing="1"/>
        <w:rPr>
          <w:rFonts w:eastAsia="Times New Roman"/>
        </w:rPr>
      </w:pPr>
      <w:bookmarkStart w:id="3167" w:name="_Hlk86738475"/>
      <w:r>
        <w:rPr>
          <w:rFonts w:eastAsia="Times New Roman"/>
        </w:rPr>
        <w:t>The output of a particular</w:t>
      </w:r>
      <w:r w:rsidR="007B4527" w:rsidRPr="000C23B7">
        <w:rPr>
          <w:rFonts w:eastAsia="Times New Roman"/>
        </w:rPr>
        <w:t xml:space="preserve"> detector may be processed and stabilized such that it gains </w:t>
      </w:r>
      <w:r w:rsidR="001E4CD3">
        <w:rPr>
          <w:rFonts w:eastAsia="Times New Roman"/>
        </w:rPr>
        <w:t xml:space="preserve">the </w:t>
      </w:r>
      <w:r w:rsidR="007B4527" w:rsidRPr="000C23B7">
        <w:rPr>
          <w:rFonts w:eastAsia="Times New Roman"/>
        </w:rPr>
        <w:t>state</w:t>
      </w:r>
      <w:r w:rsidR="000C23B7" w:rsidRPr="000C23B7">
        <w:rPr>
          <w:rFonts w:eastAsia="Times New Roman"/>
        </w:rPr>
        <w:t xml:space="preserve"> INTERMITTENT,</w:t>
      </w:r>
      <w:r w:rsidR="007B4527" w:rsidRPr="000C23B7">
        <w:rPr>
          <w:rFonts w:eastAsia="Times New Roman"/>
        </w:rPr>
        <w:t xml:space="preserve"> indicating that the detector is intermittently</w:t>
      </w:r>
      <w:r w:rsidR="000C23B7" w:rsidRPr="000C23B7">
        <w:rPr>
          <w:rFonts w:eastAsia="Times New Roman"/>
        </w:rPr>
        <w:t xml:space="preserve"> rapidly cycling through</w:t>
      </w:r>
      <w:r w:rsidR="007B4527" w:rsidRPr="000C23B7">
        <w:rPr>
          <w:rFonts w:eastAsia="Times New Roman"/>
        </w:rPr>
        <w:t xml:space="preserve"> active </w:t>
      </w:r>
      <w:r w:rsidR="000C23B7" w:rsidRPr="000C23B7">
        <w:rPr>
          <w:rFonts w:eastAsia="Times New Roman"/>
        </w:rPr>
        <w:t>and</w:t>
      </w:r>
      <w:r w:rsidR="007B4527" w:rsidRPr="000C23B7">
        <w:rPr>
          <w:rFonts w:eastAsia="Times New Roman"/>
        </w:rPr>
        <w:t xml:space="preserve"> clear </w:t>
      </w:r>
      <w:r w:rsidR="00F81405" w:rsidRPr="000C23B7">
        <w:rPr>
          <w:rFonts w:eastAsia="Times New Roman"/>
        </w:rPr>
        <w:t>states.</w:t>
      </w:r>
      <w:bookmarkEnd w:id="3167"/>
    </w:p>
    <w:p w14:paraId="3F8E440E" w14:textId="77777777" w:rsidR="0097315B" w:rsidRDefault="00F928A7" w:rsidP="00D66FC5">
      <w:pPr>
        <w:numPr>
          <w:ilvl w:val="1"/>
          <w:numId w:val="23"/>
        </w:numPr>
        <w:spacing w:before="100" w:beforeAutospacing="1" w:after="100" w:afterAutospacing="1"/>
        <w:rPr>
          <w:rFonts w:eastAsia="Times New Roman"/>
        </w:rPr>
      </w:pPr>
      <w:r>
        <w:rPr>
          <w:rFonts w:eastAsia="Times New Roman"/>
        </w:rPr>
        <w:t>The alarms will be reported as ACTIVE, INTERMMITTENT or CLEAR</w:t>
      </w:r>
    </w:p>
    <w:p w14:paraId="4FD59B16" w14:textId="77777777" w:rsidR="0097315B" w:rsidRDefault="007B4527" w:rsidP="00D66FC5">
      <w:pPr>
        <w:numPr>
          <w:ilvl w:val="1"/>
          <w:numId w:val="23"/>
        </w:numPr>
        <w:spacing w:before="100" w:beforeAutospacing="1" w:after="100" w:afterAutospacing="1"/>
        <w:rPr>
          <w:rFonts w:eastAsia="Times New Roman"/>
        </w:rPr>
      </w:pPr>
      <w:r w:rsidRPr="0097315B">
        <w:rPr>
          <w:rFonts w:eastAsia="Times New Roman"/>
        </w:rPr>
        <w:t>All transitions are legal (i.e., Clear → Active, Clear → Intermittent, Active → Clear, Active → Intermittent, Intermittent → Active, Intermittent → Clear)</w:t>
      </w:r>
    </w:p>
    <w:p w14:paraId="50AB7834" w14:textId="77777777" w:rsidR="007B4527" w:rsidRPr="0097315B" w:rsidRDefault="007B4527" w:rsidP="00D66FC5">
      <w:pPr>
        <w:numPr>
          <w:ilvl w:val="1"/>
          <w:numId w:val="23"/>
        </w:numPr>
        <w:spacing w:before="100" w:beforeAutospacing="1" w:after="100" w:afterAutospacing="1"/>
        <w:rPr>
          <w:rFonts w:eastAsia="Times New Roman"/>
        </w:rPr>
      </w:pPr>
      <w:r w:rsidRPr="0097315B">
        <w:rPr>
          <w:rFonts w:eastAsia="Times New Roman"/>
        </w:rPr>
        <w:t xml:space="preserve">The trigger for moving to/from Intermittent state will be defined by policy. Ideally the policy is </w:t>
      </w:r>
      <w:r w:rsidR="00F81405" w:rsidRPr="0097315B">
        <w:rPr>
          <w:rFonts w:eastAsia="Times New Roman"/>
        </w:rPr>
        <w:t>configurable</w:t>
      </w:r>
      <w:r w:rsidR="004E3627">
        <w:rPr>
          <w:rStyle w:val="FootnoteReference"/>
          <w:rFonts w:eastAsia="Times New Roman"/>
        </w:rPr>
        <w:footnoteReference w:id="61"/>
      </w:r>
      <w:r w:rsidR="00F81405" w:rsidRPr="0097315B">
        <w:rPr>
          <w:rFonts w:eastAsia="Times New Roman"/>
        </w:rPr>
        <w:t>.</w:t>
      </w:r>
    </w:p>
    <w:p w14:paraId="5D2F3B3B" w14:textId="77777777" w:rsidR="007B4527" w:rsidRDefault="007B4527" w:rsidP="007B4527">
      <w:pPr>
        <w:pStyle w:val="NormalWeb"/>
        <w:rPr>
          <w:rFonts w:eastAsiaTheme="minorEastAsia"/>
        </w:rPr>
      </w:pPr>
      <w:r>
        <w:t xml:space="preserve">Note: </w:t>
      </w:r>
      <w:r w:rsidR="00624DF9">
        <w:t xml:space="preserve">It would be reasonable to also propagate </w:t>
      </w:r>
      <w:r w:rsidR="004F74AA">
        <w:t xml:space="preserve">other processed network property types </w:t>
      </w:r>
      <w:r w:rsidR="00624DF9">
        <w:t xml:space="preserve">through the same stream as alarms if the network </w:t>
      </w:r>
      <w:r w:rsidR="004F74AA">
        <w:t>property ha</w:t>
      </w:r>
      <w:r w:rsidR="00CE4341">
        <w:t>s</w:t>
      </w:r>
      <w:r w:rsidR="00624DF9">
        <w:t xml:space="preserve"> </w:t>
      </w:r>
      <w:r w:rsidR="004F74AA">
        <w:t xml:space="preserve">similar characteristics to an alarm. For example, operational state is </w:t>
      </w:r>
      <w:r w:rsidR="00261388">
        <w:t xml:space="preserve">asymmetric in importance </w:t>
      </w:r>
      <w:r w:rsidR="004F74AA">
        <w:t>with</w:t>
      </w:r>
      <w:r w:rsidR="00261388">
        <w:t xml:space="preserve"> a </w:t>
      </w:r>
      <w:r w:rsidR="00624DF9">
        <w:t xml:space="preserve">normal state </w:t>
      </w:r>
      <w:r w:rsidR="004F74AA">
        <w:t>and off-normal state where the normal state could be considered as equivalent to a clear.</w:t>
      </w:r>
    </w:p>
    <w:p w14:paraId="78002630" w14:textId="77777777" w:rsidR="007D6AD9" w:rsidRDefault="000702E7" w:rsidP="00EB62A7">
      <w:pPr>
        <w:pStyle w:val="Heading2"/>
      </w:pPr>
      <w:bookmarkStart w:id="3168" w:name="_Ref117808982"/>
      <w:bookmarkStart w:id="3169" w:name="_Ref117808983"/>
      <w:bookmarkStart w:id="3170" w:name="_Ref117808984"/>
      <w:bookmarkStart w:id="3171" w:name="_Toc192619528"/>
      <w:bookmarkStart w:id="3172" w:name="_Ref52454798"/>
      <w:r>
        <w:t>Condition detector and alarm structur</w:t>
      </w:r>
      <w:r w:rsidR="007D6AD9">
        <w:t>e</w:t>
      </w:r>
      <w:bookmarkEnd w:id="3168"/>
      <w:bookmarkEnd w:id="3169"/>
      <w:bookmarkEnd w:id="3170"/>
      <w:bookmarkEnd w:id="3171"/>
    </w:p>
    <w:bookmarkEnd w:id="3172"/>
    <w:p w14:paraId="38C604E3" w14:textId="77777777" w:rsidR="00EE7B33" w:rsidRDefault="000702E7" w:rsidP="000702E7">
      <w:r>
        <w:t xml:space="preserve">The condition-detector </w:t>
      </w:r>
      <w:r w:rsidR="00B82DF6">
        <w:t xml:space="preserve">and </w:t>
      </w:r>
      <w:r w:rsidR="00EE7B33">
        <w:t xml:space="preserve">related </w:t>
      </w:r>
      <w:r w:rsidR="00B82DF6">
        <w:t>alarm structure</w:t>
      </w:r>
      <w:r w:rsidR="00EE7B33">
        <w:t>s</w:t>
      </w:r>
      <w:r w:rsidR="00B82DF6">
        <w:t xml:space="preserve"> are described in detail in this section</w:t>
      </w:r>
      <w:r w:rsidR="00517034">
        <w:t xml:space="preserve">. </w:t>
      </w:r>
    </w:p>
    <w:p w14:paraId="1FB63F46" w14:textId="0259746B" w:rsidR="003F35A7" w:rsidRDefault="00517034" w:rsidP="00FD597C">
      <w:r>
        <w:t xml:space="preserve">There have been advancements made in </w:t>
      </w:r>
      <w:r w:rsidR="00386643">
        <w:t xml:space="preserve">this </w:t>
      </w:r>
      <w:r w:rsidR="00EE7B33">
        <w:t>area</w:t>
      </w:r>
      <w:r>
        <w:t xml:space="preserve"> from </w:t>
      </w:r>
      <w:r w:rsidR="003B6EBD">
        <w:t xml:space="preserve">TAPI </w:t>
      </w:r>
      <w:r>
        <w:t xml:space="preserve">2.1.3. The </w:t>
      </w:r>
      <w:r w:rsidR="005227DB">
        <w:t>condition-detector (see section</w:t>
      </w:r>
      <w:r w:rsidR="007D6AD9">
        <w:t xml:space="preserve"> </w:t>
      </w:r>
      <w:r w:rsidR="007D6AD9">
        <w:fldChar w:fldCharType="begin"/>
      </w:r>
      <w:r w:rsidR="007D6AD9">
        <w:instrText xml:space="preserve"> REF _Ref116471921 \r \h </w:instrText>
      </w:r>
      <w:r w:rsidR="007D6AD9">
        <w:fldChar w:fldCharType="separate"/>
      </w:r>
      <w:r w:rsidR="00B53275">
        <w:t>4.5.1</w:t>
      </w:r>
      <w:r w:rsidR="007D6AD9">
        <w:fldChar w:fldCharType="end"/>
      </w:r>
      <w:r w:rsidR="00EE7B33">
        <w:t xml:space="preserve"> </w:t>
      </w:r>
      <w:r w:rsidR="007D6AD9">
        <w:fldChar w:fldCharType="begin"/>
      </w:r>
      <w:r w:rsidR="007D6AD9">
        <w:instrText xml:space="preserve"> REF _Ref116471921 \h </w:instrText>
      </w:r>
      <w:r w:rsidR="007D6AD9">
        <w:fldChar w:fldCharType="separate"/>
      </w:r>
      <w:r w:rsidR="00B53275">
        <w:t xml:space="preserve">condition-detector from </w:t>
      </w:r>
      <w:proofErr w:type="spellStart"/>
      <w:r w:rsidR="00B53275">
        <w:t>tapi-streaming.yang</w:t>
      </w:r>
      <w:proofErr w:type="spellEnd"/>
      <w:r w:rsidR="007D6AD9">
        <w:fldChar w:fldCharType="end"/>
      </w:r>
      <w:r w:rsidR="007D6AD9">
        <w:t xml:space="preserve"> on page </w:t>
      </w:r>
      <w:r w:rsidR="007D6AD9">
        <w:fldChar w:fldCharType="begin"/>
      </w:r>
      <w:r w:rsidR="007D6AD9">
        <w:instrText xml:space="preserve"> PAGEREF _Ref116471921 \h </w:instrText>
      </w:r>
      <w:r w:rsidR="007D6AD9">
        <w:fldChar w:fldCharType="separate"/>
      </w:r>
      <w:r w:rsidR="00B53275">
        <w:rPr>
          <w:noProof/>
        </w:rPr>
        <w:t>57</w:t>
      </w:r>
      <w:r w:rsidR="007D6AD9">
        <w:fldChar w:fldCharType="end"/>
      </w:r>
      <w:r w:rsidR="007D6AD9">
        <w:t>)</w:t>
      </w:r>
      <w:r w:rsidR="00A34504">
        <w:t xml:space="preserve"> </w:t>
      </w:r>
      <w:r w:rsidR="005227DB">
        <w:t xml:space="preserve"> augments the log-record-body</w:t>
      </w:r>
      <w:r w:rsidR="003B6EBD">
        <w:t xml:space="preserve"> as was the case for TAPI 2.1.3. However, the use of this structure has </w:t>
      </w:r>
      <w:r w:rsidR="007E7162">
        <w:t>been reduced</w:t>
      </w:r>
      <w:r w:rsidR="003B6EBD">
        <w:t xml:space="preserve"> and a new augment from </w:t>
      </w:r>
      <w:proofErr w:type="spellStart"/>
      <w:r w:rsidR="003B6EBD">
        <w:t>tapi-fm.yang</w:t>
      </w:r>
      <w:proofErr w:type="spellEnd"/>
      <w:r w:rsidR="003B6EBD">
        <w:t xml:space="preserve">, </w:t>
      </w:r>
      <w:r w:rsidR="00E51D11">
        <w:t xml:space="preserve">detected-condition (see </w:t>
      </w:r>
      <w:r w:rsidR="00E51D11">
        <w:fldChar w:fldCharType="begin"/>
      </w:r>
      <w:r w:rsidR="00E51D11">
        <w:instrText xml:space="preserve"> REF _Ref116472050 \r \h </w:instrText>
      </w:r>
      <w:r w:rsidR="00E51D11">
        <w:fldChar w:fldCharType="separate"/>
      </w:r>
      <w:r w:rsidR="00B53275">
        <w:t>4.5.2</w:t>
      </w:r>
      <w:r w:rsidR="00E51D11">
        <w:fldChar w:fldCharType="end"/>
      </w:r>
      <w:r w:rsidR="00E51D11">
        <w:t xml:space="preserve"> </w:t>
      </w:r>
      <w:r w:rsidR="00E51D11">
        <w:fldChar w:fldCharType="begin"/>
      </w:r>
      <w:r w:rsidR="00E51D11">
        <w:instrText xml:space="preserve"> REF _Ref116472050 \h </w:instrText>
      </w:r>
      <w:r w:rsidR="00E51D11">
        <w:fldChar w:fldCharType="separate"/>
      </w:r>
      <w:r w:rsidR="00B53275">
        <w:t xml:space="preserve">detected-condition from </w:t>
      </w:r>
      <w:proofErr w:type="spellStart"/>
      <w:r w:rsidR="00B53275">
        <w:t>tapi-fm.yang</w:t>
      </w:r>
      <w:proofErr w:type="spellEnd"/>
      <w:r w:rsidR="00E51D11">
        <w:fldChar w:fldCharType="end"/>
      </w:r>
      <w:r w:rsidR="00E51D11">
        <w:t xml:space="preserve"> on page </w:t>
      </w:r>
      <w:r w:rsidR="00E51D11">
        <w:fldChar w:fldCharType="begin"/>
      </w:r>
      <w:r w:rsidR="00E51D11">
        <w:instrText xml:space="preserve"> PAGEREF _Ref116472050 \h </w:instrText>
      </w:r>
      <w:r w:rsidR="00E51D11">
        <w:fldChar w:fldCharType="separate"/>
      </w:r>
      <w:r w:rsidR="00B53275">
        <w:rPr>
          <w:noProof/>
        </w:rPr>
        <w:t>60</w:t>
      </w:r>
      <w:r w:rsidR="00E51D11">
        <w:fldChar w:fldCharType="end"/>
      </w:r>
      <w:r w:rsidR="00E51D11">
        <w:t xml:space="preserve">) </w:t>
      </w:r>
      <w:r w:rsidR="005857CB">
        <w:t xml:space="preserve">is now to be used to convey alarm and pm details (as it is </w:t>
      </w:r>
      <w:r w:rsidR="004E2DB7">
        <w:t>also now</w:t>
      </w:r>
      <w:r w:rsidR="005857CB">
        <w:t xml:space="preserve"> used for </w:t>
      </w:r>
      <w:proofErr w:type="spellStart"/>
      <w:r w:rsidR="005857CB">
        <w:t>tapi</w:t>
      </w:r>
      <w:proofErr w:type="spellEnd"/>
      <w:r w:rsidR="005857CB">
        <w:t>-notification). The TAPI 2.1.3 augment of alarm-condition-detector-deta</w:t>
      </w:r>
      <w:r w:rsidR="00B82DF6">
        <w:t xml:space="preserve">il (see section </w:t>
      </w:r>
      <w:r w:rsidR="00B82DF6">
        <w:fldChar w:fldCharType="begin"/>
      </w:r>
      <w:r w:rsidR="00B82DF6">
        <w:instrText xml:space="preserve"> REF _Ref116472244 \r \h </w:instrText>
      </w:r>
      <w:r w:rsidR="00B82DF6">
        <w:fldChar w:fldCharType="separate"/>
      </w:r>
      <w:r w:rsidR="00B53275">
        <w:t>4.5.3</w:t>
      </w:r>
      <w:r w:rsidR="00B82DF6">
        <w:fldChar w:fldCharType="end"/>
      </w:r>
      <w:r w:rsidR="00B82DF6">
        <w:t xml:space="preserve"> </w:t>
      </w:r>
      <w:r w:rsidR="00B82DF6">
        <w:fldChar w:fldCharType="begin"/>
      </w:r>
      <w:r w:rsidR="00B82DF6">
        <w:instrText xml:space="preserve"> REF _Ref116472244 \h </w:instrText>
      </w:r>
      <w:r w:rsidR="00B82DF6">
        <w:fldChar w:fldCharType="separate"/>
      </w:r>
      <w:r w:rsidR="00B53275">
        <w:t xml:space="preserve">alarm-condition-detector-detail from </w:t>
      </w:r>
      <w:proofErr w:type="spellStart"/>
      <w:r w:rsidR="00B53275">
        <w:t>tapi-streaming.yang</w:t>
      </w:r>
      <w:proofErr w:type="spellEnd"/>
      <w:r w:rsidR="00B82DF6">
        <w:fldChar w:fldCharType="end"/>
      </w:r>
      <w:r w:rsidR="00B82DF6">
        <w:t xml:space="preserve"> on page </w:t>
      </w:r>
      <w:r w:rsidR="00B82DF6">
        <w:fldChar w:fldCharType="begin"/>
      </w:r>
      <w:r w:rsidR="00B82DF6">
        <w:instrText xml:space="preserve"> PAGEREF _Ref116472244 \h </w:instrText>
      </w:r>
      <w:r w:rsidR="00B82DF6">
        <w:fldChar w:fldCharType="separate"/>
      </w:r>
      <w:r w:rsidR="00B53275">
        <w:rPr>
          <w:noProof/>
        </w:rPr>
        <w:t>66</w:t>
      </w:r>
      <w:r w:rsidR="00B82DF6">
        <w:fldChar w:fldCharType="end"/>
      </w:r>
      <w:r w:rsidR="00B82DF6">
        <w:t>) is still available, but this has been deprecated and is not recommended.</w:t>
      </w:r>
    </w:p>
    <w:p w14:paraId="2DA62CDC" w14:textId="23E2BE02" w:rsidR="00830C9D" w:rsidRDefault="00830C9D" w:rsidP="00FD597C">
      <w:r>
        <w:t>A TAPI 2.4 conforma</w:t>
      </w:r>
      <w:r w:rsidR="00D65B04">
        <w:t>nt solution can either use the approach defined in TAPI 2.1.3</w:t>
      </w:r>
      <w:r w:rsidR="007A68AB">
        <w:t xml:space="preserve"> (in </w:t>
      </w:r>
      <w:proofErr w:type="spellStart"/>
      <w:r w:rsidR="007A68AB">
        <w:t>tapi-streaming.yang</w:t>
      </w:r>
      <w:proofErr w:type="spellEnd"/>
      <w:r w:rsidR="007A68AB">
        <w:t xml:space="preserve">, see </w:t>
      </w:r>
      <w:r w:rsidR="00DF1E7F">
        <w:t xml:space="preserve">section </w:t>
      </w:r>
      <w:r w:rsidR="00DE41A6">
        <w:fldChar w:fldCharType="begin"/>
      </w:r>
      <w:r w:rsidR="00DE41A6">
        <w:instrText xml:space="preserve"> REF _Ref116472244 \r \h </w:instrText>
      </w:r>
      <w:r w:rsidR="00DE41A6">
        <w:fldChar w:fldCharType="separate"/>
      </w:r>
      <w:r w:rsidR="00B53275">
        <w:t>4.5.3</w:t>
      </w:r>
      <w:r w:rsidR="00DE41A6">
        <w:fldChar w:fldCharType="end"/>
      </w:r>
      <w:r w:rsidR="007A68AB">
        <w:t>)</w:t>
      </w:r>
      <w:r w:rsidR="00D65B04">
        <w:t xml:space="preserve"> or</w:t>
      </w:r>
      <w:r w:rsidR="00DF1E7F">
        <w:t xml:space="preserve"> use</w:t>
      </w:r>
      <w:r w:rsidR="00D65B04">
        <w:t xml:space="preserve"> the new approach define here using that structures specific in </w:t>
      </w:r>
      <w:proofErr w:type="spellStart"/>
      <w:r w:rsidR="00D65B04">
        <w:t>tapi-fm.yang</w:t>
      </w:r>
      <w:proofErr w:type="spellEnd"/>
      <w:r w:rsidR="00DE41A6">
        <w:t xml:space="preserve"> (see</w:t>
      </w:r>
      <w:r w:rsidR="00DF1E7F">
        <w:t xml:space="preserve"> section </w:t>
      </w:r>
      <w:r w:rsidR="00DF1E7F">
        <w:fldChar w:fldCharType="begin"/>
      </w:r>
      <w:r w:rsidR="00DF1E7F">
        <w:instrText xml:space="preserve"> REF _Ref116472050 \r \h </w:instrText>
      </w:r>
      <w:r w:rsidR="00DF1E7F">
        <w:fldChar w:fldCharType="separate"/>
      </w:r>
      <w:r w:rsidR="00B53275">
        <w:t>4.5.2</w:t>
      </w:r>
      <w:r w:rsidR="00DF1E7F">
        <w:fldChar w:fldCharType="end"/>
      </w:r>
      <w:r w:rsidR="00DF1E7F">
        <w:t>)</w:t>
      </w:r>
      <w:r w:rsidR="007A68AB">
        <w:t>.</w:t>
      </w:r>
    </w:p>
    <w:p w14:paraId="5B13B1E3" w14:textId="77777777" w:rsidR="007D6AD9" w:rsidRDefault="001924E7" w:rsidP="00A56331">
      <w:pPr>
        <w:pStyle w:val="Heading3"/>
      </w:pPr>
      <w:bookmarkStart w:id="3173" w:name="_Toc192619529"/>
      <w:r w:rsidRPr="00F32BDC">
        <w:rPr>
          <w:noProof/>
        </w:rPr>
        <w:lastRenderedPageBreak/>
        <mc:AlternateContent>
          <mc:Choice Requires="wps">
            <w:drawing>
              <wp:anchor distT="0" distB="0" distL="114300" distR="114300" simplePos="0" relativeHeight="251637760" behindDoc="0" locked="0" layoutInCell="1" allowOverlap="1" wp14:anchorId="48972F24" wp14:editId="6AF8531D">
                <wp:simplePos x="0" y="0"/>
                <wp:positionH relativeFrom="margin">
                  <wp:posOffset>2540</wp:posOffset>
                </wp:positionH>
                <wp:positionV relativeFrom="paragraph">
                  <wp:posOffset>382905</wp:posOffset>
                </wp:positionV>
                <wp:extent cx="6600825" cy="7780655"/>
                <wp:effectExtent l="0" t="0" r="28575" b="10795"/>
                <wp:wrapTopAndBottom/>
                <wp:docPr id="1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7780655"/>
                        </a:xfrm>
                        <a:prstGeom prst="rect">
                          <a:avLst/>
                        </a:prstGeom>
                        <a:solidFill>
                          <a:schemeClr val="accent4">
                            <a:lumMod val="20000"/>
                            <a:lumOff val="80000"/>
                          </a:schemeClr>
                        </a:solidFill>
                        <a:ln>
                          <a:solidFill>
                            <a:schemeClr val="tx1"/>
                          </a:solidFill>
                        </a:ln>
                      </wps:spPr>
                      <wps:txbx>
                        <w:txbxContent>
                          <w:p w14:paraId="7F2242D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8"/>
                                <w:szCs w:val="8"/>
                                <w:lang w:val="en-GB"/>
                              </w:rPr>
                              <w:t xml:space="preserve">    </w:t>
                            </w:r>
                            <w:r w:rsidRPr="00A56331">
                              <w:rPr>
                                <w:rFonts w:asciiTheme="minorHAnsi" w:hAnsi="Arial"/>
                                <w:kern w:val="24"/>
                                <w:sz w:val="10"/>
                                <w:szCs w:val="10"/>
                                <w:lang w:val="en-GB"/>
                              </w:rPr>
                              <w:t>grouping condition-detector {</w:t>
                            </w:r>
                          </w:p>
                          <w:p w14:paraId="606C434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condition-native-name {</w:t>
                            </w:r>
                          </w:p>
                          <w:p w14:paraId="345D9B63"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061EFF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6E36159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used for the Condition by the source of the information.</w:t>
                            </w:r>
                            <w:proofErr w:type="gramStart"/>
                            <w:r w:rsidRPr="00A56331">
                              <w:rPr>
                                <w:rFonts w:asciiTheme="minorHAnsi" w:hAnsi="Arial"/>
                                <w:kern w:val="24"/>
                                <w:sz w:val="10"/>
                                <w:szCs w:val="10"/>
                                <w:lang w:val="en-GB"/>
                              </w:rPr>
                              <w:t>";</w:t>
                            </w:r>
                            <w:proofErr w:type="gramEnd"/>
                          </w:p>
                          <w:p w14:paraId="2BE797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EB957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 xml:space="preserve"> {</w:t>
                            </w:r>
                          </w:p>
                          <w:p w14:paraId="574D1A7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spellStart"/>
                            <w:r w:rsidRPr="00A56331">
                              <w:rPr>
                                <w:rFonts w:asciiTheme="minorHAnsi" w:hAnsi="Arial"/>
                                <w:kern w:val="24"/>
                                <w:sz w:val="10"/>
                                <w:szCs w:val="10"/>
                                <w:lang w:val="en-GB"/>
                              </w:rPr>
                              <w:t>tapi-</w:t>
                            </w:r>
                            <w:proofErr w:type="gramStart"/>
                            <w:r w:rsidRPr="00A56331">
                              <w:rPr>
                                <w:rFonts w:asciiTheme="minorHAnsi" w:hAnsi="Arial"/>
                                <w:kern w:val="24"/>
                                <w:sz w:val="10"/>
                                <w:szCs w:val="10"/>
                                <w:lang w:val="en-GB"/>
                              </w:rPr>
                              <w:t>common:uuid</w:t>
                            </w:r>
                            <w:proofErr w:type="spellEnd"/>
                            <w:proofErr w:type="gramEnd"/>
                            <w:r w:rsidRPr="00A56331">
                              <w:rPr>
                                <w:rFonts w:asciiTheme="minorHAnsi" w:hAnsi="Arial"/>
                                <w:kern w:val="24"/>
                                <w:sz w:val="10"/>
                                <w:szCs w:val="10"/>
                                <w:lang w:val="en-GB"/>
                              </w:rPr>
                              <w:t>;</w:t>
                            </w:r>
                          </w:p>
                          <w:p w14:paraId="43FCF6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5A7E4B2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 xml:space="preserve"> of the TAPI entity that represents the entity measured at source.</w:t>
                            </w:r>
                          </w:p>
                          <w:p w14:paraId="3A17348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2747BC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is a local class, then this is the UUID of the </w:t>
                            </w:r>
                            <w:proofErr w:type="spellStart"/>
                            <w:r w:rsidRPr="00A56331">
                              <w:rPr>
                                <w:rFonts w:asciiTheme="minorHAnsi" w:hAnsi="Arial"/>
                                <w:kern w:val="24"/>
                                <w:sz w:val="10"/>
                                <w:szCs w:val="10"/>
                                <w:lang w:val="en-GB"/>
                              </w:rPr>
                              <w:t>GlobalClass</w:t>
                            </w:r>
                            <w:proofErr w:type="spellEnd"/>
                            <w:r w:rsidRPr="00A56331">
                              <w:rPr>
                                <w:rFonts w:asciiTheme="minorHAnsi" w:hAnsi="Arial"/>
                                <w:kern w:val="24"/>
                                <w:sz w:val="10"/>
                                <w:szCs w:val="10"/>
                                <w:lang w:val="en-GB"/>
                              </w:rPr>
                              <w:t xml:space="preserve"> parent of the entity of which this is part.</w:t>
                            </w:r>
                          </w:p>
                          <w:p w14:paraId="06295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there is a standard TAPI entity (normally the case).</w:t>
                            </w:r>
                            <w:proofErr w:type="gramStart"/>
                            <w:r w:rsidRPr="00A56331">
                              <w:rPr>
                                <w:rFonts w:asciiTheme="minorHAnsi" w:hAnsi="Arial"/>
                                <w:kern w:val="24"/>
                                <w:sz w:val="10"/>
                                <w:szCs w:val="10"/>
                                <w:lang w:val="en-GB"/>
                              </w:rPr>
                              <w:t>";</w:t>
                            </w:r>
                            <w:proofErr w:type="gramEnd"/>
                          </w:p>
                          <w:p w14:paraId="7ABB4C2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E668AA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measured-entity-native-id {</w:t>
                            </w:r>
                          </w:p>
                          <w:p w14:paraId="3EE211F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01D72C5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36CC944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measured entity at the source.</w:t>
                            </w:r>
                            <w:proofErr w:type="gramStart"/>
                            <w:r w:rsidRPr="00A56331">
                              <w:rPr>
                                <w:rFonts w:asciiTheme="minorHAnsi" w:hAnsi="Arial"/>
                                <w:kern w:val="24"/>
                                <w:sz w:val="10"/>
                                <w:szCs w:val="10"/>
                                <w:lang w:val="en-GB"/>
                              </w:rPr>
                              <w:t>";</w:t>
                            </w:r>
                            <w:proofErr w:type="gramEnd"/>
                          </w:p>
                          <w:p w14:paraId="6161CB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FD45E0C"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measured-entity-device-native-name {</w:t>
                            </w:r>
                          </w:p>
                          <w:p w14:paraId="1128E5C1"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6902C61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2A7694A2" w14:textId="77777777" w:rsidR="000369AB"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of the device (as used by the device) that includes the measured entity.</w:t>
                            </w:r>
                          </w:p>
                          <w:p w14:paraId="2230E5BE" w14:textId="77777777" w:rsidR="001924E7" w:rsidRPr="00A56331" w:rsidRDefault="000369AB" w:rsidP="001924E7">
                            <w:pPr>
                              <w:spacing w:before="40" w:after="40" w:line="216" w:lineRule="auto"/>
                              <w:rPr>
                                <w:rFonts w:asciiTheme="minorHAnsi" w:hAnsi="Arial"/>
                                <w:kern w:val="24"/>
                                <w:sz w:val="10"/>
                                <w:szCs w:val="10"/>
                                <w:lang w:val="en-GB"/>
                              </w:rPr>
                            </w:pPr>
                            <w:r w:rsidRPr="000369AB">
                              <w:rPr>
                                <w:rFonts w:asciiTheme="minorHAnsi" w:hAnsi="Arial"/>
                                <w:kern w:val="24"/>
                                <w:sz w:val="10"/>
                                <w:szCs w:val="10"/>
                                <w:lang w:val="en-GB"/>
                              </w:rPr>
                              <w:t xml:space="preserve">                CONDITION: Mandatory where the device name is necessary to interpret the detector native id.</w:t>
                            </w:r>
                            <w:proofErr w:type="gramStart"/>
                            <w:r w:rsidR="001924E7" w:rsidRPr="00A56331">
                              <w:rPr>
                                <w:rFonts w:asciiTheme="minorHAnsi" w:hAnsi="Arial"/>
                                <w:kern w:val="24"/>
                                <w:sz w:val="10"/>
                                <w:szCs w:val="10"/>
                                <w:lang w:val="en-GB"/>
                              </w:rPr>
                              <w:t>";</w:t>
                            </w:r>
                            <w:proofErr w:type="gramEnd"/>
                          </w:p>
                          <w:p w14:paraId="48EA6A2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3F7935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condition-normalized-name {</w:t>
                            </w:r>
                          </w:p>
                          <w:p w14:paraId="2BDB5DE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19AE015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4377518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"It is often the case that there is a Condition Name that is commonly used or even standardized that has not been used by the source of the condition. </w:t>
                            </w:r>
                          </w:p>
                          <w:p w14:paraId="5380AFB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this is the case, then that common/standard name is provided in via this property.</w:t>
                            </w:r>
                          </w:p>
                          <w:p w14:paraId="0AE103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condition has a normalized name.</w:t>
                            </w:r>
                            <w:proofErr w:type="gramStart"/>
                            <w:r w:rsidRPr="00A56331">
                              <w:rPr>
                                <w:rFonts w:asciiTheme="minorHAnsi" w:hAnsi="Arial"/>
                                <w:kern w:val="24"/>
                                <w:sz w:val="10"/>
                                <w:szCs w:val="10"/>
                                <w:lang w:val="en-GB"/>
                              </w:rPr>
                              <w:t>";</w:t>
                            </w:r>
                            <w:proofErr w:type="gramEnd"/>
                          </w:p>
                          <w:p w14:paraId="755D80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F2745C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measured-entity-class {</w:t>
                            </w:r>
                          </w:p>
                          <w:p w14:paraId="40ABF8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spellStart"/>
                            <w:r w:rsidRPr="00A56331">
                              <w:rPr>
                                <w:rFonts w:asciiTheme="minorHAnsi" w:hAnsi="Arial"/>
                                <w:kern w:val="24"/>
                                <w:sz w:val="10"/>
                                <w:szCs w:val="10"/>
                                <w:lang w:val="en-GB"/>
                              </w:rPr>
                              <w:t>tapi-</w:t>
                            </w:r>
                            <w:proofErr w:type="gramStart"/>
                            <w:r w:rsidRPr="00A56331">
                              <w:rPr>
                                <w:rFonts w:asciiTheme="minorHAnsi" w:hAnsi="Arial"/>
                                <w:kern w:val="24"/>
                                <w:sz w:val="10"/>
                                <w:szCs w:val="10"/>
                                <w:lang w:val="en-GB"/>
                              </w:rPr>
                              <w:t>common:object</w:t>
                            </w:r>
                            <w:proofErr w:type="gramEnd"/>
                            <w:r w:rsidRPr="00A56331">
                              <w:rPr>
                                <w:rFonts w:asciiTheme="minorHAnsi" w:hAnsi="Arial"/>
                                <w:kern w:val="24"/>
                                <w:sz w:val="10"/>
                                <w:szCs w:val="10"/>
                                <w:lang w:val="en-GB"/>
                              </w:rPr>
                              <w:t>-type</w:t>
                            </w:r>
                            <w:proofErr w:type="spellEnd"/>
                            <w:r w:rsidRPr="00A56331">
                              <w:rPr>
                                <w:rFonts w:asciiTheme="minorHAnsi" w:hAnsi="Arial"/>
                                <w:kern w:val="24"/>
                                <w:sz w:val="10"/>
                                <w:szCs w:val="10"/>
                                <w:lang w:val="en-GB"/>
                              </w:rPr>
                              <w:t>;</w:t>
                            </w:r>
                          </w:p>
                          <w:p w14:paraId="2069E66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19B7C57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TAPI class of the measured entity. </w:t>
                            </w:r>
                          </w:p>
                          <w:p w14:paraId="3A1F693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class cannot be identified as it cannot be mapped, then this property can be omitted.</w:t>
                            </w:r>
                          </w:p>
                          <w:p w14:paraId="6213DD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class is known.</w:t>
                            </w:r>
                            <w:proofErr w:type="gramStart"/>
                            <w:r w:rsidRPr="00A56331">
                              <w:rPr>
                                <w:rFonts w:asciiTheme="minorHAnsi" w:hAnsi="Arial"/>
                                <w:kern w:val="24"/>
                                <w:sz w:val="10"/>
                                <w:szCs w:val="10"/>
                                <w:lang w:val="en-GB"/>
                              </w:rPr>
                              <w:t>";</w:t>
                            </w:r>
                            <w:proofErr w:type="gramEnd"/>
                          </w:p>
                          <w:p w14:paraId="2F1A3AF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558B4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 xml:space="preserve"> {</w:t>
                            </w:r>
                          </w:p>
                          <w:p w14:paraId="18CCB8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spellStart"/>
                            <w:r w:rsidRPr="00A56331">
                              <w:rPr>
                                <w:rFonts w:asciiTheme="minorHAnsi" w:hAnsi="Arial"/>
                                <w:kern w:val="24"/>
                                <w:sz w:val="10"/>
                                <w:szCs w:val="10"/>
                                <w:lang w:val="en-GB"/>
                              </w:rPr>
                              <w:t>tapi-</w:t>
                            </w:r>
                            <w:proofErr w:type="gramStart"/>
                            <w:r w:rsidRPr="00A56331">
                              <w:rPr>
                                <w:rFonts w:asciiTheme="minorHAnsi" w:hAnsi="Arial"/>
                                <w:kern w:val="24"/>
                                <w:sz w:val="10"/>
                                <w:szCs w:val="10"/>
                                <w:lang w:val="en-GB"/>
                              </w:rPr>
                              <w:t>common:uuid</w:t>
                            </w:r>
                            <w:proofErr w:type="spellEnd"/>
                            <w:proofErr w:type="gramEnd"/>
                            <w:r w:rsidRPr="00A56331">
                              <w:rPr>
                                <w:rFonts w:asciiTheme="minorHAnsi" w:hAnsi="Arial"/>
                                <w:kern w:val="24"/>
                                <w:sz w:val="10"/>
                                <w:szCs w:val="10"/>
                                <w:lang w:val="en-GB"/>
                              </w:rPr>
                              <w:t>;</w:t>
                            </w:r>
                          </w:p>
                          <w:p w14:paraId="00E0F94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51C8FE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 xml:space="preserve"> of the TAPI entity that represents the detector.</w:t>
                            </w:r>
                          </w:p>
                          <w:p w14:paraId="26E3D3A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0D3C1A3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Where the detector is not modelled </w:t>
                            </w:r>
                            <w:proofErr w:type="gramStart"/>
                            <w:r w:rsidRPr="00A56331">
                              <w:rPr>
                                <w:rFonts w:asciiTheme="minorHAnsi" w:hAnsi="Arial"/>
                                <w:kern w:val="24"/>
                                <w:sz w:val="10"/>
                                <w:szCs w:val="10"/>
                                <w:lang w:val="en-GB"/>
                              </w:rPr>
                              <w:t>independently, but</w:t>
                            </w:r>
                            <w:proofErr w:type="gramEnd"/>
                            <w:r w:rsidRPr="00A56331">
                              <w:rPr>
                                <w:rFonts w:asciiTheme="minorHAnsi" w:hAnsi="Arial"/>
                                <w:kern w:val="24"/>
                                <w:sz w:val="10"/>
                                <w:szCs w:val="10"/>
                                <w:lang w:val="en-GB"/>
                              </w:rPr>
                              <w:t xml:space="preserve"> instead is a part of the measured entity such that it is identified by a 'local id' built from the UUID of the measured entity and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condition name, then this property</w:t>
                            </w:r>
                            <w:r w:rsidR="009B1F37" w:rsidRPr="001924E7">
                              <w:rPr>
                                <w:rFonts w:asciiTheme="minorHAnsi" w:hAnsi="Arial"/>
                                <w:kern w:val="24"/>
                                <w:sz w:val="10"/>
                                <w:szCs w:val="10"/>
                                <w:lang w:val="en-GB"/>
                              </w:rPr>
                              <w:t xml:space="preserve"> </w:t>
                            </w:r>
                            <w:r w:rsidRPr="00A56331">
                              <w:rPr>
                                <w:rFonts w:asciiTheme="minorHAnsi" w:hAnsi="Arial"/>
                                <w:kern w:val="24"/>
                                <w:sz w:val="10"/>
                                <w:szCs w:val="10"/>
                                <w:lang w:val="en-GB"/>
                              </w:rPr>
                              <w:t>may be omitted.</w:t>
                            </w:r>
                          </w:p>
                          <w:p w14:paraId="55C69AA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detector has a normalized form with a </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w:t>
                            </w:r>
                            <w:proofErr w:type="gramStart"/>
                            <w:r w:rsidRPr="00A56331">
                              <w:rPr>
                                <w:rFonts w:asciiTheme="minorHAnsi" w:hAnsi="Arial"/>
                                <w:kern w:val="24"/>
                                <w:sz w:val="10"/>
                                <w:szCs w:val="10"/>
                                <w:lang w:val="en-GB"/>
                              </w:rPr>
                              <w:t>";</w:t>
                            </w:r>
                            <w:proofErr w:type="gramEnd"/>
                          </w:p>
                          <w:p w14:paraId="3F28D1D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07DE2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detector-native-id {</w:t>
                            </w:r>
                          </w:p>
                          <w:p w14:paraId="74E27A5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2F7B9B2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33FC925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detector at the source (e.g. a device).</w:t>
                            </w:r>
                          </w:p>
                          <w:p w14:paraId="7B88008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string reported in this field must include the:</w:t>
                            </w:r>
                          </w:p>
                          <w:p w14:paraId="2B884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device identifier</w:t>
                            </w:r>
                          </w:p>
                          <w:p w14:paraId="25D89A1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one or more resource identifiers including that of the measured entity</w:t>
                            </w:r>
                          </w:p>
                          <w:p w14:paraId="019BE70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It need not include the condition name.</w:t>
                            </w:r>
                            <w:proofErr w:type="gramStart"/>
                            <w:r w:rsidRPr="00A56331">
                              <w:rPr>
                                <w:rFonts w:asciiTheme="minorHAnsi" w:hAnsi="Arial"/>
                                <w:kern w:val="24"/>
                                <w:sz w:val="10"/>
                                <w:szCs w:val="10"/>
                                <w:lang w:val="en-GB"/>
                              </w:rPr>
                              <w:t>";</w:t>
                            </w:r>
                            <w:proofErr w:type="gramEnd"/>
                          </w:p>
                          <w:p w14:paraId="54FBCC3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AD73D4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condition-detector-type {</w:t>
                            </w:r>
                          </w:p>
                          <w:p w14:paraId="0E57323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condition-detector-</w:t>
                            </w:r>
                            <w:proofErr w:type="gramStart"/>
                            <w:r w:rsidRPr="00A56331">
                              <w:rPr>
                                <w:rFonts w:asciiTheme="minorHAnsi" w:hAnsi="Arial"/>
                                <w:kern w:val="24"/>
                                <w:sz w:val="10"/>
                                <w:szCs w:val="10"/>
                                <w:lang w:val="en-GB"/>
                              </w:rPr>
                              <w:t>type;</w:t>
                            </w:r>
                            <w:proofErr w:type="gramEnd"/>
                          </w:p>
                          <w:p w14:paraId="422E959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102D966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"Identifies the type of detector.</w:t>
                            </w:r>
                          </w:p>
                          <w:p w14:paraId="3FEEB6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This drives the conditional augmentation. </w:t>
                            </w:r>
                          </w:p>
                          <w:p w14:paraId="43DCD76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Some types of </w:t>
                            </w:r>
                            <w:proofErr w:type="gramStart"/>
                            <w:r w:rsidRPr="00A56331">
                              <w:rPr>
                                <w:rFonts w:asciiTheme="minorHAnsi" w:hAnsi="Arial"/>
                                <w:kern w:val="24"/>
                                <w:sz w:val="10"/>
                                <w:szCs w:val="10"/>
                                <w:lang w:val="en-GB"/>
                              </w:rPr>
                              <w:t>detector</w:t>
                            </w:r>
                            <w:proofErr w:type="gramEnd"/>
                            <w:r w:rsidRPr="00A56331">
                              <w:rPr>
                                <w:rFonts w:asciiTheme="minorHAnsi" w:hAnsi="Arial"/>
                                <w:kern w:val="24"/>
                                <w:sz w:val="10"/>
                                <w:szCs w:val="10"/>
                                <w:lang w:val="en-GB"/>
                              </w:rPr>
                              <w:t xml:space="preserve"> may not need specific augmentation.";</w:t>
                            </w:r>
                          </w:p>
                          <w:p w14:paraId="0A4017A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7D94DD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leaf-list measured-entity-local-id {</w:t>
                            </w:r>
                          </w:p>
                          <w:p w14:paraId="468B427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678091A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4A60EB7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"Where the measured entity is a local class and hence does not have a UUID the local ID is provided in conjunction with the parents ID. </w:t>
                            </w:r>
                          </w:p>
                          <w:p w14:paraId="033623B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parent may also be a local class in which case its ID is a </w:t>
                            </w:r>
                            <w:proofErr w:type="spellStart"/>
                            <w:r w:rsidRPr="00A56331">
                              <w:rPr>
                                <w:rFonts w:asciiTheme="minorHAnsi" w:hAnsi="Arial"/>
                                <w:kern w:val="24"/>
                                <w:sz w:val="10"/>
                                <w:szCs w:val="10"/>
                                <w:lang w:val="en-GB"/>
                              </w:rPr>
                              <w:t>a</w:t>
                            </w:r>
                            <w:proofErr w:type="spellEnd"/>
                            <w:r w:rsidRPr="00A56331">
                              <w:rPr>
                                <w:rFonts w:asciiTheme="minorHAnsi" w:hAnsi="Arial"/>
                                <w:kern w:val="24"/>
                                <w:sz w:val="10"/>
                                <w:szCs w:val="10"/>
                                <w:lang w:val="en-GB"/>
                              </w:rPr>
                              <w:t xml:space="preserve"> local ID along with its parent ID.</w:t>
                            </w:r>
                          </w:p>
                          <w:p w14:paraId="4F0554D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There will be a parent which is a global class which then supplies a UUID.</w:t>
                            </w:r>
                          </w:p>
                          <w:p w14:paraId="1A946D6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ID of the entity that is being measured is the combination of the UUID and the ordered list of local IDs.</w:t>
                            </w:r>
                          </w:p>
                          <w:p w14:paraId="4B36338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local ID may not be provided where:</w:t>
                            </w:r>
                          </w:p>
                          <w:p w14:paraId="7964A354"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about a global class</w:t>
                            </w:r>
                          </w:p>
                          <w:p w14:paraId="24DAB81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is relying on the </w:t>
                            </w:r>
                            <w:proofErr w:type="spellStart"/>
                            <w:r w:rsidRPr="00A56331">
                              <w:rPr>
                                <w:rFonts w:asciiTheme="minorHAnsi" w:hAnsi="Arial"/>
                                <w:kern w:val="24"/>
                                <w:sz w:val="10"/>
                                <w:szCs w:val="10"/>
                                <w:lang w:val="en-GB"/>
                              </w:rPr>
                              <w:t>detectorNativeId</w:t>
                            </w:r>
                            <w:proofErr w:type="spellEnd"/>
                            <w:r w:rsidRPr="00A56331">
                              <w:rPr>
                                <w:rFonts w:asciiTheme="minorHAnsi" w:hAnsi="Arial"/>
                                <w:kern w:val="24"/>
                                <w:sz w:val="10"/>
                                <w:szCs w:val="10"/>
                                <w:lang w:val="en-GB"/>
                              </w:rPr>
                              <w:t>.</w:t>
                            </w:r>
                          </w:p>
                          <w:p w14:paraId="75D423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is a local class and hence needs local id as well as parent </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w:t>
                            </w:r>
                            <w:proofErr w:type="gramStart"/>
                            <w:r w:rsidRPr="00A56331">
                              <w:rPr>
                                <w:rFonts w:asciiTheme="minorHAnsi" w:hAnsi="Arial"/>
                                <w:kern w:val="24"/>
                                <w:sz w:val="10"/>
                                <w:szCs w:val="10"/>
                                <w:lang w:val="en-GB"/>
                              </w:rPr>
                              <w:t>";</w:t>
                            </w:r>
                            <w:proofErr w:type="gramEnd"/>
                          </w:p>
                          <w:p w14:paraId="66511FA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139498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w:t>
                            </w:r>
                            <w:proofErr w:type="spellStart"/>
                            <w:r w:rsidRPr="00A56331">
                              <w:rPr>
                                <w:rFonts w:asciiTheme="minorHAnsi" w:hAnsi="Arial"/>
                                <w:kern w:val="24"/>
                                <w:sz w:val="10"/>
                                <w:szCs w:val="10"/>
                                <w:lang w:val="en-GB"/>
                              </w:rPr>
                              <w:t>ConditionDetector</w:t>
                            </w:r>
                            <w:proofErr w:type="spellEnd"/>
                            <w:r w:rsidRPr="00A56331">
                              <w:rPr>
                                <w:rFonts w:asciiTheme="minorHAnsi" w:hAnsi="Arial"/>
                                <w:kern w:val="24"/>
                                <w:sz w:val="10"/>
                                <w:szCs w:val="10"/>
                                <w:lang w:val="en-GB"/>
                              </w:rPr>
                              <w:t xml:space="preserve"> represents any monitoring component that assesses properties of something and determines from those properties what conditions are associated with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thing.</w:t>
                            </w:r>
                          </w:p>
                          <w:p w14:paraId="1DC6886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For example, a thing might be 'too hot' or might be 'unreliable'.</w:t>
                            </w:r>
                          </w:p>
                          <w:p w14:paraId="646C82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monitor may a multi-state output. </w:t>
                            </w:r>
                          </w:p>
                          <w:p w14:paraId="31E6D8C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w:t>
                            </w:r>
                            <w:proofErr w:type="spellStart"/>
                            <w:r w:rsidRPr="00A56331">
                              <w:rPr>
                                <w:rFonts w:asciiTheme="minorHAnsi" w:hAnsi="Arial"/>
                                <w:kern w:val="24"/>
                                <w:sz w:val="10"/>
                                <w:szCs w:val="10"/>
                                <w:lang w:val="en-GB"/>
                              </w:rPr>
                              <w:t>ConditionDetector</w:t>
                            </w:r>
                            <w:proofErr w:type="spellEnd"/>
                            <w:r w:rsidRPr="00A56331">
                              <w:rPr>
                                <w:rFonts w:asciiTheme="minorHAnsi" w:hAnsi="Arial"/>
                                <w:kern w:val="24"/>
                                <w:sz w:val="10"/>
                                <w:szCs w:val="10"/>
                                <w:lang w:val="en-GB"/>
                              </w:rPr>
                              <w:t xml:space="preserve"> lifecycle depends upon the lifecycle of the thing it is monitoring (this is a general OAM model consideration).</w:t>
                            </w:r>
                          </w:p>
                          <w:p w14:paraId="0017CDC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w:t>
                            </w:r>
                            <w:proofErr w:type="spellStart"/>
                            <w:r w:rsidRPr="00A56331">
                              <w:rPr>
                                <w:rFonts w:asciiTheme="minorHAnsi" w:hAnsi="Arial"/>
                                <w:kern w:val="24"/>
                                <w:sz w:val="10"/>
                                <w:szCs w:val="10"/>
                                <w:lang w:val="en-GB"/>
                              </w:rPr>
                              <w:t>entityKey</w:t>
                            </w:r>
                            <w:proofErr w:type="spellEnd"/>
                            <w:r w:rsidRPr="00A56331">
                              <w:rPr>
                                <w:rFonts w:asciiTheme="minorHAnsi" w:hAnsi="Arial"/>
                                <w:kern w:val="24"/>
                                <w:sz w:val="10"/>
                                <w:szCs w:val="10"/>
                                <w:lang w:val="en-GB"/>
                              </w:rPr>
                              <w:t xml:space="preserve"> in the </w:t>
                            </w:r>
                            <w:proofErr w:type="spellStart"/>
                            <w:r w:rsidRPr="00A56331">
                              <w:rPr>
                                <w:rFonts w:asciiTheme="minorHAnsi" w:hAnsi="Arial"/>
                                <w:kern w:val="24"/>
                                <w:sz w:val="10"/>
                                <w:szCs w:val="10"/>
                                <w:lang w:val="en-GB"/>
                              </w:rPr>
                              <w:t>AppendLogRecordHeader</w:t>
                            </w:r>
                            <w:proofErr w:type="spellEnd"/>
                            <w:r w:rsidRPr="00A56331">
                              <w:rPr>
                                <w:rFonts w:asciiTheme="minorHAnsi" w:hAnsi="Arial"/>
                                <w:kern w:val="24"/>
                                <w:sz w:val="10"/>
                                <w:szCs w:val="10"/>
                                <w:lang w:val="en-GB"/>
                              </w:rPr>
                              <w:t xml:space="preserve"> for a </w:t>
                            </w:r>
                            <w:proofErr w:type="spellStart"/>
                            <w:r w:rsidRPr="00A56331">
                              <w:rPr>
                                <w:rFonts w:asciiTheme="minorHAnsi" w:hAnsi="Arial"/>
                                <w:kern w:val="24"/>
                                <w:sz w:val="10"/>
                                <w:szCs w:val="10"/>
                                <w:lang w:val="en-GB"/>
                              </w:rPr>
                              <w:t>ConditionDetector</w:t>
                            </w:r>
                            <w:proofErr w:type="spellEnd"/>
                            <w:r w:rsidRPr="00A56331">
                              <w:rPr>
                                <w:rFonts w:asciiTheme="minorHAnsi" w:hAnsi="Arial"/>
                                <w:kern w:val="24"/>
                                <w:sz w:val="10"/>
                                <w:szCs w:val="10"/>
                                <w:lang w:val="en-GB"/>
                              </w:rPr>
                              <w:t xml:space="preserve"> record is the </w:t>
                            </w:r>
                            <w:proofErr w:type="spellStart"/>
                            <w:r w:rsidRPr="00A56331">
                              <w:rPr>
                                <w:rFonts w:asciiTheme="minorHAnsi" w:hAnsi="Arial"/>
                                <w:kern w:val="24"/>
                                <w:sz w:val="10"/>
                                <w:szCs w:val="10"/>
                                <w:lang w:val="en-GB"/>
                              </w:rPr>
                              <w:t>nativeDetector</w:t>
                            </w:r>
                            <w:proofErr w:type="spellEnd"/>
                            <w:r w:rsidRPr="00A56331">
                              <w:rPr>
                                <w:rFonts w:asciiTheme="minorHAnsi" w:hAnsi="Arial"/>
                                <w:kern w:val="24"/>
                                <w:sz w:val="10"/>
                                <w:szCs w:val="10"/>
                                <w:lang w:val="en-GB"/>
                              </w:rPr>
                              <w:t xml:space="preserve"> Id which may be derived from other ids (most robustly, </w:t>
                            </w:r>
                            <w:proofErr w:type="spellStart"/>
                            <w:r w:rsidRPr="00A56331">
                              <w:rPr>
                                <w:rFonts w:asciiTheme="minorHAnsi" w:hAnsi="Arial"/>
                                <w:kern w:val="24"/>
                                <w:sz w:val="10"/>
                                <w:szCs w:val="10"/>
                                <w:lang w:val="en-GB"/>
                              </w:rPr>
                              <w:t>nativeOwningEntityName</w:t>
                            </w:r>
                            <w:proofErr w:type="spellEnd"/>
                            <w:r w:rsidRPr="00A56331">
                              <w:rPr>
                                <w:rFonts w:asciiTheme="minorHAnsi" w:hAnsi="Arial"/>
                                <w:kern w:val="24"/>
                                <w:sz w:val="10"/>
                                <w:szCs w:val="10"/>
                                <w:lang w:val="en-GB"/>
                              </w:rPr>
                              <w:t xml:space="preserve"> </w:t>
                            </w:r>
                            <w:r w:rsidR="00B57D29" w:rsidRPr="00A56331">
                              <w:rPr>
                                <w:rFonts w:asciiTheme="minorHAnsi" w:hAnsi="Arial"/>
                                <w:kern w:val="24"/>
                                <w:sz w:val="10"/>
                                <w:szCs w:val="10"/>
                                <w:lang w:val="en-GB"/>
                              </w:rPr>
                              <w:br/>
                              <w:t xml:space="preserve">         </w:t>
                            </w:r>
                            <w:proofErr w:type="gramStart"/>
                            <w:r w:rsidR="00B57D29" w:rsidRPr="00A56331">
                              <w:rPr>
                                <w:rFonts w:asciiTheme="minorHAnsi" w:hAnsi="Arial"/>
                                <w:kern w:val="24"/>
                                <w:sz w:val="10"/>
                                <w:szCs w:val="10"/>
                                <w:lang w:val="en-GB"/>
                              </w:rPr>
                              <w:t xml:space="preserve">   </w:t>
                            </w:r>
                            <w:r w:rsidRPr="00A56331">
                              <w:rPr>
                                <w:rFonts w:asciiTheme="minorHAnsi" w:hAnsi="Arial"/>
                                <w:kern w:val="24"/>
                                <w:sz w:val="10"/>
                                <w:szCs w:val="10"/>
                                <w:lang w:val="en-GB"/>
                              </w:rPr>
                              <w:t>(</w:t>
                            </w:r>
                            <w:proofErr w:type="gramEnd"/>
                            <w:r w:rsidRPr="00A56331">
                              <w:rPr>
                                <w:rFonts w:asciiTheme="minorHAnsi" w:hAnsi="Arial"/>
                                <w:kern w:val="24"/>
                                <w:sz w:val="10"/>
                                <w:szCs w:val="10"/>
                                <w:lang w:val="en-GB"/>
                              </w:rPr>
                              <w:t xml:space="preserve">to which the detector is associated) + </w:t>
                            </w:r>
                            <w:r w:rsidR="00B57D29" w:rsidRPr="001924E7">
                              <w:rPr>
                                <w:rFonts w:asciiTheme="minorHAnsi" w:hAnsi="Arial"/>
                                <w:kern w:val="24"/>
                                <w:sz w:val="10"/>
                                <w:szCs w:val="10"/>
                                <w:lang w:val="en-GB"/>
                              </w:rPr>
                              <w:br/>
                              <w:t xml:space="preserve">            </w:t>
                            </w:r>
                            <w:proofErr w:type="spellStart"/>
                            <w:r w:rsidRPr="00A56331">
                              <w:rPr>
                                <w:rFonts w:asciiTheme="minorHAnsi" w:hAnsi="Arial"/>
                                <w:kern w:val="24"/>
                                <w:sz w:val="10"/>
                                <w:szCs w:val="10"/>
                                <w:lang w:val="en-GB"/>
                              </w:rPr>
                              <w:t>natveConditionName</w:t>
                            </w:r>
                            <w:proofErr w:type="spellEnd"/>
                            <w:r w:rsidRPr="00A56331">
                              <w:rPr>
                                <w:rFonts w:asciiTheme="minorHAnsi" w:hAnsi="Arial"/>
                                <w:kern w:val="24"/>
                                <w:sz w:val="10"/>
                                <w:szCs w:val="10"/>
                                <w:lang w:val="en-GB"/>
                              </w:rPr>
                              <w:t>).";</w:t>
                            </w:r>
                          </w:p>
                          <w:p w14:paraId="2C3DD93B" w14:textId="77777777" w:rsidR="00033784" w:rsidRPr="00A56331" w:rsidRDefault="00EF2DB9" w:rsidP="00057C4D">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8972F24" id="_x0000_s1045" style="position:absolute;left:0;text-align:left;margin-left:.2pt;margin-top:30.15pt;width:519.75pt;height:612.6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" fillcolor="#f9ecd4 [663]" strokecolor="#141313 [3213]">
                <v:path arrowok="t"/>
                <o:lock v:ext="edit" grouping="t"/>
                <v:textbox>
                  <w:txbxContent>
                    <w:p w14:paraId="7F2242D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8"/>
                          <w:szCs w:val="8"/>
                          <w:lang w:val="en-GB"/>
                        </w:rPr>
                        <w:t xml:space="preserve">    </w:t>
                      </w:r>
                      <w:r w:rsidRPr="00A56331">
                        <w:rPr>
                          <w:rFonts w:asciiTheme="minorHAnsi" w:hAnsi="Arial"/>
                          <w:kern w:val="24"/>
                          <w:sz w:val="10"/>
                          <w:szCs w:val="10"/>
                          <w:lang w:val="en-GB"/>
                        </w:rPr>
                        <w:t>grouping condition-detector {</w:t>
                      </w:r>
                    </w:p>
                    <w:p w14:paraId="606C434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condition-native-name {</w:t>
                      </w:r>
                    </w:p>
                    <w:p w14:paraId="345D9B63"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061EFF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6E36159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used for the Condition by the source of the information.</w:t>
                      </w:r>
                      <w:proofErr w:type="gramStart"/>
                      <w:r w:rsidRPr="00A56331">
                        <w:rPr>
                          <w:rFonts w:asciiTheme="minorHAnsi" w:hAnsi="Arial"/>
                          <w:kern w:val="24"/>
                          <w:sz w:val="10"/>
                          <w:szCs w:val="10"/>
                          <w:lang w:val="en-GB"/>
                        </w:rPr>
                        <w:t>";</w:t>
                      </w:r>
                      <w:proofErr w:type="gramEnd"/>
                    </w:p>
                    <w:p w14:paraId="2BE797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EB957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 xml:space="preserve"> {</w:t>
                      </w:r>
                    </w:p>
                    <w:p w14:paraId="574D1A7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spellStart"/>
                      <w:r w:rsidRPr="00A56331">
                        <w:rPr>
                          <w:rFonts w:asciiTheme="minorHAnsi" w:hAnsi="Arial"/>
                          <w:kern w:val="24"/>
                          <w:sz w:val="10"/>
                          <w:szCs w:val="10"/>
                          <w:lang w:val="en-GB"/>
                        </w:rPr>
                        <w:t>tapi-</w:t>
                      </w:r>
                      <w:proofErr w:type="gramStart"/>
                      <w:r w:rsidRPr="00A56331">
                        <w:rPr>
                          <w:rFonts w:asciiTheme="minorHAnsi" w:hAnsi="Arial"/>
                          <w:kern w:val="24"/>
                          <w:sz w:val="10"/>
                          <w:szCs w:val="10"/>
                          <w:lang w:val="en-GB"/>
                        </w:rPr>
                        <w:t>common:uuid</w:t>
                      </w:r>
                      <w:proofErr w:type="spellEnd"/>
                      <w:proofErr w:type="gramEnd"/>
                      <w:r w:rsidRPr="00A56331">
                        <w:rPr>
                          <w:rFonts w:asciiTheme="minorHAnsi" w:hAnsi="Arial"/>
                          <w:kern w:val="24"/>
                          <w:sz w:val="10"/>
                          <w:szCs w:val="10"/>
                          <w:lang w:val="en-GB"/>
                        </w:rPr>
                        <w:t>;</w:t>
                      </w:r>
                    </w:p>
                    <w:p w14:paraId="43FCF6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5A7E4B2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 xml:space="preserve"> of the TAPI entity that represents the entity measured at source.</w:t>
                      </w:r>
                    </w:p>
                    <w:p w14:paraId="3A17348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2747BC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is a local class, then this is the UUID of the </w:t>
                      </w:r>
                      <w:proofErr w:type="spellStart"/>
                      <w:r w:rsidRPr="00A56331">
                        <w:rPr>
                          <w:rFonts w:asciiTheme="minorHAnsi" w:hAnsi="Arial"/>
                          <w:kern w:val="24"/>
                          <w:sz w:val="10"/>
                          <w:szCs w:val="10"/>
                          <w:lang w:val="en-GB"/>
                        </w:rPr>
                        <w:t>GlobalClass</w:t>
                      </w:r>
                      <w:proofErr w:type="spellEnd"/>
                      <w:r w:rsidRPr="00A56331">
                        <w:rPr>
                          <w:rFonts w:asciiTheme="minorHAnsi" w:hAnsi="Arial"/>
                          <w:kern w:val="24"/>
                          <w:sz w:val="10"/>
                          <w:szCs w:val="10"/>
                          <w:lang w:val="en-GB"/>
                        </w:rPr>
                        <w:t xml:space="preserve"> parent of the entity of which this is part.</w:t>
                      </w:r>
                    </w:p>
                    <w:p w14:paraId="06295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there is a standard TAPI entity (normally the case).</w:t>
                      </w:r>
                      <w:proofErr w:type="gramStart"/>
                      <w:r w:rsidRPr="00A56331">
                        <w:rPr>
                          <w:rFonts w:asciiTheme="minorHAnsi" w:hAnsi="Arial"/>
                          <w:kern w:val="24"/>
                          <w:sz w:val="10"/>
                          <w:szCs w:val="10"/>
                          <w:lang w:val="en-GB"/>
                        </w:rPr>
                        <w:t>";</w:t>
                      </w:r>
                      <w:proofErr w:type="gramEnd"/>
                    </w:p>
                    <w:p w14:paraId="7ABB4C2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E668AA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measured-entity-native-id {</w:t>
                      </w:r>
                    </w:p>
                    <w:p w14:paraId="3EE211F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01D72C5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36CC944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measured entity at the source.</w:t>
                      </w:r>
                      <w:proofErr w:type="gramStart"/>
                      <w:r w:rsidRPr="00A56331">
                        <w:rPr>
                          <w:rFonts w:asciiTheme="minorHAnsi" w:hAnsi="Arial"/>
                          <w:kern w:val="24"/>
                          <w:sz w:val="10"/>
                          <w:szCs w:val="10"/>
                          <w:lang w:val="en-GB"/>
                        </w:rPr>
                        <w:t>";</w:t>
                      </w:r>
                      <w:proofErr w:type="gramEnd"/>
                    </w:p>
                    <w:p w14:paraId="6161CB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FD45E0C"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measured-entity-device-native-name {</w:t>
                      </w:r>
                    </w:p>
                    <w:p w14:paraId="1128E5C1"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6902C61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2A7694A2" w14:textId="77777777" w:rsidR="000369AB"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of the device (as used by the device) that includes the measured entity.</w:t>
                      </w:r>
                    </w:p>
                    <w:p w14:paraId="2230E5BE" w14:textId="77777777" w:rsidR="001924E7" w:rsidRPr="00A56331" w:rsidRDefault="000369AB" w:rsidP="001924E7">
                      <w:pPr>
                        <w:spacing w:before="40" w:after="40" w:line="216" w:lineRule="auto"/>
                        <w:rPr>
                          <w:rFonts w:asciiTheme="minorHAnsi" w:hAnsi="Arial"/>
                          <w:kern w:val="24"/>
                          <w:sz w:val="10"/>
                          <w:szCs w:val="10"/>
                          <w:lang w:val="en-GB"/>
                        </w:rPr>
                      </w:pPr>
                      <w:r w:rsidRPr="000369AB">
                        <w:rPr>
                          <w:rFonts w:asciiTheme="minorHAnsi" w:hAnsi="Arial"/>
                          <w:kern w:val="24"/>
                          <w:sz w:val="10"/>
                          <w:szCs w:val="10"/>
                          <w:lang w:val="en-GB"/>
                        </w:rPr>
                        <w:t xml:space="preserve">                CONDITION: Mandatory where the device name is necessary to interpret the detector native id.</w:t>
                      </w:r>
                      <w:proofErr w:type="gramStart"/>
                      <w:r w:rsidR="001924E7" w:rsidRPr="00A56331">
                        <w:rPr>
                          <w:rFonts w:asciiTheme="minorHAnsi" w:hAnsi="Arial"/>
                          <w:kern w:val="24"/>
                          <w:sz w:val="10"/>
                          <w:szCs w:val="10"/>
                          <w:lang w:val="en-GB"/>
                        </w:rPr>
                        <w:t>";</w:t>
                      </w:r>
                      <w:proofErr w:type="gramEnd"/>
                    </w:p>
                    <w:p w14:paraId="48EA6A2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3F7935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condition-normalized-name {</w:t>
                      </w:r>
                    </w:p>
                    <w:p w14:paraId="2BDB5DE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19AE015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4377518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"It is often the case that there is a Condition Name that is commonly used or even standardized that has not been used by the source of the condition. </w:t>
                      </w:r>
                    </w:p>
                    <w:p w14:paraId="5380AFB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this is the case, then that common/standard name is provided in via this property.</w:t>
                      </w:r>
                    </w:p>
                    <w:p w14:paraId="0AE103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condition has a normalized name.</w:t>
                      </w:r>
                      <w:proofErr w:type="gramStart"/>
                      <w:r w:rsidRPr="00A56331">
                        <w:rPr>
                          <w:rFonts w:asciiTheme="minorHAnsi" w:hAnsi="Arial"/>
                          <w:kern w:val="24"/>
                          <w:sz w:val="10"/>
                          <w:szCs w:val="10"/>
                          <w:lang w:val="en-GB"/>
                        </w:rPr>
                        <w:t>";</w:t>
                      </w:r>
                      <w:proofErr w:type="gramEnd"/>
                    </w:p>
                    <w:p w14:paraId="755D80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F2745C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measured-entity-class {</w:t>
                      </w:r>
                    </w:p>
                    <w:p w14:paraId="40ABF8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spellStart"/>
                      <w:r w:rsidRPr="00A56331">
                        <w:rPr>
                          <w:rFonts w:asciiTheme="minorHAnsi" w:hAnsi="Arial"/>
                          <w:kern w:val="24"/>
                          <w:sz w:val="10"/>
                          <w:szCs w:val="10"/>
                          <w:lang w:val="en-GB"/>
                        </w:rPr>
                        <w:t>tapi-</w:t>
                      </w:r>
                      <w:proofErr w:type="gramStart"/>
                      <w:r w:rsidRPr="00A56331">
                        <w:rPr>
                          <w:rFonts w:asciiTheme="minorHAnsi" w:hAnsi="Arial"/>
                          <w:kern w:val="24"/>
                          <w:sz w:val="10"/>
                          <w:szCs w:val="10"/>
                          <w:lang w:val="en-GB"/>
                        </w:rPr>
                        <w:t>common:object</w:t>
                      </w:r>
                      <w:proofErr w:type="gramEnd"/>
                      <w:r w:rsidRPr="00A56331">
                        <w:rPr>
                          <w:rFonts w:asciiTheme="minorHAnsi" w:hAnsi="Arial"/>
                          <w:kern w:val="24"/>
                          <w:sz w:val="10"/>
                          <w:szCs w:val="10"/>
                          <w:lang w:val="en-GB"/>
                        </w:rPr>
                        <w:t>-type</w:t>
                      </w:r>
                      <w:proofErr w:type="spellEnd"/>
                      <w:r w:rsidRPr="00A56331">
                        <w:rPr>
                          <w:rFonts w:asciiTheme="minorHAnsi" w:hAnsi="Arial"/>
                          <w:kern w:val="24"/>
                          <w:sz w:val="10"/>
                          <w:szCs w:val="10"/>
                          <w:lang w:val="en-GB"/>
                        </w:rPr>
                        <w:t>;</w:t>
                      </w:r>
                    </w:p>
                    <w:p w14:paraId="2069E66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19B7C57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TAPI class of the measured entity. </w:t>
                      </w:r>
                    </w:p>
                    <w:p w14:paraId="3A1F693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class cannot be identified as it cannot be mapped, then this property can be omitted.</w:t>
                      </w:r>
                    </w:p>
                    <w:p w14:paraId="6213DD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class is known.</w:t>
                      </w:r>
                      <w:proofErr w:type="gramStart"/>
                      <w:r w:rsidRPr="00A56331">
                        <w:rPr>
                          <w:rFonts w:asciiTheme="minorHAnsi" w:hAnsi="Arial"/>
                          <w:kern w:val="24"/>
                          <w:sz w:val="10"/>
                          <w:szCs w:val="10"/>
                          <w:lang w:val="en-GB"/>
                        </w:rPr>
                        <w:t>";</w:t>
                      </w:r>
                      <w:proofErr w:type="gramEnd"/>
                    </w:p>
                    <w:p w14:paraId="2F1A3AF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558B4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 xml:space="preserve"> {</w:t>
                      </w:r>
                    </w:p>
                    <w:p w14:paraId="18CCB8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spellStart"/>
                      <w:r w:rsidRPr="00A56331">
                        <w:rPr>
                          <w:rFonts w:asciiTheme="minorHAnsi" w:hAnsi="Arial"/>
                          <w:kern w:val="24"/>
                          <w:sz w:val="10"/>
                          <w:szCs w:val="10"/>
                          <w:lang w:val="en-GB"/>
                        </w:rPr>
                        <w:t>tapi-</w:t>
                      </w:r>
                      <w:proofErr w:type="gramStart"/>
                      <w:r w:rsidRPr="00A56331">
                        <w:rPr>
                          <w:rFonts w:asciiTheme="minorHAnsi" w:hAnsi="Arial"/>
                          <w:kern w:val="24"/>
                          <w:sz w:val="10"/>
                          <w:szCs w:val="10"/>
                          <w:lang w:val="en-GB"/>
                        </w:rPr>
                        <w:t>common:uuid</w:t>
                      </w:r>
                      <w:proofErr w:type="spellEnd"/>
                      <w:proofErr w:type="gramEnd"/>
                      <w:r w:rsidRPr="00A56331">
                        <w:rPr>
                          <w:rFonts w:asciiTheme="minorHAnsi" w:hAnsi="Arial"/>
                          <w:kern w:val="24"/>
                          <w:sz w:val="10"/>
                          <w:szCs w:val="10"/>
                          <w:lang w:val="en-GB"/>
                        </w:rPr>
                        <w:t>;</w:t>
                      </w:r>
                    </w:p>
                    <w:p w14:paraId="00E0F94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51C8FE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 xml:space="preserve"> of the TAPI entity that represents the detector.</w:t>
                      </w:r>
                    </w:p>
                    <w:p w14:paraId="26E3D3A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0D3C1A3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Where the detector is not modelled </w:t>
                      </w:r>
                      <w:proofErr w:type="gramStart"/>
                      <w:r w:rsidRPr="00A56331">
                        <w:rPr>
                          <w:rFonts w:asciiTheme="minorHAnsi" w:hAnsi="Arial"/>
                          <w:kern w:val="24"/>
                          <w:sz w:val="10"/>
                          <w:szCs w:val="10"/>
                          <w:lang w:val="en-GB"/>
                        </w:rPr>
                        <w:t>independently, but</w:t>
                      </w:r>
                      <w:proofErr w:type="gramEnd"/>
                      <w:r w:rsidRPr="00A56331">
                        <w:rPr>
                          <w:rFonts w:asciiTheme="minorHAnsi" w:hAnsi="Arial"/>
                          <w:kern w:val="24"/>
                          <w:sz w:val="10"/>
                          <w:szCs w:val="10"/>
                          <w:lang w:val="en-GB"/>
                        </w:rPr>
                        <w:t xml:space="preserve"> instead is a part of the measured entity such that it is identified by a 'local id' built from the UUID of the measured entity and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condition name, then this property</w:t>
                      </w:r>
                      <w:r w:rsidR="009B1F37" w:rsidRPr="001924E7">
                        <w:rPr>
                          <w:rFonts w:asciiTheme="minorHAnsi" w:hAnsi="Arial"/>
                          <w:kern w:val="24"/>
                          <w:sz w:val="10"/>
                          <w:szCs w:val="10"/>
                          <w:lang w:val="en-GB"/>
                        </w:rPr>
                        <w:t xml:space="preserve"> </w:t>
                      </w:r>
                      <w:r w:rsidRPr="00A56331">
                        <w:rPr>
                          <w:rFonts w:asciiTheme="minorHAnsi" w:hAnsi="Arial"/>
                          <w:kern w:val="24"/>
                          <w:sz w:val="10"/>
                          <w:szCs w:val="10"/>
                          <w:lang w:val="en-GB"/>
                        </w:rPr>
                        <w:t>may be omitted.</w:t>
                      </w:r>
                    </w:p>
                    <w:p w14:paraId="55C69AA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detector has a normalized form with a </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w:t>
                      </w:r>
                      <w:proofErr w:type="gramStart"/>
                      <w:r w:rsidRPr="00A56331">
                        <w:rPr>
                          <w:rFonts w:asciiTheme="minorHAnsi" w:hAnsi="Arial"/>
                          <w:kern w:val="24"/>
                          <w:sz w:val="10"/>
                          <w:szCs w:val="10"/>
                          <w:lang w:val="en-GB"/>
                        </w:rPr>
                        <w:t>";</w:t>
                      </w:r>
                      <w:proofErr w:type="gramEnd"/>
                    </w:p>
                    <w:p w14:paraId="3F28D1D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07DE2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detector-native-id {</w:t>
                      </w:r>
                    </w:p>
                    <w:p w14:paraId="74E27A5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2F7B9B2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33FC925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detector at the source (e.g. a device).</w:t>
                      </w:r>
                    </w:p>
                    <w:p w14:paraId="7B88008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string reported in this field must include the:</w:t>
                      </w:r>
                    </w:p>
                    <w:p w14:paraId="2B884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device identifier</w:t>
                      </w:r>
                    </w:p>
                    <w:p w14:paraId="25D89A1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one or more resource identifiers including that of the measured entity</w:t>
                      </w:r>
                    </w:p>
                    <w:p w14:paraId="019BE70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It need not include the condition name.</w:t>
                      </w:r>
                      <w:proofErr w:type="gramStart"/>
                      <w:r w:rsidRPr="00A56331">
                        <w:rPr>
                          <w:rFonts w:asciiTheme="minorHAnsi" w:hAnsi="Arial"/>
                          <w:kern w:val="24"/>
                          <w:sz w:val="10"/>
                          <w:szCs w:val="10"/>
                          <w:lang w:val="en-GB"/>
                        </w:rPr>
                        <w:t>";</w:t>
                      </w:r>
                      <w:proofErr w:type="gramEnd"/>
                    </w:p>
                    <w:p w14:paraId="54FBCC3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AD73D4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condition-detector-type {</w:t>
                      </w:r>
                    </w:p>
                    <w:p w14:paraId="0E57323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condition-detector-</w:t>
                      </w:r>
                      <w:proofErr w:type="gramStart"/>
                      <w:r w:rsidRPr="00A56331">
                        <w:rPr>
                          <w:rFonts w:asciiTheme="minorHAnsi" w:hAnsi="Arial"/>
                          <w:kern w:val="24"/>
                          <w:sz w:val="10"/>
                          <w:szCs w:val="10"/>
                          <w:lang w:val="en-GB"/>
                        </w:rPr>
                        <w:t>type;</w:t>
                      </w:r>
                      <w:proofErr w:type="gramEnd"/>
                    </w:p>
                    <w:p w14:paraId="422E959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102D966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"Identifies the type of detector.</w:t>
                      </w:r>
                    </w:p>
                    <w:p w14:paraId="3FEEB6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This drives the conditional augmentation. </w:t>
                      </w:r>
                    </w:p>
                    <w:p w14:paraId="43DCD76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Some types of </w:t>
                      </w:r>
                      <w:proofErr w:type="gramStart"/>
                      <w:r w:rsidRPr="00A56331">
                        <w:rPr>
                          <w:rFonts w:asciiTheme="minorHAnsi" w:hAnsi="Arial"/>
                          <w:kern w:val="24"/>
                          <w:sz w:val="10"/>
                          <w:szCs w:val="10"/>
                          <w:lang w:val="en-GB"/>
                        </w:rPr>
                        <w:t>detector</w:t>
                      </w:r>
                      <w:proofErr w:type="gramEnd"/>
                      <w:r w:rsidRPr="00A56331">
                        <w:rPr>
                          <w:rFonts w:asciiTheme="minorHAnsi" w:hAnsi="Arial"/>
                          <w:kern w:val="24"/>
                          <w:sz w:val="10"/>
                          <w:szCs w:val="10"/>
                          <w:lang w:val="en-GB"/>
                        </w:rPr>
                        <w:t xml:space="preserve"> may not need specific augmentation.";</w:t>
                      </w:r>
                    </w:p>
                    <w:p w14:paraId="0A4017A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7D94DD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leaf-list measured-entity-local-id {</w:t>
                      </w:r>
                    </w:p>
                    <w:p w14:paraId="468B427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678091A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4A60EB7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"Where the measured entity is a local class and hence does not have a UUID the local ID is provided in conjunction with the parents ID. </w:t>
                      </w:r>
                    </w:p>
                    <w:p w14:paraId="033623B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parent may also be a local class in which case its ID is a </w:t>
                      </w:r>
                      <w:proofErr w:type="spellStart"/>
                      <w:r w:rsidRPr="00A56331">
                        <w:rPr>
                          <w:rFonts w:asciiTheme="minorHAnsi" w:hAnsi="Arial"/>
                          <w:kern w:val="24"/>
                          <w:sz w:val="10"/>
                          <w:szCs w:val="10"/>
                          <w:lang w:val="en-GB"/>
                        </w:rPr>
                        <w:t>a</w:t>
                      </w:r>
                      <w:proofErr w:type="spellEnd"/>
                      <w:r w:rsidRPr="00A56331">
                        <w:rPr>
                          <w:rFonts w:asciiTheme="minorHAnsi" w:hAnsi="Arial"/>
                          <w:kern w:val="24"/>
                          <w:sz w:val="10"/>
                          <w:szCs w:val="10"/>
                          <w:lang w:val="en-GB"/>
                        </w:rPr>
                        <w:t xml:space="preserve"> local ID along with its parent ID.</w:t>
                      </w:r>
                    </w:p>
                    <w:p w14:paraId="4F0554D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There will be a parent which is a global class which then supplies a UUID.</w:t>
                      </w:r>
                    </w:p>
                    <w:p w14:paraId="1A946D6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ID of the entity that is being measured is the combination of the UUID and the ordered list of local IDs.</w:t>
                      </w:r>
                    </w:p>
                    <w:p w14:paraId="4B36338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local ID may not be provided where:</w:t>
                      </w:r>
                    </w:p>
                    <w:p w14:paraId="7964A354"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about a global class</w:t>
                      </w:r>
                    </w:p>
                    <w:p w14:paraId="24DAB81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is relying on the </w:t>
                      </w:r>
                      <w:proofErr w:type="spellStart"/>
                      <w:r w:rsidRPr="00A56331">
                        <w:rPr>
                          <w:rFonts w:asciiTheme="minorHAnsi" w:hAnsi="Arial"/>
                          <w:kern w:val="24"/>
                          <w:sz w:val="10"/>
                          <w:szCs w:val="10"/>
                          <w:lang w:val="en-GB"/>
                        </w:rPr>
                        <w:t>detectorNativeId</w:t>
                      </w:r>
                      <w:proofErr w:type="spellEnd"/>
                      <w:r w:rsidRPr="00A56331">
                        <w:rPr>
                          <w:rFonts w:asciiTheme="minorHAnsi" w:hAnsi="Arial"/>
                          <w:kern w:val="24"/>
                          <w:sz w:val="10"/>
                          <w:szCs w:val="10"/>
                          <w:lang w:val="en-GB"/>
                        </w:rPr>
                        <w:t>.</w:t>
                      </w:r>
                    </w:p>
                    <w:p w14:paraId="75D423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is a local class and hence needs local id as well as parent </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w:t>
                      </w:r>
                      <w:proofErr w:type="gramStart"/>
                      <w:r w:rsidRPr="00A56331">
                        <w:rPr>
                          <w:rFonts w:asciiTheme="minorHAnsi" w:hAnsi="Arial"/>
                          <w:kern w:val="24"/>
                          <w:sz w:val="10"/>
                          <w:szCs w:val="10"/>
                          <w:lang w:val="en-GB"/>
                        </w:rPr>
                        <w:t>";</w:t>
                      </w:r>
                      <w:proofErr w:type="gramEnd"/>
                    </w:p>
                    <w:p w14:paraId="66511FA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139498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w:t>
                      </w:r>
                      <w:proofErr w:type="spellStart"/>
                      <w:r w:rsidRPr="00A56331">
                        <w:rPr>
                          <w:rFonts w:asciiTheme="minorHAnsi" w:hAnsi="Arial"/>
                          <w:kern w:val="24"/>
                          <w:sz w:val="10"/>
                          <w:szCs w:val="10"/>
                          <w:lang w:val="en-GB"/>
                        </w:rPr>
                        <w:t>ConditionDetector</w:t>
                      </w:r>
                      <w:proofErr w:type="spellEnd"/>
                      <w:r w:rsidRPr="00A56331">
                        <w:rPr>
                          <w:rFonts w:asciiTheme="minorHAnsi" w:hAnsi="Arial"/>
                          <w:kern w:val="24"/>
                          <w:sz w:val="10"/>
                          <w:szCs w:val="10"/>
                          <w:lang w:val="en-GB"/>
                        </w:rPr>
                        <w:t xml:space="preserve"> represents any monitoring component that assesses properties of something and determines from those properties what conditions are associated with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thing.</w:t>
                      </w:r>
                    </w:p>
                    <w:p w14:paraId="1DC6886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For example, a thing might be 'too hot' or might be 'unreliable'.</w:t>
                      </w:r>
                    </w:p>
                    <w:p w14:paraId="646C82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monitor may a multi-state output. </w:t>
                      </w:r>
                    </w:p>
                    <w:p w14:paraId="31E6D8C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w:t>
                      </w:r>
                      <w:proofErr w:type="spellStart"/>
                      <w:r w:rsidRPr="00A56331">
                        <w:rPr>
                          <w:rFonts w:asciiTheme="minorHAnsi" w:hAnsi="Arial"/>
                          <w:kern w:val="24"/>
                          <w:sz w:val="10"/>
                          <w:szCs w:val="10"/>
                          <w:lang w:val="en-GB"/>
                        </w:rPr>
                        <w:t>ConditionDetector</w:t>
                      </w:r>
                      <w:proofErr w:type="spellEnd"/>
                      <w:r w:rsidRPr="00A56331">
                        <w:rPr>
                          <w:rFonts w:asciiTheme="minorHAnsi" w:hAnsi="Arial"/>
                          <w:kern w:val="24"/>
                          <w:sz w:val="10"/>
                          <w:szCs w:val="10"/>
                          <w:lang w:val="en-GB"/>
                        </w:rPr>
                        <w:t xml:space="preserve"> lifecycle depends upon the lifecycle of the thing it is monitoring (this is a general OAM model consideration).</w:t>
                      </w:r>
                    </w:p>
                    <w:p w14:paraId="0017CDC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w:t>
                      </w:r>
                      <w:proofErr w:type="spellStart"/>
                      <w:r w:rsidRPr="00A56331">
                        <w:rPr>
                          <w:rFonts w:asciiTheme="minorHAnsi" w:hAnsi="Arial"/>
                          <w:kern w:val="24"/>
                          <w:sz w:val="10"/>
                          <w:szCs w:val="10"/>
                          <w:lang w:val="en-GB"/>
                        </w:rPr>
                        <w:t>entityKey</w:t>
                      </w:r>
                      <w:proofErr w:type="spellEnd"/>
                      <w:r w:rsidRPr="00A56331">
                        <w:rPr>
                          <w:rFonts w:asciiTheme="minorHAnsi" w:hAnsi="Arial"/>
                          <w:kern w:val="24"/>
                          <w:sz w:val="10"/>
                          <w:szCs w:val="10"/>
                          <w:lang w:val="en-GB"/>
                        </w:rPr>
                        <w:t xml:space="preserve"> in the </w:t>
                      </w:r>
                      <w:proofErr w:type="spellStart"/>
                      <w:r w:rsidRPr="00A56331">
                        <w:rPr>
                          <w:rFonts w:asciiTheme="minorHAnsi" w:hAnsi="Arial"/>
                          <w:kern w:val="24"/>
                          <w:sz w:val="10"/>
                          <w:szCs w:val="10"/>
                          <w:lang w:val="en-GB"/>
                        </w:rPr>
                        <w:t>AppendLogRecordHeader</w:t>
                      </w:r>
                      <w:proofErr w:type="spellEnd"/>
                      <w:r w:rsidRPr="00A56331">
                        <w:rPr>
                          <w:rFonts w:asciiTheme="minorHAnsi" w:hAnsi="Arial"/>
                          <w:kern w:val="24"/>
                          <w:sz w:val="10"/>
                          <w:szCs w:val="10"/>
                          <w:lang w:val="en-GB"/>
                        </w:rPr>
                        <w:t xml:space="preserve"> for a </w:t>
                      </w:r>
                      <w:proofErr w:type="spellStart"/>
                      <w:r w:rsidRPr="00A56331">
                        <w:rPr>
                          <w:rFonts w:asciiTheme="minorHAnsi" w:hAnsi="Arial"/>
                          <w:kern w:val="24"/>
                          <w:sz w:val="10"/>
                          <w:szCs w:val="10"/>
                          <w:lang w:val="en-GB"/>
                        </w:rPr>
                        <w:t>ConditionDetector</w:t>
                      </w:r>
                      <w:proofErr w:type="spellEnd"/>
                      <w:r w:rsidRPr="00A56331">
                        <w:rPr>
                          <w:rFonts w:asciiTheme="minorHAnsi" w:hAnsi="Arial"/>
                          <w:kern w:val="24"/>
                          <w:sz w:val="10"/>
                          <w:szCs w:val="10"/>
                          <w:lang w:val="en-GB"/>
                        </w:rPr>
                        <w:t xml:space="preserve"> record is the </w:t>
                      </w:r>
                      <w:proofErr w:type="spellStart"/>
                      <w:r w:rsidRPr="00A56331">
                        <w:rPr>
                          <w:rFonts w:asciiTheme="minorHAnsi" w:hAnsi="Arial"/>
                          <w:kern w:val="24"/>
                          <w:sz w:val="10"/>
                          <w:szCs w:val="10"/>
                          <w:lang w:val="en-GB"/>
                        </w:rPr>
                        <w:t>nativeDetector</w:t>
                      </w:r>
                      <w:proofErr w:type="spellEnd"/>
                      <w:r w:rsidRPr="00A56331">
                        <w:rPr>
                          <w:rFonts w:asciiTheme="minorHAnsi" w:hAnsi="Arial"/>
                          <w:kern w:val="24"/>
                          <w:sz w:val="10"/>
                          <w:szCs w:val="10"/>
                          <w:lang w:val="en-GB"/>
                        </w:rPr>
                        <w:t xml:space="preserve"> Id which may be derived from other ids (most robustly, </w:t>
                      </w:r>
                      <w:proofErr w:type="spellStart"/>
                      <w:r w:rsidRPr="00A56331">
                        <w:rPr>
                          <w:rFonts w:asciiTheme="minorHAnsi" w:hAnsi="Arial"/>
                          <w:kern w:val="24"/>
                          <w:sz w:val="10"/>
                          <w:szCs w:val="10"/>
                          <w:lang w:val="en-GB"/>
                        </w:rPr>
                        <w:t>nativeOwningEntityName</w:t>
                      </w:r>
                      <w:proofErr w:type="spellEnd"/>
                      <w:r w:rsidRPr="00A56331">
                        <w:rPr>
                          <w:rFonts w:asciiTheme="minorHAnsi" w:hAnsi="Arial"/>
                          <w:kern w:val="24"/>
                          <w:sz w:val="10"/>
                          <w:szCs w:val="10"/>
                          <w:lang w:val="en-GB"/>
                        </w:rPr>
                        <w:t xml:space="preserve"> </w:t>
                      </w:r>
                      <w:r w:rsidR="00B57D29" w:rsidRPr="00A56331">
                        <w:rPr>
                          <w:rFonts w:asciiTheme="minorHAnsi" w:hAnsi="Arial"/>
                          <w:kern w:val="24"/>
                          <w:sz w:val="10"/>
                          <w:szCs w:val="10"/>
                          <w:lang w:val="en-GB"/>
                        </w:rPr>
                        <w:br/>
                        <w:t xml:space="preserve">         </w:t>
                      </w:r>
                      <w:proofErr w:type="gramStart"/>
                      <w:r w:rsidR="00B57D29" w:rsidRPr="00A56331">
                        <w:rPr>
                          <w:rFonts w:asciiTheme="minorHAnsi" w:hAnsi="Arial"/>
                          <w:kern w:val="24"/>
                          <w:sz w:val="10"/>
                          <w:szCs w:val="10"/>
                          <w:lang w:val="en-GB"/>
                        </w:rPr>
                        <w:t xml:space="preserve">   </w:t>
                      </w:r>
                      <w:r w:rsidRPr="00A56331">
                        <w:rPr>
                          <w:rFonts w:asciiTheme="minorHAnsi" w:hAnsi="Arial"/>
                          <w:kern w:val="24"/>
                          <w:sz w:val="10"/>
                          <w:szCs w:val="10"/>
                          <w:lang w:val="en-GB"/>
                        </w:rPr>
                        <w:t>(</w:t>
                      </w:r>
                      <w:proofErr w:type="gramEnd"/>
                      <w:r w:rsidRPr="00A56331">
                        <w:rPr>
                          <w:rFonts w:asciiTheme="minorHAnsi" w:hAnsi="Arial"/>
                          <w:kern w:val="24"/>
                          <w:sz w:val="10"/>
                          <w:szCs w:val="10"/>
                          <w:lang w:val="en-GB"/>
                        </w:rPr>
                        <w:t xml:space="preserve">to which the detector is associated) + </w:t>
                      </w:r>
                      <w:r w:rsidR="00B57D29" w:rsidRPr="001924E7">
                        <w:rPr>
                          <w:rFonts w:asciiTheme="minorHAnsi" w:hAnsi="Arial"/>
                          <w:kern w:val="24"/>
                          <w:sz w:val="10"/>
                          <w:szCs w:val="10"/>
                          <w:lang w:val="en-GB"/>
                        </w:rPr>
                        <w:br/>
                        <w:t xml:space="preserve">            </w:t>
                      </w:r>
                      <w:proofErr w:type="spellStart"/>
                      <w:r w:rsidRPr="00A56331">
                        <w:rPr>
                          <w:rFonts w:asciiTheme="minorHAnsi" w:hAnsi="Arial"/>
                          <w:kern w:val="24"/>
                          <w:sz w:val="10"/>
                          <w:szCs w:val="10"/>
                          <w:lang w:val="en-GB"/>
                        </w:rPr>
                        <w:t>natveConditionName</w:t>
                      </w:r>
                      <w:proofErr w:type="spellEnd"/>
                      <w:r w:rsidRPr="00A56331">
                        <w:rPr>
                          <w:rFonts w:asciiTheme="minorHAnsi" w:hAnsi="Arial"/>
                          <w:kern w:val="24"/>
                          <w:sz w:val="10"/>
                          <w:szCs w:val="10"/>
                          <w:lang w:val="en-GB"/>
                        </w:rPr>
                        <w:t>).";</w:t>
                      </w:r>
                    </w:p>
                    <w:p w14:paraId="2C3DD93B" w14:textId="77777777" w:rsidR="00033784" w:rsidRPr="00A56331" w:rsidRDefault="00EF2DB9" w:rsidP="00057C4D">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txbxContent>
                </v:textbox>
                <w10:wrap type="topAndBottom" anchorx="margin"/>
              </v:rect>
            </w:pict>
          </mc:Fallback>
        </mc:AlternateContent>
      </w:r>
      <w:bookmarkStart w:id="3174" w:name="_Ref116471921"/>
      <w:r w:rsidR="007D6AD9">
        <w:t xml:space="preserve">condition-detector from </w:t>
      </w:r>
      <w:proofErr w:type="spellStart"/>
      <w:r w:rsidR="007D6AD9">
        <w:t>tapi-</w:t>
      </w:r>
      <w:proofErr w:type="gramStart"/>
      <w:r w:rsidR="007D6AD9">
        <w:t>streaming.yang</w:t>
      </w:r>
      <w:bookmarkEnd w:id="3173"/>
      <w:bookmarkEnd w:id="3174"/>
      <w:proofErr w:type="spellEnd"/>
      <w:proofErr w:type="gramEnd"/>
    </w:p>
    <w:p w14:paraId="1D9C33A0" w14:textId="77777777" w:rsidR="001A64D2" w:rsidRPr="000702E7" w:rsidRDefault="001A64D2" w:rsidP="000702E7"/>
    <w:p w14:paraId="0C7532A8" w14:textId="3F6E382F" w:rsidR="00885B47" w:rsidRDefault="00FE6206" w:rsidP="00EB62A7">
      <w:pPr>
        <w:pStyle w:val="FigureCaption"/>
      </w:pPr>
      <w:bookmarkStart w:id="3175" w:name="_Toc192620396"/>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22</w:t>
      </w:r>
      <w:r>
        <w:rPr>
          <w:noProof/>
        </w:rPr>
        <w:fldChar w:fldCharType="end"/>
      </w:r>
      <w:r w:rsidRPr="00CA3534">
        <w:t xml:space="preserve"> </w:t>
      </w:r>
      <w:r>
        <w:t xml:space="preserve"> </w:t>
      </w:r>
      <w:r w:rsidR="00375A28">
        <w:t>YANG</w:t>
      </w:r>
      <w:r>
        <w:t>: condition-detector</w:t>
      </w:r>
      <w:bookmarkEnd w:id="3175"/>
    </w:p>
    <w:p w14:paraId="07250CFC" w14:textId="77777777" w:rsidR="00E76B90" w:rsidRDefault="0032538A" w:rsidP="00885B47">
      <w:r>
        <w:rPr>
          <w:rFonts w:eastAsia="Times New Roman"/>
        </w:rPr>
        <w:t>For this structure a solution shall provide the following support</w:t>
      </w:r>
      <w:r w:rsidR="003C465A">
        <w:t>:</w:t>
      </w:r>
    </w:p>
    <w:p w14:paraId="336FCAA2" w14:textId="77777777" w:rsidR="008B3C46" w:rsidRDefault="00F12992" w:rsidP="006B0A86">
      <w:pPr>
        <w:numPr>
          <w:ilvl w:val="0"/>
          <w:numId w:val="10"/>
        </w:numPr>
        <w:spacing w:before="100" w:beforeAutospacing="1" w:after="100" w:afterAutospacing="1"/>
        <w:rPr>
          <w:rFonts w:eastAsia="Times New Roman"/>
        </w:rPr>
      </w:pPr>
      <w:r w:rsidRPr="008B3C46">
        <w:rPr>
          <w:rFonts w:eastAsia="Times New Roman"/>
        </w:rPr>
        <w:lastRenderedPageBreak/>
        <w:t>Mandatory:</w:t>
      </w:r>
    </w:p>
    <w:p w14:paraId="62BD6D56" w14:textId="77777777" w:rsidR="001268F7" w:rsidRPr="008B3C46" w:rsidRDefault="001268F7" w:rsidP="006B0A86">
      <w:pPr>
        <w:numPr>
          <w:ilvl w:val="1"/>
          <w:numId w:val="10"/>
        </w:numPr>
        <w:spacing w:before="100" w:beforeAutospacing="1" w:after="100" w:afterAutospacing="1"/>
        <w:rPr>
          <w:rFonts w:eastAsia="Times New Roman"/>
        </w:rPr>
      </w:pPr>
      <w:r w:rsidRPr="008B3C46">
        <w:rPr>
          <w:rFonts w:eastAsia="Times New Roman"/>
        </w:rPr>
        <w:t>measured-entity-native-id</w:t>
      </w:r>
    </w:p>
    <w:p w14:paraId="181856D5" w14:textId="77777777" w:rsidR="001268F7" w:rsidRPr="008B3C46" w:rsidRDefault="001268F7" w:rsidP="006B0A86">
      <w:pPr>
        <w:numPr>
          <w:ilvl w:val="1"/>
          <w:numId w:val="10"/>
        </w:numPr>
        <w:spacing w:before="100" w:beforeAutospacing="1" w:after="100" w:afterAutospacing="1"/>
        <w:rPr>
          <w:rFonts w:eastAsia="Times New Roman"/>
        </w:rPr>
      </w:pPr>
      <w:r w:rsidRPr="008B3C46">
        <w:rPr>
          <w:rFonts w:eastAsia="Times New Roman"/>
        </w:rPr>
        <w:t>detector-native-id</w:t>
      </w:r>
    </w:p>
    <w:p w14:paraId="78C7F401" w14:textId="77777777" w:rsidR="001268F7" w:rsidRPr="008B3C46" w:rsidRDefault="00B27132" w:rsidP="006B0A86">
      <w:pPr>
        <w:numPr>
          <w:ilvl w:val="1"/>
          <w:numId w:val="10"/>
        </w:numPr>
        <w:spacing w:before="100" w:beforeAutospacing="1" w:after="100" w:afterAutospacing="1"/>
        <w:rPr>
          <w:rFonts w:eastAsia="Times New Roman"/>
        </w:rPr>
      </w:pPr>
      <w:r w:rsidRPr="008B3C46">
        <w:rPr>
          <w:rFonts w:eastAsia="Times New Roman"/>
        </w:rPr>
        <w:t>condition-detector-type</w:t>
      </w:r>
    </w:p>
    <w:p w14:paraId="29E8C745" w14:textId="77777777" w:rsidR="00F12992" w:rsidRPr="008B3C46" w:rsidRDefault="00EB62A7" w:rsidP="006B0A86">
      <w:pPr>
        <w:numPr>
          <w:ilvl w:val="0"/>
          <w:numId w:val="10"/>
        </w:numPr>
        <w:spacing w:before="100" w:beforeAutospacing="1" w:after="100" w:afterAutospacing="1"/>
        <w:rPr>
          <w:rFonts w:eastAsia="Times New Roman"/>
        </w:rPr>
      </w:pPr>
      <w:r>
        <w:rPr>
          <w:rFonts w:eastAsia="Times New Roman"/>
        </w:rPr>
        <w:t xml:space="preserve">Conditional Mandatory: </w:t>
      </w:r>
    </w:p>
    <w:p w14:paraId="6231741C" w14:textId="77777777" w:rsidR="00DF134E" w:rsidRDefault="00DF134E" w:rsidP="00DF134E">
      <w:pPr>
        <w:numPr>
          <w:ilvl w:val="1"/>
          <w:numId w:val="10"/>
        </w:numPr>
        <w:spacing w:before="100" w:beforeAutospacing="1" w:after="100" w:afterAutospacing="1"/>
        <w:rPr>
          <w:rFonts w:eastAsia="Times New Roman"/>
        </w:rPr>
      </w:pPr>
      <w:r w:rsidRPr="00743710">
        <w:rPr>
          <w:rFonts w:eastAsia="Times New Roman"/>
        </w:rPr>
        <w:t>measured-entity-device-native-name</w:t>
      </w:r>
    </w:p>
    <w:p w14:paraId="1E405268" w14:textId="77777777" w:rsidR="002D0D94" w:rsidRDefault="003149E5" w:rsidP="003149E5">
      <w:pPr>
        <w:numPr>
          <w:ilvl w:val="1"/>
          <w:numId w:val="10"/>
        </w:numPr>
        <w:spacing w:before="100" w:beforeAutospacing="1" w:after="100" w:afterAutospacing="1"/>
        <w:rPr>
          <w:rFonts w:eastAsia="Times New Roman"/>
        </w:rPr>
      </w:pPr>
      <w:r w:rsidRPr="008B3C46">
        <w:rPr>
          <w:rFonts w:eastAsia="Times New Roman"/>
        </w:rPr>
        <w:t>condition-native-name</w:t>
      </w:r>
      <w:r>
        <w:rPr>
          <w:rStyle w:val="FootnoteReference"/>
          <w:rFonts w:eastAsia="Times New Roman"/>
        </w:rPr>
        <w:footnoteReference w:id="62"/>
      </w:r>
      <w:r w:rsidR="008B0B37">
        <w:rPr>
          <w:rFonts w:eastAsia="Times New Roman"/>
        </w:rPr>
        <w:t>:</w:t>
      </w:r>
    </w:p>
    <w:p w14:paraId="24A61967" w14:textId="77777777" w:rsidR="003149E5" w:rsidRDefault="002D0D94" w:rsidP="002D0D94">
      <w:pPr>
        <w:numPr>
          <w:ilvl w:val="2"/>
          <w:numId w:val="10"/>
        </w:numPr>
        <w:spacing w:before="100" w:beforeAutospacing="1" w:after="100" w:afterAutospacing="1"/>
        <w:rPr>
          <w:rFonts w:eastAsia="Times New Roman"/>
        </w:rPr>
      </w:pPr>
      <w:r>
        <w:rPr>
          <w:rFonts w:eastAsia="Times New Roman"/>
        </w:rPr>
        <w:t>This is a Mandatory attribute if the TAPI 2.1.3 approach (augmenting with alarm-condition-detector-detail) is being used.</w:t>
      </w:r>
    </w:p>
    <w:p w14:paraId="1329520C" w14:textId="77777777" w:rsidR="002D0D94" w:rsidRPr="008B3C46" w:rsidRDefault="002D0D94" w:rsidP="00A56331">
      <w:pPr>
        <w:numPr>
          <w:ilvl w:val="2"/>
          <w:numId w:val="10"/>
        </w:numPr>
        <w:spacing w:before="100" w:beforeAutospacing="1" w:after="100" w:afterAutospacing="1"/>
        <w:rPr>
          <w:rFonts w:eastAsia="Times New Roman"/>
        </w:rPr>
      </w:pPr>
      <w:r>
        <w:rPr>
          <w:rFonts w:eastAsia="Times New Roman"/>
        </w:rPr>
        <w:t xml:space="preserve">This is optional if the </w:t>
      </w:r>
      <w:r w:rsidR="002C45EC">
        <w:rPr>
          <w:rFonts w:eastAsia="Times New Roman"/>
        </w:rPr>
        <w:t>detected-condition augment is being used as it duplicates the mandatory property detected-condition-native-name of that augment</w:t>
      </w:r>
    </w:p>
    <w:p w14:paraId="333D50BB" w14:textId="77777777" w:rsidR="00002881" w:rsidRDefault="00002881" w:rsidP="006B0A86">
      <w:pPr>
        <w:numPr>
          <w:ilvl w:val="1"/>
          <w:numId w:val="10"/>
        </w:numPr>
        <w:spacing w:before="100" w:beforeAutospacing="1" w:after="100" w:afterAutospacing="1"/>
        <w:rPr>
          <w:rFonts w:eastAsia="Times New Roman"/>
        </w:rPr>
      </w:pPr>
      <w:r w:rsidRPr="008B3C46">
        <w:rPr>
          <w:rFonts w:eastAsia="Times New Roman"/>
        </w:rPr>
        <w:t>condition-normalized-name:</w:t>
      </w:r>
    </w:p>
    <w:p w14:paraId="524EDC84" w14:textId="77777777" w:rsidR="00EB62A7" w:rsidRDefault="00931A16" w:rsidP="00EB62A7">
      <w:pPr>
        <w:numPr>
          <w:ilvl w:val="2"/>
          <w:numId w:val="10"/>
        </w:numPr>
        <w:spacing w:before="100" w:beforeAutospacing="1" w:after="100" w:afterAutospacing="1"/>
        <w:rPr>
          <w:rFonts w:eastAsia="Times New Roman"/>
        </w:rPr>
      </w:pPr>
      <w:r>
        <w:rPr>
          <w:rFonts w:eastAsia="Times New Roman"/>
        </w:rPr>
        <w:t>This is a Mandatory attribute if the TAPI 2.1.3 approach (augmenting with alarm-condition-detector-detail) is being used</w:t>
      </w:r>
      <w:r w:rsidDel="00931A16">
        <w:rPr>
          <w:rFonts w:eastAsia="Times New Roman"/>
        </w:rPr>
        <w:t xml:space="preserve"> </w:t>
      </w:r>
      <w:r w:rsidR="00741D88">
        <w:rPr>
          <w:rFonts w:eastAsia="Times New Roman"/>
        </w:rPr>
        <w:t>and</w:t>
      </w:r>
      <w:r w:rsidR="00EB62A7">
        <w:rPr>
          <w:rFonts w:eastAsia="Times New Roman"/>
        </w:rPr>
        <w:t xml:space="preserve"> if there is a normalized name available for the condition</w:t>
      </w:r>
    </w:p>
    <w:p w14:paraId="366E91D7" w14:textId="77777777" w:rsidR="00741D88" w:rsidRPr="00741D88" w:rsidRDefault="00741D88" w:rsidP="00741D88">
      <w:pPr>
        <w:numPr>
          <w:ilvl w:val="2"/>
          <w:numId w:val="10"/>
        </w:numPr>
        <w:spacing w:before="100" w:beforeAutospacing="1" w:after="100" w:afterAutospacing="1"/>
        <w:rPr>
          <w:rFonts w:eastAsia="Times New Roman"/>
        </w:rPr>
      </w:pPr>
      <w:r>
        <w:rPr>
          <w:rFonts w:eastAsia="Times New Roman"/>
        </w:rPr>
        <w:t xml:space="preserve">This should </w:t>
      </w:r>
      <w:r w:rsidRPr="00A56331">
        <w:rPr>
          <w:rFonts w:eastAsia="Times New Roman"/>
          <w:color w:val="FF0000"/>
          <w:u w:val="single"/>
        </w:rPr>
        <w:t>not be used</w:t>
      </w:r>
      <w:r w:rsidRPr="00A56331">
        <w:rPr>
          <w:rFonts w:eastAsia="Times New Roman"/>
          <w:color w:val="FF0000"/>
        </w:rPr>
        <w:t xml:space="preserve"> </w:t>
      </w:r>
      <w:r>
        <w:rPr>
          <w:rFonts w:eastAsia="Times New Roman"/>
        </w:rPr>
        <w:t>if detected-condition augment is being used as it duplicates the mandatory property detected-condition-native-name of that augment</w:t>
      </w:r>
    </w:p>
    <w:p w14:paraId="4ADDAF6F" w14:textId="77777777" w:rsidR="00EB62A7" w:rsidRPr="008B3C46" w:rsidRDefault="00E557F5" w:rsidP="00A56331">
      <w:pPr>
        <w:numPr>
          <w:ilvl w:val="1"/>
          <w:numId w:val="10"/>
        </w:numPr>
        <w:spacing w:before="100" w:beforeAutospacing="1" w:after="100" w:afterAutospacing="1"/>
        <w:rPr>
          <w:rFonts w:eastAsia="Times New Roman"/>
        </w:rPr>
      </w:pPr>
      <w:r w:rsidRPr="008B3C46">
        <w:rPr>
          <w:rFonts w:eastAsia="Times New Roman"/>
        </w:rPr>
        <w:t>measured-entity-class</w:t>
      </w:r>
      <w:r w:rsidR="00EB62A7">
        <w:rPr>
          <w:rStyle w:val="FootnoteReference"/>
          <w:rFonts w:eastAsia="Times New Roman"/>
        </w:rPr>
        <w:footnoteReference w:id="63"/>
      </w:r>
    </w:p>
    <w:p w14:paraId="35A0165B" w14:textId="77777777" w:rsidR="00EB62A7" w:rsidRPr="008B3C46" w:rsidRDefault="00F12992" w:rsidP="00A56331">
      <w:pPr>
        <w:numPr>
          <w:ilvl w:val="1"/>
          <w:numId w:val="10"/>
        </w:numPr>
        <w:spacing w:before="100" w:beforeAutospacing="1" w:after="100" w:afterAutospacing="1"/>
        <w:rPr>
          <w:rFonts w:eastAsia="Times New Roman"/>
        </w:rPr>
      </w:pPr>
      <w:r w:rsidRPr="008B3C46">
        <w:rPr>
          <w:rFonts w:eastAsia="Times New Roman"/>
        </w:rPr>
        <w:t>measured-entity-</w:t>
      </w:r>
      <w:proofErr w:type="spellStart"/>
      <w:r w:rsidRPr="008B3C46">
        <w:rPr>
          <w:rFonts w:eastAsia="Times New Roman"/>
        </w:rPr>
        <w:t>uuid</w:t>
      </w:r>
      <w:proofErr w:type="spellEnd"/>
    </w:p>
    <w:p w14:paraId="59868383" w14:textId="77777777" w:rsidR="00663E42" w:rsidRPr="008B3C46" w:rsidRDefault="00F12992" w:rsidP="00A56331">
      <w:pPr>
        <w:numPr>
          <w:ilvl w:val="1"/>
          <w:numId w:val="10"/>
        </w:numPr>
        <w:spacing w:before="100" w:beforeAutospacing="1" w:after="100" w:afterAutospacing="1"/>
        <w:rPr>
          <w:rFonts w:eastAsia="Times New Roman"/>
        </w:rPr>
      </w:pPr>
      <w:r w:rsidRPr="008B3C46">
        <w:rPr>
          <w:rFonts w:eastAsia="Times New Roman"/>
        </w:rPr>
        <w:t>measured-entity-local-id</w:t>
      </w:r>
    </w:p>
    <w:p w14:paraId="18702C5B" w14:textId="77777777" w:rsidR="00EB62A7" w:rsidRDefault="00E97431" w:rsidP="00A56331">
      <w:pPr>
        <w:numPr>
          <w:ilvl w:val="1"/>
          <w:numId w:val="10"/>
        </w:numPr>
        <w:spacing w:before="100" w:beforeAutospacing="1" w:after="100" w:afterAutospacing="1"/>
        <w:rPr>
          <w:rFonts w:eastAsia="Times New Roman"/>
        </w:rPr>
      </w:pPr>
      <w:r w:rsidRPr="008B3C46">
        <w:rPr>
          <w:rFonts w:eastAsia="Times New Roman"/>
        </w:rPr>
        <w:t>detector-</w:t>
      </w:r>
      <w:proofErr w:type="spellStart"/>
      <w:r w:rsidRPr="008B3C46">
        <w:rPr>
          <w:rFonts w:eastAsia="Times New Roman"/>
        </w:rPr>
        <w:t>uuid</w:t>
      </w:r>
      <w:proofErr w:type="spellEnd"/>
      <w:r w:rsidR="00D338C9">
        <w:rPr>
          <w:rStyle w:val="FootnoteReference"/>
          <w:rFonts w:eastAsia="Times New Roman"/>
        </w:rPr>
        <w:footnoteReference w:id="64"/>
      </w:r>
    </w:p>
    <w:p w14:paraId="22626AE3" w14:textId="77777777" w:rsidR="00D8100B" w:rsidRDefault="00D8100B" w:rsidP="00D8100B">
      <w:pPr>
        <w:spacing w:before="100" w:beforeAutospacing="1" w:after="100" w:afterAutospacing="1"/>
        <w:rPr>
          <w:rFonts w:eastAsia="Times New Roman"/>
        </w:rPr>
      </w:pPr>
    </w:p>
    <w:p w14:paraId="34AB5969" w14:textId="77777777" w:rsidR="00D8100B" w:rsidRDefault="008400A6" w:rsidP="00D8100B">
      <w:pPr>
        <w:spacing w:before="100" w:beforeAutospacing="1" w:after="100" w:afterAutospacing="1"/>
        <w:rPr>
          <w:rFonts w:eastAsia="Times New Roman"/>
        </w:rPr>
      </w:pPr>
      <w:r>
        <w:lastRenderedPageBreak/>
        <w:t>The following table provide details on the types used in the structure above.</w:t>
      </w:r>
      <w:r w:rsidR="00B95D8A" w:rsidRPr="00F32BDC">
        <w:rPr>
          <w:noProof/>
        </w:rPr>
        <mc:AlternateContent>
          <mc:Choice Requires="wps">
            <w:drawing>
              <wp:anchor distT="0" distB="0" distL="114300" distR="114300" simplePos="0" relativeHeight="251666432" behindDoc="0" locked="0" layoutInCell="1" allowOverlap="0" wp14:anchorId="539973F9" wp14:editId="4102FBC9">
                <wp:simplePos x="0" y="0"/>
                <wp:positionH relativeFrom="margin">
                  <wp:posOffset>0</wp:posOffset>
                </wp:positionH>
                <wp:positionV relativeFrom="paragraph">
                  <wp:posOffset>351790</wp:posOffset>
                </wp:positionV>
                <wp:extent cx="6602095" cy="3975100"/>
                <wp:effectExtent l="0" t="0" r="27305" b="25400"/>
                <wp:wrapTopAndBottom/>
                <wp:docPr id="2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75100"/>
                        </a:xfrm>
                        <a:prstGeom prst="rect">
                          <a:avLst/>
                        </a:prstGeom>
                        <a:solidFill>
                          <a:schemeClr val="accent4">
                            <a:lumMod val="20000"/>
                            <a:lumOff val="80000"/>
                          </a:schemeClr>
                        </a:solidFill>
                        <a:ln>
                          <a:solidFill>
                            <a:schemeClr val="tx1"/>
                          </a:solidFill>
                        </a:ln>
                      </wps:spPr>
                      <wps:txbx>
                        <w:txbxContent>
                          <w:p w14:paraId="75C6D8F6" w14:textId="77777777" w:rsidR="00B95D8A" w:rsidRPr="005561A5" w:rsidRDefault="00B95D8A" w:rsidP="00B95D8A">
                            <w:pPr>
                              <w:spacing w:before="40" w:after="40" w:line="216" w:lineRule="auto"/>
                              <w:rPr>
                                <w:rFonts w:asciiTheme="minorHAnsi" w:hAnsi="Arial"/>
                                <w:kern w:val="24"/>
                                <w:sz w:val="16"/>
                                <w:szCs w:val="16"/>
                              </w:rPr>
                            </w:pPr>
                          </w:p>
                          <w:p w14:paraId="687E5053"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typedef condition-detector-type {</w:t>
                            </w:r>
                          </w:p>
                          <w:p w14:paraId="50DC5CD7"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 </w:t>
                            </w:r>
                            <w:proofErr w:type="spellStart"/>
                            <w:r w:rsidRPr="00351F31">
                              <w:rPr>
                                <w:rFonts w:asciiTheme="minorHAnsi" w:hAnsi="Arial"/>
                                <w:kern w:val="24"/>
                                <w:sz w:val="16"/>
                                <w:szCs w:val="16"/>
                              </w:rPr>
                              <w:t>identityref</w:t>
                            </w:r>
                            <w:proofErr w:type="spellEnd"/>
                            <w:r w:rsidRPr="00351F31">
                              <w:rPr>
                                <w:rFonts w:asciiTheme="minorHAnsi" w:hAnsi="Arial"/>
                                <w:kern w:val="24"/>
                                <w:sz w:val="16"/>
                                <w:szCs w:val="16"/>
                              </w:rPr>
                              <w:t xml:space="preserve"> {</w:t>
                            </w:r>
                          </w:p>
                          <w:p w14:paraId="30E27208"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base CONDITION_DETECTOR_</w:t>
                            </w:r>
                            <w:proofErr w:type="gramStart"/>
                            <w:r w:rsidRPr="00351F31">
                              <w:rPr>
                                <w:rFonts w:asciiTheme="minorHAnsi" w:hAnsi="Arial"/>
                                <w:kern w:val="24"/>
                                <w:sz w:val="16"/>
                                <w:szCs w:val="16"/>
                              </w:rPr>
                              <w:t>TYPE;</w:t>
                            </w:r>
                            <w:proofErr w:type="gramEnd"/>
                          </w:p>
                          <w:p w14:paraId="7A3D732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2277554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description "The type of condition detector.</w:t>
                            </w:r>
                          </w:p>
                          <w:p w14:paraId="570EF13C"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The type relates to the characteristics of the detection and reporting strategies.</w:t>
                            </w:r>
                          </w:p>
                          <w:p w14:paraId="73497B56"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This drives the conditional augment.</w:t>
                            </w:r>
                            <w:proofErr w:type="gramStart"/>
                            <w:r w:rsidRPr="00351F31">
                              <w:rPr>
                                <w:rFonts w:asciiTheme="minorHAnsi" w:hAnsi="Arial"/>
                                <w:kern w:val="24"/>
                                <w:sz w:val="16"/>
                                <w:szCs w:val="16"/>
                              </w:rPr>
                              <w:t>";</w:t>
                            </w:r>
                            <w:proofErr w:type="gramEnd"/>
                          </w:p>
                          <w:p w14:paraId="650D8BB3" w14:textId="77777777" w:rsidR="00B95D8A"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53B53CCD" w14:textId="77777777" w:rsidR="00B95D8A" w:rsidRPr="0088294A" w:rsidRDefault="00B95D8A" w:rsidP="00B95D8A">
                            <w:pPr>
                              <w:spacing w:before="40" w:after="40" w:line="216" w:lineRule="auto"/>
                              <w:rPr>
                                <w:rFonts w:asciiTheme="minorHAnsi" w:hAnsi="Arial"/>
                                <w:color w:val="FF0000"/>
                                <w:kern w:val="24"/>
                                <w:sz w:val="16"/>
                                <w:szCs w:val="16"/>
                              </w:rPr>
                            </w:pPr>
                            <w:r w:rsidRPr="0088294A">
                              <w:rPr>
                                <w:rFonts w:asciiTheme="minorHAnsi" w:hAnsi="Arial"/>
                                <w:color w:val="FF0000"/>
                                <w:kern w:val="24"/>
                                <w:sz w:val="16"/>
                                <w:szCs w:val="16"/>
                              </w:rPr>
                              <w:t>….</w:t>
                            </w:r>
                          </w:p>
                          <w:p w14:paraId="6AEA5817" w14:textId="77777777" w:rsidR="00B95D8A" w:rsidRDefault="00B95D8A" w:rsidP="00B95D8A">
                            <w:pPr>
                              <w:spacing w:before="40" w:after="40" w:line="216" w:lineRule="auto"/>
                              <w:rPr>
                                <w:rFonts w:asciiTheme="minorHAnsi" w:hAnsi="Arial"/>
                                <w:kern w:val="24"/>
                                <w:sz w:val="16"/>
                                <w:szCs w:val="16"/>
                              </w:rPr>
                            </w:pPr>
                          </w:p>
                          <w:p w14:paraId="3B425F78"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 {</w:t>
                            </w:r>
                          </w:p>
                          <w:p w14:paraId="7C555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"none</w:t>
                            </w:r>
                            <w:proofErr w:type="gramStart"/>
                            <w:r w:rsidRPr="00044A81">
                              <w:rPr>
                                <w:rFonts w:asciiTheme="minorHAnsi" w:hAnsi="Arial"/>
                                <w:kern w:val="24"/>
                                <w:sz w:val="16"/>
                                <w:szCs w:val="16"/>
                              </w:rPr>
                              <w:t>";</w:t>
                            </w:r>
                            <w:proofErr w:type="gramEnd"/>
                          </w:p>
                          <w:p w14:paraId="70A47233"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6FBE14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CONDITION_DETECTOR_TYPE_ALARM_DETECTOR {</w:t>
                            </w:r>
                          </w:p>
                          <w:p w14:paraId="6A2263D9"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w:t>
                            </w:r>
                            <w:proofErr w:type="gramStart"/>
                            <w:r w:rsidRPr="00044A81">
                              <w:rPr>
                                <w:rFonts w:asciiTheme="minorHAnsi" w:hAnsi="Arial"/>
                                <w:kern w:val="24"/>
                                <w:sz w:val="16"/>
                                <w:szCs w:val="16"/>
                              </w:rPr>
                              <w:t>TYPE;</w:t>
                            </w:r>
                            <w:proofErr w:type="gramEnd"/>
                          </w:p>
                          <w:p w14:paraId="445D7C5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problems.</w:t>
                            </w:r>
                          </w:p>
                          <w:p w14:paraId="5177B6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underlying raw detector is two </w:t>
                            </w:r>
                            <w:proofErr w:type="gramStart"/>
                            <w:r w:rsidRPr="00044A81">
                              <w:rPr>
                                <w:rFonts w:asciiTheme="minorHAnsi" w:hAnsi="Arial"/>
                                <w:kern w:val="24"/>
                                <w:sz w:val="16"/>
                                <w:szCs w:val="16"/>
                              </w:rPr>
                              <w:t>state</w:t>
                            </w:r>
                            <w:proofErr w:type="gramEnd"/>
                            <w:r w:rsidRPr="00044A81">
                              <w:rPr>
                                <w:rFonts w:asciiTheme="minorHAnsi" w:hAnsi="Arial"/>
                                <w:kern w:val="24"/>
                                <w:sz w:val="16"/>
                                <w:szCs w:val="16"/>
                              </w:rPr>
                              <w:t xml:space="preserve"> from the perspective of the monitored condition. </w:t>
                            </w:r>
                          </w:p>
                          <w:p w14:paraId="789E3C80"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detector is asymmetric in nature. </w:t>
                            </w:r>
                          </w:p>
                          <w:p w14:paraId="6983F09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One state indicates that there is a </w:t>
                            </w:r>
                            <w:proofErr w:type="gramStart"/>
                            <w:r w:rsidRPr="00044A81">
                              <w:rPr>
                                <w:rFonts w:asciiTheme="minorHAnsi" w:hAnsi="Arial"/>
                                <w:kern w:val="24"/>
                                <w:sz w:val="16"/>
                                <w:szCs w:val="16"/>
                              </w:rPr>
                              <w:t>problem</w:t>
                            </w:r>
                            <w:proofErr w:type="gramEnd"/>
                            <w:r w:rsidRPr="00044A81">
                              <w:rPr>
                                <w:rFonts w:asciiTheme="minorHAnsi" w:hAnsi="Arial"/>
                                <w:kern w:val="24"/>
                                <w:sz w:val="16"/>
                                <w:szCs w:val="16"/>
                              </w:rPr>
                              <w:t xml:space="preserve"> and the other state indicates that there is no problem.";</w:t>
                            </w:r>
                          </w:p>
                          <w:p w14:paraId="05B18E8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07B570F7"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CONDITION_DETECTOR_TYPE_EVENT_DETECTOR {</w:t>
                            </w:r>
                          </w:p>
                          <w:p w14:paraId="56BB75BE"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w:t>
                            </w:r>
                            <w:proofErr w:type="gramStart"/>
                            <w:r w:rsidRPr="00044A81">
                              <w:rPr>
                                <w:rFonts w:asciiTheme="minorHAnsi" w:hAnsi="Arial"/>
                                <w:kern w:val="24"/>
                                <w:sz w:val="16"/>
                                <w:szCs w:val="16"/>
                              </w:rPr>
                              <w:t>TYPE;</w:t>
                            </w:r>
                            <w:proofErr w:type="gramEnd"/>
                          </w:p>
                          <w:p w14:paraId="70A0D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events.</w:t>
                            </w:r>
                            <w:proofErr w:type="gramStart"/>
                            <w:r w:rsidRPr="00044A81">
                              <w:rPr>
                                <w:rFonts w:asciiTheme="minorHAnsi" w:hAnsi="Arial"/>
                                <w:kern w:val="24"/>
                                <w:sz w:val="16"/>
                                <w:szCs w:val="16"/>
                              </w:rPr>
                              <w:t>";</w:t>
                            </w:r>
                            <w:proofErr w:type="gramEnd"/>
                          </w:p>
                          <w:p w14:paraId="6511F54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7CFB6F0B"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CONDITION_DETECTOR_TYPE_PM_THRESHOLD_DETECTOR {</w:t>
                            </w:r>
                          </w:p>
                          <w:p w14:paraId="54DFF9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w:t>
                            </w:r>
                            <w:proofErr w:type="gramStart"/>
                            <w:r w:rsidRPr="00044A81">
                              <w:rPr>
                                <w:rFonts w:asciiTheme="minorHAnsi" w:hAnsi="Arial"/>
                                <w:kern w:val="24"/>
                                <w:sz w:val="16"/>
                                <w:szCs w:val="16"/>
                              </w:rPr>
                              <w:t>TYPE;</w:t>
                            </w:r>
                            <w:proofErr w:type="gramEnd"/>
                          </w:p>
                          <w:p w14:paraId="2F708AF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threshold crossing events related to performance monitoring.</w:t>
                            </w:r>
                            <w:proofErr w:type="gramStart"/>
                            <w:r w:rsidRPr="00044A81">
                              <w:rPr>
                                <w:rFonts w:asciiTheme="minorHAnsi" w:hAnsi="Arial"/>
                                <w:kern w:val="24"/>
                                <w:sz w:val="16"/>
                                <w:szCs w:val="16"/>
                              </w:rPr>
                              <w:t>";</w:t>
                            </w:r>
                            <w:proofErr w:type="gramEnd"/>
                          </w:p>
                          <w:p w14:paraId="0B8FDA55" w14:textId="77777777" w:rsidR="00B95D8A"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28B7B5FD" w14:textId="77777777" w:rsidR="00B95D8A" w:rsidRPr="00767F5E" w:rsidRDefault="00B95D8A" w:rsidP="00B95D8A">
                            <w:pPr>
                              <w:spacing w:before="40" w:after="40" w:line="216" w:lineRule="auto"/>
                              <w:rPr>
                                <w:rFonts w:asciiTheme="minorHAnsi" w:hAnsi="Arial"/>
                                <w:kern w:val="24"/>
                                <w:sz w:val="16"/>
                                <w:szCs w:val="16"/>
                              </w:rPr>
                            </w:pPr>
                          </w:p>
                          <w:p w14:paraId="2ACD6CD9" w14:textId="77777777" w:rsidR="00B95D8A" w:rsidRPr="00B94221" w:rsidRDefault="00B95D8A" w:rsidP="00B95D8A">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39973F9" id="_x0000_s1046" style="position:absolute;margin-left:0;margin-top:27.7pt;width:519.85pt;height:3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" o:allowoverlap="f" fillcolor="#f9ecd4 [663]" strokecolor="#141313 [3213]">
                <v:path arrowok="t"/>
                <o:lock v:ext="edit" grouping="t"/>
                <v:textbox>
                  <w:txbxContent>
                    <w:p w14:paraId="75C6D8F6" w14:textId="77777777" w:rsidR="00B95D8A" w:rsidRPr="005561A5" w:rsidRDefault="00B95D8A" w:rsidP="00B95D8A">
                      <w:pPr>
                        <w:spacing w:before="40" w:after="40" w:line="216" w:lineRule="auto"/>
                        <w:rPr>
                          <w:rFonts w:asciiTheme="minorHAnsi" w:hAnsi="Arial"/>
                          <w:kern w:val="24"/>
                          <w:sz w:val="16"/>
                          <w:szCs w:val="16"/>
                        </w:rPr>
                      </w:pPr>
                    </w:p>
                    <w:p w14:paraId="687E5053"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typedef condition-detector-type {</w:t>
                      </w:r>
                    </w:p>
                    <w:p w14:paraId="50DC5CD7"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 </w:t>
                      </w:r>
                      <w:proofErr w:type="spellStart"/>
                      <w:r w:rsidRPr="00351F31">
                        <w:rPr>
                          <w:rFonts w:asciiTheme="minorHAnsi" w:hAnsi="Arial"/>
                          <w:kern w:val="24"/>
                          <w:sz w:val="16"/>
                          <w:szCs w:val="16"/>
                        </w:rPr>
                        <w:t>identityref</w:t>
                      </w:r>
                      <w:proofErr w:type="spellEnd"/>
                      <w:r w:rsidRPr="00351F31">
                        <w:rPr>
                          <w:rFonts w:asciiTheme="minorHAnsi" w:hAnsi="Arial"/>
                          <w:kern w:val="24"/>
                          <w:sz w:val="16"/>
                          <w:szCs w:val="16"/>
                        </w:rPr>
                        <w:t xml:space="preserve"> {</w:t>
                      </w:r>
                    </w:p>
                    <w:p w14:paraId="30E27208"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base CONDITION_DETECTOR_</w:t>
                      </w:r>
                      <w:proofErr w:type="gramStart"/>
                      <w:r w:rsidRPr="00351F31">
                        <w:rPr>
                          <w:rFonts w:asciiTheme="minorHAnsi" w:hAnsi="Arial"/>
                          <w:kern w:val="24"/>
                          <w:sz w:val="16"/>
                          <w:szCs w:val="16"/>
                        </w:rPr>
                        <w:t>TYPE;</w:t>
                      </w:r>
                      <w:proofErr w:type="gramEnd"/>
                    </w:p>
                    <w:p w14:paraId="7A3D732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2277554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description "The type of condition detector.</w:t>
                      </w:r>
                    </w:p>
                    <w:p w14:paraId="570EF13C"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The type relates to the characteristics of the detection and reporting strategies.</w:t>
                      </w:r>
                    </w:p>
                    <w:p w14:paraId="73497B56"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This drives the conditional augment.</w:t>
                      </w:r>
                      <w:proofErr w:type="gramStart"/>
                      <w:r w:rsidRPr="00351F31">
                        <w:rPr>
                          <w:rFonts w:asciiTheme="minorHAnsi" w:hAnsi="Arial"/>
                          <w:kern w:val="24"/>
                          <w:sz w:val="16"/>
                          <w:szCs w:val="16"/>
                        </w:rPr>
                        <w:t>";</w:t>
                      </w:r>
                      <w:proofErr w:type="gramEnd"/>
                    </w:p>
                    <w:p w14:paraId="650D8BB3" w14:textId="77777777" w:rsidR="00B95D8A"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53B53CCD" w14:textId="77777777" w:rsidR="00B95D8A" w:rsidRPr="0088294A" w:rsidRDefault="00B95D8A" w:rsidP="00B95D8A">
                      <w:pPr>
                        <w:spacing w:before="40" w:after="40" w:line="216" w:lineRule="auto"/>
                        <w:rPr>
                          <w:rFonts w:asciiTheme="minorHAnsi" w:hAnsi="Arial"/>
                          <w:color w:val="FF0000"/>
                          <w:kern w:val="24"/>
                          <w:sz w:val="16"/>
                          <w:szCs w:val="16"/>
                        </w:rPr>
                      </w:pPr>
                      <w:r w:rsidRPr="0088294A">
                        <w:rPr>
                          <w:rFonts w:asciiTheme="minorHAnsi" w:hAnsi="Arial"/>
                          <w:color w:val="FF0000"/>
                          <w:kern w:val="24"/>
                          <w:sz w:val="16"/>
                          <w:szCs w:val="16"/>
                        </w:rPr>
                        <w:t>….</w:t>
                      </w:r>
                    </w:p>
                    <w:p w14:paraId="6AEA5817" w14:textId="77777777" w:rsidR="00B95D8A" w:rsidRDefault="00B95D8A" w:rsidP="00B95D8A">
                      <w:pPr>
                        <w:spacing w:before="40" w:after="40" w:line="216" w:lineRule="auto"/>
                        <w:rPr>
                          <w:rFonts w:asciiTheme="minorHAnsi" w:hAnsi="Arial"/>
                          <w:kern w:val="24"/>
                          <w:sz w:val="16"/>
                          <w:szCs w:val="16"/>
                        </w:rPr>
                      </w:pPr>
                    </w:p>
                    <w:p w14:paraId="3B425F78"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 {</w:t>
                      </w:r>
                    </w:p>
                    <w:p w14:paraId="7C555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"none</w:t>
                      </w:r>
                      <w:proofErr w:type="gramStart"/>
                      <w:r w:rsidRPr="00044A81">
                        <w:rPr>
                          <w:rFonts w:asciiTheme="minorHAnsi" w:hAnsi="Arial"/>
                          <w:kern w:val="24"/>
                          <w:sz w:val="16"/>
                          <w:szCs w:val="16"/>
                        </w:rPr>
                        <w:t>";</w:t>
                      </w:r>
                      <w:proofErr w:type="gramEnd"/>
                    </w:p>
                    <w:p w14:paraId="70A47233"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6FBE14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CONDITION_DETECTOR_TYPE_ALARM_DETECTOR {</w:t>
                      </w:r>
                    </w:p>
                    <w:p w14:paraId="6A2263D9"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w:t>
                      </w:r>
                      <w:proofErr w:type="gramStart"/>
                      <w:r w:rsidRPr="00044A81">
                        <w:rPr>
                          <w:rFonts w:asciiTheme="minorHAnsi" w:hAnsi="Arial"/>
                          <w:kern w:val="24"/>
                          <w:sz w:val="16"/>
                          <w:szCs w:val="16"/>
                        </w:rPr>
                        <w:t>TYPE;</w:t>
                      </w:r>
                      <w:proofErr w:type="gramEnd"/>
                    </w:p>
                    <w:p w14:paraId="445D7C5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problems.</w:t>
                      </w:r>
                    </w:p>
                    <w:p w14:paraId="5177B6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underlying raw detector is two </w:t>
                      </w:r>
                      <w:proofErr w:type="gramStart"/>
                      <w:r w:rsidRPr="00044A81">
                        <w:rPr>
                          <w:rFonts w:asciiTheme="minorHAnsi" w:hAnsi="Arial"/>
                          <w:kern w:val="24"/>
                          <w:sz w:val="16"/>
                          <w:szCs w:val="16"/>
                        </w:rPr>
                        <w:t>state</w:t>
                      </w:r>
                      <w:proofErr w:type="gramEnd"/>
                      <w:r w:rsidRPr="00044A81">
                        <w:rPr>
                          <w:rFonts w:asciiTheme="minorHAnsi" w:hAnsi="Arial"/>
                          <w:kern w:val="24"/>
                          <w:sz w:val="16"/>
                          <w:szCs w:val="16"/>
                        </w:rPr>
                        <w:t xml:space="preserve"> from the perspective of the monitored condition. </w:t>
                      </w:r>
                    </w:p>
                    <w:p w14:paraId="789E3C80"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detector is asymmetric in nature. </w:t>
                      </w:r>
                    </w:p>
                    <w:p w14:paraId="6983F09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One state indicates that there is a </w:t>
                      </w:r>
                      <w:proofErr w:type="gramStart"/>
                      <w:r w:rsidRPr="00044A81">
                        <w:rPr>
                          <w:rFonts w:asciiTheme="minorHAnsi" w:hAnsi="Arial"/>
                          <w:kern w:val="24"/>
                          <w:sz w:val="16"/>
                          <w:szCs w:val="16"/>
                        </w:rPr>
                        <w:t>problem</w:t>
                      </w:r>
                      <w:proofErr w:type="gramEnd"/>
                      <w:r w:rsidRPr="00044A81">
                        <w:rPr>
                          <w:rFonts w:asciiTheme="minorHAnsi" w:hAnsi="Arial"/>
                          <w:kern w:val="24"/>
                          <w:sz w:val="16"/>
                          <w:szCs w:val="16"/>
                        </w:rPr>
                        <w:t xml:space="preserve"> and the other state indicates that there is no problem.";</w:t>
                      </w:r>
                    </w:p>
                    <w:p w14:paraId="05B18E8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07B570F7"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CONDITION_DETECTOR_TYPE_EVENT_DETECTOR {</w:t>
                      </w:r>
                    </w:p>
                    <w:p w14:paraId="56BB75BE"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w:t>
                      </w:r>
                      <w:proofErr w:type="gramStart"/>
                      <w:r w:rsidRPr="00044A81">
                        <w:rPr>
                          <w:rFonts w:asciiTheme="minorHAnsi" w:hAnsi="Arial"/>
                          <w:kern w:val="24"/>
                          <w:sz w:val="16"/>
                          <w:szCs w:val="16"/>
                        </w:rPr>
                        <w:t>TYPE;</w:t>
                      </w:r>
                      <w:proofErr w:type="gramEnd"/>
                    </w:p>
                    <w:p w14:paraId="70A0D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events.</w:t>
                      </w:r>
                      <w:proofErr w:type="gramStart"/>
                      <w:r w:rsidRPr="00044A81">
                        <w:rPr>
                          <w:rFonts w:asciiTheme="minorHAnsi" w:hAnsi="Arial"/>
                          <w:kern w:val="24"/>
                          <w:sz w:val="16"/>
                          <w:szCs w:val="16"/>
                        </w:rPr>
                        <w:t>";</w:t>
                      </w:r>
                      <w:proofErr w:type="gramEnd"/>
                    </w:p>
                    <w:p w14:paraId="6511F54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7CFB6F0B"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CONDITION_DETECTOR_TYPE_PM_THRESHOLD_DETECTOR {</w:t>
                      </w:r>
                    </w:p>
                    <w:p w14:paraId="54DFF9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w:t>
                      </w:r>
                      <w:proofErr w:type="gramStart"/>
                      <w:r w:rsidRPr="00044A81">
                        <w:rPr>
                          <w:rFonts w:asciiTheme="minorHAnsi" w:hAnsi="Arial"/>
                          <w:kern w:val="24"/>
                          <w:sz w:val="16"/>
                          <w:szCs w:val="16"/>
                        </w:rPr>
                        <w:t>TYPE;</w:t>
                      </w:r>
                      <w:proofErr w:type="gramEnd"/>
                    </w:p>
                    <w:p w14:paraId="2F708AF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threshold crossing events related to performance monitoring.</w:t>
                      </w:r>
                      <w:proofErr w:type="gramStart"/>
                      <w:r w:rsidRPr="00044A81">
                        <w:rPr>
                          <w:rFonts w:asciiTheme="minorHAnsi" w:hAnsi="Arial"/>
                          <w:kern w:val="24"/>
                          <w:sz w:val="16"/>
                          <w:szCs w:val="16"/>
                        </w:rPr>
                        <w:t>";</w:t>
                      </w:r>
                      <w:proofErr w:type="gramEnd"/>
                    </w:p>
                    <w:p w14:paraId="0B8FDA55" w14:textId="77777777" w:rsidR="00B95D8A"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28B7B5FD" w14:textId="77777777" w:rsidR="00B95D8A" w:rsidRPr="00767F5E" w:rsidRDefault="00B95D8A" w:rsidP="00B95D8A">
                      <w:pPr>
                        <w:spacing w:before="40" w:after="40" w:line="216" w:lineRule="auto"/>
                        <w:rPr>
                          <w:rFonts w:asciiTheme="minorHAnsi" w:hAnsi="Arial"/>
                          <w:kern w:val="24"/>
                          <w:sz w:val="16"/>
                          <w:szCs w:val="16"/>
                        </w:rPr>
                      </w:pPr>
                    </w:p>
                    <w:p w14:paraId="2ACD6CD9" w14:textId="77777777" w:rsidR="00B95D8A" w:rsidRPr="00B94221" w:rsidRDefault="00B95D8A" w:rsidP="00B95D8A">
                      <w:pPr>
                        <w:spacing w:before="40" w:after="40" w:line="216" w:lineRule="auto"/>
                        <w:rPr>
                          <w:rFonts w:asciiTheme="minorHAnsi" w:hAnsi="Arial"/>
                          <w:kern w:val="24"/>
                          <w:sz w:val="16"/>
                          <w:szCs w:val="16"/>
                        </w:rPr>
                      </w:pPr>
                    </w:p>
                  </w:txbxContent>
                </v:textbox>
                <w10:wrap type="topAndBottom" anchorx="margin"/>
              </v:rect>
            </w:pict>
          </mc:Fallback>
        </mc:AlternateContent>
      </w:r>
    </w:p>
    <w:p w14:paraId="2C91EDE8" w14:textId="6E3EB798" w:rsidR="00B95D8A" w:rsidRDefault="00B95D8A" w:rsidP="00B95D8A">
      <w:pPr>
        <w:pStyle w:val="FigureCaption"/>
      </w:pPr>
      <w:bookmarkStart w:id="3176" w:name="_Toc192620397"/>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23</w:t>
      </w:r>
      <w:r>
        <w:rPr>
          <w:noProof/>
        </w:rPr>
        <w:fldChar w:fldCharType="end"/>
      </w:r>
      <w:r w:rsidRPr="00CA3534">
        <w:t xml:space="preserve"> </w:t>
      </w:r>
      <w:r>
        <w:t xml:space="preserve"> </w:t>
      </w:r>
      <w:r w:rsidR="00375A28">
        <w:t>YANG</w:t>
      </w:r>
      <w:r>
        <w:t>: condition-detector</w:t>
      </w:r>
      <w:bookmarkEnd w:id="3176"/>
    </w:p>
    <w:p w14:paraId="7560B22C" w14:textId="77777777" w:rsidR="003F35A7" w:rsidRDefault="003F35A7">
      <w:pPr>
        <w:spacing w:after="0"/>
        <w:rPr>
          <w:rFonts w:eastAsia="Times New Roman"/>
        </w:rPr>
      </w:pPr>
      <w:r>
        <w:rPr>
          <w:rFonts w:eastAsia="Times New Roman"/>
        </w:rPr>
        <w:br w:type="page"/>
      </w:r>
    </w:p>
    <w:p w14:paraId="19A03A79" w14:textId="77777777" w:rsidR="007D6AD9" w:rsidRDefault="007D6AD9" w:rsidP="00A56331">
      <w:pPr>
        <w:pStyle w:val="Heading3"/>
      </w:pPr>
      <w:bookmarkStart w:id="3177" w:name="_Ref116472050"/>
      <w:bookmarkStart w:id="3178" w:name="_Toc192619530"/>
      <w:r>
        <w:lastRenderedPageBreak/>
        <w:t xml:space="preserve">detected-condition from </w:t>
      </w:r>
      <w:proofErr w:type="spellStart"/>
      <w:r>
        <w:t>tapi-</w:t>
      </w:r>
      <w:proofErr w:type="gramStart"/>
      <w:r>
        <w:t>fm.yang</w:t>
      </w:r>
      <w:bookmarkEnd w:id="3177"/>
      <w:bookmarkEnd w:id="3178"/>
      <w:proofErr w:type="spellEnd"/>
      <w:proofErr w:type="gramEnd"/>
    </w:p>
    <w:p w14:paraId="32EFEA6E" w14:textId="77777777" w:rsidR="00AF152D" w:rsidRDefault="00AF152D" w:rsidP="00AF152D">
      <w:r>
        <w:t xml:space="preserve">TAPI 2.4 </w:t>
      </w:r>
      <w:r w:rsidR="005831B7">
        <w:t xml:space="preserve">provides alarm and performance monitoring structures that are common for both </w:t>
      </w:r>
      <w:proofErr w:type="spellStart"/>
      <w:r w:rsidR="00291317">
        <w:t>tapi</w:t>
      </w:r>
      <w:proofErr w:type="spellEnd"/>
      <w:r w:rsidR="00291317">
        <w:t xml:space="preserve">-notification and </w:t>
      </w:r>
      <w:proofErr w:type="spellStart"/>
      <w:r w:rsidR="00291317">
        <w:t>tapi</w:t>
      </w:r>
      <w:proofErr w:type="spellEnd"/>
      <w:r w:rsidR="00291317">
        <w:t>-streaming</w:t>
      </w:r>
      <w:r w:rsidR="005831B7">
        <w:t xml:space="preserve"> </w:t>
      </w:r>
      <w:r w:rsidR="00291317">
        <w:t xml:space="preserve">ensuring that the two </w:t>
      </w:r>
      <w:r w:rsidR="003A7E2E">
        <w:t xml:space="preserve">use a common </w:t>
      </w:r>
      <w:r w:rsidR="00291317">
        <w:t>approach.</w:t>
      </w:r>
    </w:p>
    <w:p w14:paraId="390159D3" w14:textId="77777777" w:rsidR="004F48D1" w:rsidRPr="00AF152D" w:rsidRDefault="004F48D1" w:rsidP="00A56331">
      <w:r>
        <w:t xml:space="preserve">The detected-condition replaces the alarm-condition-detector from </w:t>
      </w:r>
      <w:r w:rsidR="00A76DD0">
        <w:t>TAPI 2.</w:t>
      </w:r>
      <w:r w:rsidR="00F05F68">
        <w:t>1.3</w:t>
      </w:r>
      <w:r>
        <w:t>.</w:t>
      </w:r>
    </w:p>
    <w:p w14:paraId="03DFC1A8" w14:textId="77777777" w:rsidR="00930DB9" w:rsidRDefault="00930DB9" w:rsidP="00AF152D">
      <w:pPr>
        <w:spacing w:before="100" w:beforeAutospacing="1" w:after="100" w:afterAutospacing="1"/>
        <w:rPr>
          <w:rFonts w:eastAsia="Times New Roman"/>
        </w:rPr>
      </w:pPr>
      <w:r w:rsidRPr="00F32BDC">
        <w:rPr>
          <w:noProof/>
        </w:rPr>
        <mc:AlternateContent>
          <mc:Choice Requires="wps">
            <w:drawing>
              <wp:anchor distT="0" distB="0" distL="114300" distR="114300" simplePos="0" relativeHeight="251664384" behindDoc="0" locked="0" layoutInCell="1" allowOverlap="1" wp14:anchorId="2A82302D" wp14:editId="5F7F063D">
                <wp:simplePos x="0" y="0"/>
                <wp:positionH relativeFrom="margin">
                  <wp:posOffset>0</wp:posOffset>
                </wp:positionH>
                <wp:positionV relativeFrom="paragraph">
                  <wp:posOffset>353695</wp:posOffset>
                </wp:positionV>
                <wp:extent cx="6600825" cy="6905625"/>
                <wp:effectExtent l="0" t="0" r="28575" b="28575"/>
                <wp:wrapTopAndBottom/>
                <wp:docPr id="27"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6905625"/>
                        </a:xfrm>
                        <a:prstGeom prst="rect">
                          <a:avLst/>
                        </a:prstGeom>
                        <a:solidFill>
                          <a:schemeClr val="accent4">
                            <a:lumMod val="20000"/>
                            <a:lumOff val="80000"/>
                          </a:schemeClr>
                        </a:solidFill>
                        <a:ln>
                          <a:solidFill>
                            <a:schemeClr val="tx1"/>
                          </a:solidFill>
                        </a:ln>
                      </wps:spPr>
                      <wps:txbx>
                        <w:txbxContent>
                          <w:p w14:paraId="0DB5948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grouping </w:t>
                            </w:r>
                            <w:proofErr w:type="gramStart"/>
                            <w:r w:rsidRPr="00EB342B">
                              <w:rPr>
                                <w:rFonts w:asciiTheme="minorHAnsi" w:hAnsi="Arial"/>
                                <w:kern w:val="24"/>
                                <w:sz w:val="14"/>
                                <w:szCs w:val="14"/>
                                <w:lang w:val="en-GB"/>
                              </w:rPr>
                              <w:t>detected-condition</w:t>
                            </w:r>
                            <w:proofErr w:type="gramEnd"/>
                            <w:r w:rsidRPr="00EB342B">
                              <w:rPr>
                                <w:rFonts w:asciiTheme="minorHAnsi" w:hAnsi="Arial"/>
                                <w:kern w:val="24"/>
                                <w:sz w:val="14"/>
                                <w:szCs w:val="14"/>
                                <w:lang w:val="en-GB"/>
                              </w:rPr>
                              <w:t xml:space="preserve"> {</w:t>
                            </w:r>
                          </w:p>
                          <w:p w14:paraId="0A0EE2A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detected-condition-name {</w:t>
                            </w:r>
                          </w:p>
                          <w:p w14:paraId="781A90B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w:t>
                            </w:r>
                            <w:proofErr w:type="spellStart"/>
                            <w:r w:rsidRPr="00EB342B">
                              <w:rPr>
                                <w:rFonts w:asciiTheme="minorHAnsi" w:hAnsi="Arial"/>
                                <w:kern w:val="24"/>
                                <w:sz w:val="14"/>
                                <w:szCs w:val="14"/>
                                <w:lang w:val="en-GB"/>
                              </w:rPr>
                              <w:t>tapi-</w:t>
                            </w:r>
                            <w:proofErr w:type="gramStart"/>
                            <w:r w:rsidRPr="00EB342B">
                              <w:rPr>
                                <w:rFonts w:asciiTheme="minorHAnsi" w:hAnsi="Arial"/>
                                <w:kern w:val="24"/>
                                <w:sz w:val="14"/>
                                <w:szCs w:val="14"/>
                                <w:lang w:val="en-GB"/>
                              </w:rPr>
                              <w:t>common:detected</w:t>
                            </w:r>
                            <w:proofErr w:type="spellEnd"/>
                            <w:proofErr w:type="gramEnd"/>
                            <w:r w:rsidRPr="00EB342B">
                              <w:rPr>
                                <w:rFonts w:asciiTheme="minorHAnsi" w:hAnsi="Arial"/>
                                <w:kern w:val="24"/>
                                <w:sz w:val="14"/>
                                <w:szCs w:val="14"/>
                                <w:lang w:val="en-GB"/>
                              </w:rPr>
                              <w:t>;</w:t>
                            </w:r>
                          </w:p>
                          <w:p w14:paraId="2E2F7B9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of the Condition, e.g. an alarm probable cause or the PM metric name which threshold crossing alert refers to.</w:t>
                            </w:r>
                          </w:p>
                          <w:p w14:paraId="6EA58DC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ITU-T probable cause of the failure (detected fault).</w:t>
                            </w:r>
                          </w:p>
                          <w:p w14:paraId="603DB68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G.806:</w:t>
                            </w:r>
                          </w:p>
                          <w:p w14:paraId="3A9151B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A fault is the inability of a function to perform a required action. This does not include an inability due to preventive maintenance, lack of external </w:t>
                            </w:r>
                            <w:r>
                              <w:rPr>
                                <w:rFonts w:asciiTheme="minorHAnsi" w:hAnsi="Arial"/>
                                <w:kern w:val="24"/>
                                <w:sz w:val="14"/>
                                <w:szCs w:val="14"/>
                                <w:lang w:val="en-GB"/>
                              </w:rPr>
                              <w:br/>
                              <w:t xml:space="preserve">                  </w:t>
                            </w:r>
                            <w:r w:rsidRPr="00EB342B">
                              <w:rPr>
                                <w:rFonts w:asciiTheme="minorHAnsi" w:hAnsi="Arial"/>
                                <w:kern w:val="24"/>
                                <w:sz w:val="14"/>
                                <w:szCs w:val="14"/>
                                <w:lang w:val="en-GB"/>
                              </w:rPr>
                              <w:t>resources or planned actions.</w:t>
                            </w:r>
                          </w:p>
                          <w:p w14:paraId="73F86AB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cause: A single disturbance or fault may lead to the detection of multiple defects.</w:t>
                            </w:r>
                          </w:p>
                          <w:p w14:paraId="1C22BFC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defect: The density of anomalies has reached a level where the ability to perform a required function has been interrupted.</w:t>
                            </w:r>
                          </w:p>
                          <w:p w14:paraId="7C24124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Defects are used as input for performance monitoring, the control of consequent actions and for the determination of fault causes.</w:t>
                            </w:r>
                          </w:p>
                          <w:p w14:paraId="0EDE179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fault cause is the result of a correlation process which is intended to identify the defect that is representative of the disturbance or fault that is causing </w:t>
                            </w:r>
                            <w:r>
                              <w:rPr>
                                <w:rFonts w:asciiTheme="minorHAnsi" w:hAnsi="Arial"/>
                                <w:kern w:val="24"/>
                                <w:sz w:val="14"/>
                                <w:szCs w:val="14"/>
                                <w:lang w:val="en-GB"/>
                              </w:rPr>
                              <w:br/>
                              <w:t xml:space="preserve">                </w:t>
                            </w:r>
                            <w:r w:rsidRPr="00EB342B">
                              <w:rPr>
                                <w:rFonts w:asciiTheme="minorHAnsi" w:hAnsi="Arial"/>
                                <w:kern w:val="24"/>
                                <w:sz w:val="14"/>
                                <w:szCs w:val="14"/>
                                <w:lang w:val="en-GB"/>
                              </w:rPr>
                              <w:t>the problem.</w:t>
                            </w:r>
                          </w:p>
                          <w:p w14:paraId="793BE7F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failure: The fault cause persisted long enough to consider the ability of an item to perform a required function to be terminated. The item may be </w:t>
                            </w:r>
                            <w:r>
                              <w:rPr>
                                <w:rFonts w:asciiTheme="minorHAnsi" w:hAnsi="Arial"/>
                                <w:kern w:val="24"/>
                                <w:sz w:val="14"/>
                                <w:szCs w:val="14"/>
                                <w:lang w:val="en-GB"/>
                              </w:rPr>
                              <w:br/>
                              <w:t xml:space="preserve">                  </w:t>
                            </w:r>
                            <w:r w:rsidRPr="00EB342B">
                              <w:rPr>
                                <w:rFonts w:asciiTheme="minorHAnsi" w:hAnsi="Arial"/>
                                <w:kern w:val="24"/>
                                <w:sz w:val="14"/>
                                <w:szCs w:val="14"/>
                                <w:lang w:val="en-GB"/>
                              </w:rPr>
                              <w:t>considered as failed; a fault has now been detected.</w:t>
                            </w:r>
                          </w:p>
                          <w:p w14:paraId="0A3F3FC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alarm: A human-observable indication that draws attention to a failure (detected fault) usually giving an indication of the severity of the fault.</w:t>
                            </w:r>
                            <w:proofErr w:type="gramStart"/>
                            <w:r w:rsidRPr="00EB342B">
                              <w:rPr>
                                <w:rFonts w:asciiTheme="minorHAnsi" w:hAnsi="Arial"/>
                                <w:kern w:val="24"/>
                                <w:sz w:val="14"/>
                                <w:szCs w:val="14"/>
                                <w:lang w:val="en-GB"/>
                              </w:rPr>
                              <w:t>";</w:t>
                            </w:r>
                            <w:proofErr w:type="gramEnd"/>
                          </w:p>
                          <w:p w14:paraId="377EAD1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1C3A94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detected-condition-native-name {</w:t>
                            </w:r>
                          </w:p>
                          <w:p w14:paraId="1A427CD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w:t>
                            </w:r>
                            <w:proofErr w:type="gramStart"/>
                            <w:r w:rsidRPr="00EB342B">
                              <w:rPr>
                                <w:rFonts w:asciiTheme="minorHAnsi" w:hAnsi="Arial"/>
                                <w:kern w:val="24"/>
                                <w:sz w:val="14"/>
                                <w:szCs w:val="14"/>
                                <w:lang w:val="en-GB"/>
                              </w:rPr>
                              <w:t>string;</w:t>
                            </w:r>
                            <w:proofErr w:type="gramEnd"/>
                          </w:p>
                          <w:p w14:paraId="03BBE86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used for the Condition by the source of the information.</w:t>
                            </w:r>
                            <w:proofErr w:type="gramStart"/>
                            <w:r w:rsidRPr="00EB342B">
                              <w:rPr>
                                <w:rFonts w:asciiTheme="minorHAnsi" w:hAnsi="Arial"/>
                                <w:kern w:val="24"/>
                                <w:sz w:val="14"/>
                                <w:szCs w:val="14"/>
                                <w:lang w:val="en-GB"/>
                              </w:rPr>
                              <w:t>";</w:t>
                            </w:r>
                            <w:proofErr w:type="gramEnd"/>
                          </w:p>
                          <w:p w14:paraId="5ACE5B0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3987FA0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detected-condition-native-info {</w:t>
                            </w:r>
                          </w:p>
                          <w:p w14:paraId="3090E05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w:t>
                            </w:r>
                            <w:proofErr w:type="gramStart"/>
                            <w:r w:rsidRPr="00EB342B">
                              <w:rPr>
                                <w:rFonts w:asciiTheme="minorHAnsi" w:hAnsi="Arial"/>
                                <w:kern w:val="24"/>
                                <w:sz w:val="14"/>
                                <w:szCs w:val="14"/>
                                <w:lang w:val="en-GB"/>
                              </w:rPr>
                              <w:t>string;</w:t>
                            </w:r>
                            <w:proofErr w:type="gramEnd"/>
                          </w:p>
                          <w:p w14:paraId="40FB9A7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"Additional info of the Condition provided by the source of the information.</w:t>
                            </w:r>
                            <w:proofErr w:type="gramStart"/>
                            <w:r w:rsidRPr="00EB342B">
                              <w:rPr>
                                <w:rFonts w:asciiTheme="minorHAnsi" w:hAnsi="Arial"/>
                                <w:kern w:val="24"/>
                                <w:sz w:val="14"/>
                                <w:szCs w:val="14"/>
                                <w:lang w:val="en-GB"/>
                              </w:rPr>
                              <w:t>";</w:t>
                            </w:r>
                            <w:proofErr w:type="gramEnd"/>
                          </w:p>
                          <w:p w14:paraId="0F6087F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54BE6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detected-condition-qualifier {</w:t>
                            </w:r>
                          </w:p>
                          <w:p w14:paraId="4BD4583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w:t>
                            </w:r>
                            <w:proofErr w:type="gramStart"/>
                            <w:r w:rsidRPr="00EB342B">
                              <w:rPr>
                                <w:rFonts w:asciiTheme="minorHAnsi" w:hAnsi="Arial"/>
                                <w:kern w:val="24"/>
                                <w:sz w:val="14"/>
                                <w:szCs w:val="14"/>
                                <w:lang w:val="en-GB"/>
                              </w:rPr>
                              <w:t>string;</w:t>
                            </w:r>
                            <w:proofErr w:type="gramEnd"/>
                          </w:p>
                          <w:p w14:paraId="2C49F82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"Further information necessary to precisely/uniquely/unambiguously identify the Condition Detector.</w:t>
                            </w:r>
                          </w:p>
                          <w:p w14:paraId="2CC28BE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Equipment and Processing Alarm Category, e.g. the local id of the </w:t>
                            </w:r>
                            <w:proofErr w:type="spellStart"/>
                            <w:r w:rsidRPr="00EB342B">
                              <w:rPr>
                                <w:rFonts w:asciiTheme="minorHAnsi" w:hAnsi="Arial"/>
                                <w:kern w:val="24"/>
                                <w:sz w:val="14"/>
                                <w:szCs w:val="14"/>
                                <w:lang w:val="en-GB"/>
                              </w:rPr>
                              <w:t>ActualNonFieldReplaceableModule</w:t>
                            </w:r>
                            <w:proofErr w:type="spellEnd"/>
                            <w:r w:rsidRPr="00EB342B">
                              <w:rPr>
                                <w:rFonts w:asciiTheme="minorHAnsi" w:hAnsi="Arial"/>
                                <w:kern w:val="24"/>
                                <w:sz w:val="14"/>
                                <w:szCs w:val="14"/>
                                <w:lang w:val="en-GB"/>
                              </w:rPr>
                              <w:t xml:space="preserve"> which identifies exact alarm source.</w:t>
                            </w:r>
                          </w:p>
                          <w:p w14:paraId="3E7EB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Environment Alarm Category, e.g. on the same Device instance may appear more Environmental alarm notifications with same Alarn Name.</w:t>
                            </w:r>
                          </w:p>
                          <w:p w14:paraId="1D741F7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Connectivity Alarm Category in case that same CEP instance includes e.g. both OTS and OMS monitoring layers.</w:t>
                            </w:r>
                            <w:proofErr w:type="gramStart"/>
                            <w:r w:rsidRPr="00EB342B">
                              <w:rPr>
                                <w:rFonts w:asciiTheme="minorHAnsi" w:hAnsi="Arial"/>
                                <w:kern w:val="24"/>
                                <w:sz w:val="14"/>
                                <w:szCs w:val="14"/>
                                <w:lang w:val="en-GB"/>
                              </w:rPr>
                              <w:t>";</w:t>
                            </w:r>
                            <w:proofErr w:type="gramEnd"/>
                          </w:p>
                          <w:p w14:paraId="0AE88A6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612474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w:t>
                            </w:r>
                            <w:proofErr w:type="spellStart"/>
                            <w:r w:rsidRPr="00EB342B">
                              <w:rPr>
                                <w:rFonts w:asciiTheme="minorHAnsi" w:hAnsi="Arial"/>
                                <w:kern w:val="24"/>
                                <w:sz w:val="14"/>
                                <w:szCs w:val="14"/>
                                <w:lang w:val="en-GB"/>
                              </w:rPr>
                              <w:t>oam</w:t>
                            </w:r>
                            <w:proofErr w:type="spellEnd"/>
                            <w:r w:rsidRPr="00EB342B">
                              <w:rPr>
                                <w:rFonts w:asciiTheme="minorHAnsi" w:hAnsi="Arial"/>
                                <w:kern w:val="24"/>
                                <w:sz w:val="14"/>
                                <w:szCs w:val="14"/>
                                <w:lang w:val="en-GB"/>
                              </w:rPr>
                              <w:t>-job {</w:t>
                            </w:r>
                          </w:p>
                          <w:p w14:paraId="5645D2B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w:t>
                            </w:r>
                            <w:proofErr w:type="spellStart"/>
                            <w:r w:rsidRPr="00EB342B">
                              <w:rPr>
                                <w:rFonts w:asciiTheme="minorHAnsi" w:hAnsi="Arial"/>
                                <w:kern w:val="24"/>
                                <w:sz w:val="14"/>
                                <w:szCs w:val="14"/>
                                <w:lang w:val="en-GB"/>
                              </w:rPr>
                              <w:t>tapi-</w:t>
                            </w:r>
                            <w:proofErr w:type="gramStart"/>
                            <w:r w:rsidRPr="00EB342B">
                              <w:rPr>
                                <w:rFonts w:asciiTheme="minorHAnsi" w:hAnsi="Arial"/>
                                <w:kern w:val="24"/>
                                <w:sz w:val="14"/>
                                <w:szCs w:val="14"/>
                                <w:lang w:val="en-GB"/>
                              </w:rPr>
                              <w:t>common:uuid</w:t>
                            </w:r>
                            <w:proofErr w:type="spellEnd"/>
                            <w:proofErr w:type="gramEnd"/>
                            <w:r w:rsidRPr="00EB342B">
                              <w:rPr>
                                <w:rFonts w:asciiTheme="minorHAnsi" w:hAnsi="Arial"/>
                                <w:kern w:val="24"/>
                                <w:sz w:val="14"/>
                                <w:szCs w:val="14"/>
                                <w:lang w:val="en-GB"/>
                              </w:rPr>
                              <w:t>;</w:t>
                            </w:r>
                          </w:p>
                          <w:p w14:paraId="4FB1F2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"Reference to the </w:t>
                            </w:r>
                            <w:proofErr w:type="spellStart"/>
                            <w:r w:rsidRPr="00EB342B">
                              <w:rPr>
                                <w:rFonts w:asciiTheme="minorHAnsi" w:hAnsi="Arial"/>
                                <w:kern w:val="24"/>
                                <w:sz w:val="14"/>
                                <w:szCs w:val="14"/>
                                <w:lang w:val="en-GB"/>
                              </w:rPr>
                              <w:t>OamJob</w:t>
                            </w:r>
                            <w:proofErr w:type="spellEnd"/>
                            <w:r w:rsidRPr="00EB342B">
                              <w:rPr>
                                <w:rFonts w:asciiTheme="minorHAnsi" w:hAnsi="Arial"/>
                                <w:kern w:val="24"/>
                                <w:sz w:val="14"/>
                                <w:szCs w:val="14"/>
                                <w:lang w:val="en-GB"/>
                              </w:rPr>
                              <w:t xml:space="preserve"> instance for which the Condition detection has been configured, e.g. configuration of PM metrics and threshold </w:t>
                            </w:r>
                            <w:r>
                              <w:rPr>
                                <w:rFonts w:asciiTheme="minorHAnsi" w:hAnsi="Arial"/>
                                <w:kern w:val="24"/>
                                <w:sz w:val="14"/>
                                <w:szCs w:val="14"/>
                                <w:lang w:val="en-GB"/>
                              </w:rPr>
                              <w:br/>
                              <w:t xml:space="preserve">                </w:t>
                            </w:r>
                            <w:r w:rsidRPr="00EB342B">
                              <w:rPr>
                                <w:rFonts w:asciiTheme="minorHAnsi" w:hAnsi="Arial"/>
                                <w:kern w:val="24"/>
                                <w:sz w:val="14"/>
                                <w:szCs w:val="14"/>
                                <w:lang w:val="en-GB"/>
                              </w:rPr>
                              <w:t>values and/or of the (alarm) Conditions.</w:t>
                            </w:r>
                          </w:p>
                          <w:p w14:paraId="78A4828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The reference is defined as simple UUID because </w:t>
                            </w:r>
                            <w:proofErr w:type="spellStart"/>
                            <w:r w:rsidRPr="00EB342B">
                              <w:rPr>
                                <w:rFonts w:asciiTheme="minorHAnsi" w:hAnsi="Arial"/>
                                <w:kern w:val="24"/>
                                <w:sz w:val="14"/>
                                <w:szCs w:val="14"/>
                                <w:lang w:val="en-GB"/>
                              </w:rPr>
                              <w:t>TapiFm</w:t>
                            </w:r>
                            <w:proofErr w:type="spellEnd"/>
                            <w:r w:rsidRPr="00EB342B">
                              <w:rPr>
                                <w:rFonts w:asciiTheme="minorHAnsi" w:hAnsi="Arial"/>
                                <w:kern w:val="24"/>
                                <w:sz w:val="14"/>
                                <w:szCs w:val="14"/>
                                <w:lang w:val="en-GB"/>
                              </w:rPr>
                              <w:t xml:space="preserve"> does not import </w:t>
                            </w:r>
                            <w:proofErr w:type="spellStart"/>
                            <w:r w:rsidRPr="00EB342B">
                              <w:rPr>
                                <w:rFonts w:asciiTheme="minorHAnsi" w:hAnsi="Arial"/>
                                <w:kern w:val="24"/>
                                <w:sz w:val="14"/>
                                <w:szCs w:val="14"/>
                                <w:lang w:val="en-GB"/>
                              </w:rPr>
                              <w:t>TapiOam</w:t>
                            </w:r>
                            <w:proofErr w:type="spellEnd"/>
                            <w:r w:rsidRPr="00EB342B">
                              <w:rPr>
                                <w:rFonts w:asciiTheme="minorHAnsi" w:hAnsi="Arial"/>
                                <w:kern w:val="24"/>
                                <w:sz w:val="14"/>
                                <w:szCs w:val="14"/>
                                <w:lang w:val="en-GB"/>
                              </w:rPr>
                              <w:t>.</w:t>
                            </w:r>
                          </w:p>
                          <w:p w14:paraId="5A319C7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MEF 35.1: Identification of the PM Session for which the TCA Function was configured.</w:t>
                            </w:r>
                            <w:proofErr w:type="gramStart"/>
                            <w:r w:rsidRPr="00EB342B">
                              <w:rPr>
                                <w:rFonts w:asciiTheme="minorHAnsi" w:hAnsi="Arial"/>
                                <w:kern w:val="24"/>
                                <w:sz w:val="14"/>
                                <w:szCs w:val="14"/>
                                <w:lang w:val="en-GB"/>
                              </w:rPr>
                              <w:t>";</w:t>
                            </w:r>
                            <w:proofErr w:type="gramEnd"/>
                          </w:p>
                          <w:p w14:paraId="3C4C461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5529B76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pm-metric-info {</w:t>
                            </w:r>
                          </w:p>
                          <w:p w14:paraId="3C6E869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pm-metric-</w:t>
                            </w:r>
                            <w:proofErr w:type="gramStart"/>
                            <w:r w:rsidRPr="00EB342B">
                              <w:rPr>
                                <w:rFonts w:asciiTheme="minorHAnsi" w:hAnsi="Arial"/>
                                <w:kern w:val="24"/>
                                <w:sz w:val="14"/>
                                <w:szCs w:val="14"/>
                                <w:lang w:val="en-GB"/>
                              </w:rPr>
                              <w:t>info;</w:t>
                            </w:r>
                            <w:proofErr w:type="gramEnd"/>
                          </w:p>
                          <w:p w14:paraId="772F5A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PM metric information.</w:t>
                            </w:r>
                            <w:proofErr w:type="gramStart"/>
                            <w:r w:rsidRPr="00EB342B">
                              <w:rPr>
                                <w:rFonts w:asciiTheme="minorHAnsi" w:hAnsi="Arial"/>
                                <w:kern w:val="24"/>
                                <w:sz w:val="14"/>
                                <w:szCs w:val="14"/>
                                <w:lang w:val="en-GB"/>
                              </w:rPr>
                              <w:t>";</w:t>
                            </w:r>
                            <w:proofErr w:type="gramEnd"/>
                          </w:p>
                          <w:p w14:paraId="6EA3571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B504EF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detector-info {</w:t>
                            </w:r>
                          </w:p>
                          <w:p w14:paraId="22F14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detector-</w:t>
                            </w:r>
                            <w:proofErr w:type="gramStart"/>
                            <w:r w:rsidRPr="00EB342B">
                              <w:rPr>
                                <w:rFonts w:asciiTheme="minorHAnsi" w:hAnsi="Arial"/>
                                <w:kern w:val="24"/>
                                <w:sz w:val="14"/>
                                <w:szCs w:val="14"/>
                                <w:lang w:val="en-GB"/>
                              </w:rPr>
                              <w:t>info;</w:t>
                            </w:r>
                            <w:proofErr w:type="gramEnd"/>
                          </w:p>
                          <w:p w14:paraId="1C725B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detector info for alarm and TCA.</w:t>
                            </w:r>
                            <w:proofErr w:type="gramStart"/>
                            <w:r w:rsidRPr="00EB342B">
                              <w:rPr>
                                <w:rFonts w:asciiTheme="minorHAnsi" w:hAnsi="Arial"/>
                                <w:kern w:val="24"/>
                                <w:sz w:val="14"/>
                                <w:szCs w:val="14"/>
                                <w:lang w:val="en-GB"/>
                              </w:rPr>
                              <w:t>";</w:t>
                            </w:r>
                            <w:proofErr w:type="gramEnd"/>
                          </w:p>
                          <w:p w14:paraId="6A209D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044FEE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w:t>
                            </w:r>
                            <w:proofErr w:type="gramStart"/>
                            <w:r w:rsidRPr="00EB342B">
                              <w:rPr>
                                <w:rFonts w:asciiTheme="minorHAnsi" w:hAnsi="Arial"/>
                                <w:kern w:val="24"/>
                                <w:sz w:val="14"/>
                                <w:szCs w:val="14"/>
                                <w:lang w:val="en-GB"/>
                              </w:rPr>
                              <w:t>simple-detector</w:t>
                            </w:r>
                            <w:proofErr w:type="gramEnd"/>
                            <w:r w:rsidRPr="00EB342B">
                              <w:rPr>
                                <w:rFonts w:asciiTheme="minorHAnsi" w:hAnsi="Arial"/>
                                <w:kern w:val="24"/>
                                <w:sz w:val="14"/>
                                <w:szCs w:val="14"/>
                                <w:lang w:val="en-GB"/>
                              </w:rPr>
                              <w:t xml:space="preserve"> {</w:t>
                            </w:r>
                          </w:p>
                          <w:p w14:paraId="71F47BC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simple-</w:t>
                            </w:r>
                            <w:proofErr w:type="gramStart"/>
                            <w:r w:rsidRPr="00EB342B">
                              <w:rPr>
                                <w:rFonts w:asciiTheme="minorHAnsi" w:hAnsi="Arial"/>
                                <w:kern w:val="24"/>
                                <w:sz w:val="14"/>
                                <w:szCs w:val="14"/>
                                <w:lang w:val="en-GB"/>
                              </w:rPr>
                              <w:t>detector;</w:t>
                            </w:r>
                            <w:proofErr w:type="gramEnd"/>
                          </w:p>
                          <w:p w14:paraId="4B3D452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simple detector state.</w:t>
                            </w:r>
                            <w:proofErr w:type="gramStart"/>
                            <w:r w:rsidRPr="00EB342B">
                              <w:rPr>
                                <w:rFonts w:asciiTheme="minorHAnsi" w:hAnsi="Arial"/>
                                <w:kern w:val="24"/>
                                <w:sz w:val="14"/>
                                <w:szCs w:val="14"/>
                                <w:lang w:val="en-GB"/>
                              </w:rPr>
                              <w:t>";</w:t>
                            </w:r>
                            <w:proofErr w:type="gramEnd"/>
                          </w:p>
                          <w:p w14:paraId="0893CD4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2937E9C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 record of the state of a Detector where that Detector has two underling states that are of asymmetric importance.</w:t>
                            </w:r>
                          </w:p>
                          <w:p w14:paraId="611032D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an alarm or a threshold crossing alert detected on a given resource.</w:t>
                            </w:r>
                          </w:p>
                          <w:p w14:paraId="457C0B4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Condition Detector represents any monitoring component that assesses properties of something and determines from those properties what conditions </w:t>
                            </w:r>
                            <w:r>
                              <w:rPr>
                                <w:rFonts w:asciiTheme="minorHAnsi" w:hAnsi="Arial"/>
                                <w:kern w:val="24"/>
                                <w:sz w:val="14"/>
                                <w:szCs w:val="14"/>
                                <w:lang w:val="en-GB"/>
                              </w:rPr>
                              <w:br/>
                              <w:t xml:space="preserve">            </w:t>
                            </w:r>
                            <w:r w:rsidRPr="00EB342B">
                              <w:rPr>
                                <w:rFonts w:asciiTheme="minorHAnsi" w:hAnsi="Arial"/>
                                <w:kern w:val="24"/>
                                <w:sz w:val="14"/>
                                <w:szCs w:val="14"/>
                                <w:lang w:val="en-GB"/>
                              </w:rPr>
                              <w:t>are associated with the thing.</w:t>
                            </w:r>
                          </w:p>
                          <w:p w14:paraId="42C93EB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 thing might be 'too hot' or might be 'unreliable'.</w:t>
                            </w:r>
                            <w:proofErr w:type="gramStart"/>
                            <w:r w:rsidRPr="00EB342B">
                              <w:rPr>
                                <w:rFonts w:asciiTheme="minorHAnsi" w:hAnsi="Arial"/>
                                <w:kern w:val="24"/>
                                <w:sz w:val="14"/>
                                <w:szCs w:val="14"/>
                                <w:lang w:val="en-GB"/>
                              </w:rPr>
                              <w:t>";</w:t>
                            </w:r>
                            <w:proofErr w:type="gramEnd"/>
                          </w:p>
                          <w:p w14:paraId="3D78CF59" w14:textId="77777777" w:rsidR="00930DB9" w:rsidRPr="00A56331" w:rsidRDefault="00930DB9" w:rsidP="00930DB9">
                            <w:pPr>
                              <w:spacing w:before="40" w:after="40" w:line="216" w:lineRule="auto"/>
                              <w:rPr>
                                <w:rFonts w:asciiTheme="minorHAnsi" w:hAnsi="Arial"/>
                                <w:kern w:val="24"/>
                                <w:sz w:val="12"/>
                                <w:szCs w:val="12"/>
                                <w:lang w:val="en-GB"/>
                              </w:rPr>
                            </w:pPr>
                            <w:r w:rsidRPr="00EB342B">
                              <w:rPr>
                                <w:rFonts w:asciiTheme="minorHAnsi" w:hAnsi="Arial"/>
                                <w:kern w:val="24"/>
                                <w:sz w:val="14"/>
                                <w:szCs w:val="14"/>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A82302D" id="_x0000_s1047" style="position:absolute;margin-left:0;margin-top:27.85pt;width:519.75pt;height:543.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" fillcolor="#f9ecd4 [663]" strokecolor="#141313 [3213]">
                <v:path arrowok="t"/>
                <o:lock v:ext="edit" grouping="t"/>
                <v:textbox>
                  <w:txbxContent>
                    <w:p w14:paraId="0DB5948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grouping </w:t>
                      </w:r>
                      <w:proofErr w:type="gramStart"/>
                      <w:r w:rsidRPr="00EB342B">
                        <w:rPr>
                          <w:rFonts w:asciiTheme="minorHAnsi" w:hAnsi="Arial"/>
                          <w:kern w:val="24"/>
                          <w:sz w:val="14"/>
                          <w:szCs w:val="14"/>
                          <w:lang w:val="en-GB"/>
                        </w:rPr>
                        <w:t>detected-condition</w:t>
                      </w:r>
                      <w:proofErr w:type="gramEnd"/>
                      <w:r w:rsidRPr="00EB342B">
                        <w:rPr>
                          <w:rFonts w:asciiTheme="minorHAnsi" w:hAnsi="Arial"/>
                          <w:kern w:val="24"/>
                          <w:sz w:val="14"/>
                          <w:szCs w:val="14"/>
                          <w:lang w:val="en-GB"/>
                        </w:rPr>
                        <w:t xml:space="preserve"> {</w:t>
                      </w:r>
                    </w:p>
                    <w:p w14:paraId="0A0EE2A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detected-condition-name {</w:t>
                      </w:r>
                    </w:p>
                    <w:p w14:paraId="781A90B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w:t>
                      </w:r>
                      <w:proofErr w:type="spellStart"/>
                      <w:r w:rsidRPr="00EB342B">
                        <w:rPr>
                          <w:rFonts w:asciiTheme="minorHAnsi" w:hAnsi="Arial"/>
                          <w:kern w:val="24"/>
                          <w:sz w:val="14"/>
                          <w:szCs w:val="14"/>
                          <w:lang w:val="en-GB"/>
                        </w:rPr>
                        <w:t>tapi-</w:t>
                      </w:r>
                      <w:proofErr w:type="gramStart"/>
                      <w:r w:rsidRPr="00EB342B">
                        <w:rPr>
                          <w:rFonts w:asciiTheme="minorHAnsi" w:hAnsi="Arial"/>
                          <w:kern w:val="24"/>
                          <w:sz w:val="14"/>
                          <w:szCs w:val="14"/>
                          <w:lang w:val="en-GB"/>
                        </w:rPr>
                        <w:t>common:detected</w:t>
                      </w:r>
                      <w:proofErr w:type="spellEnd"/>
                      <w:proofErr w:type="gramEnd"/>
                      <w:r w:rsidRPr="00EB342B">
                        <w:rPr>
                          <w:rFonts w:asciiTheme="minorHAnsi" w:hAnsi="Arial"/>
                          <w:kern w:val="24"/>
                          <w:sz w:val="14"/>
                          <w:szCs w:val="14"/>
                          <w:lang w:val="en-GB"/>
                        </w:rPr>
                        <w:t>;</w:t>
                      </w:r>
                    </w:p>
                    <w:p w14:paraId="2E2F7B9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of the Condition, e.g. an alarm probable cause or the PM metric name which threshold crossing alert refers to.</w:t>
                      </w:r>
                    </w:p>
                    <w:p w14:paraId="6EA58DC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ITU-T probable cause of the failure (detected fault).</w:t>
                      </w:r>
                    </w:p>
                    <w:p w14:paraId="603DB68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G.806:</w:t>
                      </w:r>
                    </w:p>
                    <w:p w14:paraId="3A9151B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A fault is the inability of a function to perform a required action. This does not include an inability due to preventive maintenance, lack of external </w:t>
                      </w:r>
                      <w:r>
                        <w:rPr>
                          <w:rFonts w:asciiTheme="minorHAnsi" w:hAnsi="Arial"/>
                          <w:kern w:val="24"/>
                          <w:sz w:val="14"/>
                          <w:szCs w:val="14"/>
                          <w:lang w:val="en-GB"/>
                        </w:rPr>
                        <w:br/>
                        <w:t xml:space="preserve">                  </w:t>
                      </w:r>
                      <w:r w:rsidRPr="00EB342B">
                        <w:rPr>
                          <w:rFonts w:asciiTheme="minorHAnsi" w:hAnsi="Arial"/>
                          <w:kern w:val="24"/>
                          <w:sz w:val="14"/>
                          <w:szCs w:val="14"/>
                          <w:lang w:val="en-GB"/>
                        </w:rPr>
                        <w:t>resources or planned actions.</w:t>
                      </w:r>
                    </w:p>
                    <w:p w14:paraId="73F86AB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cause: A single disturbance or fault may lead to the detection of multiple defects.</w:t>
                      </w:r>
                    </w:p>
                    <w:p w14:paraId="1C22BFC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defect: The density of anomalies has reached a level where the ability to perform a required function has been interrupted.</w:t>
                      </w:r>
                    </w:p>
                    <w:p w14:paraId="7C24124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Defects are used as input for performance monitoring, the control of consequent actions and for the determination of fault causes.</w:t>
                      </w:r>
                    </w:p>
                    <w:p w14:paraId="0EDE179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fault cause is the result of a correlation process which is intended to identify the defect that is representative of the disturbance or fault that is causing </w:t>
                      </w:r>
                      <w:r>
                        <w:rPr>
                          <w:rFonts w:asciiTheme="minorHAnsi" w:hAnsi="Arial"/>
                          <w:kern w:val="24"/>
                          <w:sz w:val="14"/>
                          <w:szCs w:val="14"/>
                          <w:lang w:val="en-GB"/>
                        </w:rPr>
                        <w:br/>
                        <w:t xml:space="preserve">                </w:t>
                      </w:r>
                      <w:r w:rsidRPr="00EB342B">
                        <w:rPr>
                          <w:rFonts w:asciiTheme="minorHAnsi" w:hAnsi="Arial"/>
                          <w:kern w:val="24"/>
                          <w:sz w:val="14"/>
                          <w:szCs w:val="14"/>
                          <w:lang w:val="en-GB"/>
                        </w:rPr>
                        <w:t>the problem.</w:t>
                      </w:r>
                    </w:p>
                    <w:p w14:paraId="793BE7F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failure: The fault cause persisted long enough to consider the ability of an item to perform a required function to be terminated. The item may be </w:t>
                      </w:r>
                      <w:r>
                        <w:rPr>
                          <w:rFonts w:asciiTheme="minorHAnsi" w:hAnsi="Arial"/>
                          <w:kern w:val="24"/>
                          <w:sz w:val="14"/>
                          <w:szCs w:val="14"/>
                          <w:lang w:val="en-GB"/>
                        </w:rPr>
                        <w:br/>
                        <w:t xml:space="preserve">                  </w:t>
                      </w:r>
                      <w:r w:rsidRPr="00EB342B">
                        <w:rPr>
                          <w:rFonts w:asciiTheme="minorHAnsi" w:hAnsi="Arial"/>
                          <w:kern w:val="24"/>
                          <w:sz w:val="14"/>
                          <w:szCs w:val="14"/>
                          <w:lang w:val="en-GB"/>
                        </w:rPr>
                        <w:t>considered as failed; a fault has now been detected.</w:t>
                      </w:r>
                    </w:p>
                    <w:p w14:paraId="0A3F3FC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alarm: A human-observable indication that draws attention to a failure (detected fault) usually giving an indication of the severity of the fault.</w:t>
                      </w:r>
                      <w:proofErr w:type="gramStart"/>
                      <w:r w:rsidRPr="00EB342B">
                        <w:rPr>
                          <w:rFonts w:asciiTheme="minorHAnsi" w:hAnsi="Arial"/>
                          <w:kern w:val="24"/>
                          <w:sz w:val="14"/>
                          <w:szCs w:val="14"/>
                          <w:lang w:val="en-GB"/>
                        </w:rPr>
                        <w:t>";</w:t>
                      </w:r>
                      <w:proofErr w:type="gramEnd"/>
                    </w:p>
                    <w:p w14:paraId="377EAD1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1C3A94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detected-condition-native-name {</w:t>
                      </w:r>
                    </w:p>
                    <w:p w14:paraId="1A427CD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w:t>
                      </w:r>
                      <w:proofErr w:type="gramStart"/>
                      <w:r w:rsidRPr="00EB342B">
                        <w:rPr>
                          <w:rFonts w:asciiTheme="minorHAnsi" w:hAnsi="Arial"/>
                          <w:kern w:val="24"/>
                          <w:sz w:val="14"/>
                          <w:szCs w:val="14"/>
                          <w:lang w:val="en-GB"/>
                        </w:rPr>
                        <w:t>string;</w:t>
                      </w:r>
                      <w:proofErr w:type="gramEnd"/>
                    </w:p>
                    <w:p w14:paraId="03BBE86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used for the Condition by the source of the information.</w:t>
                      </w:r>
                      <w:proofErr w:type="gramStart"/>
                      <w:r w:rsidRPr="00EB342B">
                        <w:rPr>
                          <w:rFonts w:asciiTheme="minorHAnsi" w:hAnsi="Arial"/>
                          <w:kern w:val="24"/>
                          <w:sz w:val="14"/>
                          <w:szCs w:val="14"/>
                          <w:lang w:val="en-GB"/>
                        </w:rPr>
                        <w:t>";</w:t>
                      </w:r>
                      <w:proofErr w:type="gramEnd"/>
                    </w:p>
                    <w:p w14:paraId="5ACE5B0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3987FA0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detected-condition-native-info {</w:t>
                      </w:r>
                    </w:p>
                    <w:p w14:paraId="3090E05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w:t>
                      </w:r>
                      <w:proofErr w:type="gramStart"/>
                      <w:r w:rsidRPr="00EB342B">
                        <w:rPr>
                          <w:rFonts w:asciiTheme="minorHAnsi" w:hAnsi="Arial"/>
                          <w:kern w:val="24"/>
                          <w:sz w:val="14"/>
                          <w:szCs w:val="14"/>
                          <w:lang w:val="en-GB"/>
                        </w:rPr>
                        <w:t>string;</w:t>
                      </w:r>
                      <w:proofErr w:type="gramEnd"/>
                    </w:p>
                    <w:p w14:paraId="40FB9A7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"Additional info of the Condition provided by the source of the information.</w:t>
                      </w:r>
                      <w:proofErr w:type="gramStart"/>
                      <w:r w:rsidRPr="00EB342B">
                        <w:rPr>
                          <w:rFonts w:asciiTheme="minorHAnsi" w:hAnsi="Arial"/>
                          <w:kern w:val="24"/>
                          <w:sz w:val="14"/>
                          <w:szCs w:val="14"/>
                          <w:lang w:val="en-GB"/>
                        </w:rPr>
                        <w:t>";</w:t>
                      </w:r>
                      <w:proofErr w:type="gramEnd"/>
                    </w:p>
                    <w:p w14:paraId="0F6087F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54BE6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detected-condition-qualifier {</w:t>
                      </w:r>
                    </w:p>
                    <w:p w14:paraId="4BD4583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w:t>
                      </w:r>
                      <w:proofErr w:type="gramStart"/>
                      <w:r w:rsidRPr="00EB342B">
                        <w:rPr>
                          <w:rFonts w:asciiTheme="minorHAnsi" w:hAnsi="Arial"/>
                          <w:kern w:val="24"/>
                          <w:sz w:val="14"/>
                          <w:szCs w:val="14"/>
                          <w:lang w:val="en-GB"/>
                        </w:rPr>
                        <w:t>string;</w:t>
                      </w:r>
                      <w:proofErr w:type="gramEnd"/>
                    </w:p>
                    <w:p w14:paraId="2C49F82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"Further information necessary to precisely/uniquely/unambiguously identify the Condition Detector.</w:t>
                      </w:r>
                    </w:p>
                    <w:p w14:paraId="2CC28BE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Equipment and Processing Alarm Category, e.g. the local id of the </w:t>
                      </w:r>
                      <w:proofErr w:type="spellStart"/>
                      <w:r w:rsidRPr="00EB342B">
                        <w:rPr>
                          <w:rFonts w:asciiTheme="minorHAnsi" w:hAnsi="Arial"/>
                          <w:kern w:val="24"/>
                          <w:sz w:val="14"/>
                          <w:szCs w:val="14"/>
                          <w:lang w:val="en-GB"/>
                        </w:rPr>
                        <w:t>ActualNonFieldReplaceableModule</w:t>
                      </w:r>
                      <w:proofErr w:type="spellEnd"/>
                      <w:r w:rsidRPr="00EB342B">
                        <w:rPr>
                          <w:rFonts w:asciiTheme="minorHAnsi" w:hAnsi="Arial"/>
                          <w:kern w:val="24"/>
                          <w:sz w:val="14"/>
                          <w:szCs w:val="14"/>
                          <w:lang w:val="en-GB"/>
                        </w:rPr>
                        <w:t xml:space="preserve"> which identifies exact alarm source.</w:t>
                      </w:r>
                    </w:p>
                    <w:p w14:paraId="3E7EB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Environment Alarm Category, e.g. on the same Device instance may appear more Environmental alarm notifications with same Alarn Name.</w:t>
                      </w:r>
                    </w:p>
                    <w:p w14:paraId="1D741F7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Connectivity Alarm Category in case that same CEP instance includes e.g. both OTS and OMS monitoring layers.</w:t>
                      </w:r>
                      <w:proofErr w:type="gramStart"/>
                      <w:r w:rsidRPr="00EB342B">
                        <w:rPr>
                          <w:rFonts w:asciiTheme="minorHAnsi" w:hAnsi="Arial"/>
                          <w:kern w:val="24"/>
                          <w:sz w:val="14"/>
                          <w:szCs w:val="14"/>
                          <w:lang w:val="en-GB"/>
                        </w:rPr>
                        <w:t>";</w:t>
                      </w:r>
                      <w:proofErr w:type="gramEnd"/>
                    </w:p>
                    <w:p w14:paraId="0AE88A6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612474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w:t>
                      </w:r>
                      <w:proofErr w:type="spellStart"/>
                      <w:r w:rsidRPr="00EB342B">
                        <w:rPr>
                          <w:rFonts w:asciiTheme="minorHAnsi" w:hAnsi="Arial"/>
                          <w:kern w:val="24"/>
                          <w:sz w:val="14"/>
                          <w:szCs w:val="14"/>
                          <w:lang w:val="en-GB"/>
                        </w:rPr>
                        <w:t>oam</w:t>
                      </w:r>
                      <w:proofErr w:type="spellEnd"/>
                      <w:r w:rsidRPr="00EB342B">
                        <w:rPr>
                          <w:rFonts w:asciiTheme="minorHAnsi" w:hAnsi="Arial"/>
                          <w:kern w:val="24"/>
                          <w:sz w:val="14"/>
                          <w:szCs w:val="14"/>
                          <w:lang w:val="en-GB"/>
                        </w:rPr>
                        <w:t>-job {</w:t>
                      </w:r>
                    </w:p>
                    <w:p w14:paraId="5645D2B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w:t>
                      </w:r>
                      <w:proofErr w:type="spellStart"/>
                      <w:r w:rsidRPr="00EB342B">
                        <w:rPr>
                          <w:rFonts w:asciiTheme="minorHAnsi" w:hAnsi="Arial"/>
                          <w:kern w:val="24"/>
                          <w:sz w:val="14"/>
                          <w:szCs w:val="14"/>
                          <w:lang w:val="en-GB"/>
                        </w:rPr>
                        <w:t>tapi-</w:t>
                      </w:r>
                      <w:proofErr w:type="gramStart"/>
                      <w:r w:rsidRPr="00EB342B">
                        <w:rPr>
                          <w:rFonts w:asciiTheme="minorHAnsi" w:hAnsi="Arial"/>
                          <w:kern w:val="24"/>
                          <w:sz w:val="14"/>
                          <w:szCs w:val="14"/>
                          <w:lang w:val="en-GB"/>
                        </w:rPr>
                        <w:t>common:uuid</w:t>
                      </w:r>
                      <w:proofErr w:type="spellEnd"/>
                      <w:proofErr w:type="gramEnd"/>
                      <w:r w:rsidRPr="00EB342B">
                        <w:rPr>
                          <w:rFonts w:asciiTheme="minorHAnsi" w:hAnsi="Arial"/>
                          <w:kern w:val="24"/>
                          <w:sz w:val="14"/>
                          <w:szCs w:val="14"/>
                          <w:lang w:val="en-GB"/>
                        </w:rPr>
                        <w:t>;</w:t>
                      </w:r>
                    </w:p>
                    <w:p w14:paraId="4FB1F2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"Reference to the </w:t>
                      </w:r>
                      <w:proofErr w:type="spellStart"/>
                      <w:r w:rsidRPr="00EB342B">
                        <w:rPr>
                          <w:rFonts w:asciiTheme="minorHAnsi" w:hAnsi="Arial"/>
                          <w:kern w:val="24"/>
                          <w:sz w:val="14"/>
                          <w:szCs w:val="14"/>
                          <w:lang w:val="en-GB"/>
                        </w:rPr>
                        <w:t>OamJob</w:t>
                      </w:r>
                      <w:proofErr w:type="spellEnd"/>
                      <w:r w:rsidRPr="00EB342B">
                        <w:rPr>
                          <w:rFonts w:asciiTheme="minorHAnsi" w:hAnsi="Arial"/>
                          <w:kern w:val="24"/>
                          <w:sz w:val="14"/>
                          <w:szCs w:val="14"/>
                          <w:lang w:val="en-GB"/>
                        </w:rPr>
                        <w:t xml:space="preserve"> instance for which the Condition detection has been configured, e.g. configuration of PM metrics and threshold </w:t>
                      </w:r>
                      <w:r>
                        <w:rPr>
                          <w:rFonts w:asciiTheme="minorHAnsi" w:hAnsi="Arial"/>
                          <w:kern w:val="24"/>
                          <w:sz w:val="14"/>
                          <w:szCs w:val="14"/>
                          <w:lang w:val="en-GB"/>
                        </w:rPr>
                        <w:br/>
                        <w:t xml:space="preserve">                </w:t>
                      </w:r>
                      <w:r w:rsidRPr="00EB342B">
                        <w:rPr>
                          <w:rFonts w:asciiTheme="minorHAnsi" w:hAnsi="Arial"/>
                          <w:kern w:val="24"/>
                          <w:sz w:val="14"/>
                          <w:szCs w:val="14"/>
                          <w:lang w:val="en-GB"/>
                        </w:rPr>
                        <w:t>values and/or of the (alarm) Conditions.</w:t>
                      </w:r>
                    </w:p>
                    <w:p w14:paraId="78A4828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The reference is defined as simple UUID because </w:t>
                      </w:r>
                      <w:proofErr w:type="spellStart"/>
                      <w:r w:rsidRPr="00EB342B">
                        <w:rPr>
                          <w:rFonts w:asciiTheme="minorHAnsi" w:hAnsi="Arial"/>
                          <w:kern w:val="24"/>
                          <w:sz w:val="14"/>
                          <w:szCs w:val="14"/>
                          <w:lang w:val="en-GB"/>
                        </w:rPr>
                        <w:t>TapiFm</w:t>
                      </w:r>
                      <w:proofErr w:type="spellEnd"/>
                      <w:r w:rsidRPr="00EB342B">
                        <w:rPr>
                          <w:rFonts w:asciiTheme="minorHAnsi" w:hAnsi="Arial"/>
                          <w:kern w:val="24"/>
                          <w:sz w:val="14"/>
                          <w:szCs w:val="14"/>
                          <w:lang w:val="en-GB"/>
                        </w:rPr>
                        <w:t xml:space="preserve"> does not import </w:t>
                      </w:r>
                      <w:proofErr w:type="spellStart"/>
                      <w:r w:rsidRPr="00EB342B">
                        <w:rPr>
                          <w:rFonts w:asciiTheme="minorHAnsi" w:hAnsi="Arial"/>
                          <w:kern w:val="24"/>
                          <w:sz w:val="14"/>
                          <w:szCs w:val="14"/>
                          <w:lang w:val="en-GB"/>
                        </w:rPr>
                        <w:t>TapiOam</w:t>
                      </w:r>
                      <w:proofErr w:type="spellEnd"/>
                      <w:r w:rsidRPr="00EB342B">
                        <w:rPr>
                          <w:rFonts w:asciiTheme="minorHAnsi" w:hAnsi="Arial"/>
                          <w:kern w:val="24"/>
                          <w:sz w:val="14"/>
                          <w:szCs w:val="14"/>
                          <w:lang w:val="en-GB"/>
                        </w:rPr>
                        <w:t>.</w:t>
                      </w:r>
                    </w:p>
                    <w:p w14:paraId="5A319C7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MEF 35.1: Identification of the PM Session for which the TCA Function was configured.</w:t>
                      </w:r>
                      <w:proofErr w:type="gramStart"/>
                      <w:r w:rsidRPr="00EB342B">
                        <w:rPr>
                          <w:rFonts w:asciiTheme="minorHAnsi" w:hAnsi="Arial"/>
                          <w:kern w:val="24"/>
                          <w:sz w:val="14"/>
                          <w:szCs w:val="14"/>
                          <w:lang w:val="en-GB"/>
                        </w:rPr>
                        <w:t>";</w:t>
                      </w:r>
                      <w:proofErr w:type="gramEnd"/>
                    </w:p>
                    <w:p w14:paraId="3C4C461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5529B76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pm-metric-info {</w:t>
                      </w:r>
                    </w:p>
                    <w:p w14:paraId="3C6E869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pm-metric-</w:t>
                      </w:r>
                      <w:proofErr w:type="gramStart"/>
                      <w:r w:rsidRPr="00EB342B">
                        <w:rPr>
                          <w:rFonts w:asciiTheme="minorHAnsi" w:hAnsi="Arial"/>
                          <w:kern w:val="24"/>
                          <w:sz w:val="14"/>
                          <w:szCs w:val="14"/>
                          <w:lang w:val="en-GB"/>
                        </w:rPr>
                        <w:t>info;</w:t>
                      </w:r>
                      <w:proofErr w:type="gramEnd"/>
                    </w:p>
                    <w:p w14:paraId="772F5A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PM metric information.</w:t>
                      </w:r>
                      <w:proofErr w:type="gramStart"/>
                      <w:r w:rsidRPr="00EB342B">
                        <w:rPr>
                          <w:rFonts w:asciiTheme="minorHAnsi" w:hAnsi="Arial"/>
                          <w:kern w:val="24"/>
                          <w:sz w:val="14"/>
                          <w:szCs w:val="14"/>
                          <w:lang w:val="en-GB"/>
                        </w:rPr>
                        <w:t>";</w:t>
                      </w:r>
                      <w:proofErr w:type="gramEnd"/>
                    </w:p>
                    <w:p w14:paraId="6EA3571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B504EF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detector-info {</w:t>
                      </w:r>
                    </w:p>
                    <w:p w14:paraId="22F14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detector-</w:t>
                      </w:r>
                      <w:proofErr w:type="gramStart"/>
                      <w:r w:rsidRPr="00EB342B">
                        <w:rPr>
                          <w:rFonts w:asciiTheme="minorHAnsi" w:hAnsi="Arial"/>
                          <w:kern w:val="24"/>
                          <w:sz w:val="14"/>
                          <w:szCs w:val="14"/>
                          <w:lang w:val="en-GB"/>
                        </w:rPr>
                        <w:t>info;</w:t>
                      </w:r>
                      <w:proofErr w:type="gramEnd"/>
                    </w:p>
                    <w:p w14:paraId="1C725B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detector info for alarm and TCA.</w:t>
                      </w:r>
                      <w:proofErr w:type="gramStart"/>
                      <w:r w:rsidRPr="00EB342B">
                        <w:rPr>
                          <w:rFonts w:asciiTheme="minorHAnsi" w:hAnsi="Arial"/>
                          <w:kern w:val="24"/>
                          <w:sz w:val="14"/>
                          <w:szCs w:val="14"/>
                          <w:lang w:val="en-GB"/>
                        </w:rPr>
                        <w:t>";</w:t>
                      </w:r>
                      <w:proofErr w:type="gramEnd"/>
                    </w:p>
                    <w:p w14:paraId="6A209D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044FEE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w:t>
                      </w:r>
                      <w:proofErr w:type="gramStart"/>
                      <w:r w:rsidRPr="00EB342B">
                        <w:rPr>
                          <w:rFonts w:asciiTheme="minorHAnsi" w:hAnsi="Arial"/>
                          <w:kern w:val="24"/>
                          <w:sz w:val="14"/>
                          <w:szCs w:val="14"/>
                          <w:lang w:val="en-GB"/>
                        </w:rPr>
                        <w:t>simple-detector</w:t>
                      </w:r>
                      <w:proofErr w:type="gramEnd"/>
                      <w:r w:rsidRPr="00EB342B">
                        <w:rPr>
                          <w:rFonts w:asciiTheme="minorHAnsi" w:hAnsi="Arial"/>
                          <w:kern w:val="24"/>
                          <w:sz w:val="14"/>
                          <w:szCs w:val="14"/>
                          <w:lang w:val="en-GB"/>
                        </w:rPr>
                        <w:t xml:space="preserve"> {</w:t>
                      </w:r>
                    </w:p>
                    <w:p w14:paraId="71F47BC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simple-</w:t>
                      </w:r>
                      <w:proofErr w:type="gramStart"/>
                      <w:r w:rsidRPr="00EB342B">
                        <w:rPr>
                          <w:rFonts w:asciiTheme="minorHAnsi" w:hAnsi="Arial"/>
                          <w:kern w:val="24"/>
                          <w:sz w:val="14"/>
                          <w:szCs w:val="14"/>
                          <w:lang w:val="en-GB"/>
                        </w:rPr>
                        <w:t>detector;</w:t>
                      </w:r>
                      <w:proofErr w:type="gramEnd"/>
                    </w:p>
                    <w:p w14:paraId="4B3D452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simple detector state.</w:t>
                      </w:r>
                      <w:proofErr w:type="gramStart"/>
                      <w:r w:rsidRPr="00EB342B">
                        <w:rPr>
                          <w:rFonts w:asciiTheme="minorHAnsi" w:hAnsi="Arial"/>
                          <w:kern w:val="24"/>
                          <w:sz w:val="14"/>
                          <w:szCs w:val="14"/>
                          <w:lang w:val="en-GB"/>
                        </w:rPr>
                        <w:t>";</w:t>
                      </w:r>
                      <w:proofErr w:type="gramEnd"/>
                    </w:p>
                    <w:p w14:paraId="0893CD4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2937E9C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 record of the state of a Detector where that Detector has two underling states that are of asymmetric importance.</w:t>
                      </w:r>
                    </w:p>
                    <w:p w14:paraId="611032D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an alarm or a threshold crossing alert detected on a given resource.</w:t>
                      </w:r>
                    </w:p>
                    <w:p w14:paraId="457C0B4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Condition Detector represents any monitoring component that assesses properties of something and determines from those properties what conditions </w:t>
                      </w:r>
                      <w:r>
                        <w:rPr>
                          <w:rFonts w:asciiTheme="minorHAnsi" w:hAnsi="Arial"/>
                          <w:kern w:val="24"/>
                          <w:sz w:val="14"/>
                          <w:szCs w:val="14"/>
                          <w:lang w:val="en-GB"/>
                        </w:rPr>
                        <w:br/>
                        <w:t xml:space="preserve">            </w:t>
                      </w:r>
                      <w:r w:rsidRPr="00EB342B">
                        <w:rPr>
                          <w:rFonts w:asciiTheme="minorHAnsi" w:hAnsi="Arial"/>
                          <w:kern w:val="24"/>
                          <w:sz w:val="14"/>
                          <w:szCs w:val="14"/>
                          <w:lang w:val="en-GB"/>
                        </w:rPr>
                        <w:t>are associated with the thing.</w:t>
                      </w:r>
                    </w:p>
                    <w:p w14:paraId="42C93EB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 thing might be 'too hot' or might be 'unreliable'.</w:t>
                      </w:r>
                      <w:proofErr w:type="gramStart"/>
                      <w:r w:rsidRPr="00EB342B">
                        <w:rPr>
                          <w:rFonts w:asciiTheme="minorHAnsi" w:hAnsi="Arial"/>
                          <w:kern w:val="24"/>
                          <w:sz w:val="14"/>
                          <w:szCs w:val="14"/>
                          <w:lang w:val="en-GB"/>
                        </w:rPr>
                        <w:t>";</w:t>
                      </w:r>
                      <w:proofErr w:type="gramEnd"/>
                    </w:p>
                    <w:p w14:paraId="3D78CF59" w14:textId="77777777" w:rsidR="00930DB9" w:rsidRPr="00A56331" w:rsidRDefault="00930DB9" w:rsidP="00930DB9">
                      <w:pPr>
                        <w:spacing w:before="40" w:after="40" w:line="216" w:lineRule="auto"/>
                        <w:rPr>
                          <w:rFonts w:asciiTheme="minorHAnsi" w:hAnsi="Arial"/>
                          <w:kern w:val="24"/>
                          <w:sz w:val="12"/>
                          <w:szCs w:val="12"/>
                          <w:lang w:val="en-GB"/>
                        </w:rPr>
                      </w:pPr>
                      <w:r w:rsidRPr="00EB342B">
                        <w:rPr>
                          <w:rFonts w:asciiTheme="minorHAnsi" w:hAnsi="Arial"/>
                          <w:kern w:val="24"/>
                          <w:sz w:val="14"/>
                          <w:szCs w:val="14"/>
                          <w:lang w:val="en-GB"/>
                        </w:rPr>
                        <w:t xml:space="preserve">    }</w:t>
                      </w:r>
                    </w:p>
                  </w:txbxContent>
                </v:textbox>
                <w10:wrap type="topAndBottom" anchorx="margin"/>
              </v:rect>
            </w:pict>
          </mc:Fallback>
        </mc:AlternateContent>
      </w:r>
    </w:p>
    <w:p w14:paraId="3A1500E1" w14:textId="6FE57EFD" w:rsidR="00A5361C" w:rsidRDefault="00A5361C" w:rsidP="00A5361C">
      <w:pPr>
        <w:pStyle w:val="FigureCaption"/>
      </w:pPr>
      <w:bookmarkStart w:id="3179" w:name="_Toc192620398"/>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24</w:t>
      </w:r>
      <w:r>
        <w:rPr>
          <w:noProof/>
        </w:rPr>
        <w:fldChar w:fldCharType="end"/>
      </w:r>
      <w:r w:rsidRPr="00CA3534">
        <w:t xml:space="preserve"> </w:t>
      </w:r>
      <w:r>
        <w:t xml:space="preserve"> </w:t>
      </w:r>
      <w:r w:rsidR="00375A28">
        <w:t>YANG</w:t>
      </w:r>
      <w:r>
        <w:t xml:space="preserve">: </w:t>
      </w:r>
      <w:proofErr w:type="gramStart"/>
      <w:r>
        <w:t>detected-condition</w:t>
      </w:r>
      <w:bookmarkEnd w:id="3179"/>
      <w:proofErr w:type="gramEnd"/>
    </w:p>
    <w:p w14:paraId="52CF9014" w14:textId="77777777" w:rsidR="000A6B82" w:rsidRDefault="000A6B82" w:rsidP="00A56331">
      <w:pPr>
        <w:rPr>
          <w:rFonts w:eastAsia="Times New Roman"/>
        </w:rPr>
      </w:pPr>
    </w:p>
    <w:p w14:paraId="7FD72F05" w14:textId="77777777" w:rsidR="000A6B82" w:rsidRDefault="000A6B82" w:rsidP="00A56331">
      <w:pPr>
        <w:rPr>
          <w:rFonts w:eastAsia="Times New Roman"/>
        </w:rPr>
      </w:pPr>
    </w:p>
    <w:p w14:paraId="7D33D843" w14:textId="77777777" w:rsidR="008A79AC" w:rsidRDefault="008A79AC" w:rsidP="00A56331">
      <w:r>
        <w:rPr>
          <w:rFonts w:eastAsia="Times New Roman"/>
        </w:rPr>
        <w:lastRenderedPageBreak/>
        <w:t>For this structure a solution shall provide the following support</w:t>
      </w:r>
      <w:r>
        <w:t>:</w:t>
      </w:r>
    </w:p>
    <w:p w14:paraId="48FC6F83" w14:textId="77777777" w:rsidR="0002764C" w:rsidRDefault="0002764C" w:rsidP="0002764C">
      <w:pPr>
        <w:numPr>
          <w:ilvl w:val="0"/>
          <w:numId w:val="10"/>
        </w:numPr>
        <w:spacing w:before="100" w:beforeAutospacing="1" w:after="100" w:afterAutospacing="1"/>
        <w:rPr>
          <w:rFonts w:eastAsia="Times New Roman"/>
        </w:rPr>
      </w:pPr>
      <w:r w:rsidRPr="008B3C46">
        <w:rPr>
          <w:rFonts w:eastAsia="Times New Roman"/>
        </w:rPr>
        <w:t>Mandatory:</w:t>
      </w:r>
    </w:p>
    <w:p w14:paraId="174EC118" w14:textId="77777777" w:rsidR="0002764C" w:rsidRDefault="00803A0F" w:rsidP="0002764C">
      <w:pPr>
        <w:numPr>
          <w:ilvl w:val="1"/>
          <w:numId w:val="10"/>
        </w:numPr>
        <w:spacing w:before="100" w:beforeAutospacing="1" w:after="100" w:afterAutospacing="1"/>
        <w:rPr>
          <w:rFonts w:eastAsia="Times New Roman"/>
        </w:rPr>
      </w:pPr>
      <w:r>
        <w:rPr>
          <w:rFonts w:eastAsia="Times New Roman"/>
        </w:rPr>
        <w:t>detected-condition-name</w:t>
      </w:r>
    </w:p>
    <w:p w14:paraId="43527AA7" w14:textId="77777777" w:rsidR="00A5361C" w:rsidRDefault="00A5361C" w:rsidP="00A56331">
      <w:pPr>
        <w:numPr>
          <w:ilvl w:val="2"/>
          <w:numId w:val="10"/>
        </w:numPr>
        <w:spacing w:before="100" w:beforeAutospacing="1" w:after="100" w:afterAutospacing="1"/>
        <w:rPr>
          <w:rFonts w:eastAsia="Times New Roman"/>
        </w:rPr>
      </w:pPr>
      <w:r>
        <w:rPr>
          <w:rFonts w:eastAsia="Times New Roman"/>
        </w:rPr>
        <w:t xml:space="preserve">Note that the </w:t>
      </w:r>
      <w:r w:rsidR="001E7B55">
        <w:rPr>
          <w:rFonts w:eastAsia="Times New Roman"/>
        </w:rPr>
        <w:t xml:space="preserve">enumerated </w:t>
      </w:r>
      <w:r>
        <w:rPr>
          <w:rFonts w:eastAsia="Times New Roman"/>
        </w:rPr>
        <w:t>string “</w:t>
      </w:r>
      <w:r w:rsidR="001E7B55">
        <w:rPr>
          <w:rFonts w:eastAsia="Times New Roman"/>
        </w:rPr>
        <w:t>ALARM_NAME_</w:t>
      </w:r>
      <w:r w:rsidR="001B2679">
        <w:rPr>
          <w:rFonts w:eastAsia="Times New Roman"/>
        </w:rPr>
        <w:t>NATIVE</w:t>
      </w:r>
      <w:r>
        <w:rPr>
          <w:rFonts w:eastAsia="Times New Roman"/>
        </w:rPr>
        <w:t>” may be used where there is no standard name available.</w:t>
      </w:r>
    </w:p>
    <w:p w14:paraId="4E3836B4" w14:textId="77777777" w:rsidR="0002764C" w:rsidRPr="008B3C46" w:rsidRDefault="00F51D0C" w:rsidP="0002764C">
      <w:pPr>
        <w:numPr>
          <w:ilvl w:val="1"/>
          <w:numId w:val="10"/>
        </w:numPr>
        <w:spacing w:before="100" w:beforeAutospacing="1" w:after="100" w:afterAutospacing="1"/>
        <w:rPr>
          <w:rFonts w:eastAsia="Times New Roman"/>
        </w:rPr>
      </w:pPr>
      <w:r>
        <w:rPr>
          <w:rFonts w:eastAsia="Times New Roman"/>
        </w:rPr>
        <w:t>detected-</w:t>
      </w:r>
      <w:r w:rsidR="0002764C" w:rsidRPr="008B3C46">
        <w:rPr>
          <w:rFonts w:eastAsia="Times New Roman"/>
        </w:rPr>
        <w:t>condition-native-name</w:t>
      </w:r>
      <w:r w:rsidR="0002764C">
        <w:rPr>
          <w:rStyle w:val="FootnoteReference"/>
          <w:rFonts w:eastAsia="Times New Roman"/>
        </w:rPr>
        <w:footnoteReference w:id="65"/>
      </w:r>
    </w:p>
    <w:p w14:paraId="5D976FA8" w14:textId="77777777" w:rsidR="0002764C" w:rsidRPr="008B3C46" w:rsidRDefault="0002764C" w:rsidP="0002764C">
      <w:pPr>
        <w:numPr>
          <w:ilvl w:val="0"/>
          <w:numId w:val="10"/>
        </w:numPr>
        <w:spacing w:before="100" w:beforeAutospacing="1" w:after="100" w:afterAutospacing="1"/>
        <w:rPr>
          <w:rFonts w:eastAsia="Times New Roman"/>
        </w:rPr>
      </w:pPr>
      <w:r>
        <w:rPr>
          <w:rFonts w:eastAsia="Times New Roman"/>
        </w:rPr>
        <w:t xml:space="preserve">Conditional Mandatory: </w:t>
      </w:r>
    </w:p>
    <w:p w14:paraId="15A358D3" w14:textId="77777777" w:rsidR="006A0E30" w:rsidRDefault="006A0E30" w:rsidP="0002764C">
      <w:pPr>
        <w:numPr>
          <w:ilvl w:val="1"/>
          <w:numId w:val="10"/>
        </w:numPr>
        <w:spacing w:before="100" w:beforeAutospacing="1" w:after="100" w:afterAutospacing="1"/>
        <w:rPr>
          <w:rFonts w:eastAsia="Times New Roman"/>
        </w:rPr>
      </w:pPr>
      <w:r>
        <w:rPr>
          <w:rFonts w:eastAsia="Times New Roman"/>
        </w:rPr>
        <w:t>detected-condition-native-info</w:t>
      </w:r>
      <w:r w:rsidR="00EE7043">
        <w:rPr>
          <w:rFonts w:eastAsia="Times New Roman"/>
        </w:rPr>
        <w:t>: Mandatory where there is additional information to convey.</w:t>
      </w:r>
    </w:p>
    <w:p w14:paraId="3693537F" w14:textId="77777777" w:rsidR="00B82AC8" w:rsidRDefault="00B82AC8" w:rsidP="0002764C">
      <w:pPr>
        <w:numPr>
          <w:ilvl w:val="1"/>
          <w:numId w:val="10"/>
        </w:numPr>
        <w:spacing w:before="100" w:beforeAutospacing="1" w:after="100" w:afterAutospacing="1"/>
        <w:rPr>
          <w:rFonts w:eastAsia="Times New Roman"/>
        </w:rPr>
      </w:pPr>
      <w:r>
        <w:rPr>
          <w:rFonts w:eastAsia="Times New Roman"/>
        </w:rPr>
        <w:t>detected-condition-qualifier</w:t>
      </w:r>
      <w:r w:rsidR="00DB0DFB">
        <w:rPr>
          <w:rFonts w:eastAsia="Times New Roman"/>
        </w:rPr>
        <w:t xml:space="preserve">: Mandatory where the </w:t>
      </w:r>
      <w:r w:rsidR="00EE7043">
        <w:rPr>
          <w:rFonts w:eastAsia="Times New Roman"/>
        </w:rPr>
        <w:t xml:space="preserve">condition requires further qualification (as for the examples provided in the </w:t>
      </w:r>
      <w:r w:rsidR="00375A28">
        <w:rPr>
          <w:rFonts w:eastAsia="Times New Roman"/>
        </w:rPr>
        <w:t>YANG</w:t>
      </w:r>
      <w:r w:rsidR="00EE7043">
        <w:rPr>
          <w:rFonts w:eastAsia="Times New Roman"/>
        </w:rPr>
        <w:t xml:space="preserve"> description)</w:t>
      </w:r>
    </w:p>
    <w:p w14:paraId="4CF6F57E" w14:textId="77777777" w:rsidR="00C95BC0" w:rsidRDefault="00C95BC0" w:rsidP="0002764C">
      <w:pPr>
        <w:numPr>
          <w:ilvl w:val="1"/>
          <w:numId w:val="10"/>
        </w:numPr>
        <w:spacing w:before="100" w:beforeAutospacing="1" w:after="100" w:afterAutospacing="1"/>
        <w:rPr>
          <w:rFonts w:eastAsia="Times New Roman"/>
        </w:rPr>
      </w:pPr>
      <w:proofErr w:type="spellStart"/>
      <w:r>
        <w:rPr>
          <w:rFonts w:eastAsia="Times New Roman"/>
        </w:rPr>
        <w:t>oam</w:t>
      </w:r>
      <w:proofErr w:type="spellEnd"/>
      <w:r>
        <w:rPr>
          <w:rFonts w:eastAsia="Times New Roman"/>
        </w:rPr>
        <w:t>-job</w:t>
      </w:r>
      <w:r w:rsidR="0066634A">
        <w:rPr>
          <w:rFonts w:eastAsia="Times New Roman"/>
        </w:rPr>
        <w:t>: Mandatory</w:t>
      </w:r>
      <w:r w:rsidR="00EE7043">
        <w:rPr>
          <w:rFonts w:eastAsia="Times New Roman"/>
        </w:rPr>
        <w:t xml:space="preserve"> w</w:t>
      </w:r>
      <w:r w:rsidR="0066634A">
        <w:rPr>
          <w:rFonts w:eastAsia="Times New Roman"/>
        </w:rPr>
        <w:t xml:space="preserve">here there is an associated </w:t>
      </w:r>
      <w:proofErr w:type="spellStart"/>
      <w:r w:rsidR="0066634A">
        <w:rPr>
          <w:rFonts w:eastAsia="Times New Roman"/>
        </w:rPr>
        <w:t>oam</w:t>
      </w:r>
      <w:proofErr w:type="spellEnd"/>
      <w:r w:rsidR="0066634A">
        <w:rPr>
          <w:rFonts w:eastAsia="Times New Roman"/>
        </w:rPr>
        <w:t>-job</w:t>
      </w:r>
    </w:p>
    <w:p w14:paraId="3934D21E" w14:textId="77777777" w:rsidR="00F93A06" w:rsidRDefault="0001370B" w:rsidP="0002764C">
      <w:pPr>
        <w:numPr>
          <w:ilvl w:val="1"/>
          <w:numId w:val="10"/>
        </w:numPr>
        <w:spacing w:before="100" w:beforeAutospacing="1" w:after="100" w:afterAutospacing="1"/>
        <w:rPr>
          <w:rFonts w:eastAsia="Times New Roman"/>
        </w:rPr>
      </w:pPr>
      <w:r>
        <w:rPr>
          <w:rFonts w:eastAsia="Times New Roman"/>
        </w:rPr>
        <w:t>pm-metric-info</w:t>
      </w:r>
      <w:r w:rsidR="0066634A">
        <w:rPr>
          <w:rFonts w:eastAsia="Times New Roman"/>
        </w:rPr>
        <w:t>: Mandatory</w:t>
      </w:r>
      <w:r w:rsidR="00EE7043">
        <w:rPr>
          <w:rFonts w:eastAsia="Times New Roman"/>
        </w:rPr>
        <w:t xml:space="preserve"> w</w:t>
      </w:r>
      <w:r w:rsidR="0066634A">
        <w:rPr>
          <w:rFonts w:eastAsia="Times New Roman"/>
        </w:rPr>
        <w:t>here the information relates to a pm-metric</w:t>
      </w:r>
    </w:p>
    <w:p w14:paraId="3A6D9F97" w14:textId="77777777" w:rsidR="0001370B" w:rsidRDefault="00F93A06" w:rsidP="00A56331">
      <w:pPr>
        <w:numPr>
          <w:ilvl w:val="2"/>
          <w:numId w:val="10"/>
        </w:numPr>
        <w:spacing w:before="100" w:beforeAutospacing="1" w:after="100" w:afterAutospacing="1"/>
        <w:rPr>
          <w:rFonts w:eastAsia="Times New Roman"/>
        </w:rPr>
      </w:pPr>
      <w:r>
        <w:rPr>
          <w:rFonts w:eastAsia="Times New Roman"/>
        </w:rPr>
        <w:t>Note that performance monitoring threshold crossing alerts are not covered in detail in this document</w:t>
      </w:r>
      <w:r w:rsidR="0066634A">
        <w:rPr>
          <w:rFonts w:eastAsia="Times New Roman"/>
        </w:rPr>
        <w:t>.</w:t>
      </w:r>
    </w:p>
    <w:p w14:paraId="1A9043C4" w14:textId="77777777" w:rsidR="00597877" w:rsidRDefault="00597877" w:rsidP="0002764C">
      <w:pPr>
        <w:numPr>
          <w:ilvl w:val="1"/>
          <w:numId w:val="10"/>
        </w:numPr>
        <w:spacing w:before="100" w:beforeAutospacing="1" w:after="100" w:afterAutospacing="1"/>
        <w:rPr>
          <w:rFonts w:eastAsia="Times New Roman"/>
        </w:rPr>
      </w:pPr>
      <w:r>
        <w:rPr>
          <w:rFonts w:eastAsia="Times New Roman"/>
        </w:rPr>
        <w:t>detector-info</w:t>
      </w:r>
      <w:r w:rsidR="00A36A94">
        <w:rPr>
          <w:rFonts w:eastAsia="Times New Roman"/>
        </w:rPr>
        <w:t>: Mandatory</w:t>
      </w:r>
      <w:r w:rsidR="00EE7043">
        <w:rPr>
          <w:rFonts w:eastAsia="Times New Roman"/>
        </w:rPr>
        <w:t xml:space="preserve"> w</w:t>
      </w:r>
      <w:r w:rsidR="00A36A94">
        <w:rPr>
          <w:rFonts w:eastAsia="Times New Roman"/>
        </w:rPr>
        <w:t>here detector-category is to be provided along with other legacy properties.</w:t>
      </w:r>
    </w:p>
    <w:p w14:paraId="2B847CDD" w14:textId="77777777" w:rsidR="00FA5342" w:rsidRDefault="00597877" w:rsidP="00597877">
      <w:pPr>
        <w:numPr>
          <w:ilvl w:val="1"/>
          <w:numId w:val="10"/>
        </w:numPr>
        <w:spacing w:before="100" w:beforeAutospacing="1" w:after="100" w:afterAutospacing="1"/>
        <w:rPr>
          <w:rFonts w:eastAsia="Times New Roman"/>
        </w:rPr>
      </w:pPr>
      <w:proofErr w:type="gramStart"/>
      <w:r>
        <w:rPr>
          <w:rFonts w:eastAsia="Times New Roman"/>
        </w:rPr>
        <w:t>simple-detector</w:t>
      </w:r>
      <w:proofErr w:type="gramEnd"/>
      <w:r w:rsidR="00A36A94">
        <w:rPr>
          <w:rFonts w:eastAsia="Times New Roman"/>
        </w:rPr>
        <w:t>: Mandatory</w:t>
      </w:r>
      <w:r w:rsidR="00EE7043">
        <w:rPr>
          <w:rFonts w:eastAsia="Times New Roman"/>
        </w:rPr>
        <w:t xml:space="preserve"> w</w:t>
      </w:r>
      <w:r w:rsidR="00A36A94">
        <w:rPr>
          <w:rFonts w:eastAsia="Times New Roman"/>
        </w:rPr>
        <w:t>here the detector has state (e.g., for an alarm)</w:t>
      </w:r>
    </w:p>
    <w:p w14:paraId="14B6E8C7" w14:textId="77777777" w:rsidR="00FA5342" w:rsidRDefault="007061B1">
      <w:pPr>
        <w:spacing w:after="0"/>
      </w:pPr>
      <w:r>
        <w:t>The following tables provide details on the types used in the structure above.</w:t>
      </w:r>
      <w:r w:rsidR="00FA5342">
        <w:br w:type="page"/>
      </w:r>
    </w:p>
    <w:p w14:paraId="480CE080" w14:textId="77777777" w:rsidR="0002764C" w:rsidRDefault="00FA5342" w:rsidP="00A56331">
      <w:r w:rsidRPr="00F32BDC">
        <w:rPr>
          <w:noProof/>
        </w:rPr>
        <w:lastRenderedPageBreak/>
        <mc:AlternateContent>
          <mc:Choice Requires="wps">
            <w:drawing>
              <wp:anchor distT="0" distB="0" distL="114300" distR="114300" simplePos="0" relativeHeight="251672576" behindDoc="0" locked="0" layoutInCell="1" allowOverlap="0" wp14:anchorId="271F2E79" wp14:editId="7246A967">
                <wp:simplePos x="0" y="0"/>
                <wp:positionH relativeFrom="margin">
                  <wp:posOffset>0</wp:posOffset>
                </wp:positionH>
                <wp:positionV relativeFrom="paragraph">
                  <wp:posOffset>280035</wp:posOffset>
                </wp:positionV>
                <wp:extent cx="6602095" cy="7203440"/>
                <wp:effectExtent l="0" t="0" r="27305" b="16510"/>
                <wp:wrapTopAndBottom/>
                <wp:docPr id="3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7203440"/>
                        </a:xfrm>
                        <a:prstGeom prst="rect">
                          <a:avLst/>
                        </a:prstGeom>
                        <a:solidFill>
                          <a:schemeClr val="accent4">
                            <a:lumMod val="20000"/>
                            <a:lumOff val="80000"/>
                          </a:schemeClr>
                        </a:solidFill>
                        <a:ln>
                          <a:solidFill>
                            <a:schemeClr val="tx1"/>
                          </a:solidFill>
                        </a:ln>
                      </wps:spPr>
                      <wps:txbx>
                        <w:txbxContent>
                          <w:p w14:paraId="3AC6734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pm-metric-info {</w:t>
                            </w:r>
                          </w:p>
                          <w:p w14:paraId="6A415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threshold-observed-value {</w:t>
                            </w:r>
                          </w:p>
                          <w:p w14:paraId="67936E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w:t>
                            </w:r>
                            <w:proofErr w:type="spellStart"/>
                            <w:r w:rsidRPr="00A56331">
                              <w:rPr>
                                <w:rFonts w:asciiTheme="minorHAnsi" w:hAnsi="Arial"/>
                                <w:kern w:val="24"/>
                                <w:sz w:val="10"/>
                                <w:szCs w:val="10"/>
                              </w:rPr>
                              <w:t>tapi-common:pm-parameter-</w:t>
                            </w:r>
                            <w:proofErr w:type="gramStart"/>
                            <w:r w:rsidRPr="00A56331">
                              <w:rPr>
                                <w:rFonts w:asciiTheme="minorHAnsi" w:hAnsi="Arial"/>
                                <w:kern w:val="24"/>
                                <w:sz w:val="10"/>
                                <w:szCs w:val="10"/>
                              </w:rPr>
                              <w:t>value</w:t>
                            </w:r>
                            <w:proofErr w:type="spellEnd"/>
                            <w:r w:rsidRPr="00A56331">
                              <w:rPr>
                                <w:rFonts w:asciiTheme="minorHAnsi" w:hAnsi="Arial"/>
                                <w:kern w:val="24"/>
                                <w:sz w:val="10"/>
                                <w:szCs w:val="10"/>
                              </w:rPr>
                              <w:t>;</w:t>
                            </w:r>
                            <w:proofErr w:type="gramEnd"/>
                          </w:p>
                          <w:p w14:paraId="1DF9D47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observed value of PM metric to which TCA refers to.</w:t>
                            </w:r>
                            <w:proofErr w:type="gramStart"/>
                            <w:r w:rsidRPr="00A56331">
                              <w:rPr>
                                <w:rFonts w:asciiTheme="minorHAnsi" w:hAnsi="Arial"/>
                                <w:kern w:val="24"/>
                                <w:sz w:val="10"/>
                                <w:szCs w:val="10"/>
                              </w:rPr>
                              <w:t>";</w:t>
                            </w:r>
                            <w:proofErr w:type="gramEnd"/>
                          </w:p>
                          <w:p w14:paraId="145972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67F61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threshold-configured-value {</w:t>
                            </w:r>
                          </w:p>
                          <w:p w14:paraId="1FC49F1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w:t>
                            </w:r>
                            <w:proofErr w:type="spellStart"/>
                            <w:r w:rsidRPr="00A56331">
                              <w:rPr>
                                <w:rFonts w:asciiTheme="minorHAnsi" w:hAnsi="Arial"/>
                                <w:kern w:val="24"/>
                                <w:sz w:val="10"/>
                                <w:szCs w:val="10"/>
                              </w:rPr>
                              <w:t>tapi-common:pm-parameter-</w:t>
                            </w:r>
                            <w:proofErr w:type="gramStart"/>
                            <w:r w:rsidRPr="00A56331">
                              <w:rPr>
                                <w:rFonts w:asciiTheme="minorHAnsi" w:hAnsi="Arial"/>
                                <w:kern w:val="24"/>
                                <w:sz w:val="10"/>
                                <w:szCs w:val="10"/>
                              </w:rPr>
                              <w:t>value</w:t>
                            </w:r>
                            <w:proofErr w:type="spellEnd"/>
                            <w:r w:rsidRPr="00A56331">
                              <w:rPr>
                                <w:rFonts w:asciiTheme="minorHAnsi" w:hAnsi="Arial"/>
                                <w:kern w:val="24"/>
                                <w:sz w:val="10"/>
                                <w:szCs w:val="10"/>
                              </w:rPr>
                              <w:t>;</w:t>
                            </w:r>
                            <w:proofErr w:type="gramEnd"/>
                          </w:p>
                          <w:p w14:paraId="5518003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configured threshold value of PM metric to which TCA refers to.</w:t>
                            </w:r>
                            <w:proofErr w:type="gramStart"/>
                            <w:r w:rsidRPr="00A56331">
                              <w:rPr>
                                <w:rFonts w:asciiTheme="minorHAnsi" w:hAnsi="Arial"/>
                                <w:kern w:val="24"/>
                                <w:sz w:val="10"/>
                                <w:szCs w:val="10"/>
                              </w:rPr>
                              <w:t>";</w:t>
                            </w:r>
                            <w:proofErr w:type="gramEnd"/>
                          </w:p>
                          <w:p w14:paraId="14CCDCB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23BAB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granularity-period {</w:t>
                            </w:r>
                          </w:p>
                          <w:p w14:paraId="161BEF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w:t>
                            </w:r>
                            <w:proofErr w:type="spellStart"/>
                            <w:r w:rsidRPr="00A56331">
                              <w:rPr>
                                <w:rFonts w:asciiTheme="minorHAnsi" w:hAnsi="Arial"/>
                                <w:kern w:val="24"/>
                                <w:sz w:val="10"/>
                                <w:szCs w:val="10"/>
                              </w:rPr>
                              <w:t>tapi-</w:t>
                            </w:r>
                            <w:proofErr w:type="gramStart"/>
                            <w:r w:rsidRPr="00A56331">
                              <w:rPr>
                                <w:rFonts w:asciiTheme="minorHAnsi" w:hAnsi="Arial"/>
                                <w:kern w:val="24"/>
                                <w:sz w:val="10"/>
                                <w:szCs w:val="10"/>
                              </w:rPr>
                              <w:t>common:time</w:t>
                            </w:r>
                            <w:proofErr w:type="gramEnd"/>
                            <w:r w:rsidRPr="00A56331">
                              <w:rPr>
                                <w:rFonts w:asciiTheme="minorHAnsi" w:hAnsi="Arial"/>
                                <w:kern w:val="24"/>
                                <w:sz w:val="10"/>
                                <w:szCs w:val="10"/>
                              </w:rPr>
                              <w:t>-period</w:t>
                            </w:r>
                            <w:proofErr w:type="spellEnd"/>
                            <w:r w:rsidRPr="00A56331">
                              <w:rPr>
                                <w:rFonts w:asciiTheme="minorHAnsi" w:hAnsi="Arial"/>
                                <w:kern w:val="24"/>
                                <w:sz w:val="10"/>
                                <w:szCs w:val="10"/>
                              </w:rPr>
                              <w:t>;</w:t>
                            </w:r>
                          </w:p>
                          <w:p w14:paraId="48AD92B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granularity period or measurement interval time.</w:t>
                            </w:r>
                          </w:p>
                          <w:p w14:paraId="45E279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This parameter may be necessary when the reference to the OAM Job is not included, e.g. in case the OAM job is not visible at the </w:t>
                            </w:r>
                            <w:r w:rsidRPr="00A56331">
                              <w:rPr>
                                <w:rFonts w:asciiTheme="minorHAnsi" w:hAnsi="Arial"/>
                                <w:kern w:val="24"/>
                                <w:sz w:val="10"/>
                                <w:szCs w:val="10"/>
                              </w:rPr>
                              <w:br/>
                              <w:t xml:space="preserve">                management interface.</w:t>
                            </w:r>
                            <w:proofErr w:type="gramStart"/>
                            <w:r w:rsidRPr="00A56331">
                              <w:rPr>
                                <w:rFonts w:asciiTheme="minorHAnsi" w:hAnsi="Arial"/>
                                <w:kern w:val="24"/>
                                <w:sz w:val="10"/>
                                <w:szCs w:val="10"/>
                              </w:rPr>
                              <w:t>";</w:t>
                            </w:r>
                            <w:proofErr w:type="gramEnd"/>
                          </w:p>
                          <w:p w14:paraId="1C49053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85AC1E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associated to a Threshold Crossing Alert.</w:t>
                            </w:r>
                            <w:proofErr w:type="gramStart"/>
                            <w:r w:rsidRPr="00A56331">
                              <w:rPr>
                                <w:rFonts w:asciiTheme="minorHAnsi" w:hAnsi="Arial"/>
                                <w:kern w:val="24"/>
                                <w:sz w:val="10"/>
                                <w:szCs w:val="10"/>
                              </w:rPr>
                              <w:t>";</w:t>
                            </w:r>
                            <w:proofErr w:type="gramEnd"/>
                          </w:p>
                          <w:p w14:paraId="0CCCFB4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D1B102"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3D8073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pm-parameter-value {</w:t>
                            </w:r>
                          </w:p>
                          <w:p w14:paraId="03CD142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pm-parameter-value {</w:t>
                            </w:r>
                          </w:p>
                          <w:p w14:paraId="6D89DB6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decimal64 {</w:t>
                            </w:r>
                          </w:p>
                          <w:p w14:paraId="5CB1E4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fraction-digits </w:t>
                            </w:r>
                            <w:proofErr w:type="gramStart"/>
                            <w:r w:rsidRPr="00A56331">
                              <w:rPr>
                                <w:rFonts w:asciiTheme="minorHAnsi" w:hAnsi="Arial"/>
                                <w:kern w:val="24"/>
                                <w:sz w:val="10"/>
                                <w:szCs w:val="10"/>
                              </w:rPr>
                              <w:t>7;</w:t>
                            </w:r>
                            <w:proofErr w:type="gramEnd"/>
                          </w:p>
                          <w:p w14:paraId="2F8CF30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539C8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value. The type Real allows the representation of e.g. either gauges or counters.</w:t>
                            </w:r>
                            <w:proofErr w:type="gramStart"/>
                            <w:r w:rsidRPr="00A56331">
                              <w:rPr>
                                <w:rFonts w:asciiTheme="minorHAnsi" w:hAnsi="Arial"/>
                                <w:kern w:val="24"/>
                                <w:sz w:val="10"/>
                                <w:szCs w:val="10"/>
                              </w:rPr>
                              <w:t>";</w:t>
                            </w:r>
                            <w:proofErr w:type="gramEnd"/>
                          </w:p>
                          <w:p w14:paraId="1BA9744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EDDFA2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pm-parameter-unit {</w:t>
                            </w:r>
                          </w:p>
                          <w:p w14:paraId="34D3169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w:t>
                            </w:r>
                            <w:proofErr w:type="gramStart"/>
                            <w:r w:rsidRPr="00A56331">
                              <w:rPr>
                                <w:rFonts w:asciiTheme="minorHAnsi" w:hAnsi="Arial"/>
                                <w:kern w:val="24"/>
                                <w:sz w:val="10"/>
                                <w:szCs w:val="10"/>
                              </w:rPr>
                              <w:t>string;</w:t>
                            </w:r>
                            <w:proofErr w:type="gramEnd"/>
                          </w:p>
                          <w:p w14:paraId="2115957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unit.</w:t>
                            </w:r>
                            <w:proofErr w:type="gramStart"/>
                            <w:r w:rsidRPr="00A56331">
                              <w:rPr>
                                <w:rFonts w:asciiTheme="minorHAnsi" w:hAnsi="Arial"/>
                                <w:kern w:val="24"/>
                                <w:sz w:val="10"/>
                                <w:szCs w:val="10"/>
                              </w:rPr>
                              <w:t>";</w:t>
                            </w:r>
                            <w:proofErr w:type="gramEnd"/>
                          </w:p>
                          <w:p w14:paraId="5412BE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E262C3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"PM metric value.</w:t>
                            </w:r>
                            <w:proofErr w:type="gramStart"/>
                            <w:r w:rsidRPr="00A56331">
                              <w:rPr>
                                <w:rFonts w:asciiTheme="minorHAnsi" w:hAnsi="Arial"/>
                                <w:kern w:val="24"/>
                                <w:sz w:val="10"/>
                                <w:szCs w:val="10"/>
                              </w:rPr>
                              <w:t>";</w:t>
                            </w:r>
                            <w:proofErr w:type="gramEnd"/>
                          </w:p>
                          <w:p w14:paraId="497C701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5E4D7EE"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773C9A6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time-period {</w:t>
                            </w:r>
                          </w:p>
                          <w:p w14:paraId="6AFD470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value {</w:t>
                            </w:r>
                          </w:p>
                          <w:p w14:paraId="119B968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w:t>
                            </w:r>
                            <w:proofErr w:type="gramStart"/>
                            <w:r w:rsidRPr="00A56331">
                              <w:rPr>
                                <w:rFonts w:asciiTheme="minorHAnsi" w:hAnsi="Arial"/>
                                <w:kern w:val="24"/>
                                <w:sz w:val="10"/>
                                <w:szCs w:val="10"/>
                              </w:rPr>
                              <w:t>uint64;</w:t>
                            </w:r>
                            <w:proofErr w:type="gramEnd"/>
                          </w:p>
                          <w:p w14:paraId="18EA02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specific value of the time period.</w:t>
                            </w:r>
                            <w:proofErr w:type="gramStart"/>
                            <w:r w:rsidRPr="00A56331">
                              <w:rPr>
                                <w:rFonts w:asciiTheme="minorHAnsi" w:hAnsi="Arial"/>
                                <w:kern w:val="24"/>
                                <w:sz w:val="10"/>
                                <w:szCs w:val="10"/>
                              </w:rPr>
                              <w:t>";</w:t>
                            </w:r>
                            <w:proofErr w:type="gramEnd"/>
                          </w:p>
                          <w:p w14:paraId="647CF2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869B87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unit {</w:t>
                            </w:r>
                          </w:p>
                          <w:p w14:paraId="7AD684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time-</w:t>
                            </w:r>
                            <w:proofErr w:type="gramStart"/>
                            <w:r w:rsidRPr="00A56331">
                              <w:rPr>
                                <w:rFonts w:asciiTheme="minorHAnsi" w:hAnsi="Arial"/>
                                <w:kern w:val="24"/>
                                <w:sz w:val="10"/>
                                <w:szCs w:val="10"/>
                              </w:rPr>
                              <w:t>unit;</w:t>
                            </w:r>
                            <w:proofErr w:type="gramEnd"/>
                          </w:p>
                          <w:p w14:paraId="129E340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unit of measurement of the time period.</w:t>
                            </w:r>
                            <w:proofErr w:type="gramStart"/>
                            <w:r w:rsidRPr="00A56331">
                              <w:rPr>
                                <w:rFonts w:asciiTheme="minorHAnsi" w:hAnsi="Arial"/>
                                <w:kern w:val="24"/>
                                <w:sz w:val="10"/>
                                <w:szCs w:val="10"/>
                              </w:rPr>
                              <w:t>";</w:t>
                            </w:r>
                            <w:proofErr w:type="gramEnd"/>
                          </w:p>
                          <w:p w14:paraId="5A3D962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B5375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"Period of time.</w:t>
                            </w:r>
                            <w:proofErr w:type="gramStart"/>
                            <w:r w:rsidRPr="00A56331">
                              <w:rPr>
                                <w:rFonts w:asciiTheme="minorHAnsi" w:hAnsi="Arial"/>
                                <w:kern w:val="24"/>
                                <w:sz w:val="10"/>
                                <w:szCs w:val="10"/>
                              </w:rPr>
                              <w:t>";</w:t>
                            </w:r>
                            <w:proofErr w:type="gramEnd"/>
                          </w:p>
                          <w:p w14:paraId="4E181B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DE8DD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time-unit {</w:t>
                            </w:r>
                          </w:p>
                          <w:p w14:paraId="397FEAA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7B5A14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YEARS {</w:t>
                            </w:r>
                          </w:p>
                          <w:p w14:paraId="49D6706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42A217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F7AAFA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MONTHS {</w:t>
                            </w:r>
                          </w:p>
                          <w:p w14:paraId="00B1C4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3ECF47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108C5A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DAYS {</w:t>
                            </w:r>
                          </w:p>
                          <w:p w14:paraId="389313F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7D72FB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F1F6E6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HOURS {</w:t>
                            </w:r>
                          </w:p>
                          <w:p w14:paraId="33DB0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74883B3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953C10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MINUTES {</w:t>
                            </w:r>
                          </w:p>
                          <w:p w14:paraId="0D204D7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2B48524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08940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SECONDS {</w:t>
                            </w:r>
                          </w:p>
                          <w:p w14:paraId="7C74303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1069DBC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8217D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MILLISECONDS {</w:t>
                            </w:r>
                          </w:p>
                          <w:p w14:paraId="47EA65A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064B0B0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F3682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MICROSECONDS {</w:t>
                            </w:r>
                          </w:p>
                          <w:p w14:paraId="1FEEB09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22F9CC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14F85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NANOSECONDS {</w:t>
                            </w:r>
                          </w:p>
                          <w:p w14:paraId="13880C9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6558587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946DC5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PICOSECONDS {</w:t>
                            </w:r>
                          </w:p>
                          <w:p w14:paraId="7E7FF3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0DA41C4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BDD4F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43119C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"Units of measurement of the time.</w:t>
                            </w:r>
                            <w:proofErr w:type="gramStart"/>
                            <w:r w:rsidRPr="00A56331">
                              <w:rPr>
                                <w:rFonts w:asciiTheme="minorHAnsi" w:hAnsi="Arial"/>
                                <w:kern w:val="24"/>
                                <w:sz w:val="10"/>
                                <w:szCs w:val="10"/>
                              </w:rPr>
                              <w:t>";</w:t>
                            </w:r>
                            <w:proofErr w:type="gramEnd"/>
                          </w:p>
                          <w:p w14:paraId="0AB5AB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6796690" w14:textId="77777777" w:rsidR="00FA5342" w:rsidRPr="00B94221" w:rsidRDefault="00FA5342" w:rsidP="00FA5342">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71F2E79" id="_x0000_s1048" style="position:absolute;margin-left:0;margin-top:22.05pt;width:519.85pt;height:567.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" o:allowoverlap="f" fillcolor="#f9ecd4 [663]" strokecolor="#141313 [3213]">
                <v:path arrowok="t"/>
                <o:lock v:ext="edit" grouping="t"/>
                <v:textbox>
                  <w:txbxContent>
                    <w:p w14:paraId="3AC6734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pm-metric-info {</w:t>
                      </w:r>
                    </w:p>
                    <w:p w14:paraId="6A415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threshold-observed-value {</w:t>
                      </w:r>
                    </w:p>
                    <w:p w14:paraId="67936E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w:t>
                      </w:r>
                      <w:proofErr w:type="spellStart"/>
                      <w:r w:rsidRPr="00A56331">
                        <w:rPr>
                          <w:rFonts w:asciiTheme="minorHAnsi" w:hAnsi="Arial"/>
                          <w:kern w:val="24"/>
                          <w:sz w:val="10"/>
                          <w:szCs w:val="10"/>
                        </w:rPr>
                        <w:t>tapi-common:pm-parameter-</w:t>
                      </w:r>
                      <w:proofErr w:type="gramStart"/>
                      <w:r w:rsidRPr="00A56331">
                        <w:rPr>
                          <w:rFonts w:asciiTheme="minorHAnsi" w:hAnsi="Arial"/>
                          <w:kern w:val="24"/>
                          <w:sz w:val="10"/>
                          <w:szCs w:val="10"/>
                        </w:rPr>
                        <w:t>value</w:t>
                      </w:r>
                      <w:proofErr w:type="spellEnd"/>
                      <w:r w:rsidRPr="00A56331">
                        <w:rPr>
                          <w:rFonts w:asciiTheme="minorHAnsi" w:hAnsi="Arial"/>
                          <w:kern w:val="24"/>
                          <w:sz w:val="10"/>
                          <w:szCs w:val="10"/>
                        </w:rPr>
                        <w:t>;</w:t>
                      </w:r>
                      <w:proofErr w:type="gramEnd"/>
                    </w:p>
                    <w:p w14:paraId="1DF9D47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observed value of PM metric to which TCA refers to.</w:t>
                      </w:r>
                      <w:proofErr w:type="gramStart"/>
                      <w:r w:rsidRPr="00A56331">
                        <w:rPr>
                          <w:rFonts w:asciiTheme="minorHAnsi" w:hAnsi="Arial"/>
                          <w:kern w:val="24"/>
                          <w:sz w:val="10"/>
                          <w:szCs w:val="10"/>
                        </w:rPr>
                        <w:t>";</w:t>
                      </w:r>
                      <w:proofErr w:type="gramEnd"/>
                    </w:p>
                    <w:p w14:paraId="145972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67F61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threshold-configured-value {</w:t>
                      </w:r>
                    </w:p>
                    <w:p w14:paraId="1FC49F1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w:t>
                      </w:r>
                      <w:proofErr w:type="spellStart"/>
                      <w:r w:rsidRPr="00A56331">
                        <w:rPr>
                          <w:rFonts w:asciiTheme="minorHAnsi" w:hAnsi="Arial"/>
                          <w:kern w:val="24"/>
                          <w:sz w:val="10"/>
                          <w:szCs w:val="10"/>
                        </w:rPr>
                        <w:t>tapi-common:pm-parameter-</w:t>
                      </w:r>
                      <w:proofErr w:type="gramStart"/>
                      <w:r w:rsidRPr="00A56331">
                        <w:rPr>
                          <w:rFonts w:asciiTheme="minorHAnsi" w:hAnsi="Arial"/>
                          <w:kern w:val="24"/>
                          <w:sz w:val="10"/>
                          <w:szCs w:val="10"/>
                        </w:rPr>
                        <w:t>value</w:t>
                      </w:r>
                      <w:proofErr w:type="spellEnd"/>
                      <w:r w:rsidRPr="00A56331">
                        <w:rPr>
                          <w:rFonts w:asciiTheme="minorHAnsi" w:hAnsi="Arial"/>
                          <w:kern w:val="24"/>
                          <w:sz w:val="10"/>
                          <w:szCs w:val="10"/>
                        </w:rPr>
                        <w:t>;</w:t>
                      </w:r>
                      <w:proofErr w:type="gramEnd"/>
                    </w:p>
                    <w:p w14:paraId="5518003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configured threshold value of PM metric to which TCA refers to.</w:t>
                      </w:r>
                      <w:proofErr w:type="gramStart"/>
                      <w:r w:rsidRPr="00A56331">
                        <w:rPr>
                          <w:rFonts w:asciiTheme="minorHAnsi" w:hAnsi="Arial"/>
                          <w:kern w:val="24"/>
                          <w:sz w:val="10"/>
                          <w:szCs w:val="10"/>
                        </w:rPr>
                        <w:t>";</w:t>
                      </w:r>
                      <w:proofErr w:type="gramEnd"/>
                    </w:p>
                    <w:p w14:paraId="14CCDCB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23BAB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granularity-period {</w:t>
                      </w:r>
                    </w:p>
                    <w:p w14:paraId="161BEF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w:t>
                      </w:r>
                      <w:proofErr w:type="spellStart"/>
                      <w:r w:rsidRPr="00A56331">
                        <w:rPr>
                          <w:rFonts w:asciiTheme="minorHAnsi" w:hAnsi="Arial"/>
                          <w:kern w:val="24"/>
                          <w:sz w:val="10"/>
                          <w:szCs w:val="10"/>
                        </w:rPr>
                        <w:t>tapi-</w:t>
                      </w:r>
                      <w:proofErr w:type="gramStart"/>
                      <w:r w:rsidRPr="00A56331">
                        <w:rPr>
                          <w:rFonts w:asciiTheme="minorHAnsi" w:hAnsi="Arial"/>
                          <w:kern w:val="24"/>
                          <w:sz w:val="10"/>
                          <w:szCs w:val="10"/>
                        </w:rPr>
                        <w:t>common:time</w:t>
                      </w:r>
                      <w:proofErr w:type="gramEnd"/>
                      <w:r w:rsidRPr="00A56331">
                        <w:rPr>
                          <w:rFonts w:asciiTheme="minorHAnsi" w:hAnsi="Arial"/>
                          <w:kern w:val="24"/>
                          <w:sz w:val="10"/>
                          <w:szCs w:val="10"/>
                        </w:rPr>
                        <w:t>-period</w:t>
                      </w:r>
                      <w:proofErr w:type="spellEnd"/>
                      <w:r w:rsidRPr="00A56331">
                        <w:rPr>
                          <w:rFonts w:asciiTheme="minorHAnsi" w:hAnsi="Arial"/>
                          <w:kern w:val="24"/>
                          <w:sz w:val="10"/>
                          <w:szCs w:val="10"/>
                        </w:rPr>
                        <w:t>;</w:t>
                      </w:r>
                    </w:p>
                    <w:p w14:paraId="48AD92B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granularity period or measurement interval time.</w:t>
                      </w:r>
                    </w:p>
                    <w:p w14:paraId="45E279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This parameter may be necessary when the reference to the OAM Job is not included, e.g. in case the OAM job is not visible at the </w:t>
                      </w:r>
                      <w:r w:rsidRPr="00A56331">
                        <w:rPr>
                          <w:rFonts w:asciiTheme="minorHAnsi" w:hAnsi="Arial"/>
                          <w:kern w:val="24"/>
                          <w:sz w:val="10"/>
                          <w:szCs w:val="10"/>
                        </w:rPr>
                        <w:br/>
                        <w:t xml:space="preserve">                management interface.</w:t>
                      </w:r>
                      <w:proofErr w:type="gramStart"/>
                      <w:r w:rsidRPr="00A56331">
                        <w:rPr>
                          <w:rFonts w:asciiTheme="minorHAnsi" w:hAnsi="Arial"/>
                          <w:kern w:val="24"/>
                          <w:sz w:val="10"/>
                          <w:szCs w:val="10"/>
                        </w:rPr>
                        <w:t>";</w:t>
                      </w:r>
                      <w:proofErr w:type="gramEnd"/>
                    </w:p>
                    <w:p w14:paraId="1C49053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85AC1E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associated to a Threshold Crossing Alert.</w:t>
                      </w:r>
                      <w:proofErr w:type="gramStart"/>
                      <w:r w:rsidRPr="00A56331">
                        <w:rPr>
                          <w:rFonts w:asciiTheme="minorHAnsi" w:hAnsi="Arial"/>
                          <w:kern w:val="24"/>
                          <w:sz w:val="10"/>
                          <w:szCs w:val="10"/>
                        </w:rPr>
                        <w:t>";</w:t>
                      </w:r>
                      <w:proofErr w:type="gramEnd"/>
                    </w:p>
                    <w:p w14:paraId="0CCCFB4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D1B102"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3D8073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pm-parameter-value {</w:t>
                      </w:r>
                    </w:p>
                    <w:p w14:paraId="03CD142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pm-parameter-value {</w:t>
                      </w:r>
                    </w:p>
                    <w:p w14:paraId="6D89DB6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decimal64 {</w:t>
                      </w:r>
                    </w:p>
                    <w:p w14:paraId="5CB1E4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fraction-digits </w:t>
                      </w:r>
                      <w:proofErr w:type="gramStart"/>
                      <w:r w:rsidRPr="00A56331">
                        <w:rPr>
                          <w:rFonts w:asciiTheme="minorHAnsi" w:hAnsi="Arial"/>
                          <w:kern w:val="24"/>
                          <w:sz w:val="10"/>
                          <w:szCs w:val="10"/>
                        </w:rPr>
                        <w:t>7;</w:t>
                      </w:r>
                      <w:proofErr w:type="gramEnd"/>
                    </w:p>
                    <w:p w14:paraId="2F8CF30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539C8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value. The type Real allows the representation of e.g. either gauges or counters.</w:t>
                      </w:r>
                      <w:proofErr w:type="gramStart"/>
                      <w:r w:rsidRPr="00A56331">
                        <w:rPr>
                          <w:rFonts w:asciiTheme="minorHAnsi" w:hAnsi="Arial"/>
                          <w:kern w:val="24"/>
                          <w:sz w:val="10"/>
                          <w:szCs w:val="10"/>
                        </w:rPr>
                        <w:t>";</w:t>
                      </w:r>
                      <w:proofErr w:type="gramEnd"/>
                    </w:p>
                    <w:p w14:paraId="1BA9744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EDDFA2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pm-parameter-unit {</w:t>
                      </w:r>
                    </w:p>
                    <w:p w14:paraId="34D3169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w:t>
                      </w:r>
                      <w:proofErr w:type="gramStart"/>
                      <w:r w:rsidRPr="00A56331">
                        <w:rPr>
                          <w:rFonts w:asciiTheme="minorHAnsi" w:hAnsi="Arial"/>
                          <w:kern w:val="24"/>
                          <w:sz w:val="10"/>
                          <w:szCs w:val="10"/>
                        </w:rPr>
                        <w:t>string;</w:t>
                      </w:r>
                      <w:proofErr w:type="gramEnd"/>
                    </w:p>
                    <w:p w14:paraId="2115957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unit.</w:t>
                      </w:r>
                      <w:proofErr w:type="gramStart"/>
                      <w:r w:rsidRPr="00A56331">
                        <w:rPr>
                          <w:rFonts w:asciiTheme="minorHAnsi" w:hAnsi="Arial"/>
                          <w:kern w:val="24"/>
                          <w:sz w:val="10"/>
                          <w:szCs w:val="10"/>
                        </w:rPr>
                        <w:t>";</w:t>
                      </w:r>
                      <w:proofErr w:type="gramEnd"/>
                    </w:p>
                    <w:p w14:paraId="5412BE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E262C3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"PM metric value.</w:t>
                      </w:r>
                      <w:proofErr w:type="gramStart"/>
                      <w:r w:rsidRPr="00A56331">
                        <w:rPr>
                          <w:rFonts w:asciiTheme="minorHAnsi" w:hAnsi="Arial"/>
                          <w:kern w:val="24"/>
                          <w:sz w:val="10"/>
                          <w:szCs w:val="10"/>
                        </w:rPr>
                        <w:t>";</w:t>
                      </w:r>
                      <w:proofErr w:type="gramEnd"/>
                    </w:p>
                    <w:p w14:paraId="497C701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5E4D7EE"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773C9A6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time-period {</w:t>
                      </w:r>
                    </w:p>
                    <w:p w14:paraId="6AFD470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value {</w:t>
                      </w:r>
                    </w:p>
                    <w:p w14:paraId="119B968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w:t>
                      </w:r>
                      <w:proofErr w:type="gramStart"/>
                      <w:r w:rsidRPr="00A56331">
                        <w:rPr>
                          <w:rFonts w:asciiTheme="minorHAnsi" w:hAnsi="Arial"/>
                          <w:kern w:val="24"/>
                          <w:sz w:val="10"/>
                          <w:szCs w:val="10"/>
                        </w:rPr>
                        <w:t>uint64;</w:t>
                      </w:r>
                      <w:proofErr w:type="gramEnd"/>
                    </w:p>
                    <w:p w14:paraId="18EA02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specific value of the time period.</w:t>
                      </w:r>
                      <w:proofErr w:type="gramStart"/>
                      <w:r w:rsidRPr="00A56331">
                        <w:rPr>
                          <w:rFonts w:asciiTheme="minorHAnsi" w:hAnsi="Arial"/>
                          <w:kern w:val="24"/>
                          <w:sz w:val="10"/>
                          <w:szCs w:val="10"/>
                        </w:rPr>
                        <w:t>";</w:t>
                      </w:r>
                      <w:proofErr w:type="gramEnd"/>
                    </w:p>
                    <w:p w14:paraId="647CF2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869B87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unit {</w:t>
                      </w:r>
                    </w:p>
                    <w:p w14:paraId="7AD684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time-</w:t>
                      </w:r>
                      <w:proofErr w:type="gramStart"/>
                      <w:r w:rsidRPr="00A56331">
                        <w:rPr>
                          <w:rFonts w:asciiTheme="minorHAnsi" w:hAnsi="Arial"/>
                          <w:kern w:val="24"/>
                          <w:sz w:val="10"/>
                          <w:szCs w:val="10"/>
                        </w:rPr>
                        <w:t>unit;</w:t>
                      </w:r>
                      <w:proofErr w:type="gramEnd"/>
                    </w:p>
                    <w:p w14:paraId="129E340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unit of measurement of the time period.</w:t>
                      </w:r>
                      <w:proofErr w:type="gramStart"/>
                      <w:r w:rsidRPr="00A56331">
                        <w:rPr>
                          <w:rFonts w:asciiTheme="minorHAnsi" w:hAnsi="Arial"/>
                          <w:kern w:val="24"/>
                          <w:sz w:val="10"/>
                          <w:szCs w:val="10"/>
                        </w:rPr>
                        <w:t>";</w:t>
                      </w:r>
                      <w:proofErr w:type="gramEnd"/>
                    </w:p>
                    <w:p w14:paraId="5A3D962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B5375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"Period of time.</w:t>
                      </w:r>
                      <w:proofErr w:type="gramStart"/>
                      <w:r w:rsidRPr="00A56331">
                        <w:rPr>
                          <w:rFonts w:asciiTheme="minorHAnsi" w:hAnsi="Arial"/>
                          <w:kern w:val="24"/>
                          <w:sz w:val="10"/>
                          <w:szCs w:val="10"/>
                        </w:rPr>
                        <w:t>";</w:t>
                      </w:r>
                      <w:proofErr w:type="gramEnd"/>
                    </w:p>
                    <w:p w14:paraId="4E181B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DE8DD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time-unit {</w:t>
                      </w:r>
                    </w:p>
                    <w:p w14:paraId="397FEAA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7B5A14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YEARS {</w:t>
                      </w:r>
                    </w:p>
                    <w:p w14:paraId="49D6706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42A217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F7AAFA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MONTHS {</w:t>
                      </w:r>
                    </w:p>
                    <w:p w14:paraId="00B1C4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3ECF47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108C5A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DAYS {</w:t>
                      </w:r>
                    </w:p>
                    <w:p w14:paraId="389313F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7D72FB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F1F6E6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HOURS {</w:t>
                      </w:r>
                    </w:p>
                    <w:p w14:paraId="33DB0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74883B3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953C10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MINUTES {</w:t>
                      </w:r>
                    </w:p>
                    <w:p w14:paraId="0D204D7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2B48524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08940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SECONDS {</w:t>
                      </w:r>
                    </w:p>
                    <w:p w14:paraId="7C74303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1069DBC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8217D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MILLISECONDS {</w:t>
                      </w:r>
                    </w:p>
                    <w:p w14:paraId="47EA65A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064B0B0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F3682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MICROSECONDS {</w:t>
                      </w:r>
                    </w:p>
                    <w:p w14:paraId="1FEEB09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22F9CC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14F85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NANOSECONDS {</w:t>
                      </w:r>
                    </w:p>
                    <w:p w14:paraId="13880C9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6558587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946DC5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PICOSECONDS {</w:t>
                      </w:r>
                    </w:p>
                    <w:p w14:paraId="7E7FF3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0DA41C4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BDD4F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43119C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"Units of measurement of the time.</w:t>
                      </w:r>
                      <w:proofErr w:type="gramStart"/>
                      <w:r w:rsidRPr="00A56331">
                        <w:rPr>
                          <w:rFonts w:asciiTheme="minorHAnsi" w:hAnsi="Arial"/>
                          <w:kern w:val="24"/>
                          <w:sz w:val="10"/>
                          <w:szCs w:val="10"/>
                        </w:rPr>
                        <w:t>";</w:t>
                      </w:r>
                      <w:proofErr w:type="gramEnd"/>
                    </w:p>
                    <w:p w14:paraId="0AB5AB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6796690" w14:textId="77777777" w:rsidR="00FA5342" w:rsidRPr="00B94221" w:rsidRDefault="00FA5342" w:rsidP="00FA5342">
                      <w:pPr>
                        <w:spacing w:before="40" w:after="40" w:line="216" w:lineRule="auto"/>
                        <w:rPr>
                          <w:rFonts w:asciiTheme="minorHAnsi" w:hAnsi="Arial"/>
                          <w:kern w:val="24"/>
                          <w:sz w:val="16"/>
                          <w:szCs w:val="16"/>
                        </w:rPr>
                      </w:pPr>
                    </w:p>
                  </w:txbxContent>
                </v:textbox>
                <w10:wrap type="topAndBottom" anchorx="margin"/>
              </v:rect>
            </w:pict>
          </mc:Fallback>
        </mc:AlternateContent>
      </w:r>
    </w:p>
    <w:p w14:paraId="310D6FE8" w14:textId="495CED10" w:rsidR="000D4332" w:rsidRDefault="000D4332" w:rsidP="000D4332">
      <w:pPr>
        <w:pStyle w:val="FigureCaption"/>
      </w:pPr>
      <w:bookmarkStart w:id="3180" w:name="_Toc192620399"/>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25</w:t>
      </w:r>
      <w:r>
        <w:rPr>
          <w:noProof/>
        </w:rPr>
        <w:fldChar w:fldCharType="end"/>
      </w:r>
      <w:r w:rsidRPr="00CA3534">
        <w:t xml:space="preserve"> </w:t>
      </w:r>
      <w:r>
        <w:t xml:space="preserve"> </w:t>
      </w:r>
      <w:r w:rsidR="00375A28">
        <w:t>YANG</w:t>
      </w:r>
      <w:r>
        <w:t xml:space="preserve">: </w:t>
      </w:r>
      <w:proofErr w:type="gramStart"/>
      <w:r>
        <w:t>pm-metric</w:t>
      </w:r>
      <w:bookmarkEnd w:id="3180"/>
      <w:proofErr w:type="gramEnd"/>
    </w:p>
    <w:p w14:paraId="6B8AF637" w14:textId="77777777" w:rsidR="008A79AC" w:rsidRDefault="008A79AC" w:rsidP="008A79AC">
      <w:r>
        <w:rPr>
          <w:rFonts w:eastAsia="Times New Roman"/>
        </w:rPr>
        <w:t>For this structure a solution shall provide the following support</w:t>
      </w:r>
      <w:r>
        <w:t>:</w:t>
      </w:r>
    </w:p>
    <w:p w14:paraId="4D147B24" w14:textId="77777777" w:rsidR="007061B1" w:rsidRDefault="007061B1" w:rsidP="00A56331">
      <w:pPr>
        <w:numPr>
          <w:ilvl w:val="0"/>
          <w:numId w:val="10"/>
        </w:numPr>
        <w:tabs>
          <w:tab w:val="center" w:pos="6946"/>
        </w:tabs>
        <w:spacing w:before="100" w:beforeAutospacing="1" w:after="100" w:afterAutospacing="1"/>
        <w:rPr>
          <w:rFonts w:eastAsia="Times New Roman"/>
        </w:rPr>
      </w:pPr>
      <w:r>
        <w:rPr>
          <w:rFonts w:eastAsia="Times New Roman"/>
        </w:rPr>
        <w:t>Conditional Mandatory:</w:t>
      </w:r>
    </w:p>
    <w:p w14:paraId="25C4E1EE" w14:textId="77777777" w:rsidR="00441283" w:rsidRDefault="007667B2" w:rsidP="00A56331">
      <w:pPr>
        <w:numPr>
          <w:ilvl w:val="1"/>
          <w:numId w:val="10"/>
        </w:numPr>
        <w:tabs>
          <w:tab w:val="center" w:pos="6946"/>
        </w:tabs>
        <w:spacing w:before="100" w:beforeAutospacing="1" w:after="100" w:afterAutospacing="1"/>
        <w:rPr>
          <w:rFonts w:eastAsia="Times New Roman"/>
        </w:rPr>
      </w:pPr>
      <w:r>
        <w:rPr>
          <w:rFonts w:eastAsia="Times New Roman"/>
        </w:rPr>
        <w:t>pm-metric-info</w:t>
      </w:r>
      <w:r w:rsidR="00492967">
        <w:rPr>
          <w:rFonts w:eastAsia="Times New Roman"/>
        </w:rPr>
        <w:t xml:space="preserve">: </w:t>
      </w:r>
      <w:r w:rsidR="00DC4D75">
        <w:rPr>
          <w:rFonts w:eastAsia="Times New Roman"/>
        </w:rPr>
        <w:t xml:space="preserve">Mandatory </w:t>
      </w:r>
      <w:r w:rsidR="00492967">
        <w:rPr>
          <w:rFonts w:eastAsia="Times New Roman"/>
        </w:rPr>
        <w:t>where the specific value is available and relevant</w:t>
      </w:r>
      <w:r w:rsidR="00DC4D75">
        <w:rPr>
          <w:rFonts w:eastAsia="Times New Roman"/>
        </w:rPr>
        <w:t>.</w:t>
      </w:r>
    </w:p>
    <w:p w14:paraId="0D1C36BD" w14:textId="77777777" w:rsidR="00492967" w:rsidRDefault="00492967" w:rsidP="00A56331">
      <w:pPr>
        <w:numPr>
          <w:ilvl w:val="1"/>
          <w:numId w:val="10"/>
        </w:numPr>
        <w:tabs>
          <w:tab w:val="center" w:pos="6946"/>
        </w:tabs>
        <w:spacing w:before="100" w:beforeAutospacing="1" w:after="100" w:afterAutospacing="1"/>
        <w:rPr>
          <w:rFonts w:eastAsia="Times New Roman"/>
        </w:rPr>
      </w:pPr>
      <w:r>
        <w:rPr>
          <w:rFonts w:eastAsia="Times New Roman"/>
        </w:rPr>
        <w:t xml:space="preserve">threshold-configured-value: </w:t>
      </w:r>
      <w:r w:rsidR="00DC4D75">
        <w:rPr>
          <w:rFonts w:eastAsia="Times New Roman"/>
        </w:rPr>
        <w:t xml:space="preserve">Mandatory </w:t>
      </w:r>
      <w:r>
        <w:rPr>
          <w:rFonts w:eastAsia="Times New Roman"/>
        </w:rPr>
        <w:t>where the threshold is configurable</w:t>
      </w:r>
      <w:r w:rsidR="00DC4D75">
        <w:rPr>
          <w:rFonts w:eastAsia="Times New Roman"/>
        </w:rPr>
        <w:t>.</w:t>
      </w:r>
    </w:p>
    <w:p w14:paraId="0E6CAAE2" w14:textId="77777777" w:rsidR="009F1EBB" w:rsidRPr="008B3C46" w:rsidRDefault="00FB0CCF" w:rsidP="00A56331">
      <w:pPr>
        <w:numPr>
          <w:ilvl w:val="1"/>
          <w:numId w:val="10"/>
        </w:numPr>
        <w:tabs>
          <w:tab w:val="center" w:pos="6946"/>
        </w:tabs>
        <w:spacing w:before="100" w:beforeAutospacing="1" w:after="100" w:afterAutospacing="1"/>
        <w:rPr>
          <w:rFonts w:eastAsia="Times New Roman"/>
        </w:rPr>
      </w:pPr>
      <w:r>
        <w:rPr>
          <w:rFonts w:eastAsia="Times New Roman"/>
        </w:rPr>
        <w:t>g</w:t>
      </w:r>
      <w:r w:rsidR="009F1EBB">
        <w:rPr>
          <w:rFonts w:eastAsia="Times New Roman"/>
        </w:rPr>
        <w:t xml:space="preserve">ranularity-period: Mandatory where </w:t>
      </w:r>
      <w:r w:rsidR="0042371B">
        <w:rPr>
          <w:rFonts w:eastAsia="Times New Roman"/>
        </w:rPr>
        <w:t xml:space="preserve">there is no </w:t>
      </w:r>
      <w:proofErr w:type="spellStart"/>
      <w:r w:rsidR="0042371B">
        <w:rPr>
          <w:rFonts w:eastAsia="Times New Roman"/>
        </w:rPr>
        <w:t>oam</w:t>
      </w:r>
      <w:proofErr w:type="spellEnd"/>
      <w:r w:rsidR="0042371B">
        <w:rPr>
          <w:rFonts w:eastAsia="Times New Roman"/>
        </w:rPr>
        <w:t xml:space="preserve">-job </w:t>
      </w:r>
      <w:proofErr w:type="gramStart"/>
      <w:r w:rsidR="0042371B">
        <w:rPr>
          <w:rFonts w:eastAsia="Times New Roman"/>
        </w:rPr>
        <w:t>related</w:t>
      </w:r>
      <w:proofErr w:type="gramEnd"/>
      <w:r w:rsidR="0042371B">
        <w:rPr>
          <w:rFonts w:eastAsia="Times New Roman"/>
        </w:rPr>
        <w:t xml:space="preserve"> and the period is not obvious from the property name.</w:t>
      </w:r>
    </w:p>
    <w:p w14:paraId="79E458BF" w14:textId="77777777" w:rsidR="000D4332" w:rsidRDefault="000D4332" w:rsidP="000D4332">
      <w:pPr>
        <w:spacing w:before="100" w:beforeAutospacing="1" w:after="100" w:afterAutospacing="1"/>
      </w:pPr>
      <w:r w:rsidRPr="00F32BDC">
        <w:rPr>
          <w:noProof/>
        </w:rPr>
        <w:lastRenderedPageBreak/>
        <mc:AlternateContent>
          <mc:Choice Requires="wps">
            <w:drawing>
              <wp:anchor distT="0" distB="0" distL="114300" distR="114300" simplePos="0" relativeHeight="251668480" behindDoc="0" locked="0" layoutInCell="1" allowOverlap="0" wp14:anchorId="1BDDBF45" wp14:editId="24FF6E71">
                <wp:simplePos x="0" y="0"/>
                <wp:positionH relativeFrom="margin">
                  <wp:posOffset>3810</wp:posOffset>
                </wp:positionH>
                <wp:positionV relativeFrom="paragraph">
                  <wp:posOffset>351790</wp:posOffset>
                </wp:positionV>
                <wp:extent cx="6602095" cy="8388350"/>
                <wp:effectExtent l="0" t="0" r="27305" b="12700"/>
                <wp:wrapTopAndBottom/>
                <wp:docPr id="31"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8388350"/>
                        </a:xfrm>
                        <a:prstGeom prst="rect">
                          <a:avLst/>
                        </a:prstGeom>
                        <a:solidFill>
                          <a:schemeClr val="accent4">
                            <a:lumMod val="20000"/>
                            <a:lumOff val="80000"/>
                          </a:schemeClr>
                        </a:solidFill>
                        <a:ln>
                          <a:solidFill>
                            <a:schemeClr val="tx1"/>
                          </a:solidFill>
                        </a:ln>
                      </wps:spPr>
                      <wps:txbx>
                        <w:txbxContent>
                          <w:p w14:paraId="544DE17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detector-info {</w:t>
                            </w:r>
                          </w:p>
                          <w:p w14:paraId="4AD00D1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w:t>
                            </w:r>
                            <w:proofErr w:type="gramStart"/>
                            <w:r w:rsidRPr="00A56331">
                              <w:rPr>
                                <w:rFonts w:asciiTheme="minorHAnsi" w:hAnsi="Arial"/>
                                <w:kern w:val="24"/>
                                <w:sz w:val="10"/>
                                <w:szCs w:val="10"/>
                              </w:rPr>
                              <w:t>perceived-severity</w:t>
                            </w:r>
                            <w:proofErr w:type="gramEnd"/>
                            <w:r w:rsidRPr="00A56331">
                              <w:rPr>
                                <w:rFonts w:asciiTheme="minorHAnsi" w:hAnsi="Arial"/>
                                <w:kern w:val="24"/>
                                <w:sz w:val="10"/>
                                <w:szCs w:val="10"/>
                              </w:rPr>
                              <w:t xml:space="preserve"> {</w:t>
                            </w:r>
                          </w:p>
                          <w:p w14:paraId="2A930A4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perceived-severity-</w:t>
                            </w:r>
                            <w:proofErr w:type="gramStart"/>
                            <w:r w:rsidRPr="00A56331">
                              <w:rPr>
                                <w:rFonts w:asciiTheme="minorHAnsi" w:hAnsi="Arial"/>
                                <w:kern w:val="24"/>
                                <w:sz w:val="10"/>
                                <w:szCs w:val="10"/>
                              </w:rPr>
                              <w:t>type;</w:t>
                            </w:r>
                            <w:proofErr w:type="gramEnd"/>
                          </w:p>
                          <w:p w14:paraId="65FE980A"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severity of the detected Condition.</w:t>
                            </w:r>
                            <w:proofErr w:type="gramStart"/>
                            <w:r w:rsidRPr="00A56331">
                              <w:rPr>
                                <w:rFonts w:asciiTheme="minorHAnsi" w:hAnsi="Arial"/>
                                <w:kern w:val="24"/>
                                <w:sz w:val="10"/>
                                <w:szCs w:val="10"/>
                              </w:rPr>
                              <w:t>";</w:t>
                            </w:r>
                            <w:proofErr w:type="gramEnd"/>
                          </w:p>
                          <w:p w14:paraId="731BABB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96B35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service-affecting {</w:t>
                            </w:r>
                          </w:p>
                          <w:p w14:paraId="3B6BDF9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service-</w:t>
                            </w:r>
                            <w:proofErr w:type="gramStart"/>
                            <w:r w:rsidRPr="00A56331">
                              <w:rPr>
                                <w:rFonts w:asciiTheme="minorHAnsi" w:hAnsi="Arial"/>
                                <w:kern w:val="24"/>
                                <w:sz w:val="10"/>
                                <w:szCs w:val="10"/>
                              </w:rPr>
                              <w:t>affecting;</w:t>
                            </w:r>
                            <w:proofErr w:type="gramEnd"/>
                          </w:p>
                          <w:p w14:paraId="346E41EF"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w:t>
                            </w:r>
                            <w:proofErr w:type="gramStart"/>
                            <w:r w:rsidRPr="00A56331">
                              <w:rPr>
                                <w:rFonts w:asciiTheme="minorHAnsi" w:hAnsi="Arial"/>
                                <w:kern w:val="24"/>
                                <w:sz w:val="10"/>
                                <w:szCs w:val="10"/>
                              </w:rPr>
                              <w:t>";</w:t>
                            </w:r>
                            <w:proofErr w:type="gramEnd"/>
                          </w:p>
                          <w:p w14:paraId="04E434A3"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1C3F74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is-acknowledge {</w:t>
                            </w:r>
                          </w:p>
                          <w:p w14:paraId="15F2432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w:t>
                            </w:r>
                            <w:proofErr w:type="spellStart"/>
                            <w:proofErr w:type="gramStart"/>
                            <w:r w:rsidRPr="00A56331">
                              <w:rPr>
                                <w:rFonts w:asciiTheme="minorHAnsi" w:hAnsi="Arial"/>
                                <w:kern w:val="24"/>
                                <w:sz w:val="10"/>
                                <w:szCs w:val="10"/>
                              </w:rPr>
                              <w:t>boolean</w:t>
                            </w:r>
                            <w:proofErr w:type="spellEnd"/>
                            <w:r w:rsidRPr="00A56331">
                              <w:rPr>
                                <w:rFonts w:asciiTheme="minorHAnsi" w:hAnsi="Arial"/>
                                <w:kern w:val="24"/>
                                <w:sz w:val="10"/>
                                <w:szCs w:val="10"/>
                              </w:rPr>
                              <w:t>;</w:t>
                            </w:r>
                            <w:proofErr w:type="gramEnd"/>
                          </w:p>
                          <w:p w14:paraId="0A05DE6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on operator acknowledgement.</w:t>
                            </w:r>
                            <w:proofErr w:type="gramStart"/>
                            <w:r w:rsidRPr="00A56331">
                              <w:rPr>
                                <w:rFonts w:asciiTheme="minorHAnsi" w:hAnsi="Arial"/>
                                <w:kern w:val="24"/>
                                <w:sz w:val="10"/>
                                <w:szCs w:val="10"/>
                              </w:rPr>
                              <w:t>";</w:t>
                            </w:r>
                            <w:proofErr w:type="gramEnd"/>
                          </w:p>
                          <w:p w14:paraId="1E3286C4"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368C328"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detector-category {</w:t>
                            </w:r>
                          </w:p>
                          <w:p w14:paraId="3513809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detector-</w:t>
                            </w:r>
                            <w:proofErr w:type="gramStart"/>
                            <w:r w:rsidRPr="00A56331">
                              <w:rPr>
                                <w:rFonts w:asciiTheme="minorHAnsi" w:hAnsi="Arial"/>
                                <w:kern w:val="24"/>
                                <w:sz w:val="10"/>
                                <w:szCs w:val="10"/>
                              </w:rPr>
                              <w:t>category;</w:t>
                            </w:r>
                            <w:proofErr w:type="gramEnd"/>
                          </w:p>
                          <w:p w14:paraId="4839F1E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Detector (alarm) category, based on ITU-T X.733.</w:t>
                            </w:r>
                            <w:proofErr w:type="gramStart"/>
                            <w:r w:rsidRPr="00A56331">
                              <w:rPr>
                                <w:rFonts w:asciiTheme="minorHAnsi" w:hAnsi="Arial"/>
                                <w:kern w:val="24"/>
                                <w:sz w:val="10"/>
                                <w:szCs w:val="10"/>
                              </w:rPr>
                              <w:t>";</w:t>
                            </w:r>
                            <w:proofErr w:type="gramEnd"/>
                          </w:p>
                          <w:p w14:paraId="720145B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5DB61E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"(Legacy) information associated to a Condition (alarm).</w:t>
                            </w:r>
                            <w:proofErr w:type="gramStart"/>
                            <w:r w:rsidRPr="00A56331">
                              <w:rPr>
                                <w:rFonts w:asciiTheme="minorHAnsi" w:hAnsi="Arial"/>
                                <w:kern w:val="24"/>
                                <w:sz w:val="10"/>
                                <w:szCs w:val="10"/>
                              </w:rPr>
                              <w:t>";</w:t>
                            </w:r>
                            <w:proofErr w:type="gramEnd"/>
                          </w:p>
                          <w:p w14:paraId="3C48BE01" w14:textId="77777777" w:rsidR="00FA37B9"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ADFE56" w14:textId="77777777" w:rsidR="00FA37B9" w:rsidRPr="00A56331" w:rsidRDefault="00FA37B9" w:rsidP="00B8542C">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2702F825"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perceived-severity-type {</w:t>
                            </w:r>
                          </w:p>
                          <w:p w14:paraId="37F6612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01FB1554"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CRITICAL {</w:t>
                            </w:r>
                          </w:p>
                          <w:p w14:paraId="186DF56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Immediate corrective action is required.</w:t>
                            </w:r>
                            <w:proofErr w:type="gramStart"/>
                            <w:r w:rsidRPr="00A56331">
                              <w:rPr>
                                <w:rFonts w:asciiTheme="minorHAnsi" w:hAnsi="Arial"/>
                                <w:kern w:val="24"/>
                                <w:sz w:val="10"/>
                                <w:szCs w:val="10"/>
                              </w:rPr>
                              <w:t>";</w:t>
                            </w:r>
                            <w:proofErr w:type="gramEnd"/>
                          </w:p>
                          <w:p w14:paraId="4D6C71F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45D2A1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MAJOR {</w:t>
                            </w:r>
                          </w:p>
                          <w:p w14:paraId="1525470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Urgent corrective action is required.</w:t>
                            </w:r>
                            <w:proofErr w:type="gramStart"/>
                            <w:r w:rsidRPr="00A56331">
                              <w:rPr>
                                <w:rFonts w:asciiTheme="minorHAnsi" w:hAnsi="Arial"/>
                                <w:kern w:val="24"/>
                                <w:sz w:val="10"/>
                                <w:szCs w:val="10"/>
                              </w:rPr>
                              <w:t>";</w:t>
                            </w:r>
                            <w:proofErr w:type="gramEnd"/>
                          </w:p>
                          <w:p w14:paraId="522346CA"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5F8C6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MINOR {</w:t>
                            </w:r>
                          </w:p>
                          <w:p w14:paraId="2299F6C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non-service-affecting condition. Corrective action should be taken in order </w:t>
                            </w:r>
                            <w:r w:rsidRPr="00A56331">
                              <w:rPr>
                                <w:rFonts w:asciiTheme="minorHAnsi" w:hAnsi="Arial"/>
                                <w:kern w:val="24"/>
                                <w:sz w:val="10"/>
                                <w:szCs w:val="10"/>
                              </w:rPr>
                              <w:br/>
                              <w:t xml:space="preserve">                   to prevent more serious fault.</w:t>
                            </w:r>
                            <w:proofErr w:type="gramStart"/>
                            <w:r w:rsidRPr="00A56331">
                              <w:rPr>
                                <w:rFonts w:asciiTheme="minorHAnsi" w:hAnsi="Arial"/>
                                <w:kern w:val="24"/>
                                <w:sz w:val="10"/>
                                <w:szCs w:val="10"/>
                              </w:rPr>
                              <w:t>";</w:t>
                            </w:r>
                            <w:proofErr w:type="gramEnd"/>
                          </w:p>
                          <w:p w14:paraId="079DF6D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213137B"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WARNING {</w:t>
                            </w:r>
                          </w:p>
                          <w:p w14:paraId="40DF482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potential or impending service-affecting fault. Further diagnosis should be </w:t>
                            </w:r>
                            <w:r w:rsidRPr="00A56331">
                              <w:rPr>
                                <w:rFonts w:asciiTheme="minorHAnsi" w:hAnsi="Arial"/>
                                <w:kern w:val="24"/>
                                <w:sz w:val="10"/>
                                <w:szCs w:val="10"/>
                              </w:rPr>
                              <w:br/>
                              <w:t xml:space="preserve">                   made.</w:t>
                            </w:r>
                            <w:proofErr w:type="gramStart"/>
                            <w:r w:rsidRPr="00A56331">
                              <w:rPr>
                                <w:rFonts w:asciiTheme="minorHAnsi" w:hAnsi="Arial"/>
                                <w:kern w:val="24"/>
                                <w:sz w:val="10"/>
                                <w:szCs w:val="10"/>
                              </w:rPr>
                              <w:t>";</w:t>
                            </w:r>
                            <w:proofErr w:type="gramEnd"/>
                          </w:p>
                          <w:p w14:paraId="50E0AEC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69EE11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CLEARED {</w:t>
                            </w:r>
                          </w:p>
                          <w:p w14:paraId="282EEBE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"Included only for some possible backward compatibility purpose. It should not be used to assign a severity to a failure.</w:t>
                            </w:r>
                          </w:p>
                          <w:p w14:paraId="2B1DCD7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ITU-T G.7710: The severities 'cleared' and 'indeterminate' defined by [ITU-T X.733] are not included in Table 2, as it is assumed </w:t>
                            </w:r>
                            <w:r w:rsidRPr="00A56331">
                              <w:rPr>
                                <w:rFonts w:asciiTheme="minorHAnsi" w:hAnsi="Arial"/>
                                <w:kern w:val="24"/>
                                <w:sz w:val="10"/>
                                <w:szCs w:val="10"/>
                              </w:rPr>
                              <w:br/>
                              <w:t xml:space="preserve">                    that these are not to be used to assign a failure.</w:t>
                            </w:r>
                            <w:proofErr w:type="gramStart"/>
                            <w:r w:rsidRPr="00A56331">
                              <w:rPr>
                                <w:rFonts w:asciiTheme="minorHAnsi" w:hAnsi="Arial"/>
                                <w:kern w:val="24"/>
                                <w:sz w:val="10"/>
                                <w:szCs w:val="10"/>
                              </w:rPr>
                              <w:t>";</w:t>
                            </w:r>
                            <w:proofErr w:type="gramEnd"/>
                          </w:p>
                          <w:p w14:paraId="31615848"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E847F25" w14:textId="77777777" w:rsidR="00FA37B9"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C0EA919" w14:textId="77777777" w:rsidR="006D42CD" w:rsidRPr="00A56331" w:rsidRDefault="006D42CD" w:rsidP="000D4332">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197A0B43"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service-affecting {</w:t>
                            </w:r>
                          </w:p>
                          <w:p w14:paraId="7A0EC16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231DC7B6"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SERVICE_AFFECTING {</w:t>
                            </w:r>
                          </w:p>
                          <w:p w14:paraId="4883556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affected by the detected Condition.</w:t>
                            </w:r>
                            <w:proofErr w:type="gramStart"/>
                            <w:r w:rsidRPr="00A56331">
                              <w:rPr>
                                <w:rFonts w:asciiTheme="minorHAnsi" w:hAnsi="Arial"/>
                                <w:kern w:val="24"/>
                                <w:sz w:val="10"/>
                                <w:szCs w:val="10"/>
                              </w:rPr>
                              <w:t>";</w:t>
                            </w:r>
                            <w:proofErr w:type="gramEnd"/>
                          </w:p>
                          <w:p w14:paraId="716F2FE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18E47BA"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NOT_SERVICE_AFFECTING {</w:t>
                            </w:r>
                          </w:p>
                          <w:p w14:paraId="5A62801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not affected by the detected Condition.</w:t>
                            </w:r>
                            <w:proofErr w:type="gramStart"/>
                            <w:r w:rsidRPr="00A56331">
                              <w:rPr>
                                <w:rFonts w:asciiTheme="minorHAnsi" w:hAnsi="Arial"/>
                                <w:kern w:val="24"/>
                                <w:sz w:val="10"/>
                                <w:szCs w:val="10"/>
                              </w:rPr>
                              <w:t>";</w:t>
                            </w:r>
                            <w:proofErr w:type="gramEnd"/>
                          </w:p>
                          <w:p w14:paraId="0FD7C95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530AA8"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UNKNOWN {</w:t>
                            </w:r>
                          </w:p>
                          <w:p w14:paraId="60CCADE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 is unknown.</w:t>
                            </w:r>
                            <w:proofErr w:type="gramStart"/>
                            <w:r w:rsidRPr="00A56331">
                              <w:rPr>
                                <w:rFonts w:asciiTheme="minorHAnsi" w:hAnsi="Arial"/>
                                <w:kern w:val="24"/>
                                <w:sz w:val="10"/>
                                <w:szCs w:val="10"/>
                              </w:rPr>
                              <w:t>";</w:t>
                            </w:r>
                            <w:proofErr w:type="gramEnd"/>
                          </w:p>
                          <w:p w14:paraId="2737DC05"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5007DA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EE0BD8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possible impact on the service.</w:t>
                            </w:r>
                            <w:proofErr w:type="gramStart"/>
                            <w:r w:rsidRPr="00A56331">
                              <w:rPr>
                                <w:rFonts w:asciiTheme="minorHAnsi" w:hAnsi="Arial"/>
                                <w:kern w:val="24"/>
                                <w:sz w:val="10"/>
                                <w:szCs w:val="10"/>
                              </w:rPr>
                              <w:t>";</w:t>
                            </w:r>
                            <w:proofErr w:type="gramEnd"/>
                          </w:p>
                          <w:p w14:paraId="2ED4437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02D9230" w14:textId="77777777" w:rsidR="00C203AC" w:rsidRPr="00315641" w:rsidRDefault="00C203AC" w:rsidP="000D433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0F4E0060"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typedef detector-category {</w:t>
                            </w:r>
                          </w:p>
                          <w:p w14:paraId="3E711A8C"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 </w:t>
                            </w:r>
                            <w:proofErr w:type="spellStart"/>
                            <w:r w:rsidRPr="00A138EE">
                              <w:rPr>
                                <w:rFonts w:asciiTheme="minorHAnsi" w:hAnsi="Arial"/>
                                <w:kern w:val="24"/>
                                <w:sz w:val="10"/>
                                <w:szCs w:val="10"/>
                              </w:rPr>
                              <w:t>identityref</w:t>
                            </w:r>
                            <w:proofErr w:type="spellEnd"/>
                            <w:r w:rsidRPr="00A138EE">
                              <w:rPr>
                                <w:rFonts w:asciiTheme="minorHAnsi" w:hAnsi="Arial"/>
                                <w:kern w:val="24"/>
                                <w:sz w:val="10"/>
                                <w:szCs w:val="10"/>
                              </w:rPr>
                              <w:t xml:space="preserve"> {</w:t>
                            </w:r>
                          </w:p>
                          <w:p w14:paraId="14144521"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base DETECTOR_</w:t>
                            </w:r>
                            <w:proofErr w:type="gramStart"/>
                            <w:r w:rsidRPr="00A138EE">
                              <w:rPr>
                                <w:rFonts w:asciiTheme="minorHAnsi" w:hAnsi="Arial"/>
                                <w:kern w:val="24"/>
                                <w:sz w:val="10"/>
                                <w:szCs w:val="10"/>
                              </w:rPr>
                              <w:t>CATEGORY;</w:t>
                            </w:r>
                            <w:proofErr w:type="gramEnd"/>
                          </w:p>
                          <w:p w14:paraId="68ACB56A"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44B886B7"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description "The Detector (alarm) category, based on ITU-T X.733.</w:t>
                            </w:r>
                            <w:proofErr w:type="gramStart"/>
                            <w:r w:rsidRPr="00A138EE">
                              <w:rPr>
                                <w:rFonts w:asciiTheme="minorHAnsi" w:hAnsi="Arial"/>
                                <w:kern w:val="24"/>
                                <w:sz w:val="10"/>
                                <w:szCs w:val="10"/>
                              </w:rPr>
                              <w:t>";</w:t>
                            </w:r>
                            <w:proofErr w:type="gramEnd"/>
                          </w:p>
                          <w:p w14:paraId="7614E0D6" w14:textId="77777777" w:rsidR="00A835E1"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1A026117" w14:textId="77777777" w:rsidR="00A835E1" w:rsidRDefault="00A835E1" w:rsidP="000D4332">
                            <w:pPr>
                              <w:spacing w:before="40" w:after="40" w:line="216" w:lineRule="auto"/>
                              <w:rPr>
                                <w:rFonts w:asciiTheme="minorHAnsi" w:hAnsi="Arial"/>
                                <w:kern w:val="24"/>
                                <w:sz w:val="10"/>
                                <w:szCs w:val="10"/>
                              </w:rPr>
                            </w:pPr>
                            <w:r>
                              <w:rPr>
                                <w:rFonts w:asciiTheme="minorHAnsi" w:hAnsi="Arial"/>
                                <w:kern w:val="24"/>
                                <w:sz w:val="10"/>
                                <w:szCs w:val="10"/>
                              </w:rPr>
                              <w:t>…</w:t>
                            </w:r>
                          </w:p>
                          <w:p w14:paraId="68535FD5"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 {</w:t>
                            </w:r>
                          </w:p>
                          <w:p w14:paraId="61905C39"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7A2EDB7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72A709A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DETECTOR_CATEGORY_EQUIPMENT {</w:t>
                            </w:r>
                          </w:p>
                          <w:p w14:paraId="0D2A0AD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20EE6C0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75B298B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5F9A68D8"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DETECTOR_CATEGORY_ENVIRONMENT {</w:t>
                            </w:r>
                          </w:p>
                          <w:p w14:paraId="41B50CB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59B6D2E7"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55C5C7C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F8CF6CE"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DETECTOR_CATEGORY_CONNECTIVITY {</w:t>
                            </w:r>
                          </w:p>
                          <w:p w14:paraId="7DE4FF7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5528A49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133FD99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38BB62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DETECTOR_CATEGORY_PROCESSING {</w:t>
                            </w:r>
                          </w:p>
                          <w:p w14:paraId="71D6A08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51D9FA2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325F1F4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063F067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DETECTOR_CATEGORY_SECURITY {</w:t>
                            </w:r>
                          </w:p>
                          <w:p w14:paraId="3AE6B9E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407683C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1DAA06E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ED72901"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DETECTOR_CATEGORY_UNDEFINED {</w:t>
                            </w:r>
                          </w:p>
                          <w:p w14:paraId="3F4CCC7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004D383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2D7366C9" w14:textId="77777777" w:rsidR="00A835E1" w:rsidRPr="00A5633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3F3AF2B4" w14:textId="77777777" w:rsidR="000D4332" w:rsidRPr="00A56331" w:rsidRDefault="000D4332" w:rsidP="00C203AC">
                            <w:pPr>
                              <w:spacing w:before="40" w:after="40" w:line="216" w:lineRule="auto"/>
                              <w:rPr>
                                <w:rFonts w:asciiTheme="minorHAnsi" w:hAnsi="Arial"/>
                                <w:kern w:val="24"/>
                                <w:sz w:val="10"/>
                                <w:szCs w:val="10"/>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BDDBF45" id="_x0000_s1049" style="position:absolute;margin-left:.3pt;margin-top:27.7pt;width:519.85pt;height:660.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" o:allowoverlap="f" fillcolor="#f9ecd4 [663]" strokecolor="#141313 [3213]">
                <v:path arrowok="t"/>
                <o:lock v:ext="edit" grouping="t"/>
                <v:textbox>
                  <w:txbxContent>
                    <w:p w14:paraId="544DE17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detector-info {</w:t>
                      </w:r>
                    </w:p>
                    <w:p w14:paraId="4AD00D1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w:t>
                      </w:r>
                      <w:proofErr w:type="gramStart"/>
                      <w:r w:rsidRPr="00A56331">
                        <w:rPr>
                          <w:rFonts w:asciiTheme="minorHAnsi" w:hAnsi="Arial"/>
                          <w:kern w:val="24"/>
                          <w:sz w:val="10"/>
                          <w:szCs w:val="10"/>
                        </w:rPr>
                        <w:t>perceived-severity</w:t>
                      </w:r>
                      <w:proofErr w:type="gramEnd"/>
                      <w:r w:rsidRPr="00A56331">
                        <w:rPr>
                          <w:rFonts w:asciiTheme="minorHAnsi" w:hAnsi="Arial"/>
                          <w:kern w:val="24"/>
                          <w:sz w:val="10"/>
                          <w:szCs w:val="10"/>
                        </w:rPr>
                        <w:t xml:space="preserve"> {</w:t>
                      </w:r>
                    </w:p>
                    <w:p w14:paraId="2A930A4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perceived-severity-</w:t>
                      </w:r>
                      <w:proofErr w:type="gramStart"/>
                      <w:r w:rsidRPr="00A56331">
                        <w:rPr>
                          <w:rFonts w:asciiTheme="minorHAnsi" w:hAnsi="Arial"/>
                          <w:kern w:val="24"/>
                          <w:sz w:val="10"/>
                          <w:szCs w:val="10"/>
                        </w:rPr>
                        <w:t>type;</w:t>
                      </w:r>
                      <w:proofErr w:type="gramEnd"/>
                    </w:p>
                    <w:p w14:paraId="65FE980A"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severity of the detected Condition.</w:t>
                      </w:r>
                      <w:proofErr w:type="gramStart"/>
                      <w:r w:rsidRPr="00A56331">
                        <w:rPr>
                          <w:rFonts w:asciiTheme="minorHAnsi" w:hAnsi="Arial"/>
                          <w:kern w:val="24"/>
                          <w:sz w:val="10"/>
                          <w:szCs w:val="10"/>
                        </w:rPr>
                        <w:t>";</w:t>
                      </w:r>
                      <w:proofErr w:type="gramEnd"/>
                    </w:p>
                    <w:p w14:paraId="731BABB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96B35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service-affecting {</w:t>
                      </w:r>
                    </w:p>
                    <w:p w14:paraId="3B6BDF9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service-</w:t>
                      </w:r>
                      <w:proofErr w:type="gramStart"/>
                      <w:r w:rsidRPr="00A56331">
                        <w:rPr>
                          <w:rFonts w:asciiTheme="minorHAnsi" w:hAnsi="Arial"/>
                          <w:kern w:val="24"/>
                          <w:sz w:val="10"/>
                          <w:szCs w:val="10"/>
                        </w:rPr>
                        <w:t>affecting;</w:t>
                      </w:r>
                      <w:proofErr w:type="gramEnd"/>
                    </w:p>
                    <w:p w14:paraId="346E41EF"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w:t>
                      </w:r>
                      <w:proofErr w:type="gramStart"/>
                      <w:r w:rsidRPr="00A56331">
                        <w:rPr>
                          <w:rFonts w:asciiTheme="minorHAnsi" w:hAnsi="Arial"/>
                          <w:kern w:val="24"/>
                          <w:sz w:val="10"/>
                          <w:szCs w:val="10"/>
                        </w:rPr>
                        <w:t>";</w:t>
                      </w:r>
                      <w:proofErr w:type="gramEnd"/>
                    </w:p>
                    <w:p w14:paraId="04E434A3"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1C3F74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is-acknowledge {</w:t>
                      </w:r>
                    </w:p>
                    <w:p w14:paraId="15F2432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w:t>
                      </w:r>
                      <w:proofErr w:type="spellStart"/>
                      <w:proofErr w:type="gramStart"/>
                      <w:r w:rsidRPr="00A56331">
                        <w:rPr>
                          <w:rFonts w:asciiTheme="minorHAnsi" w:hAnsi="Arial"/>
                          <w:kern w:val="24"/>
                          <w:sz w:val="10"/>
                          <w:szCs w:val="10"/>
                        </w:rPr>
                        <w:t>boolean</w:t>
                      </w:r>
                      <w:proofErr w:type="spellEnd"/>
                      <w:r w:rsidRPr="00A56331">
                        <w:rPr>
                          <w:rFonts w:asciiTheme="minorHAnsi" w:hAnsi="Arial"/>
                          <w:kern w:val="24"/>
                          <w:sz w:val="10"/>
                          <w:szCs w:val="10"/>
                        </w:rPr>
                        <w:t>;</w:t>
                      </w:r>
                      <w:proofErr w:type="gramEnd"/>
                    </w:p>
                    <w:p w14:paraId="0A05DE6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on operator acknowledgement.</w:t>
                      </w:r>
                      <w:proofErr w:type="gramStart"/>
                      <w:r w:rsidRPr="00A56331">
                        <w:rPr>
                          <w:rFonts w:asciiTheme="minorHAnsi" w:hAnsi="Arial"/>
                          <w:kern w:val="24"/>
                          <w:sz w:val="10"/>
                          <w:szCs w:val="10"/>
                        </w:rPr>
                        <w:t>";</w:t>
                      </w:r>
                      <w:proofErr w:type="gramEnd"/>
                    </w:p>
                    <w:p w14:paraId="1E3286C4"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368C328"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detector-category {</w:t>
                      </w:r>
                    </w:p>
                    <w:p w14:paraId="3513809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detector-</w:t>
                      </w:r>
                      <w:proofErr w:type="gramStart"/>
                      <w:r w:rsidRPr="00A56331">
                        <w:rPr>
                          <w:rFonts w:asciiTheme="minorHAnsi" w:hAnsi="Arial"/>
                          <w:kern w:val="24"/>
                          <w:sz w:val="10"/>
                          <w:szCs w:val="10"/>
                        </w:rPr>
                        <w:t>category;</w:t>
                      </w:r>
                      <w:proofErr w:type="gramEnd"/>
                    </w:p>
                    <w:p w14:paraId="4839F1E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Detector (alarm) category, based on ITU-T X.733.</w:t>
                      </w:r>
                      <w:proofErr w:type="gramStart"/>
                      <w:r w:rsidRPr="00A56331">
                        <w:rPr>
                          <w:rFonts w:asciiTheme="minorHAnsi" w:hAnsi="Arial"/>
                          <w:kern w:val="24"/>
                          <w:sz w:val="10"/>
                          <w:szCs w:val="10"/>
                        </w:rPr>
                        <w:t>";</w:t>
                      </w:r>
                      <w:proofErr w:type="gramEnd"/>
                    </w:p>
                    <w:p w14:paraId="720145B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5DB61E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"(Legacy) information associated to a Condition (alarm).</w:t>
                      </w:r>
                      <w:proofErr w:type="gramStart"/>
                      <w:r w:rsidRPr="00A56331">
                        <w:rPr>
                          <w:rFonts w:asciiTheme="minorHAnsi" w:hAnsi="Arial"/>
                          <w:kern w:val="24"/>
                          <w:sz w:val="10"/>
                          <w:szCs w:val="10"/>
                        </w:rPr>
                        <w:t>";</w:t>
                      </w:r>
                      <w:proofErr w:type="gramEnd"/>
                    </w:p>
                    <w:p w14:paraId="3C48BE01" w14:textId="77777777" w:rsidR="00FA37B9"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ADFE56" w14:textId="77777777" w:rsidR="00FA37B9" w:rsidRPr="00A56331" w:rsidRDefault="00FA37B9" w:rsidP="00B8542C">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2702F825"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perceived-severity-type {</w:t>
                      </w:r>
                    </w:p>
                    <w:p w14:paraId="37F6612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01FB1554"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CRITICAL {</w:t>
                      </w:r>
                    </w:p>
                    <w:p w14:paraId="186DF56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Immediate corrective action is required.</w:t>
                      </w:r>
                      <w:proofErr w:type="gramStart"/>
                      <w:r w:rsidRPr="00A56331">
                        <w:rPr>
                          <w:rFonts w:asciiTheme="minorHAnsi" w:hAnsi="Arial"/>
                          <w:kern w:val="24"/>
                          <w:sz w:val="10"/>
                          <w:szCs w:val="10"/>
                        </w:rPr>
                        <w:t>";</w:t>
                      </w:r>
                      <w:proofErr w:type="gramEnd"/>
                    </w:p>
                    <w:p w14:paraId="4D6C71F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45D2A1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MAJOR {</w:t>
                      </w:r>
                    </w:p>
                    <w:p w14:paraId="1525470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Urgent corrective action is required.</w:t>
                      </w:r>
                      <w:proofErr w:type="gramStart"/>
                      <w:r w:rsidRPr="00A56331">
                        <w:rPr>
                          <w:rFonts w:asciiTheme="minorHAnsi" w:hAnsi="Arial"/>
                          <w:kern w:val="24"/>
                          <w:sz w:val="10"/>
                          <w:szCs w:val="10"/>
                        </w:rPr>
                        <w:t>";</w:t>
                      </w:r>
                      <w:proofErr w:type="gramEnd"/>
                    </w:p>
                    <w:p w14:paraId="522346CA"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5F8C6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MINOR {</w:t>
                      </w:r>
                    </w:p>
                    <w:p w14:paraId="2299F6C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non-service-affecting condition. Corrective action should be taken in order </w:t>
                      </w:r>
                      <w:r w:rsidRPr="00A56331">
                        <w:rPr>
                          <w:rFonts w:asciiTheme="minorHAnsi" w:hAnsi="Arial"/>
                          <w:kern w:val="24"/>
                          <w:sz w:val="10"/>
                          <w:szCs w:val="10"/>
                        </w:rPr>
                        <w:br/>
                        <w:t xml:space="preserve">                   to prevent more serious fault.</w:t>
                      </w:r>
                      <w:proofErr w:type="gramStart"/>
                      <w:r w:rsidRPr="00A56331">
                        <w:rPr>
                          <w:rFonts w:asciiTheme="minorHAnsi" w:hAnsi="Arial"/>
                          <w:kern w:val="24"/>
                          <w:sz w:val="10"/>
                          <w:szCs w:val="10"/>
                        </w:rPr>
                        <w:t>";</w:t>
                      </w:r>
                      <w:proofErr w:type="gramEnd"/>
                    </w:p>
                    <w:p w14:paraId="079DF6D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213137B"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WARNING {</w:t>
                      </w:r>
                    </w:p>
                    <w:p w14:paraId="40DF482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potential or impending service-affecting fault. Further diagnosis should be </w:t>
                      </w:r>
                      <w:r w:rsidRPr="00A56331">
                        <w:rPr>
                          <w:rFonts w:asciiTheme="minorHAnsi" w:hAnsi="Arial"/>
                          <w:kern w:val="24"/>
                          <w:sz w:val="10"/>
                          <w:szCs w:val="10"/>
                        </w:rPr>
                        <w:br/>
                        <w:t xml:space="preserve">                   made.</w:t>
                      </w:r>
                      <w:proofErr w:type="gramStart"/>
                      <w:r w:rsidRPr="00A56331">
                        <w:rPr>
                          <w:rFonts w:asciiTheme="minorHAnsi" w:hAnsi="Arial"/>
                          <w:kern w:val="24"/>
                          <w:sz w:val="10"/>
                          <w:szCs w:val="10"/>
                        </w:rPr>
                        <w:t>";</w:t>
                      </w:r>
                      <w:proofErr w:type="gramEnd"/>
                    </w:p>
                    <w:p w14:paraId="50E0AEC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69EE11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CLEARED {</w:t>
                      </w:r>
                    </w:p>
                    <w:p w14:paraId="282EEBE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"Included only for some possible backward compatibility purpose. It should not be used to assign a severity to a failure.</w:t>
                      </w:r>
                    </w:p>
                    <w:p w14:paraId="2B1DCD7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ITU-T G.7710: The severities 'cleared' and 'indeterminate' defined by [ITU-T X.733] are not included in Table 2, as it is assumed </w:t>
                      </w:r>
                      <w:r w:rsidRPr="00A56331">
                        <w:rPr>
                          <w:rFonts w:asciiTheme="minorHAnsi" w:hAnsi="Arial"/>
                          <w:kern w:val="24"/>
                          <w:sz w:val="10"/>
                          <w:szCs w:val="10"/>
                        </w:rPr>
                        <w:br/>
                        <w:t xml:space="preserve">                    that these are not to be used to assign a failure.</w:t>
                      </w:r>
                      <w:proofErr w:type="gramStart"/>
                      <w:r w:rsidRPr="00A56331">
                        <w:rPr>
                          <w:rFonts w:asciiTheme="minorHAnsi" w:hAnsi="Arial"/>
                          <w:kern w:val="24"/>
                          <w:sz w:val="10"/>
                          <w:szCs w:val="10"/>
                        </w:rPr>
                        <w:t>";</w:t>
                      </w:r>
                      <w:proofErr w:type="gramEnd"/>
                    </w:p>
                    <w:p w14:paraId="31615848"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E847F25" w14:textId="77777777" w:rsidR="00FA37B9"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C0EA919" w14:textId="77777777" w:rsidR="006D42CD" w:rsidRPr="00A56331" w:rsidRDefault="006D42CD" w:rsidP="000D4332">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197A0B43"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service-affecting {</w:t>
                      </w:r>
                    </w:p>
                    <w:p w14:paraId="7A0EC16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231DC7B6"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SERVICE_AFFECTING {</w:t>
                      </w:r>
                    </w:p>
                    <w:p w14:paraId="4883556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affected by the detected Condition.</w:t>
                      </w:r>
                      <w:proofErr w:type="gramStart"/>
                      <w:r w:rsidRPr="00A56331">
                        <w:rPr>
                          <w:rFonts w:asciiTheme="minorHAnsi" w:hAnsi="Arial"/>
                          <w:kern w:val="24"/>
                          <w:sz w:val="10"/>
                          <w:szCs w:val="10"/>
                        </w:rPr>
                        <w:t>";</w:t>
                      </w:r>
                      <w:proofErr w:type="gramEnd"/>
                    </w:p>
                    <w:p w14:paraId="716F2FE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18E47BA"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NOT_SERVICE_AFFECTING {</w:t>
                      </w:r>
                    </w:p>
                    <w:p w14:paraId="5A62801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not affected by the detected Condition.</w:t>
                      </w:r>
                      <w:proofErr w:type="gramStart"/>
                      <w:r w:rsidRPr="00A56331">
                        <w:rPr>
                          <w:rFonts w:asciiTheme="minorHAnsi" w:hAnsi="Arial"/>
                          <w:kern w:val="24"/>
                          <w:sz w:val="10"/>
                          <w:szCs w:val="10"/>
                        </w:rPr>
                        <w:t>";</w:t>
                      </w:r>
                      <w:proofErr w:type="gramEnd"/>
                    </w:p>
                    <w:p w14:paraId="0FD7C95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530AA8"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UNKNOWN {</w:t>
                      </w:r>
                    </w:p>
                    <w:p w14:paraId="60CCADE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 is unknown.</w:t>
                      </w:r>
                      <w:proofErr w:type="gramStart"/>
                      <w:r w:rsidRPr="00A56331">
                        <w:rPr>
                          <w:rFonts w:asciiTheme="minorHAnsi" w:hAnsi="Arial"/>
                          <w:kern w:val="24"/>
                          <w:sz w:val="10"/>
                          <w:szCs w:val="10"/>
                        </w:rPr>
                        <w:t>";</w:t>
                      </w:r>
                      <w:proofErr w:type="gramEnd"/>
                    </w:p>
                    <w:p w14:paraId="2737DC05"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5007DA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EE0BD8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possible impact on the service.</w:t>
                      </w:r>
                      <w:proofErr w:type="gramStart"/>
                      <w:r w:rsidRPr="00A56331">
                        <w:rPr>
                          <w:rFonts w:asciiTheme="minorHAnsi" w:hAnsi="Arial"/>
                          <w:kern w:val="24"/>
                          <w:sz w:val="10"/>
                          <w:szCs w:val="10"/>
                        </w:rPr>
                        <w:t>";</w:t>
                      </w:r>
                      <w:proofErr w:type="gramEnd"/>
                    </w:p>
                    <w:p w14:paraId="2ED4437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02D9230" w14:textId="77777777" w:rsidR="00C203AC" w:rsidRPr="00315641" w:rsidRDefault="00C203AC" w:rsidP="000D433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0F4E0060"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typedef detector-category {</w:t>
                      </w:r>
                    </w:p>
                    <w:p w14:paraId="3E711A8C"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 </w:t>
                      </w:r>
                      <w:proofErr w:type="spellStart"/>
                      <w:r w:rsidRPr="00A138EE">
                        <w:rPr>
                          <w:rFonts w:asciiTheme="minorHAnsi" w:hAnsi="Arial"/>
                          <w:kern w:val="24"/>
                          <w:sz w:val="10"/>
                          <w:szCs w:val="10"/>
                        </w:rPr>
                        <w:t>identityref</w:t>
                      </w:r>
                      <w:proofErr w:type="spellEnd"/>
                      <w:r w:rsidRPr="00A138EE">
                        <w:rPr>
                          <w:rFonts w:asciiTheme="minorHAnsi" w:hAnsi="Arial"/>
                          <w:kern w:val="24"/>
                          <w:sz w:val="10"/>
                          <w:szCs w:val="10"/>
                        </w:rPr>
                        <w:t xml:space="preserve"> {</w:t>
                      </w:r>
                    </w:p>
                    <w:p w14:paraId="14144521"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base DETECTOR_</w:t>
                      </w:r>
                      <w:proofErr w:type="gramStart"/>
                      <w:r w:rsidRPr="00A138EE">
                        <w:rPr>
                          <w:rFonts w:asciiTheme="minorHAnsi" w:hAnsi="Arial"/>
                          <w:kern w:val="24"/>
                          <w:sz w:val="10"/>
                          <w:szCs w:val="10"/>
                        </w:rPr>
                        <w:t>CATEGORY;</w:t>
                      </w:r>
                      <w:proofErr w:type="gramEnd"/>
                    </w:p>
                    <w:p w14:paraId="68ACB56A"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44B886B7"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description "The Detector (alarm) category, based on ITU-T X.733.</w:t>
                      </w:r>
                      <w:proofErr w:type="gramStart"/>
                      <w:r w:rsidRPr="00A138EE">
                        <w:rPr>
                          <w:rFonts w:asciiTheme="minorHAnsi" w:hAnsi="Arial"/>
                          <w:kern w:val="24"/>
                          <w:sz w:val="10"/>
                          <w:szCs w:val="10"/>
                        </w:rPr>
                        <w:t>";</w:t>
                      </w:r>
                      <w:proofErr w:type="gramEnd"/>
                    </w:p>
                    <w:p w14:paraId="7614E0D6" w14:textId="77777777" w:rsidR="00A835E1"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1A026117" w14:textId="77777777" w:rsidR="00A835E1" w:rsidRDefault="00A835E1" w:rsidP="000D4332">
                      <w:pPr>
                        <w:spacing w:before="40" w:after="40" w:line="216" w:lineRule="auto"/>
                        <w:rPr>
                          <w:rFonts w:asciiTheme="minorHAnsi" w:hAnsi="Arial"/>
                          <w:kern w:val="24"/>
                          <w:sz w:val="10"/>
                          <w:szCs w:val="10"/>
                        </w:rPr>
                      </w:pPr>
                      <w:r>
                        <w:rPr>
                          <w:rFonts w:asciiTheme="minorHAnsi" w:hAnsi="Arial"/>
                          <w:kern w:val="24"/>
                          <w:sz w:val="10"/>
                          <w:szCs w:val="10"/>
                        </w:rPr>
                        <w:t>…</w:t>
                      </w:r>
                    </w:p>
                    <w:p w14:paraId="68535FD5"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 {</w:t>
                      </w:r>
                    </w:p>
                    <w:p w14:paraId="61905C39"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7A2EDB7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72A709A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DETECTOR_CATEGORY_EQUIPMENT {</w:t>
                      </w:r>
                    </w:p>
                    <w:p w14:paraId="0D2A0AD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20EE6C0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75B298B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5F9A68D8"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DETECTOR_CATEGORY_ENVIRONMENT {</w:t>
                      </w:r>
                    </w:p>
                    <w:p w14:paraId="41B50CB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59B6D2E7"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55C5C7C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F8CF6CE"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DETECTOR_CATEGORY_CONNECTIVITY {</w:t>
                      </w:r>
                    </w:p>
                    <w:p w14:paraId="7DE4FF7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5528A49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133FD99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38BB62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DETECTOR_CATEGORY_PROCESSING {</w:t>
                      </w:r>
                    </w:p>
                    <w:p w14:paraId="71D6A08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51D9FA2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325F1F4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063F067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DETECTOR_CATEGORY_SECURITY {</w:t>
                      </w:r>
                    </w:p>
                    <w:p w14:paraId="3AE6B9E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407683C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1DAA06E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ED72901"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DETECTOR_CATEGORY_UNDEFINED {</w:t>
                      </w:r>
                    </w:p>
                    <w:p w14:paraId="3F4CCC7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004D383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2D7366C9" w14:textId="77777777" w:rsidR="00A835E1" w:rsidRPr="00A5633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3F3AF2B4" w14:textId="77777777" w:rsidR="000D4332" w:rsidRPr="00A56331" w:rsidRDefault="000D4332" w:rsidP="00C203AC">
                      <w:pPr>
                        <w:spacing w:before="40" w:after="40" w:line="216" w:lineRule="auto"/>
                        <w:rPr>
                          <w:rFonts w:asciiTheme="minorHAnsi" w:hAnsi="Arial"/>
                          <w:kern w:val="24"/>
                          <w:sz w:val="10"/>
                          <w:szCs w:val="10"/>
                        </w:rPr>
                      </w:pPr>
                    </w:p>
                  </w:txbxContent>
                </v:textbox>
                <w10:wrap type="topAndBottom" anchorx="margin"/>
              </v:rect>
            </w:pict>
          </mc:Fallback>
        </mc:AlternateContent>
      </w:r>
    </w:p>
    <w:p w14:paraId="482D7D84" w14:textId="7C1D4F3F" w:rsidR="000D4332" w:rsidRDefault="000D4332" w:rsidP="000D4332">
      <w:pPr>
        <w:pStyle w:val="FigureCaption"/>
      </w:pPr>
      <w:bookmarkStart w:id="3181" w:name="_Toc192620400"/>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26</w:t>
      </w:r>
      <w:r>
        <w:rPr>
          <w:noProof/>
        </w:rPr>
        <w:fldChar w:fldCharType="end"/>
      </w:r>
      <w:r w:rsidRPr="00CA3534">
        <w:t xml:space="preserve"> </w:t>
      </w:r>
      <w:r>
        <w:t xml:space="preserve"> </w:t>
      </w:r>
      <w:r w:rsidR="00375A28">
        <w:t>YANG</w:t>
      </w:r>
      <w:r>
        <w:t>: detector-info</w:t>
      </w:r>
      <w:bookmarkEnd w:id="3181"/>
    </w:p>
    <w:p w14:paraId="1434FA9C" w14:textId="77777777" w:rsidR="00245701" w:rsidRDefault="00245701" w:rsidP="00A56331">
      <w:r>
        <w:rPr>
          <w:rFonts w:eastAsia="Times New Roman"/>
        </w:rPr>
        <w:lastRenderedPageBreak/>
        <w:t>For this structure a solution shall provide the following support</w:t>
      </w:r>
      <w:r>
        <w:t>:</w:t>
      </w:r>
    </w:p>
    <w:p w14:paraId="4F7EFB5A" w14:textId="77777777" w:rsidR="00307148" w:rsidRDefault="00307148" w:rsidP="00307148">
      <w:pPr>
        <w:numPr>
          <w:ilvl w:val="0"/>
          <w:numId w:val="10"/>
        </w:numPr>
        <w:spacing w:before="100" w:beforeAutospacing="1" w:after="100" w:afterAutospacing="1"/>
        <w:rPr>
          <w:rFonts w:eastAsia="Times New Roman"/>
        </w:rPr>
      </w:pPr>
      <w:r>
        <w:rPr>
          <w:rFonts w:eastAsia="Times New Roman"/>
        </w:rPr>
        <w:t>Conditional Mandatory:</w:t>
      </w:r>
    </w:p>
    <w:p w14:paraId="557D8CE0" w14:textId="77777777" w:rsidR="00307148" w:rsidRDefault="00FC20A4" w:rsidP="00307148">
      <w:pPr>
        <w:numPr>
          <w:ilvl w:val="1"/>
          <w:numId w:val="10"/>
        </w:numPr>
        <w:spacing w:before="100" w:beforeAutospacing="1" w:after="100" w:afterAutospacing="1"/>
        <w:rPr>
          <w:rFonts w:eastAsia="Times New Roman"/>
        </w:rPr>
      </w:pPr>
      <w:proofErr w:type="gramStart"/>
      <w:r>
        <w:rPr>
          <w:rFonts w:eastAsia="Times New Roman"/>
        </w:rPr>
        <w:t>p</w:t>
      </w:r>
      <w:r w:rsidR="00307148">
        <w:rPr>
          <w:rFonts w:eastAsia="Times New Roman"/>
        </w:rPr>
        <w:t>erceived-severity</w:t>
      </w:r>
      <w:proofErr w:type="gramEnd"/>
      <w:r w:rsidR="00307148">
        <w:rPr>
          <w:rFonts w:eastAsia="Times New Roman"/>
        </w:rPr>
        <w:t xml:space="preserve">: Mandatory </w:t>
      </w:r>
      <w:r w:rsidR="00A23BDC">
        <w:rPr>
          <w:rFonts w:eastAsia="Times New Roman"/>
        </w:rPr>
        <w:t>where a client system requires this</w:t>
      </w:r>
      <w:r w:rsidR="009A1B37">
        <w:rPr>
          <w:rFonts w:eastAsia="Times New Roman"/>
        </w:rPr>
        <w:t xml:space="preserve"> </w:t>
      </w:r>
    </w:p>
    <w:p w14:paraId="4C925DC4" w14:textId="77777777" w:rsidR="00910FB3" w:rsidRDefault="00910FB3" w:rsidP="00910FB3">
      <w:pPr>
        <w:numPr>
          <w:ilvl w:val="2"/>
          <w:numId w:val="10"/>
        </w:numPr>
        <w:spacing w:before="100" w:beforeAutospacing="1" w:after="100" w:afterAutospacing="1"/>
        <w:rPr>
          <w:rFonts w:eastAsia="Times New Roman"/>
        </w:rPr>
      </w:pPr>
      <w:r>
        <w:rPr>
          <w:rFonts w:eastAsia="Times New Roman"/>
        </w:rPr>
        <w:t>CLEARED should not be used. A cleared alarm is</w:t>
      </w:r>
      <w:r w:rsidR="00034058">
        <w:rPr>
          <w:rFonts w:eastAsia="Times New Roman"/>
        </w:rPr>
        <w:t xml:space="preserve"> represented by</w:t>
      </w:r>
      <w:r>
        <w:rPr>
          <w:rFonts w:eastAsia="Times New Roman"/>
        </w:rPr>
        <w:t xml:space="preserve"> a DELETE/TOMBSTONE</w:t>
      </w:r>
      <w:r w:rsidR="00CD28C7">
        <w:rPr>
          <w:rFonts w:eastAsia="Times New Roman"/>
        </w:rPr>
        <w:t xml:space="preserve"> record</w:t>
      </w:r>
      <w:r w:rsidR="00A4138A">
        <w:rPr>
          <w:rFonts w:eastAsia="Times New Roman"/>
        </w:rPr>
        <w:t xml:space="preserve"> pair</w:t>
      </w:r>
      <w:r>
        <w:rPr>
          <w:rFonts w:eastAsia="Times New Roman"/>
        </w:rPr>
        <w:t>.</w:t>
      </w:r>
    </w:p>
    <w:p w14:paraId="262413BA" w14:textId="77777777" w:rsidR="00E90A9F" w:rsidRDefault="00F7408F" w:rsidP="00A56331">
      <w:pPr>
        <w:numPr>
          <w:ilvl w:val="2"/>
          <w:numId w:val="10"/>
        </w:numPr>
        <w:spacing w:before="100" w:beforeAutospacing="1" w:after="100" w:afterAutospacing="1"/>
        <w:rPr>
          <w:rFonts w:eastAsia="Times New Roman"/>
        </w:rPr>
      </w:pPr>
      <w:proofErr w:type="gramStart"/>
      <w:r>
        <w:rPr>
          <w:rFonts w:eastAsia="Times New Roman"/>
        </w:rPr>
        <w:t>Perceived-s</w:t>
      </w:r>
      <w:r w:rsidR="00E90A9F">
        <w:rPr>
          <w:rFonts w:eastAsia="Times New Roman"/>
        </w:rPr>
        <w:t>everity</w:t>
      </w:r>
      <w:proofErr w:type="gramEnd"/>
      <w:r w:rsidR="00E90A9F">
        <w:rPr>
          <w:rFonts w:eastAsia="Times New Roman"/>
        </w:rPr>
        <w:t xml:space="preserve"> </w:t>
      </w:r>
      <w:r>
        <w:rPr>
          <w:rFonts w:eastAsia="Times New Roman"/>
        </w:rPr>
        <w:t>provides a</w:t>
      </w:r>
      <w:r w:rsidR="00E90A9F">
        <w:rPr>
          <w:rFonts w:eastAsia="Times New Roman"/>
        </w:rPr>
        <w:t xml:space="preserve"> simplistic </w:t>
      </w:r>
      <w:r>
        <w:rPr>
          <w:rFonts w:eastAsia="Times New Roman"/>
        </w:rPr>
        <w:t xml:space="preserve">valuation of the alarm. </w:t>
      </w:r>
      <w:r w:rsidR="00EA44A5">
        <w:rPr>
          <w:rFonts w:eastAsia="Times New Roman"/>
        </w:rPr>
        <w:t>The r</w:t>
      </w:r>
      <w:r>
        <w:rPr>
          <w:rFonts w:eastAsia="Times New Roman"/>
        </w:rPr>
        <w:t xml:space="preserve">elevance </w:t>
      </w:r>
      <w:r w:rsidR="00EA44A5">
        <w:rPr>
          <w:rFonts w:eastAsia="Times New Roman"/>
        </w:rPr>
        <w:t xml:space="preserve">of this property is </w:t>
      </w:r>
      <w:r>
        <w:rPr>
          <w:rFonts w:eastAsia="Times New Roman"/>
        </w:rPr>
        <w:t>expected to reduce over time.</w:t>
      </w:r>
    </w:p>
    <w:p w14:paraId="51159325" w14:textId="77777777" w:rsidR="00307148" w:rsidRDefault="00FC20A4" w:rsidP="00307148">
      <w:pPr>
        <w:numPr>
          <w:ilvl w:val="1"/>
          <w:numId w:val="10"/>
        </w:numPr>
        <w:spacing w:before="100" w:beforeAutospacing="1" w:after="100" w:afterAutospacing="1"/>
        <w:rPr>
          <w:rFonts w:eastAsia="Times New Roman"/>
        </w:rPr>
      </w:pPr>
      <w:r>
        <w:rPr>
          <w:rFonts w:eastAsia="Times New Roman"/>
        </w:rPr>
        <w:t>service-affecting</w:t>
      </w:r>
      <w:r w:rsidR="00307148">
        <w:rPr>
          <w:rFonts w:eastAsia="Times New Roman"/>
        </w:rPr>
        <w:t xml:space="preserve">: Mandatory where </w:t>
      </w:r>
      <w:r w:rsidR="00910FB3">
        <w:rPr>
          <w:rFonts w:eastAsia="Times New Roman"/>
        </w:rPr>
        <w:t>service impact is known. Default assumed to be</w:t>
      </w:r>
      <w:r w:rsidR="00405FD6">
        <w:rPr>
          <w:rFonts w:eastAsia="Times New Roman"/>
        </w:rPr>
        <w:t xml:space="preserve"> UNKNOWN</w:t>
      </w:r>
      <w:r w:rsidR="00307148">
        <w:rPr>
          <w:rFonts w:eastAsia="Times New Roman"/>
        </w:rPr>
        <w:t>.</w:t>
      </w:r>
    </w:p>
    <w:p w14:paraId="43BAE4B5" w14:textId="77777777" w:rsidR="00F7408F" w:rsidRPr="006A0A5C" w:rsidRDefault="00F7408F" w:rsidP="00A56331">
      <w:pPr>
        <w:numPr>
          <w:ilvl w:val="2"/>
          <w:numId w:val="10"/>
        </w:numPr>
        <w:spacing w:before="100" w:beforeAutospacing="1" w:after="100" w:afterAutospacing="1"/>
        <w:rPr>
          <w:rFonts w:eastAsia="Times New Roman"/>
        </w:rPr>
      </w:pPr>
      <w:r>
        <w:rPr>
          <w:rFonts w:eastAsia="Times New Roman"/>
        </w:rPr>
        <w:t>service-affecting provides a simplistic valuation of the alarm</w:t>
      </w:r>
      <w:r w:rsidR="00625F73">
        <w:rPr>
          <w:rFonts w:eastAsia="Times New Roman"/>
        </w:rPr>
        <w:t>. The actual impact is determined by</w:t>
      </w:r>
      <w:r w:rsidR="00F26303">
        <w:rPr>
          <w:rFonts w:eastAsia="Times New Roman"/>
        </w:rPr>
        <w:t xml:space="preserve"> detailed assessment of resource topology and </w:t>
      </w:r>
      <w:r w:rsidR="00C05CCE">
        <w:rPr>
          <w:rFonts w:eastAsia="Times New Roman"/>
        </w:rPr>
        <w:t>usage.</w:t>
      </w:r>
      <w:r w:rsidR="006A0A5C">
        <w:rPr>
          <w:rFonts w:eastAsia="Times New Roman"/>
        </w:rPr>
        <w:t xml:space="preserve"> The relevance of this property is expected to reduce over time.</w:t>
      </w:r>
    </w:p>
    <w:p w14:paraId="73E4CDAA" w14:textId="77777777" w:rsidR="00307148" w:rsidRDefault="00BD2535" w:rsidP="00307148">
      <w:pPr>
        <w:numPr>
          <w:ilvl w:val="1"/>
          <w:numId w:val="10"/>
        </w:numPr>
        <w:spacing w:before="100" w:beforeAutospacing="1" w:after="100" w:afterAutospacing="1"/>
        <w:rPr>
          <w:rFonts w:eastAsia="Times New Roman"/>
        </w:rPr>
      </w:pPr>
      <w:r>
        <w:rPr>
          <w:rFonts w:eastAsia="Times New Roman"/>
        </w:rPr>
        <w:t>is-acknowledged</w:t>
      </w:r>
      <w:r w:rsidR="00307148">
        <w:rPr>
          <w:rFonts w:eastAsia="Times New Roman"/>
        </w:rPr>
        <w:t xml:space="preserve">: Mandatory where there is </w:t>
      </w:r>
      <w:r>
        <w:rPr>
          <w:rFonts w:eastAsia="Times New Roman"/>
        </w:rPr>
        <w:t xml:space="preserve">acknowledgement </w:t>
      </w:r>
      <w:r w:rsidR="0086146F">
        <w:rPr>
          <w:rFonts w:eastAsia="Times New Roman"/>
        </w:rPr>
        <w:t xml:space="preserve">information related to the </w:t>
      </w:r>
      <w:proofErr w:type="gramStart"/>
      <w:r w:rsidR="0086146F">
        <w:rPr>
          <w:rFonts w:eastAsia="Times New Roman"/>
        </w:rPr>
        <w:t>alarm</w:t>
      </w:r>
      <w:proofErr w:type="gramEnd"/>
      <w:r w:rsidR="0086146F">
        <w:rPr>
          <w:rFonts w:eastAsia="Times New Roman"/>
        </w:rPr>
        <w:t xml:space="preserve"> and this is </w:t>
      </w:r>
      <w:r w:rsidR="001919CB">
        <w:rPr>
          <w:rFonts w:eastAsia="Times New Roman"/>
        </w:rPr>
        <w:t>required by the client</w:t>
      </w:r>
      <w:r w:rsidR="00307148">
        <w:rPr>
          <w:rFonts w:eastAsia="Times New Roman"/>
        </w:rPr>
        <w:t>.</w:t>
      </w:r>
    </w:p>
    <w:p w14:paraId="2BB2F1C3" w14:textId="77777777" w:rsidR="00C05CCE" w:rsidRPr="00EA44A5" w:rsidRDefault="002E160D" w:rsidP="00A56331">
      <w:pPr>
        <w:numPr>
          <w:ilvl w:val="2"/>
          <w:numId w:val="10"/>
        </w:numPr>
        <w:spacing w:before="100" w:beforeAutospacing="1" w:after="100" w:afterAutospacing="1"/>
        <w:rPr>
          <w:rFonts w:eastAsia="Times New Roman"/>
        </w:rPr>
      </w:pPr>
      <w:r>
        <w:rPr>
          <w:rFonts w:eastAsia="Times New Roman"/>
        </w:rPr>
        <w:t>Is-acknowle</w:t>
      </w:r>
      <w:r w:rsidR="00EA44A5">
        <w:rPr>
          <w:rFonts w:eastAsia="Times New Roman"/>
        </w:rPr>
        <w:t>dged relates to traditional per alarm manual operation. The relevance of this property is expected to reduce over time.</w:t>
      </w:r>
    </w:p>
    <w:p w14:paraId="0AF19B30" w14:textId="77777777" w:rsidR="00F4069C" w:rsidRDefault="00565415" w:rsidP="00307148">
      <w:pPr>
        <w:numPr>
          <w:ilvl w:val="1"/>
          <w:numId w:val="10"/>
        </w:numPr>
        <w:spacing w:before="100" w:beforeAutospacing="1" w:after="100" w:afterAutospacing="1"/>
        <w:rPr>
          <w:rFonts w:eastAsia="Times New Roman"/>
        </w:rPr>
      </w:pPr>
      <w:r>
        <w:rPr>
          <w:rFonts w:eastAsia="Times New Roman"/>
        </w:rPr>
        <w:t xml:space="preserve">detector-category: Mandatory where category is </w:t>
      </w:r>
      <w:r w:rsidR="00F4069C">
        <w:rPr>
          <w:rFonts w:eastAsia="Times New Roman"/>
        </w:rPr>
        <w:t xml:space="preserve">required by the client. </w:t>
      </w:r>
    </w:p>
    <w:p w14:paraId="71DB2FA4" w14:textId="77777777" w:rsidR="006A0A5C" w:rsidRDefault="00C05CCE" w:rsidP="006A0A5C">
      <w:pPr>
        <w:numPr>
          <w:ilvl w:val="2"/>
          <w:numId w:val="10"/>
        </w:numPr>
        <w:spacing w:before="100" w:beforeAutospacing="1" w:after="100" w:afterAutospacing="1"/>
        <w:rPr>
          <w:rFonts w:eastAsia="Times New Roman"/>
        </w:rPr>
      </w:pPr>
      <w:r>
        <w:rPr>
          <w:rFonts w:eastAsia="Times New Roman"/>
        </w:rPr>
        <w:t>detector-category is a relatively blunt categorization of an alarm</w:t>
      </w:r>
      <w:r w:rsidR="002E160D">
        <w:rPr>
          <w:rFonts w:eastAsia="Times New Roman"/>
        </w:rPr>
        <w:t xml:space="preserve"> where</w:t>
      </w:r>
      <w:r w:rsidR="00F4069C">
        <w:rPr>
          <w:rFonts w:eastAsia="Times New Roman"/>
        </w:rPr>
        <w:t xml:space="preserve"> the alarm and its source dictate category </w:t>
      </w:r>
      <w:r w:rsidR="002E160D">
        <w:rPr>
          <w:rFonts w:eastAsia="Times New Roman"/>
        </w:rPr>
        <w:t>(</w:t>
      </w:r>
      <w:r w:rsidR="00F4069C">
        <w:rPr>
          <w:rFonts w:eastAsia="Times New Roman"/>
        </w:rPr>
        <w:t>this property is derivable</w:t>
      </w:r>
      <w:r w:rsidR="002E160D">
        <w:rPr>
          <w:rFonts w:eastAsia="Times New Roman"/>
        </w:rPr>
        <w:t>)</w:t>
      </w:r>
      <w:r w:rsidR="00F4069C">
        <w:rPr>
          <w:rFonts w:eastAsia="Times New Roman"/>
        </w:rPr>
        <w:t>.</w:t>
      </w:r>
      <w:r w:rsidR="006A0A5C">
        <w:rPr>
          <w:rFonts w:eastAsia="Times New Roman"/>
        </w:rPr>
        <w:t xml:space="preserve"> The relevance of this property is expected to reduce over time.</w:t>
      </w:r>
    </w:p>
    <w:p w14:paraId="00BF910E" w14:textId="77777777" w:rsidR="000D4332" w:rsidRDefault="00245701" w:rsidP="000D4332">
      <w:pPr>
        <w:spacing w:before="100" w:beforeAutospacing="1" w:after="100" w:afterAutospacing="1"/>
      </w:pPr>
      <w:r w:rsidRPr="00F32BDC">
        <w:rPr>
          <w:noProof/>
        </w:rPr>
        <w:lastRenderedPageBreak/>
        <mc:AlternateContent>
          <mc:Choice Requires="wps">
            <w:drawing>
              <wp:anchor distT="0" distB="0" distL="114300" distR="114300" simplePos="0" relativeHeight="251670528" behindDoc="0" locked="0" layoutInCell="1" allowOverlap="0" wp14:anchorId="763CBD9D" wp14:editId="134324B4">
                <wp:simplePos x="0" y="0"/>
                <wp:positionH relativeFrom="margin">
                  <wp:posOffset>0</wp:posOffset>
                </wp:positionH>
                <wp:positionV relativeFrom="paragraph">
                  <wp:posOffset>350520</wp:posOffset>
                </wp:positionV>
                <wp:extent cx="6602095" cy="6339840"/>
                <wp:effectExtent l="0" t="0" r="27305" b="22860"/>
                <wp:wrapTopAndBottom/>
                <wp:docPr id="3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6339840"/>
                        </a:xfrm>
                        <a:prstGeom prst="rect">
                          <a:avLst/>
                        </a:prstGeom>
                        <a:solidFill>
                          <a:schemeClr val="accent4">
                            <a:lumMod val="20000"/>
                            <a:lumOff val="80000"/>
                          </a:schemeClr>
                        </a:solidFill>
                        <a:ln>
                          <a:solidFill>
                            <a:schemeClr val="tx1"/>
                          </a:solidFill>
                        </a:ln>
                      </wps:spPr>
                      <wps:txbx>
                        <w:txbxContent>
                          <w:p w14:paraId="1B8BFE3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grouping </w:t>
                            </w:r>
                            <w:proofErr w:type="gramStart"/>
                            <w:r w:rsidRPr="00C1594E">
                              <w:rPr>
                                <w:rFonts w:asciiTheme="minorHAnsi" w:hAnsi="Arial"/>
                                <w:kern w:val="24"/>
                                <w:sz w:val="16"/>
                                <w:szCs w:val="16"/>
                              </w:rPr>
                              <w:t>simple-detector</w:t>
                            </w:r>
                            <w:proofErr w:type="gramEnd"/>
                            <w:r w:rsidRPr="00C1594E">
                              <w:rPr>
                                <w:rFonts w:asciiTheme="minorHAnsi" w:hAnsi="Arial"/>
                                <w:kern w:val="24"/>
                                <w:sz w:val="16"/>
                                <w:szCs w:val="16"/>
                              </w:rPr>
                              <w:t xml:space="preserve"> {</w:t>
                            </w:r>
                          </w:p>
                          <w:p w14:paraId="64A3625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leaf simple-detector-state {</w:t>
                            </w:r>
                          </w:p>
                          <w:p w14:paraId="6B0144F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type simple-detector-</w:t>
                            </w:r>
                            <w:proofErr w:type="gramStart"/>
                            <w:r w:rsidRPr="00C1594E">
                              <w:rPr>
                                <w:rFonts w:asciiTheme="minorHAnsi" w:hAnsi="Arial"/>
                                <w:kern w:val="24"/>
                                <w:sz w:val="16"/>
                                <w:szCs w:val="16"/>
                              </w:rPr>
                              <w:t>state;</w:t>
                            </w:r>
                            <w:proofErr w:type="gramEnd"/>
                          </w:p>
                          <w:p w14:paraId="2AC017B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"The (simple) state of the Detector.</w:t>
                            </w:r>
                          </w:p>
                          <w:p w14:paraId="2659B84B"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The Detector state accounts for the time characteristics of the detected Condition.</w:t>
                            </w:r>
                            <w:proofErr w:type="gramStart"/>
                            <w:r w:rsidRPr="00C1594E">
                              <w:rPr>
                                <w:rFonts w:asciiTheme="minorHAnsi" w:hAnsi="Arial"/>
                                <w:kern w:val="24"/>
                                <w:sz w:val="16"/>
                                <w:szCs w:val="16"/>
                              </w:rPr>
                              <w:t>";</w:t>
                            </w:r>
                            <w:proofErr w:type="gramEnd"/>
                          </w:p>
                          <w:p w14:paraId="5AFFEAA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26DA584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"Information regarding the (simple) state of the Detector.</w:t>
                            </w:r>
                            <w:proofErr w:type="gramStart"/>
                            <w:r w:rsidRPr="00C1594E">
                              <w:rPr>
                                <w:rFonts w:asciiTheme="minorHAnsi" w:hAnsi="Arial"/>
                                <w:kern w:val="24"/>
                                <w:sz w:val="16"/>
                                <w:szCs w:val="16"/>
                              </w:rPr>
                              <w:t>";</w:t>
                            </w:r>
                            <w:proofErr w:type="gramEnd"/>
                          </w:p>
                          <w:p w14:paraId="217A1B9A" w14:textId="77777777" w:rsidR="00674A27"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64819B11" w14:textId="77777777" w:rsidR="00674A27" w:rsidRPr="004E7571" w:rsidRDefault="00674A27" w:rsidP="00C1594E">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5B26B6E3"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typedef simple-detector-state {</w:t>
                            </w:r>
                          </w:p>
                          <w:p w14:paraId="774308E4"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 </w:t>
                            </w:r>
                            <w:proofErr w:type="spellStart"/>
                            <w:r w:rsidRPr="0062596A">
                              <w:rPr>
                                <w:rFonts w:asciiTheme="minorHAnsi" w:hAnsi="Arial"/>
                                <w:kern w:val="24"/>
                                <w:sz w:val="16"/>
                                <w:szCs w:val="16"/>
                              </w:rPr>
                              <w:t>identityref</w:t>
                            </w:r>
                            <w:proofErr w:type="spellEnd"/>
                            <w:r w:rsidRPr="0062596A">
                              <w:rPr>
                                <w:rFonts w:asciiTheme="minorHAnsi" w:hAnsi="Arial"/>
                                <w:kern w:val="24"/>
                                <w:sz w:val="16"/>
                                <w:szCs w:val="16"/>
                              </w:rPr>
                              <w:t xml:space="preserve"> {</w:t>
                            </w:r>
                          </w:p>
                          <w:p w14:paraId="61B8F848"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base SIMPLE_DETECTOR_</w:t>
                            </w:r>
                            <w:proofErr w:type="gramStart"/>
                            <w:r w:rsidRPr="0062596A">
                              <w:rPr>
                                <w:rFonts w:asciiTheme="minorHAnsi" w:hAnsi="Arial"/>
                                <w:kern w:val="24"/>
                                <w:sz w:val="16"/>
                                <w:szCs w:val="16"/>
                              </w:rPr>
                              <w:t>STATE;</w:t>
                            </w:r>
                            <w:proofErr w:type="gramEnd"/>
                          </w:p>
                          <w:p w14:paraId="1019B9E7"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5FD7AEE"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description "The states of the detector.</w:t>
                            </w:r>
                            <w:proofErr w:type="gramStart"/>
                            <w:r w:rsidRPr="0062596A">
                              <w:rPr>
                                <w:rFonts w:asciiTheme="minorHAnsi" w:hAnsi="Arial"/>
                                <w:kern w:val="24"/>
                                <w:sz w:val="16"/>
                                <w:szCs w:val="16"/>
                              </w:rPr>
                              <w:t>";</w:t>
                            </w:r>
                            <w:proofErr w:type="gramEnd"/>
                          </w:p>
                          <w:p w14:paraId="2861D627" w14:textId="77777777" w:rsidR="00674A27"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C6159E7" w14:textId="77777777" w:rsidR="00713152" w:rsidRPr="004E7571" w:rsidRDefault="00713152" w:rsidP="0062596A">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4DC2D48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 {</w:t>
                            </w:r>
                          </w:p>
                          <w:p w14:paraId="4660F2B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"none</w:t>
                            </w:r>
                            <w:proofErr w:type="gramStart"/>
                            <w:r w:rsidRPr="00713152">
                              <w:rPr>
                                <w:rFonts w:asciiTheme="minorHAnsi" w:hAnsi="Arial"/>
                                <w:kern w:val="24"/>
                                <w:sz w:val="16"/>
                                <w:szCs w:val="16"/>
                              </w:rPr>
                              <w:t>";</w:t>
                            </w:r>
                            <w:proofErr w:type="gramEnd"/>
                          </w:p>
                          <w:p w14:paraId="104B8FD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3DD9607A"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 {</w:t>
                            </w:r>
                          </w:p>
                          <w:p w14:paraId="575705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w:t>
                            </w:r>
                            <w:proofErr w:type="gramStart"/>
                            <w:r w:rsidRPr="00713152">
                              <w:rPr>
                                <w:rFonts w:asciiTheme="minorHAnsi" w:hAnsi="Arial"/>
                                <w:kern w:val="24"/>
                                <w:sz w:val="16"/>
                                <w:szCs w:val="16"/>
                              </w:rPr>
                              <w:t>STATE;</w:t>
                            </w:r>
                            <w:proofErr w:type="gramEnd"/>
                          </w:p>
                          <w:p w14:paraId="40792AE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not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
                          <w:p w14:paraId="036EB742"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If INTERMITTENT is supported there may be a requirement for persisted unacceptable operation after a problem occurs before </w:t>
                            </w:r>
                            <w:r w:rsidR="00AB175C">
                              <w:rPr>
                                <w:rFonts w:asciiTheme="minorHAnsi" w:hAnsi="Arial"/>
                                <w:kern w:val="24"/>
                                <w:sz w:val="16"/>
                                <w:szCs w:val="16"/>
                              </w:rPr>
                              <w:br/>
                              <w:t xml:space="preserve">            </w:t>
                            </w:r>
                            <w:r w:rsidRPr="00713152">
                              <w:rPr>
                                <w:rFonts w:asciiTheme="minorHAnsi" w:hAnsi="Arial"/>
                                <w:kern w:val="24"/>
                                <w:sz w:val="16"/>
                                <w:szCs w:val="16"/>
                              </w:rPr>
                              <w:t>ACTIVE is declared. An alternative may be to declare INTERMITTENT.</w:t>
                            </w:r>
                          </w:p>
                          <w:p w14:paraId="4979175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Where INTERMITTENT is supported, ACTIVE indicates the stable presence of a problem.</w:t>
                            </w:r>
                            <w:proofErr w:type="gramStart"/>
                            <w:r w:rsidRPr="00713152">
                              <w:rPr>
                                <w:rFonts w:asciiTheme="minorHAnsi" w:hAnsi="Arial"/>
                                <w:kern w:val="24"/>
                                <w:sz w:val="16"/>
                                <w:szCs w:val="16"/>
                              </w:rPr>
                              <w:t>";</w:t>
                            </w:r>
                            <w:proofErr w:type="gramEnd"/>
                          </w:p>
                          <w:p w14:paraId="4580956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0F090D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SIMPLE_DETECTOR_STATE_CLEAR {</w:t>
                            </w:r>
                          </w:p>
                          <w:p w14:paraId="57F1950B"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w:t>
                            </w:r>
                            <w:proofErr w:type="gramStart"/>
                            <w:r w:rsidRPr="00713152">
                              <w:rPr>
                                <w:rFonts w:asciiTheme="minorHAnsi" w:hAnsi="Arial"/>
                                <w:kern w:val="24"/>
                                <w:sz w:val="16"/>
                                <w:szCs w:val="16"/>
                              </w:rPr>
                              <w:t>STATE;</w:t>
                            </w:r>
                            <w:proofErr w:type="gramEnd"/>
                          </w:p>
                          <w:p w14:paraId="69EFBA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roofErr w:type="gramStart"/>
                            <w:r w:rsidRPr="00713152">
                              <w:rPr>
                                <w:rFonts w:asciiTheme="minorHAnsi" w:hAnsi="Arial"/>
                                <w:kern w:val="24"/>
                                <w:sz w:val="16"/>
                                <w:szCs w:val="16"/>
                              </w:rPr>
                              <w:t>";</w:t>
                            </w:r>
                            <w:proofErr w:type="gramEnd"/>
                          </w:p>
                          <w:p w14:paraId="2CD1173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6C73498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SIMPLE_DETECTOR_STATE_INTERMITTENT {</w:t>
                            </w:r>
                          </w:p>
                          <w:p w14:paraId="1DD7B52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w:t>
                            </w:r>
                            <w:proofErr w:type="gramStart"/>
                            <w:r w:rsidRPr="00713152">
                              <w:rPr>
                                <w:rFonts w:asciiTheme="minorHAnsi" w:hAnsi="Arial"/>
                                <w:kern w:val="24"/>
                                <w:sz w:val="16"/>
                                <w:szCs w:val="16"/>
                              </w:rPr>
                              <w:t>STATE;</w:t>
                            </w:r>
                            <w:proofErr w:type="gramEnd"/>
                          </w:p>
                          <w:p w14:paraId="774C6FC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intermittently not within acceptable bounds with respect to </w:t>
                            </w:r>
                            <w:r w:rsidR="00AB175C">
                              <w:rPr>
                                <w:rFonts w:asciiTheme="minorHAnsi" w:hAnsi="Arial"/>
                                <w:kern w:val="24"/>
                                <w:sz w:val="16"/>
                                <w:szCs w:val="16"/>
                              </w:rPr>
                              <w:br/>
                              <w:t xml:space="preserve">            </w:t>
                            </w:r>
                            <w:r w:rsidRPr="00713152">
                              <w:rPr>
                                <w:rFonts w:asciiTheme="minorHAnsi" w:hAnsi="Arial"/>
                                <w:kern w:val="24"/>
                                <w:sz w:val="16"/>
                                <w:szCs w:val="16"/>
                              </w:rPr>
                              <w:t>the specific condition measured.</w:t>
                            </w:r>
                          </w:p>
                          <w:p w14:paraId="4A6824D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INTERMITTENT support is optional. Where it is supported there may be a requirement for persisted unacceptable operation after a </w:t>
                            </w:r>
                            <w:r w:rsidR="00AB175C">
                              <w:rPr>
                                <w:rFonts w:asciiTheme="minorHAnsi" w:hAnsi="Arial"/>
                                <w:kern w:val="24"/>
                                <w:sz w:val="16"/>
                                <w:szCs w:val="16"/>
                              </w:rPr>
                              <w:br/>
                              <w:t xml:space="preserve">            </w:t>
                            </w:r>
                            <w:r w:rsidRPr="00713152">
                              <w:rPr>
                                <w:rFonts w:asciiTheme="minorHAnsi" w:hAnsi="Arial"/>
                                <w:kern w:val="24"/>
                                <w:sz w:val="16"/>
                                <w:szCs w:val="16"/>
                              </w:rPr>
                              <w:t>problem occurs before ACTIVE or INTERMITTENT is declared.</w:t>
                            </w:r>
                            <w:proofErr w:type="gramStart"/>
                            <w:r w:rsidRPr="00713152">
                              <w:rPr>
                                <w:rFonts w:asciiTheme="minorHAnsi" w:hAnsi="Arial"/>
                                <w:kern w:val="24"/>
                                <w:sz w:val="16"/>
                                <w:szCs w:val="16"/>
                              </w:rPr>
                              <w:t>";</w:t>
                            </w:r>
                            <w:proofErr w:type="gramEnd"/>
                          </w:p>
                          <w:p w14:paraId="185B25E7"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BC9CCC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SIMPLE_DETECTOR_STATE_FLEETING {</w:t>
                            </w:r>
                          </w:p>
                          <w:p w14:paraId="07C2FC6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w:t>
                            </w:r>
                            <w:proofErr w:type="gramStart"/>
                            <w:r w:rsidRPr="00713152">
                              <w:rPr>
                                <w:rFonts w:asciiTheme="minorHAnsi" w:hAnsi="Arial"/>
                                <w:kern w:val="24"/>
                                <w:sz w:val="16"/>
                                <w:szCs w:val="16"/>
                              </w:rPr>
                              <w:t>STATE;</w:t>
                            </w:r>
                            <w:proofErr w:type="gramEnd"/>
                          </w:p>
                          <w:p w14:paraId="5E593E0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"Event has a very short life (Active-Clear), hence is notified/streamed after its occurrence.</w:t>
                            </w:r>
                            <w:proofErr w:type="gramStart"/>
                            <w:r w:rsidRPr="00713152">
                              <w:rPr>
                                <w:rFonts w:asciiTheme="minorHAnsi" w:hAnsi="Arial"/>
                                <w:kern w:val="24"/>
                                <w:sz w:val="16"/>
                                <w:szCs w:val="16"/>
                              </w:rPr>
                              <w:t>";</w:t>
                            </w:r>
                            <w:proofErr w:type="gramEnd"/>
                          </w:p>
                          <w:p w14:paraId="20AE5BA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5BFE0056"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SIMPLE_DETECTOR_STATE_ACTIVE_NO_EXPLICIT_CLEAR {</w:t>
                            </w:r>
                          </w:p>
                          <w:p w14:paraId="3A5FBCB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w:t>
                            </w:r>
                            <w:proofErr w:type="gramStart"/>
                            <w:r w:rsidRPr="00713152">
                              <w:rPr>
                                <w:rFonts w:asciiTheme="minorHAnsi" w:hAnsi="Arial"/>
                                <w:kern w:val="24"/>
                                <w:sz w:val="16"/>
                                <w:szCs w:val="16"/>
                              </w:rPr>
                              <w:t>STATE;</w:t>
                            </w:r>
                            <w:proofErr w:type="gramEnd"/>
                          </w:p>
                          <w:p w14:paraId="05D740F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"Same as Active, but an explicit transition to Clear is not foreseen.</w:t>
                            </w:r>
                          </w:p>
                          <w:p w14:paraId="2DE371E9"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This e.g. applies to PM metrics which can only increase (counters), hence the 'clear' criteria </w:t>
                            </w:r>
                            <w:proofErr w:type="gramStart"/>
                            <w:r w:rsidRPr="00713152">
                              <w:rPr>
                                <w:rFonts w:asciiTheme="minorHAnsi" w:hAnsi="Arial"/>
                                <w:kern w:val="24"/>
                                <w:sz w:val="16"/>
                                <w:szCs w:val="16"/>
                              </w:rPr>
                              <w:t>is</w:t>
                            </w:r>
                            <w:proofErr w:type="gramEnd"/>
                            <w:r w:rsidRPr="00713152">
                              <w:rPr>
                                <w:rFonts w:asciiTheme="minorHAnsi" w:hAnsi="Arial"/>
                                <w:kern w:val="24"/>
                                <w:sz w:val="16"/>
                                <w:szCs w:val="16"/>
                              </w:rPr>
                              <w:t xml:space="preserve"> conventionally the end of a </w:t>
                            </w:r>
                            <w:r w:rsidR="00AB175C">
                              <w:rPr>
                                <w:rFonts w:asciiTheme="minorHAnsi" w:hAnsi="Arial"/>
                                <w:kern w:val="24"/>
                                <w:sz w:val="16"/>
                                <w:szCs w:val="16"/>
                              </w:rPr>
                              <w:br/>
                              <w:t xml:space="preserve">            </w:t>
                            </w:r>
                            <w:r w:rsidRPr="00713152">
                              <w:rPr>
                                <w:rFonts w:asciiTheme="minorHAnsi" w:hAnsi="Arial"/>
                                <w:kern w:val="24"/>
                                <w:sz w:val="16"/>
                                <w:szCs w:val="16"/>
                              </w:rPr>
                              <w:t>measurement period.";</w:t>
                            </w:r>
                          </w:p>
                          <w:p w14:paraId="0995C400" w14:textId="77777777" w:rsidR="000D4332" w:rsidRPr="00B94221" w:rsidRDefault="00713152" w:rsidP="000D433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763CBD9D" id="_x0000_s1050" style="position:absolute;margin-left:0;margin-top:27.6pt;width:519.85pt;height:499.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" o:allowoverlap="f" fillcolor="#f9ecd4 [663]" strokecolor="#141313 [3213]">
                <v:path arrowok="t"/>
                <o:lock v:ext="edit" grouping="t"/>
                <v:textbox>
                  <w:txbxContent>
                    <w:p w14:paraId="1B8BFE3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grouping </w:t>
                      </w:r>
                      <w:proofErr w:type="gramStart"/>
                      <w:r w:rsidRPr="00C1594E">
                        <w:rPr>
                          <w:rFonts w:asciiTheme="minorHAnsi" w:hAnsi="Arial"/>
                          <w:kern w:val="24"/>
                          <w:sz w:val="16"/>
                          <w:szCs w:val="16"/>
                        </w:rPr>
                        <w:t>simple-detector</w:t>
                      </w:r>
                      <w:proofErr w:type="gramEnd"/>
                      <w:r w:rsidRPr="00C1594E">
                        <w:rPr>
                          <w:rFonts w:asciiTheme="minorHAnsi" w:hAnsi="Arial"/>
                          <w:kern w:val="24"/>
                          <w:sz w:val="16"/>
                          <w:szCs w:val="16"/>
                        </w:rPr>
                        <w:t xml:space="preserve"> {</w:t>
                      </w:r>
                    </w:p>
                    <w:p w14:paraId="64A3625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leaf simple-detector-state {</w:t>
                      </w:r>
                    </w:p>
                    <w:p w14:paraId="6B0144F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type simple-detector-</w:t>
                      </w:r>
                      <w:proofErr w:type="gramStart"/>
                      <w:r w:rsidRPr="00C1594E">
                        <w:rPr>
                          <w:rFonts w:asciiTheme="minorHAnsi" w:hAnsi="Arial"/>
                          <w:kern w:val="24"/>
                          <w:sz w:val="16"/>
                          <w:szCs w:val="16"/>
                        </w:rPr>
                        <w:t>state;</w:t>
                      </w:r>
                      <w:proofErr w:type="gramEnd"/>
                    </w:p>
                    <w:p w14:paraId="2AC017B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"The (simple) state of the Detector.</w:t>
                      </w:r>
                    </w:p>
                    <w:p w14:paraId="2659B84B"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The Detector state accounts for the time characteristics of the detected Condition.</w:t>
                      </w:r>
                      <w:proofErr w:type="gramStart"/>
                      <w:r w:rsidRPr="00C1594E">
                        <w:rPr>
                          <w:rFonts w:asciiTheme="minorHAnsi" w:hAnsi="Arial"/>
                          <w:kern w:val="24"/>
                          <w:sz w:val="16"/>
                          <w:szCs w:val="16"/>
                        </w:rPr>
                        <w:t>";</w:t>
                      </w:r>
                      <w:proofErr w:type="gramEnd"/>
                    </w:p>
                    <w:p w14:paraId="5AFFEAA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26DA584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"Information regarding the (simple) state of the Detector.</w:t>
                      </w:r>
                      <w:proofErr w:type="gramStart"/>
                      <w:r w:rsidRPr="00C1594E">
                        <w:rPr>
                          <w:rFonts w:asciiTheme="minorHAnsi" w:hAnsi="Arial"/>
                          <w:kern w:val="24"/>
                          <w:sz w:val="16"/>
                          <w:szCs w:val="16"/>
                        </w:rPr>
                        <w:t>";</w:t>
                      </w:r>
                      <w:proofErr w:type="gramEnd"/>
                    </w:p>
                    <w:p w14:paraId="217A1B9A" w14:textId="77777777" w:rsidR="00674A27"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64819B11" w14:textId="77777777" w:rsidR="00674A27" w:rsidRPr="004E7571" w:rsidRDefault="00674A27" w:rsidP="00C1594E">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5B26B6E3"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typedef simple-detector-state {</w:t>
                      </w:r>
                    </w:p>
                    <w:p w14:paraId="774308E4"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 </w:t>
                      </w:r>
                      <w:proofErr w:type="spellStart"/>
                      <w:r w:rsidRPr="0062596A">
                        <w:rPr>
                          <w:rFonts w:asciiTheme="minorHAnsi" w:hAnsi="Arial"/>
                          <w:kern w:val="24"/>
                          <w:sz w:val="16"/>
                          <w:szCs w:val="16"/>
                        </w:rPr>
                        <w:t>identityref</w:t>
                      </w:r>
                      <w:proofErr w:type="spellEnd"/>
                      <w:r w:rsidRPr="0062596A">
                        <w:rPr>
                          <w:rFonts w:asciiTheme="minorHAnsi" w:hAnsi="Arial"/>
                          <w:kern w:val="24"/>
                          <w:sz w:val="16"/>
                          <w:szCs w:val="16"/>
                        </w:rPr>
                        <w:t xml:space="preserve"> {</w:t>
                      </w:r>
                    </w:p>
                    <w:p w14:paraId="61B8F848"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base SIMPLE_DETECTOR_</w:t>
                      </w:r>
                      <w:proofErr w:type="gramStart"/>
                      <w:r w:rsidRPr="0062596A">
                        <w:rPr>
                          <w:rFonts w:asciiTheme="minorHAnsi" w:hAnsi="Arial"/>
                          <w:kern w:val="24"/>
                          <w:sz w:val="16"/>
                          <w:szCs w:val="16"/>
                        </w:rPr>
                        <w:t>STATE;</w:t>
                      </w:r>
                      <w:proofErr w:type="gramEnd"/>
                    </w:p>
                    <w:p w14:paraId="1019B9E7"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5FD7AEE"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description "The states of the detector.</w:t>
                      </w:r>
                      <w:proofErr w:type="gramStart"/>
                      <w:r w:rsidRPr="0062596A">
                        <w:rPr>
                          <w:rFonts w:asciiTheme="minorHAnsi" w:hAnsi="Arial"/>
                          <w:kern w:val="24"/>
                          <w:sz w:val="16"/>
                          <w:szCs w:val="16"/>
                        </w:rPr>
                        <w:t>";</w:t>
                      </w:r>
                      <w:proofErr w:type="gramEnd"/>
                    </w:p>
                    <w:p w14:paraId="2861D627" w14:textId="77777777" w:rsidR="00674A27"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C6159E7" w14:textId="77777777" w:rsidR="00713152" w:rsidRPr="004E7571" w:rsidRDefault="00713152" w:rsidP="0062596A">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4DC2D48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 {</w:t>
                      </w:r>
                    </w:p>
                    <w:p w14:paraId="4660F2B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"none</w:t>
                      </w:r>
                      <w:proofErr w:type="gramStart"/>
                      <w:r w:rsidRPr="00713152">
                        <w:rPr>
                          <w:rFonts w:asciiTheme="minorHAnsi" w:hAnsi="Arial"/>
                          <w:kern w:val="24"/>
                          <w:sz w:val="16"/>
                          <w:szCs w:val="16"/>
                        </w:rPr>
                        <w:t>";</w:t>
                      </w:r>
                      <w:proofErr w:type="gramEnd"/>
                    </w:p>
                    <w:p w14:paraId="104B8FD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3DD9607A"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 {</w:t>
                      </w:r>
                    </w:p>
                    <w:p w14:paraId="575705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w:t>
                      </w:r>
                      <w:proofErr w:type="gramStart"/>
                      <w:r w:rsidRPr="00713152">
                        <w:rPr>
                          <w:rFonts w:asciiTheme="minorHAnsi" w:hAnsi="Arial"/>
                          <w:kern w:val="24"/>
                          <w:sz w:val="16"/>
                          <w:szCs w:val="16"/>
                        </w:rPr>
                        <w:t>STATE;</w:t>
                      </w:r>
                      <w:proofErr w:type="gramEnd"/>
                    </w:p>
                    <w:p w14:paraId="40792AE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not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
                    <w:p w14:paraId="036EB742"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If INTERMITTENT is supported there may be a requirement for persisted unacceptable operation after a problem occurs before </w:t>
                      </w:r>
                      <w:r w:rsidR="00AB175C">
                        <w:rPr>
                          <w:rFonts w:asciiTheme="minorHAnsi" w:hAnsi="Arial"/>
                          <w:kern w:val="24"/>
                          <w:sz w:val="16"/>
                          <w:szCs w:val="16"/>
                        </w:rPr>
                        <w:br/>
                        <w:t xml:space="preserve">            </w:t>
                      </w:r>
                      <w:r w:rsidRPr="00713152">
                        <w:rPr>
                          <w:rFonts w:asciiTheme="minorHAnsi" w:hAnsi="Arial"/>
                          <w:kern w:val="24"/>
                          <w:sz w:val="16"/>
                          <w:szCs w:val="16"/>
                        </w:rPr>
                        <w:t>ACTIVE is declared. An alternative may be to declare INTERMITTENT.</w:t>
                      </w:r>
                    </w:p>
                    <w:p w14:paraId="4979175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Where INTERMITTENT is supported, ACTIVE indicates the stable presence of a problem.</w:t>
                      </w:r>
                      <w:proofErr w:type="gramStart"/>
                      <w:r w:rsidRPr="00713152">
                        <w:rPr>
                          <w:rFonts w:asciiTheme="minorHAnsi" w:hAnsi="Arial"/>
                          <w:kern w:val="24"/>
                          <w:sz w:val="16"/>
                          <w:szCs w:val="16"/>
                        </w:rPr>
                        <w:t>";</w:t>
                      </w:r>
                      <w:proofErr w:type="gramEnd"/>
                    </w:p>
                    <w:p w14:paraId="4580956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0F090D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SIMPLE_DETECTOR_STATE_CLEAR {</w:t>
                      </w:r>
                    </w:p>
                    <w:p w14:paraId="57F1950B"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w:t>
                      </w:r>
                      <w:proofErr w:type="gramStart"/>
                      <w:r w:rsidRPr="00713152">
                        <w:rPr>
                          <w:rFonts w:asciiTheme="minorHAnsi" w:hAnsi="Arial"/>
                          <w:kern w:val="24"/>
                          <w:sz w:val="16"/>
                          <w:szCs w:val="16"/>
                        </w:rPr>
                        <w:t>STATE;</w:t>
                      </w:r>
                      <w:proofErr w:type="gramEnd"/>
                    </w:p>
                    <w:p w14:paraId="69EFBA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roofErr w:type="gramStart"/>
                      <w:r w:rsidRPr="00713152">
                        <w:rPr>
                          <w:rFonts w:asciiTheme="minorHAnsi" w:hAnsi="Arial"/>
                          <w:kern w:val="24"/>
                          <w:sz w:val="16"/>
                          <w:szCs w:val="16"/>
                        </w:rPr>
                        <w:t>";</w:t>
                      </w:r>
                      <w:proofErr w:type="gramEnd"/>
                    </w:p>
                    <w:p w14:paraId="2CD1173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6C73498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SIMPLE_DETECTOR_STATE_INTERMITTENT {</w:t>
                      </w:r>
                    </w:p>
                    <w:p w14:paraId="1DD7B52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w:t>
                      </w:r>
                      <w:proofErr w:type="gramStart"/>
                      <w:r w:rsidRPr="00713152">
                        <w:rPr>
                          <w:rFonts w:asciiTheme="minorHAnsi" w:hAnsi="Arial"/>
                          <w:kern w:val="24"/>
                          <w:sz w:val="16"/>
                          <w:szCs w:val="16"/>
                        </w:rPr>
                        <w:t>STATE;</w:t>
                      </w:r>
                      <w:proofErr w:type="gramEnd"/>
                    </w:p>
                    <w:p w14:paraId="774C6FC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intermittently not within acceptable bounds with respect to </w:t>
                      </w:r>
                      <w:r w:rsidR="00AB175C">
                        <w:rPr>
                          <w:rFonts w:asciiTheme="minorHAnsi" w:hAnsi="Arial"/>
                          <w:kern w:val="24"/>
                          <w:sz w:val="16"/>
                          <w:szCs w:val="16"/>
                        </w:rPr>
                        <w:br/>
                        <w:t xml:space="preserve">            </w:t>
                      </w:r>
                      <w:r w:rsidRPr="00713152">
                        <w:rPr>
                          <w:rFonts w:asciiTheme="minorHAnsi" w:hAnsi="Arial"/>
                          <w:kern w:val="24"/>
                          <w:sz w:val="16"/>
                          <w:szCs w:val="16"/>
                        </w:rPr>
                        <w:t>the specific condition measured.</w:t>
                      </w:r>
                    </w:p>
                    <w:p w14:paraId="4A6824D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INTERMITTENT support is optional. Where it is supported there may be a requirement for persisted unacceptable operation after a </w:t>
                      </w:r>
                      <w:r w:rsidR="00AB175C">
                        <w:rPr>
                          <w:rFonts w:asciiTheme="minorHAnsi" w:hAnsi="Arial"/>
                          <w:kern w:val="24"/>
                          <w:sz w:val="16"/>
                          <w:szCs w:val="16"/>
                        </w:rPr>
                        <w:br/>
                        <w:t xml:space="preserve">            </w:t>
                      </w:r>
                      <w:r w:rsidRPr="00713152">
                        <w:rPr>
                          <w:rFonts w:asciiTheme="minorHAnsi" w:hAnsi="Arial"/>
                          <w:kern w:val="24"/>
                          <w:sz w:val="16"/>
                          <w:szCs w:val="16"/>
                        </w:rPr>
                        <w:t>problem occurs before ACTIVE or INTERMITTENT is declared.</w:t>
                      </w:r>
                      <w:proofErr w:type="gramStart"/>
                      <w:r w:rsidRPr="00713152">
                        <w:rPr>
                          <w:rFonts w:asciiTheme="minorHAnsi" w:hAnsi="Arial"/>
                          <w:kern w:val="24"/>
                          <w:sz w:val="16"/>
                          <w:szCs w:val="16"/>
                        </w:rPr>
                        <w:t>";</w:t>
                      </w:r>
                      <w:proofErr w:type="gramEnd"/>
                    </w:p>
                    <w:p w14:paraId="185B25E7"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BC9CCC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SIMPLE_DETECTOR_STATE_FLEETING {</w:t>
                      </w:r>
                    </w:p>
                    <w:p w14:paraId="07C2FC6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w:t>
                      </w:r>
                      <w:proofErr w:type="gramStart"/>
                      <w:r w:rsidRPr="00713152">
                        <w:rPr>
                          <w:rFonts w:asciiTheme="minorHAnsi" w:hAnsi="Arial"/>
                          <w:kern w:val="24"/>
                          <w:sz w:val="16"/>
                          <w:szCs w:val="16"/>
                        </w:rPr>
                        <w:t>STATE;</w:t>
                      </w:r>
                      <w:proofErr w:type="gramEnd"/>
                    </w:p>
                    <w:p w14:paraId="5E593E0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"Event has a very short life (Active-Clear), hence is notified/streamed after its occurrence.</w:t>
                      </w:r>
                      <w:proofErr w:type="gramStart"/>
                      <w:r w:rsidRPr="00713152">
                        <w:rPr>
                          <w:rFonts w:asciiTheme="minorHAnsi" w:hAnsi="Arial"/>
                          <w:kern w:val="24"/>
                          <w:sz w:val="16"/>
                          <w:szCs w:val="16"/>
                        </w:rPr>
                        <w:t>";</w:t>
                      </w:r>
                      <w:proofErr w:type="gramEnd"/>
                    </w:p>
                    <w:p w14:paraId="20AE5BA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5BFE0056"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SIMPLE_DETECTOR_STATE_ACTIVE_NO_EXPLICIT_CLEAR {</w:t>
                      </w:r>
                    </w:p>
                    <w:p w14:paraId="3A5FBCB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w:t>
                      </w:r>
                      <w:proofErr w:type="gramStart"/>
                      <w:r w:rsidRPr="00713152">
                        <w:rPr>
                          <w:rFonts w:asciiTheme="minorHAnsi" w:hAnsi="Arial"/>
                          <w:kern w:val="24"/>
                          <w:sz w:val="16"/>
                          <w:szCs w:val="16"/>
                        </w:rPr>
                        <w:t>STATE;</w:t>
                      </w:r>
                      <w:proofErr w:type="gramEnd"/>
                    </w:p>
                    <w:p w14:paraId="05D740F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"Same as Active, but an explicit transition to Clear is not foreseen.</w:t>
                      </w:r>
                    </w:p>
                    <w:p w14:paraId="2DE371E9"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This e.g. applies to PM metrics which can only increase (counters), hence the 'clear' criteria </w:t>
                      </w:r>
                      <w:proofErr w:type="gramStart"/>
                      <w:r w:rsidRPr="00713152">
                        <w:rPr>
                          <w:rFonts w:asciiTheme="minorHAnsi" w:hAnsi="Arial"/>
                          <w:kern w:val="24"/>
                          <w:sz w:val="16"/>
                          <w:szCs w:val="16"/>
                        </w:rPr>
                        <w:t>is</w:t>
                      </w:r>
                      <w:proofErr w:type="gramEnd"/>
                      <w:r w:rsidRPr="00713152">
                        <w:rPr>
                          <w:rFonts w:asciiTheme="minorHAnsi" w:hAnsi="Arial"/>
                          <w:kern w:val="24"/>
                          <w:sz w:val="16"/>
                          <w:szCs w:val="16"/>
                        </w:rPr>
                        <w:t xml:space="preserve"> conventionally the end of a </w:t>
                      </w:r>
                      <w:r w:rsidR="00AB175C">
                        <w:rPr>
                          <w:rFonts w:asciiTheme="minorHAnsi" w:hAnsi="Arial"/>
                          <w:kern w:val="24"/>
                          <w:sz w:val="16"/>
                          <w:szCs w:val="16"/>
                        </w:rPr>
                        <w:br/>
                        <w:t xml:space="preserve">            </w:t>
                      </w:r>
                      <w:r w:rsidRPr="00713152">
                        <w:rPr>
                          <w:rFonts w:asciiTheme="minorHAnsi" w:hAnsi="Arial"/>
                          <w:kern w:val="24"/>
                          <w:sz w:val="16"/>
                          <w:szCs w:val="16"/>
                        </w:rPr>
                        <w:t>measurement period.";</w:t>
                      </w:r>
                    </w:p>
                    <w:p w14:paraId="0995C400" w14:textId="77777777" w:rsidR="000D4332" w:rsidRPr="00B94221" w:rsidRDefault="00713152" w:rsidP="000D433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txbxContent>
                </v:textbox>
                <w10:wrap type="topAndBottom" anchorx="margin"/>
              </v:rect>
            </w:pict>
          </mc:Fallback>
        </mc:AlternateContent>
      </w:r>
    </w:p>
    <w:p w14:paraId="502C7DE8" w14:textId="1293CCCF" w:rsidR="000D4332" w:rsidRDefault="000D4332" w:rsidP="000D4332">
      <w:pPr>
        <w:pStyle w:val="FigureCaption"/>
      </w:pPr>
      <w:bookmarkStart w:id="3182" w:name="_Toc192620401"/>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27</w:t>
      </w:r>
      <w:r>
        <w:rPr>
          <w:noProof/>
        </w:rPr>
        <w:fldChar w:fldCharType="end"/>
      </w:r>
      <w:r w:rsidRPr="00CA3534">
        <w:t xml:space="preserve"> </w:t>
      </w:r>
      <w:r>
        <w:t xml:space="preserve"> </w:t>
      </w:r>
      <w:r w:rsidR="00375A28">
        <w:t>YANG</w:t>
      </w:r>
      <w:r>
        <w:t xml:space="preserve">: </w:t>
      </w:r>
      <w:proofErr w:type="gramStart"/>
      <w:r>
        <w:t>simple-detector</w:t>
      </w:r>
      <w:bookmarkEnd w:id="3182"/>
      <w:proofErr w:type="gramEnd"/>
    </w:p>
    <w:p w14:paraId="55E7137C" w14:textId="77777777" w:rsidR="00245701" w:rsidRDefault="00245701" w:rsidP="00A56331">
      <w:r>
        <w:rPr>
          <w:rFonts w:eastAsia="Times New Roman"/>
        </w:rPr>
        <w:t>For this structure a solution shall provide the following support</w:t>
      </w:r>
      <w:r>
        <w:t>:</w:t>
      </w:r>
    </w:p>
    <w:p w14:paraId="1CE35810" w14:textId="77777777" w:rsidR="004450D6" w:rsidRDefault="004450D6" w:rsidP="004450D6">
      <w:pPr>
        <w:numPr>
          <w:ilvl w:val="0"/>
          <w:numId w:val="10"/>
        </w:numPr>
        <w:spacing w:before="100" w:beforeAutospacing="1" w:after="100" w:afterAutospacing="1"/>
        <w:rPr>
          <w:rFonts w:eastAsia="Times New Roman"/>
        </w:rPr>
      </w:pPr>
      <w:r>
        <w:rPr>
          <w:rFonts w:eastAsia="Times New Roman"/>
        </w:rPr>
        <w:t>Mandatory:</w:t>
      </w:r>
    </w:p>
    <w:p w14:paraId="58B61363" w14:textId="77777777" w:rsidR="00600F1A" w:rsidRDefault="006F1864" w:rsidP="004450D6">
      <w:pPr>
        <w:numPr>
          <w:ilvl w:val="1"/>
          <w:numId w:val="10"/>
        </w:numPr>
        <w:spacing w:before="100" w:beforeAutospacing="1" w:after="100" w:afterAutospacing="1"/>
        <w:rPr>
          <w:rFonts w:eastAsia="Times New Roman"/>
        </w:rPr>
      </w:pPr>
      <w:r>
        <w:rPr>
          <w:rFonts w:eastAsia="Times New Roman"/>
        </w:rPr>
        <w:t>simple-</w:t>
      </w:r>
      <w:r w:rsidR="004450D6">
        <w:rPr>
          <w:rFonts w:eastAsia="Times New Roman"/>
        </w:rPr>
        <w:t xml:space="preserve">detector-state: </w:t>
      </w:r>
      <w:r w:rsidR="00AF0DC6">
        <w:rPr>
          <w:rFonts w:eastAsia="Times New Roman"/>
        </w:rPr>
        <w:t>Where</w:t>
      </w:r>
      <w:r w:rsidR="00600F1A">
        <w:rPr>
          <w:rFonts w:eastAsia="Times New Roman"/>
        </w:rPr>
        <w:t xml:space="preserve"> state depends upon underlying system capability</w:t>
      </w:r>
    </w:p>
    <w:p w14:paraId="5C1291EF" w14:textId="77777777" w:rsidR="00600F1A" w:rsidRDefault="00600F1A" w:rsidP="00600F1A">
      <w:pPr>
        <w:numPr>
          <w:ilvl w:val="2"/>
          <w:numId w:val="10"/>
        </w:numPr>
        <w:spacing w:before="100" w:beforeAutospacing="1" w:after="100" w:afterAutospacing="1"/>
        <w:rPr>
          <w:rFonts w:eastAsia="Times New Roman"/>
        </w:rPr>
      </w:pPr>
      <w:r>
        <w:rPr>
          <w:rFonts w:eastAsia="Times New Roman"/>
        </w:rPr>
        <w:t>For alarms</w:t>
      </w:r>
    </w:p>
    <w:p w14:paraId="4F7556EA" w14:textId="77777777" w:rsidR="004450D6" w:rsidRDefault="00600F1A" w:rsidP="00600F1A">
      <w:pPr>
        <w:numPr>
          <w:ilvl w:val="3"/>
          <w:numId w:val="10"/>
        </w:numPr>
        <w:spacing w:before="100" w:beforeAutospacing="1" w:after="100" w:afterAutospacing="1"/>
        <w:rPr>
          <w:rFonts w:eastAsia="Times New Roman"/>
        </w:rPr>
      </w:pPr>
      <w:r>
        <w:rPr>
          <w:rFonts w:eastAsia="Times New Roman"/>
        </w:rPr>
        <w:t>ACTIVE and CLEAR (</w:t>
      </w:r>
      <w:r w:rsidR="003B7DC8">
        <w:rPr>
          <w:rFonts w:eastAsia="Times New Roman"/>
        </w:rPr>
        <w:t xml:space="preserve">may be </w:t>
      </w:r>
      <w:r>
        <w:rPr>
          <w:rFonts w:eastAsia="Times New Roman"/>
        </w:rPr>
        <w:t xml:space="preserve">used in the DELETE </w:t>
      </w:r>
      <w:r w:rsidR="00796019">
        <w:rPr>
          <w:rFonts w:eastAsia="Times New Roman"/>
        </w:rPr>
        <w:t>record</w:t>
      </w:r>
      <w:r>
        <w:rPr>
          <w:rFonts w:eastAsia="Times New Roman"/>
        </w:rPr>
        <w:t>) are mandatory</w:t>
      </w:r>
      <w:r w:rsidR="004450D6">
        <w:rPr>
          <w:rFonts w:eastAsia="Times New Roman"/>
        </w:rPr>
        <w:t xml:space="preserve"> </w:t>
      </w:r>
    </w:p>
    <w:p w14:paraId="639427B9" w14:textId="77777777" w:rsidR="0029655B" w:rsidRDefault="0029655B" w:rsidP="00600F1A">
      <w:pPr>
        <w:numPr>
          <w:ilvl w:val="3"/>
          <w:numId w:val="10"/>
        </w:numPr>
        <w:spacing w:before="100" w:beforeAutospacing="1" w:after="100" w:afterAutospacing="1"/>
        <w:rPr>
          <w:rFonts w:eastAsia="Times New Roman"/>
        </w:rPr>
      </w:pPr>
      <w:r>
        <w:rPr>
          <w:rFonts w:eastAsia="Times New Roman"/>
        </w:rPr>
        <w:t>INTERMITTENT and FLEETING depend upon underlying alarm processing</w:t>
      </w:r>
      <w:r w:rsidR="003B7DC8">
        <w:rPr>
          <w:rFonts w:eastAsia="Times New Roman"/>
        </w:rPr>
        <w:t xml:space="preserve"> and hence are conditional mandatory</w:t>
      </w:r>
    </w:p>
    <w:p w14:paraId="45C4C072" w14:textId="77777777" w:rsidR="0029655B" w:rsidRDefault="0029655B" w:rsidP="0029655B">
      <w:pPr>
        <w:numPr>
          <w:ilvl w:val="2"/>
          <w:numId w:val="10"/>
        </w:numPr>
        <w:spacing w:before="100" w:beforeAutospacing="1" w:after="100" w:afterAutospacing="1"/>
        <w:rPr>
          <w:rFonts w:eastAsia="Times New Roman"/>
        </w:rPr>
      </w:pPr>
      <w:r>
        <w:rPr>
          <w:rFonts w:eastAsia="Times New Roman"/>
        </w:rPr>
        <w:t>For PM thresholds</w:t>
      </w:r>
    </w:p>
    <w:p w14:paraId="28179FE5" w14:textId="77777777" w:rsidR="00AB7F96" w:rsidRDefault="00AB7F96" w:rsidP="00AB7F96">
      <w:pPr>
        <w:numPr>
          <w:ilvl w:val="3"/>
          <w:numId w:val="10"/>
        </w:numPr>
        <w:spacing w:before="100" w:beforeAutospacing="1" w:after="100" w:afterAutospacing="1"/>
        <w:rPr>
          <w:rFonts w:eastAsia="Times New Roman"/>
        </w:rPr>
      </w:pPr>
      <w:r>
        <w:rPr>
          <w:rFonts w:eastAsia="Times New Roman"/>
        </w:rPr>
        <w:t xml:space="preserve">ACTIVE and CLEAR </w:t>
      </w:r>
      <w:r w:rsidR="00E567F4">
        <w:rPr>
          <w:rFonts w:eastAsia="Times New Roman"/>
        </w:rPr>
        <w:t xml:space="preserve">(in DELETE </w:t>
      </w:r>
      <w:r w:rsidR="00796019">
        <w:rPr>
          <w:rFonts w:eastAsia="Times New Roman"/>
        </w:rPr>
        <w:t>record</w:t>
      </w:r>
      <w:r w:rsidR="00E567F4">
        <w:rPr>
          <w:rFonts w:eastAsia="Times New Roman"/>
        </w:rPr>
        <w:t xml:space="preserve">) </w:t>
      </w:r>
      <w:r>
        <w:rPr>
          <w:rFonts w:eastAsia="Times New Roman"/>
        </w:rPr>
        <w:t>used where there is an explicit clear</w:t>
      </w:r>
      <w:r w:rsidR="00E567F4">
        <w:rPr>
          <w:rFonts w:eastAsia="Times New Roman"/>
        </w:rPr>
        <w:t xml:space="preserve"> </w:t>
      </w:r>
    </w:p>
    <w:p w14:paraId="2D5DDCCC" w14:textId="77777777" w:rsidR="00AB7F96" w:rsidRDefault="00AB7F96" w:rsidP="00AB7F96">
      <w:pPr>
        <w:numPr>
          <w:ilvl w:val="3"/>
          <w:numId w:val="10"/>
        </w:numPr>
        <w:spacing w:before="100" w:beforeAutospacing="1" w:after="100" w:afterAutospacing="1"/>
        <w:rPr>
          <w:rFonts w:eastAsia="Times New Roman"/>
        </w:rPr>
      </w:pPr>
      <w:r>
        <w:rPr>
          <w:rFonts w:eastAsia="Times New Roman"/>
        </w:rPr>
        <w:t>ACTIVE_NO_EXPLICIT_CLEAR used where there is no explicit cl</w:t>
      </w:r>
      <w:r w:rsidR="00711F11">
        <w:rPr>
          <w:rFonts w:eastAsia="Times New Roman"/>
        </w:rPr>
        <w:t>ear.</w:t>
      </w:r>
    </w:p>
    <w:p w14:paraId="04EC5854" w14:textId="77777777" w:rsidR="00C37B24" w:rsidRPr="00AB7F96" w:rsidRDefault="00C37B24" w:rsidP="00A56331">
      <w:r>
        <w:lastRenderedPageBreak/>
        <w:t>Note that simple-detector provides a broader range of options than that provided by detector-state in</w:t>
      </w:r>
      <w:r w:rsidR="00AF0DC6">
        <w:t xml:space="preserve"> TAPI</w:t>
      </w:r>
      <w:r>
        <w:t xml:space="preserve"> 2.1.3.</w:t>
      </w:r>
    </w:p>
    <w:p w14:paraId="7A05364D" w14:textId="77777777" w:rsidR="005857CB" w:rsidRDefault="005857CB" w:rsidP="005857CB">
      <w:pPr>
        <w:pStyle w:val="Heading3"/>
      </w:pPr>
      <w:bookmarkStart w:id="3183" w:name="_Ref116472244"/>
      <w:bookmarkStart w:id="3184" w:name="_Toc192619531"/>
      <w:r>
        <w:t>alarm-condition-detector-detai</w:t>
      </w:r>
      <w:r w:rsidR="002D0D94">
        <w:t>l</w:t>
      </w:r>
      <w:r>
        <w:t xml:space="preserve"> from </w:t>
      </w:r>
      <w:proofErr w:type="spellStart"/>
      <w:r>
        <w:t>tapi-</w:t>
      </w:r>
      <w:proofErr w:type="gramStart"/>
      <w:r>
        <w:t>streaming.yang</w:t>
      </w:r>
      <w:bookmarkEnd w:id="3183"/>
      <w:bookmarkEnd w:id="3184"/>
      <w:proofErr w:type="spellEnd"/>
      <w:proofErr w:type="gramEnd"/>
    </w:p>
    <w:p w14:paraId="3501131F" w14:textId="19F3284C" w:rsidR="00072C9E" w:rsidRDefault="002B62E3" w:rsidP="00651CFE">
      <w:r>
        <w:t xml:space="preserve">In TAPI 2.1.3 </w:t>
      </w:r>
      <w:r w:rsidR="00D2692A">
        <w:t>alarm reporting was supported by an augmentation of detected-condition with alarm</w:t>
      </w:r>
      <w:r w:rsidR="00072C9E">
        <w:t xml:space="preserve">-condition-detector detail. This approach has been </w:t>
      </w:r>
      <w:r w:rsidR="00072C9E" w:rsidRPr="00A56331">
        <w:rPr>
          <w:color w:val="FF0000"/>
          <w:u w:val="single"/>
        </w:rPr>
        <w:t xml:space="preserve">deprecated </w:t>
      </w:r>
      <w:r w:rsidR="00072C9E">
        <w:t>in</w:t>
      </w:r>
      <w:r w:rsidR="00AE2310">
        <w:t xml:space="preserve"> TAPI 2.4 in</w:t>
      </w:r>
      <w:r w:rsidR="00072C9E">
        <w:t xml:space="preserve"> favor of the approach detailed in </w:t>
      </w:r>
      <w:proofErr w:type="spellStart"/>
      <w:r w:rsidR="00072C9E">
        <w:t>tapi-fm</w:t>
      </w:r>
      <w:proofErr w:type="spellEnd"/>
      <w:r w:rsidR="00072C9E">
        <w:t xml:space="preserve"> </w:t>
      </w:r>
      <w:r w:rsidR="00666059">
        <w:t>in section</w:t>
      </w:r>
      <w:r w:rsidR="00D264D6">
        <w:t xml:space="preserve"> </w:t>
      </w:r>
      <w:r w:rsidR="00D264D6">
        <w:fldChar w:fldCharType="begin"/>
      </w:r>
      <w:r w:rsidR="00D264D6">
        <w:instrText xml:space="preserve"> REF _Ref116472050 \r \h </w:instrText>
      </w:r>
      <w:r w:rsidR="00D264D6">
        <w:fldChar w:fldCharType="separate"/>
      </w:r>
      <w:r w:rsidR="00B53275">
        <w:t>4.5.2</w:t>
      </w:r>
      <w:r w:rsidR="00D264D6">
        <w:fldChar w:fldCharType="end"/>
      </w:r>
      <w:r w:rsidR="00D264D6">
        <w:t xml:space="preserve"> </w:t>
      </w:r>
      <w:r w:rsidR="00D264D6">
        <w:fldChar w:fldCharType="begin"/>
      </w:r>
      <w:r w:rsidR="00D264D6">
        <w:instrText xml:space="preserve"> REF _Ref116472050 \h </w:instrText>
      </w:r>
      <w:r w:rsidR="00D264D6">
        <w:fldChar w:fldCharType="separate"/>
      </w:r>
      <w:r w:rsidR="00B53275">
        <w:t xml:space="preserve">detected-condition from </w:t>
      </w:r>
      <w:proofErr w:type="spellStart"/>
      <w:r w:rsidR="00B53275">
        <w:t>tapi-fm.yang</w:t>
      </w:r>
      <w:proofErr w:type="spellEnd"/>
      <w:r w:rsidR="00D264D6">
        <w:fldChar w:fldCharType="end"/>
      </w:r>
      <w:r w:rsidR="00D264D6">
        <w:t xml:space="preserve"> on page </w:t>
      </w:r>
      <w:r w:rsidR="00D264D6">
        <w:fldChar w:fldCharType="begin"/>
      </w:r>
      <w:r w:rsidR="00D264D6">
        <w:instrText xml:space="preserve"> PAGEREF _Ref116472050 \h </w:instrText>
      </w:r>
      <w:r w:rsidR="00D264D6">
        <w:fldChar w:fldCharType="separate"/>
      </w:r>
      <w:r w:rsidR="00B53275">
        <w:rPr>
          <w:noProof/>
        </w:rPr>
        <w:t>60</w:t>
      </w:r>
      <w:r w:rsidR="00D264D6">
        <w:fldChar w:fldCharType="end"/>
      </w:r>
      <w:r w:rsidR="00C555A7">
        <w:t>. The TAPI 2.1.3 approach described in this section is still available for use but is not recommended.</w:t>
      </w:r>
    </w:p>
    <w:p w14:paraId="05475C84" w14:textId="77777777" w:rsidR="00651CFE" w:rsidRPr="000702E7" w:rsidRDefault="00072C9E" w:rsidP="00651CFE">
      <w:r w:rsidRPr="00F32BDC">
        <w:rPr>
          <w:noProof/>
        </w:rPr>
        <mc:AlternateContent>
          <mc:Choice Requires="wps">
            <w:drawing>
              <wp:anchor distT="0" distB="0" distL="114300" distR="114300" simplePos="0" relativeHeight="251639808" behindDoc="0" locked="0" layoutInCell="1" allowOverlap="1" wp14:anchorId="11E3B9D4" wp14:editId="685CA27A">
                <wp:simplePos x="0" y="0"/>
                <wp:positionH relativeFrom="margin">
                  <wp:posOffset>0</wp:posOffset>
                </wp:positionH>
                <wp:positionV relativeFrom="paragraph">
                  <wp:posOffset>342265</wp:posOffset>
                </wp:positionV>
                <wp:extent cx="6600825" cy="3705225"/>
                <wp:effectExtent l="0" t="0" r="28575" b="28575"/>
                <wp:wrapTopAndBottom/>
                <wp:docPr id="16"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3705225"/>
                        </a:xfrm>
                        <a:prstGeom prst="rect">
                          <a:avLst/>
                        </a:prstGeom>
                        <a:solidFill>
                          <a:schemeClr val="accent4">
                            <a:lumMod val="20000"/>
                            <a:lumOff val="80000"/>
                          </a:schemeClr>
                        </a:solidFill>
                        <a:ln>
                          <a:solidFill>
                            <a:schemeClr val="tx1"/>
                          </a:solidFill>
                        </a:ln>
                      </wps:spPr>
                      <wps:txbx>
                        <w:txbxContent>
                          <w:p w14:paraId="26201EEA"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grouping alarm-condition-detector-detail {</w:t>
                            </w:r>
                          </w:p>
                          <w:p w14:paraId="394ECE8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leaf alarm-detector-state {</w:t>
                            </w:r>
                          </w:p>
                          <w:p w14:paraId="1F55CA84"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type alarm-detector-</w:t>
                            </w:r>
                            <w:proofErr w:type="gramStart"/>
                            <w:r w:rsidRPr="008023C6">
                              <w:rPr>
                                <w:rFonts w:asciiTheme="minorHAnsi" w:hAnsi="Arial"/>
                                <w:kern w:val="24"/>
                                <w:sz w:val="16"/>
                                <w:szCs w:val="16"/>
                                <w:lang w:val="en-GB"/>
                              </w:rPr>
                              <w:t>state;</w:t>
                            </w:r>
                            <w:proofErr w:type="gramEnd"/>
                          </w:p>
                          <w:p w14:paraId="3946E9A5"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w:t>
                            </w:r>
                            <w:proofErr w:type="gramStart"/>
                            <w:r w:rsidRPr="008023C6">
                              <w:rPr>
                                <w:rFonts w:asciiTheme="minorHAnsi" w:hAnsi="Arial"/>
                                <w:kern w:val="24"/>
                                <w:sz w:val="16"/>
                                <w:szCs w:val="16"/>
                                <w:lang w:val="en-GB"/>
                              </w:rPr>
                              <w:t>false;</w:t>
                            </w:r>
                            <w:proofErr w:type="gramEnd"/>
                          </w:p>
                          <w:p w14:paraId="707E218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31DA0A6C"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container legacy-properties {</w:t>
                            </w:r>
                          </w:p>
                          <w:p w14:paraId="14CE8FC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w:t>
                            </w:r>
                            <w:proofErr w:type="gramStart"/>
                            <w:r w:rsidRPr="008023C6">
                              <w:rPr>
                                <w:rFonts w:asciiTheme="minorHAnsi" w:hAnsi="Arial"/>
                                <w:kern w:val="24"/>
                                <w:sz w:val="16"/>
                                <w:szCs w:val="16"/>
                                <w:lang w:val="en-GB"/>
                              </w:rPr>
                              <w:t>false;</w:t>
                            </w:r>
                            <w:proofErr w:type="gramEnd"/>
                          </w:p>
                          <w:p w14:paraId="536F78A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uses legacy-</w:t>
                            </w:r>
                            <w:proofErr w:type="gramStart"/>
                            <w:r w:rsidRPr="008023C6">
                              <w:rPr>
                                <w:rFonts w:asciiTheme="minorHAnsi" w:hAnsi="Arial"/>
                                <w:kern w:val="24"/>
                                <w:sz w:val="16"/>
                                <w:szCs w:val="16"/>
                                <w:lang w:val="en-GB"/>
                              </w:rPr>
                              <w:t>properties;</w:t>
                            </w:r>
                            <w:proofErr w:type="gramEnd"/>
                          </w:p>
                          <w:p w14:paraId="7674559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6804612A" w14:textId="77777777" w:rsidR="00033784" w:rsidRDefault="00033784" w:rsidP="008023C6">
                            <w:pPr>
                              <w:spacing w:before="40" w:after="40" w:line="216" w:lineRule="auto"/>
                              <w:rPr>
                                <w:rFonts w:asciiTheme="minorHAnsi" w:hAnsi="Arial"/>
                                <w:kern w:val="24"/>
                                <w:sz w:val="16"/>
                                <w:szCs w:val="16"/>
                              </w:rPr>
                            </w:pPr>
                            <w:r>
                              <w:rPr>
                                <w:rFonts w:asciiTheme="minorHAnsi" w:hAnsi="Arial"/>
                                <w:kern w:val="24"/>
                                <w:sz w:val="16"/>
                                <w:szCs w:val="16"/>
                              </w:rPr>
                              <w:t>}</w:t>
                            </w:r>
                          </w:p>
                          <w:p w14:paraId="0B1063E6" w14:textId="77777777" w:rsidR="00033784" w:rsidRDefault="00033784" w:rsidP="008023C6">
                            <w:pPr>
                              <w:spacing w:before="40" w:after="40" w:line="216" w:lineRule="auto"/>
                              <w:rPr>
                                <w:rFonts w:asciiTheme="minorHAnsi" w:hAnsi="Arial"/>
                                <w:kern w:val="24"/>
                                <w:sz w:val="16"/>
                                <w:szCs w:val="16"/>
                              </w:rPr>
                            </w:pPr>
                          </w:p>
                          <w:p w14:paraId="0ED527A7" w14:textId="77777777" w:rsidR="00033784" w:rsidRPr="004E7571" w:rsidRDefault="00033784" w:rsidP="008023C6">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225EF4E1" w14:textId="77777777" w:rsidR="00033784" w:rsidRDefault="00033784" w:rsidP="008023C6">
                            <w:pPr>
                              <w:spacing w:before="40" w:after="40" w:line="216" w:lineRule="auto"/>
                              <w:rPr>
                                <w:rFonts w:asciiTheme="minorHAnsi" w:hAnsi="Arial"/>
                                <w:kern w:val="24"/>
                                <w:sz w:val="16"/>
                                <w:szCs w:val="16"/>
                              </w:rPr>
                            </w:pPr>
                          </w:p>
                          <w:p w14:paraId="2FE532F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grouping legacy-properties {</w:t>
                            </w:r>
                          </w:p>
                          <w:p w14:paraId="06E0A4F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w:t>
                            </w:r>
                            <w:proofErr w:type="gramStart"/>
                            <w:r w:rsidRPr="00715B4C">
                              <w:rPr>
                                <w:rFonts w:asciiTheme="minorHAnsi" w:hAnsi="Arial"/>
                                <w:kern w:val="24"/>
                                <w:sz w:val="16"/>
                                <w:szCs w:val="16"/>
                                <w:lang w:val="en-GB"/>
                              </w:rPr>
                              <w:t>perceived-severity</w:t>
                            </w:r>
                            <w:proofErr w:type="gramEnd"/>
                            <w:r w:rsidRPr="00715B4C">
                              <w:rPr>
                                <w:rFonts w:asciiTheme="minorHAnsi" w:hAnsi="Arial"/>
                                <w:kern w:val="24"/>
                                <w:sz w:val="16"/>
                                <w:szCs w:val="16"/>
                                <w:lang w:val="en-GB"/>
                              </w:rPr>
                              <w:t xml:space="preserve"> {</w:t>
                            </w:r>
                          </w:p>
                          <w:p w14:paraId="732567E7"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perceived-</w:t>
                            </w:r>
                            <w:proofErr w:type="gramStart"/>
                            <w:r w:rsidRPr="00715B4C">
                              <w:rPr>
                                <w:rFonts w:asciiTheme="minorHAnsi" w:hAnsi="Arial"/>
                                <w:kern w:val="24"/>
                                <w:sz w:val="16"/>
                                <w:szCs w:val="16"/>
                                <w:lang w:val="en-GB"/>
                              </w:rPr>
                              <w:t>severity;</w:t>
                            </w:r>
                            <w:proofErr w:type="gramEnd"/>
                          </w:p>
                          <w:p w14:paraId="7D0FF06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678626AF"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service-affect {</w:t>
                            </w:r>
                          </w:p>
                          <w:p w14:paraId="2086F93E"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service-</w:t>
                            </w:r>
                            <w:proofErr w:type="gramStart"/>
                            <w:r w:rsidRPr="00715B4C">
                              <w:rPr>
                                <w:rFonts w:asciiTheme="minorHAnsi" w:hAnsi="Arial"/>
                                <w:kern w:val="24"/>
                                <w:sz w:val="16"/>
                                <w:szCs w:val="16"/>
                                <w:lang w:val="en-GB"/>
                              </w:rPr>
                              <w:t>affect;</w:t>
                            </w:r>
                            <w:proofErr w:type="gramEnd"/>
                          </w:p>
                          <w:p w14:paraId="7514880D"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2FB4545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is-acknowledged {</w:t>
                            </w:r>
                          </w:p>
                          <w:p w14:paraId="3414133A"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w:t>
                            </w:r>
                            <w:proofErr w:type="spellStart"/>
                            <w:proofErr w:type="gramStart"/>
                            <w:r w:rsidRPr="00715B4C">
                              <w:rPr>
                                <w:rFonts w:asciiTheme="minorHAnsi" w:hAnsi="Arial"/>
                                <w:kern w:val="24"/>
                                <w:sz w:val="16"/>
                                <w:szCs w:val="16"/>
                                <w:lang w:val="en-GB"/>
                              </w:rPr>
                              <w:t>boolean</w:t>
                            </w:r>
                            <w:proofErr w:type="spellEnd"/>
                            <w:r w:rsidRPr="00715B4C">
                              <w:rPr>
                                <w:rFonts w:asciiTheme="minorHAnsi" w:hAnsi="Arial"/>
                                <w:kern w:val="24"/>
                                <w:sz w:val="16"/>
                                <w:szCs w:val="16"/>
                                <w:lang w:val="en-GB"/>
                              </w:rPr>
                              <w:t>;</w:t>
                            </w:r>
                            <w:proofErr w:type="gramEnd"/>
                          </w:p>
                          <w:p w14:paraId="0132637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051E024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leaf-list additional-alarm-info {</w:t>
                            </w:r>
                          </w:p>
                          <w:p w14:paraId="6B4A2CEB"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w:t>
                            </w:r>
                            <w:proofErr w:type="gramStart"/>
                            <w:r w:rsidRPr="00715B4C">
                              <w:rPr>
                                <w:rFonts w:asciiTheme="minorHAnsi" w:hAnsi="Arial"/>
                                <w:kern w:val="24"/>
                                <w:sz w:val="16"/>
                                <w:szCs w:val="16"/>
                                <w:lang w:val="en-GB"/>
                              </w:rPr>
                              <w:t>string;</w:t>
                            </w:r>
                            <w:proofErr w:type="gramEnd"/>
                          </w:p>
                          <w:p w14:paraId="17AA118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726EBCF5" w14:textId="77777777" w:rsidR="00033784" w:rsidRPr="008E5F48"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1E3B9D4" id="_x0000_s1051" style="position:absolute;margin-left:0;margin-top:26.95pt;width:519.75pt;height:291.7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" fillcolor="#f9ecd4 [663]" strokecolor="#141313 [3213]">
                <v:path arrowok="t"/>
                <o:lock v:ext="edit" grouping="t"/>
                <v:textbox>
                  <w:txbxContent>
                    <w:p w14:paraId="26201EEA"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grouping alarm-condition-detector-detail {</w:t>
                      </w:r>
                    </w:p>
                    <w:p w14:paraId="394ECE8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leaf alarm-detector-state {</w:t>
                      </w:r>
                    </w:p>
                    <w:p w14:paraId="1F55CA84"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type alarm-detector-</w:t>
                      </w:r>
                      <w:proofErr w:type="gramStart"/>
                      <w:r w:rsidRPr="008023C6">
                        <w:rPr>
                          <w:rFonts w:asciiTheme="minorHAnsi" w:hAnsi="Arial"/>
                          <w:kern w:val="24"/>
                          <w:sz w:val="16"/>
                          <w:szCs w:val="16"/>
                          <w:lang w:val="en-GB"/>
                        </w:rPr>
                        <w:t>state;</w:t>
                      </w:r>
                      <w:proofErr w:type="gramEnd"/>
                    </w:p>
                    <w:p w14:paraId="3946E9A5"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w:t>
                      </w:r>
                      <w:proofErr w:type="gramStart"/>
                      <w:r w:rsidRPr="008023C6">
                        <w:rPr>
                          <w:rFonts w:asciiTheme="minorHAnsi" w:hAnsi="Arial"/>
                          <w:kern w:val="24"/>
                          <w:sz w:val="16"/>
                          <w:szCs w:val="16"/>
                          <w:lang w:val="en-GB"/>
                        </w:rPr>
                        <w:t>false;</w:t>
                      </w:r>
                      <w:proofErr w:type="gramEnd"/>
                    </w:p>
                    <w:p w14:paraId="707E218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31DA0A6C"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container legacy-properties {</w:t>
                      </w:r>
                    </w:p>
                    <w:p w14:paraId="14CE8FC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w:t>
                      </w:r>
                      <w:proofErr w:type="gramStart"/>
                      <w:r w:rsidRPr="008023C6">
                        <w:rPr>
                          <w:rFonts w:asciiTheme="minorHAnsi" w:hAnsi="Arial"/>
                          <w:kern w:val="24"/>
                          <w:sz w:val="16"/>
                          <w:szCs w:val="16"/>
                          <w:lang w:val="en-GB"/>
                        </w:rPr>
                        <w:t>false;</w:t>
                      </w:r>
                      <w:proofErr w:type="gramEnd"/>
                    </w:p>
                    <w:p w14:paraId="536F78A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uses legacy-</w:t>
                      </w:r>
                      <w:proofErr w:type="gramStart"/>
                      <w:r w:rsidRPr="008023C6">
                        <w:rPr>
                          <w:rFonts w:asciiTheme="minorHAnsi" w:hAnsi="Arial"/>
                          <w:kern w:val="24"/>
                          <w:sz w:val="16"/>
                          <w:szCs w:val="16"/>
                          <w:lang w:val="en-GB"/>
                        </w:rPr>
                        <w:t>properties;</w:t>
                      </w:r>
                      <w:proofErr w:type="gramEnd"/>
                    </w:p>
                    <w:p w14:paraId="7674559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6804612A" w14:textId="77777777" w:rsidR="00033784" w:rsidRDefault="00033784" w:rsidP="008023C6">
                      <w:pPr>
                        <w:spacing w:before="40" w:after="40" w:line="216" w:lineRule="auto"/>
                        <w:rPr>
                          <w:rFonts w:asciiTheme="minorHAnsi" w:hAnsi="Arial"/>
                          <w:kern w:val="24"/>
                          <w:sz w:val="16"/>
                          <w:szCs w:val="16"/>
                        </w:rPr>
                      </w:pPr>
                      <w:r>
                        <w:rPr>
                          <w:rFonts w:asciiTheme="minorHAnsi" w:hAnsi="Arial"/>
                          <w:kern w:val="24"/>
                          <w:sz w:val="16"/>
                          <w:szCs w:val="16"/>
                        </w:rPr>
                        <w:t>}</w:t>
                      </w:r>
                    </w:p>
                    <w:p w14:paraId="0B1063E6" w14:textId="77777777" w:rsidR="00033784" w:rsidRDefault="00033784" w:rsidP="008023C6">
                      <w:pPr>
                        <w:spacing w:before="40" w:after="40" w:line="216" w:lineRule="auto"/>
                        <w:rPr>
                          <w:rFonts w:asciiTheme="minorHAnsi" w:hAnsi="Arial"/>
                          <w:kern w:val="24"/>
                          <w:sz w:val="16"/>
                          <w:szCs w:val="16"/>
                        </w:rPr>
                      </w:pPr>
                    </w:p>
                    <w:p w14:paraId="0ED527A7" w14:textId="77777777" w:rsidR="00033784" w:rsidRPr="004E7571" w:rsidRDefault="00033784" w:rsidP="008023C6">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225EF4E1" w14:textId="77777777" w:rsidR="00033784" w:rsidRDefault="00033784" w:rsidP="008023C6">
                      <w:pPr>
                        <w:spacing w:before="40" w:after="40" w:line="216" w:lineRule="auto"/>
                        <w:rPr>
                          <w:rFonts w:asciiTheme="minorHAnsi" w:hAnsi="Arial"/>
                          <w:kern w:val="24"/>
                          <w:sz w:val="16"/>
                          <w:szCs w:val="16"/>
                        </w:rPr>
                      </w:pPr>
                    </w:p>
                    <w:p w14:paraId="2FE532F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grouping legacy-properties {</w:t>
                      </w:r>
                    </w:p>
                    <w:p w14:paraId="06E0A4F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w:t>
                      </w:r>
                      <w:proofErr w:type="gramStart"/>
                      <w:r w:rsidRPr="00715B4C">
                        <w:rPr>
                          <w:rFonts w:asciiTheme="minorHAnsi" w:hAnsi="Arial"/>
                          <w:kern w:val="24"/>
                          <w:sz w:val="16"/>
                          <w:szCs w:val="16"/>
                          <w:lang w:val="en-GB"/>
                        </w:rPr>
                        <w:t>perceived-severity</w:t>
                      </w:r>
                      <w:proofErr w:type="gramEnd"/>
                      <w:r w:rsidRPr="00715B4C">
                        <w:rPr>
                          <w:rFonts w:asciiTheme="minorHAnsi" w:hAnsi="Arial"/>
                          <w:kern w:val="24"/>
                          <w:sz w:val="16"/>
                          <w:szCs w:val="16"/>
                          <w:lang w:val="en-GB"/>
                        </w:rPr>
                        <w:t xml:space="preserve"> {</w:t>
                      </w:r>
                    </w:p>
                    <w:p w14:paraId="732567E7"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perceived-</w:t>
                      </w:r>
                      <w:proofErr w:type="gramStart"/>
                      <w:r w:rsidRPr="00715B4C">
                        <w:rPr>
                          <w:rFonts w:asciiTheme="minorHAnsi" w:hAnsi="Arial"/>
                          <w:kern w:val="24"/>
                          <w:sz w:val="16"/>
                          <w:szCs w:val="16"/>
                          <w:lang w:val="en-GB"/>
                        </w:rPr>
                        <w:t>severity;</w:t>
                      </w:r>
                      <w:proofErr w:type="gramEnd"/>
                    </w:p>
                    <w:p w14:paraId="7D0FF06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678626AF"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service-affect {</w:t>
                      </w:r>
                    </w:p>
                    <w:p w14:paraId="2086F93E"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service-</w:t>
                      </w:r>
                      <w:proofErr w:type="gramStart"/>
                      <w:r w:rsidRPr="00715B4C">
                        <w:rPr>
                          <w:rFonts w:asciiTheme="minorHAnsi" w:hAnsi="Arial"/>
                          <w:kern w:val="24"/>
                          <w:sz w:val="16"/>
                          <w:szCs w:val="16"/>
                          <w:lang w:val="en-GB"/>
                        </w:rPr>
                        <w:t>affect;</w:t>
                      </w:r>
                      <w:proofErr w:type="gramEnd"/>
                    </w:p>
                    <w:p w14:paraId="7514880D"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2FB4545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is-acknowledged {</w:t>
                      </w:r>
                    </w:p>
                    <w:p w14:paraId="3414133A"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w:t>
                      </w:r>
                      <w:proofErr w:type="spellStart"/>
                      <w:proofErr w:type="gramStart"/>
                      <w:r w:rsidRPr="00715B4C">
                        <w:rPr>
                          <w:rFonts w:asciiTheme="minorHAnsi" w:hAnsi="Arial"/>
                          <w:kern w:val="24"/>
                          <w:sz w:val="16"/>
                          <w:szCs w:val="16"/>
                          <w:lang w:val="en-GB"/>
                        </w:rPr>
                        <w:t>boolean</w:t>
                      </w:r>
                      <w:proofErr w:type="spellEnd"/>
                      <w:r w:rsidRPr="00715B4C">
                        <w:rPr>
                          <w:rFonts w:asciiTheme="minorHAnsi" w:hAnsi="Arial"/>
                          <w:kern w:val="24"/>
                          <w:sz w:val="16"/>
                          <w:szCs w:val="16"/>
                          <w:lang w:val="en-GB"/>
                        </w:rPr>
                        <w:t>;</w:t>
                      </w:r>
                      <w:proofErr w:type="gramEnd"/>
                    </w:p>
                    <w:p w14:paraId="0132637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051E024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leaf-list additional-alarm-info {</w:t>
                      </w:r>
                    </w:p>
                    <w:p w14:paraId="6B4A2CEB"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w:t>
                      </w:r>
                      <w:proofErr w:type="gramStart"/>
                      <w:r w:rsidRPr="00715B4C">
                        <w:rPr>
                          <w:rFonts w:asciiTheme="minorHAnsi" w:hAnsi="Arial"/>
                          <w:kern w:val="24"/>
                          <w:sz w:val="16"/>
                          <w:szCs w:val="16"/>
                          <w:lang w:val="en-GB"/>
                        </w:rPr>
                        <w:t>string;</w:t>
                      </w:r>
                      <w:proofErr w:type="gramEnd"/>
                    </w:p>
                    <w:p w14:paraId="17AA118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726EBCF5" w14:textId="77777777" w:rsidR="00033784" w:rsidRPr="008E5F48"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txbxContent>
                </v:textbox>
                <w10:wrap type="topAndBottom" anchorx="margin"/>
              </v:rect>
            </w:pict>
          </mc:Fallback>
        </mc:AlternateContent>
      </w:r>
      <w:r w:rsidR="00D92F8A">
        <w:t xml:space="preserve">The condition-detector </w:t>
      </w:r>
      <w:r w:rsidR="00F25CAE">
        <w:t xml:space="preserve">can be augmented with </w:t>
      </w:r>
      <w:r w:rsidR="00651CFE">
        <w:t>properties related to alarms as follows:</w:t>
      </w:r>
    </w:p>
    <w:p w14:paraId="1DB4D5AC" w14:textId="2A1F3C90" w:rsidR="00651CFE" w:rsidRDefault="00651CFE" w:rsidP="00651CFE">
      <w:pPr>
        <w:pStyle w:val="FigureCaption"/>
      </w:pPr>
      <w:bookmarkStart w:id="3185" w:name="_Toc192620402"/>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28</w:t>
      </w:r>
      <w:r>
        <w:rPr>
          <w:noProof/>
        </w:rPr>
        <w:fldChar w:fldCharType="end"/>
      </w:r>
      <w:r w:rsidRPr="00CA3534">
        <w:t xml:space="preserve"> </w:t>
      </w:r>
      <w:r>
        <w:t xml:space="preserve"> </w:t>
      </w:r>
      <w:r w:rsidR="00375A28">
        <w:t>YANG</w:t>
      </w:r>
      <w:r>
        <w:t xml:space="preserve">: </w:t>
      </w:r>
      <w:r w:rsidR="00716648">
        <w:t>alarm</w:t>
      </w:r>
      <w:r>
        <w:t>-detector</w:t>
      </w:r>
      <w:r w:rsidR="00716648">
        <w:t xml:space="preserve"> and legacy-properties</w:t>
      </w:r>
      <w:r>
        <w:t xml:space="preserve"> (de</w:t>
      </w:r>
      <w:r w:rsidR="00AF0A66">
        <w:t>s</w:t>
      </w:r>
      <w:r>
        <w:t>criptions omitted)</w:t>
      </w:r>
      <w:bookmarkEnd w:id="3185"/>
    </w:p>
    <w:p w14:paraId="3D75F749" w14:textId="77777777" w:rsidR="009B3369" w:rsidRDefault="0032538A" w:rsidP="009B3369">
      <w:r>
        <w:rPr>
          <w:rFonts w:eastAsia="Times New Roman"/>
        </w:rPr>
        <w:t>For this structure</w:t>
      </w:r>
      <w:r w:rsidR="00EB62A7">
        <w:rPr>
          <w:rFonts w:eastAsia="Times New Roman"/>
        </w:rPr>
        <w:t>,</w:t>
      </w:r>
      <w:r>
        <w:rPr>
          <w:rFonts w:eastAsia="Times New Roman"/>
        </w:rPr>
        <w:t xml:space="preserve"> a solution shall provide the following support</w:t>
      </w:r>
      <w:r w:rsidR="009B3369">
        <w:t>:</w:t>
      </w:r>
    </w:p>
    <w:p w14:paraId="719C7027" w14:textId="77777777" w:rsidR="009B3369" w:rsidRDefault="009B3369" w:rsidP="00D66FC5">
      <w:pPr>
        <w:numPr>
          <w:ilvl w:val="0"/>
          <w:numId w:val="45"/>
        </w:numPr>
        <w:spacing w:before="100" w:beforeAutospacing="1" w:after="100" w:afterAutospacing="1"/>
        <w:rPr>
          <w:rFonts w:eastAsia="Times New Roman"/>
        </w:rPr>
      </w:pPr>
      <w:r w:rsidRPr="008B3C46">
        <w:rPr>
          <w:rFonts w:eastAsia="Times New Roman"/>
        </w:rPr>
        <w:t>Mandatory:</w:t>
      </w:r>
    </w:p>
    <w:p w14:paraId="198770B2" w14:textId="77777777" w:rsidR="009B3369" w:rsidRDefault="009B3369" w:rsidP="00D66FC5">
      <w:pPr>
        <w:pStyle w:val="ListParagraph"/>
        <w:numPr>
          <w:ilvl w:val="1"/>
          <w:numId w:val="45"/>
        </w:numPr>
      </w:pPr>
      <w:r w:rsidRPr="009B3369">
        <w:t>alarm-detector-</w:t>
      </w:r>
      <w:proofErr w:type="gramStart"/>
      <w:r w:rsidRPr="009B3369">
        <w:t>state</w:t>
      </w:r>
      <w:r w:rsidR="00CC084C">
        <w:t>:</w:t>
      </w:r>
      <w:proofErr w:type="gramEnd"/>
      <w:r w:rsidR="00CC084C">
        <w:t xml:space="preserve"> </w:t>
      </w:r>
      <w:r w:rsidR="00CC084C" w:rsidRPr="00CC084C">
        <w:t>indicates whether the alarm is ACTIVE, INTERMITTENT or CLEAR.</w:t>
      </w:r>
      <w:r w:rsidR="00CC084C">
        <w:t xml:space="preserve"> </w:t>
      </w:r>
      <w:r w:rsidR="00CC084C" w:rsidRPr="00CC084C">
        <w:t xml:space="preserve">This is the essential state of the </w:t>
      </w:r>
      <w:r w:rsidR="00F81405" w:rsidRPr="00CC084C">
        <w:t>alarm.</w:t>
      </w:r>
    </w:p>
    <w:p w14:paraId="7BFB1F1F" w14:textId="77777777" w:rsidR="009B3369" w:rsidRDefault="009B3369" w:rsidP="00D66FC5">
      <w:pPr>
        <w:pStyle w:val="ListParagraph"/>
        <w:numPr>
          <w:ilvl w:val="0"/>
          <w:numId w:val="45"/>
        </w:numPr>
      </w:pPr>
      <w:r>
        <w:t>Optional</w:t>
      </w:r>
      <w:r w:rsidR="008D4FE7">
        <w:t xml:space="preserve"> (see following text)</w:t>
      </w:r>
      <w:r w:rsidR="00C1630D">
        <w:t>:</w:t>
      </w:r>
    </w:p>
    <w:p w14:paraId="6BE5ECE2" w14:textId="77777777" w:rsidR="00C1630D" w:rsidRDefault="00C1630D" w:rsidP="00D66FC5">
      <w:pPr>
        <w:pStyle w:val="ListParagraph"/>
        <w:numPr>
          <w:ilvl w:val="1"/>
          <w:numId w:val="45"/>
        </w:numPr>
      </w:pPr>
      <w:proofErr w:type="gramStart"/>
      <w:r>
        <w:t>perceived-severity</w:t>
      </w:r>
      <w:proofErr w:type="gramEnd"/>
    </w:p>
    <w:p w14:paraId="6EBD876B" w14:textId="77777777" w:rsidR="00C1630D" w:rsidRDefault="00C1630D" w:rsidP="00D66FC5">
      <w:pPr>
        <w:pStyle w:val="ListParagraph"/>
        <w:numPr>
          <w:ilvl w:val="1"/>
          <w:numId w:val="45"/>
        </w:numPr>
      </w:pPr>
      <w:r>
        <w:t>service-affect</w:t>
      </w:r>
    </w:p>
    <w:p w14:paraId="780114AB" w14:textId="77777777" w:rsidR="00C1630D" w:rsidRDefault="00C1630D" w:rsidP="00D66FC5">
      <w:pPr>
        <w:pStyle w:val="ListParagraph"/>
        <w:numPr>
          <w:ilvl w:val="1"/>
          <w:numId w:val="45"/>
        </w:numPr>
      </w:pPr>
      <w:r>
        <w:t>is-acknowledged</w:t>
      </w:r>
    </w:p>
    <w:p w14:paraId="5C82ED9D" w14:textId="23CDFEFC" w:rsidR="00697E27" w:rsidRDefault="00EB62A7" w:rsidP="00697E27">
      <w:r>
        <w:rPr>
          <w:lang w:val="en-GB"/>
        </w:rPr>
        <w:t>M</w:t>
      </w:r>
      <w:r w:rsidR="00CA23F4" w:rsidRPr="008C0A57">
        <w:rPr>
          <w:lang w:val="en-GB"/>
        </w:rPr>
        <w:t>any solutions and operational practices continue to use the historic schemes</w:t>
      </w:r>
      <w:r>
        <w:rPr>
          <w:lang w:val="en-GB"/>
        </w:rPr>
        <w:t xml:space="preserve"> (see section </w:t>
      </w:r>
      <w:r>
        <w:rPr>
          <w:lang w:val="en-GB"/>
        </w:rPr>
        <w:fldChar w:fldCharType="begin"/>
      </w:r>
      <w:r>
        <w:rPr>
          <w:lang w:val="en-GB"/>
        </w:rPr>
        <w:instrText xml:space="preserve"> REF _Ref86739734 \r \h </w:instrText>
      </w:r>
      <w:r>
        <w:rPr>
          <w:lang w:val="en-GB"/>
        </w:rPr>
      </w:r>
      <w:r>
        <w:rPr>
          <w:lang w:val="en-GB"/>
        </w:rPr>
        <w:fldChar w:fldCharType="separate"/>
      </w:r>
      <w:r w:rsidR="00B53275">
        <w:rPr>
          <w:lang w:val="en-GB"/>
        </w:rPr>
        <w:t>8.4.8</w:t>
      </w:r>
      <w:r>
        <w:rPr>
          <w:lang w:val="en-GB"/>
        </w:rPr>
        <w:fldChar w:fldCharType="end"/>
      </w:r>
      <w:r>
        <w:rPr>
          <w:lang w:val="en-GB"/>
        </w:rPr>
        <w:t xml:space="preserve"> </w:t>
      </w:r>
      <w:r>
        <w:rPr>
          <w:lang w:val="en-GB"/>
        </w:rPr>
        <w:fldChar w:fldCharType="begin"/>
      </w:r>
      <w:r>
        <w:rPr>
          <w:lang w:val="en-GB"/>
        </w:rPr>
        <w:instrText xml:space="preserve"> REF _Ref86739734 \h </w:instrText>
      </w:r>
      <w:r>
        <w:rPr>
          <w:lang w:val="en-GB"/>
        </w:rPr>
      </w:r>
      <w:r>
        <w:rPr>
          <w:lang w:val="en-GB"/>
        </w:rPr>
        <w:fldChar w:fldCharType="separate"/>
      </w:r>
      <w:r w:rsidR="00B53275">
        <w:t>Traditional alarm reporting and legacy-properties</w:t>
      </w:r>
      <w:r>
        <w:rPr>
          <w:lang w:val="en-GB"/>
        </w:rPr>
        <w:fldChar w:fldCharType="end"/>
      </w:r>
      <w:r>
        <w:rPr>
          <w:lang w:val="en-GB"/>
        </w:rPr>
        <w:t xml:space="preserve"> on page </w:t>
      </w:r>
      <w:r>
        <w:rPr>
          <w:lang w:val="en-GB"/>
        </w:rPr>
        <w:fldChar w:fldCharType="begin"/>
      </w:r>
      <w:r>
        <w:rPr>
          <w:lang w:val="en-GB"/>
        </w:rPr>
        <w:instrText xml:space="preserve"> PAGEREF _Ref86739734 \h </w:instrText>
      </w:r>
      <w:r>
        <w:rPr>
          <w:lang w:val="en-GB"/>
        </w:rPr>
      </w:r>
      <w:r>
        <w:rPr>
          <w:lang w:val="en-GB"/>
        </w:rPr>
        <w:fldChar w:fldCharType="separate"/>
      </w:r>
      <w:ins w:id="3186" w:author="Author">
        <w:r w:rsidR="00B53275">
          <w:rPr>
            <w:noProof/>
            <w:lang w:val="en-GB"/>
          </w:rPr>
          <w:t>137</w:t>
        </w:r>
        <w:del w:id="3187" w:author="Author">
          <w:r w:rsidR="006D1621" w:rsidDel="00B53275">
            <w:rPr>
              <w:noProof/>
              <w:lang w:val="en-GB"/>
            </w:rPr>
            <w:delText>137</w:delText>
          </w:r>
        </w:del>
      </w:ins>
      <w:del w:id="3188" w:author="Author">
        <w:r w:rsidR="00C1187B" w:rsidDel="00B53275">
          <w:rPr>
            <w:noProof/>
            <w:lang w:val="en-GB"/>
          </w:rPr>
          <w:delText>138</w:delText>
        </w:r>
      </w:del>
      <w:r>
        <w:rPr>
          <w:lang w:val="en-GB"/>
        </w:rPr>
        <w:fldChar w:fldCharType="end"/>
      </w:r>
      <w:r>
        <w:rPr>
          <w:lang w:val="en-GB"/>
        </w:rPr>
        <w:t>)</w:t>
      </w:r>
      <w:r w:rsidR="00CA23F4" w:rsidRPr="008C0A57">
        <w:rPr>
          <w:lang w:val="en-GB"/>
        </w:rPr>
        <w:t>.</w:t>
      </w:r>
      <w:r w:rsidR="00697E27">
        <w:rPr>
          <w:lang w:val="en-GB"/>
        </w:rPr>
        <w:t xml:space="preserve"> </w:t>
      </w:r>
      <w:r w:rsidR="00CA23F4" w:rsidRPr="008C0A57">
        <w:rPr>
          <w:lang w:val="en-GB"/>
        </w:rPr>
        <w:t>On that basis, the schemes are supported but relegated to optional</w:t>
      </w:r>
      <w:r w:rsidR="00697E27">
        <w:rPr>
          <w:lang w:val="en-GB"/>
        </w:rPr>
        <w:t xml:space="preserve">. </w:t>
      </w:r>
      <w:r w:rsidR="00697E27" w:rsidRPr="00715B4C">
        <w:t xml:space="preserve">At this point in the evolution of control solutions </w:t>
      </w:r>
      <w:r w:rsidR="00697E27">
        <w:t>l</w:t>
      </w:r>
      <w:r w:rsidR="00697E27" w:rsidRPr="00715B4C">
        <w:t>egacy</w:t>
      </w:r>
      <w:r w:rsidR="007A12CF">
        <w:t>-p</w:t>
      </w:r>
      <w:r w:rsidR="00697E27" w:rsidRPr="00715B4C">
        <w:t xml:space="preserve">roperties are probably mandatory, however, it is anticipated that as control solutions advance the </w:t>
      </w:r>
      <w:r w:rsidR="007A12CF">
        <w:t>l</w:t>
      </w:r>
      <w:r w:rsidR="00697E27" w:rsidRPr="00715B4C">
        <w:t>egacy</w:t>
      </w:r>
      <w:r w:rsidR="007A12CF">
        <w:t>-p</w:t>
      </w:r>
      <w:r w:rsidR="00697E27" w:rsidRPr="00715B4C">
        <w:t>roperties will become irrelevant</w:t>
      </w:r>
      <w:r w:rsidR="00697E27">
        <w:t>.</w:t>
      </w:r>
    </w:p>
    <w:p w14:paraId="25E285DD" w14:textId="77777777" w:rsidR="00CA23F4" w:rsidRPr="00715B4C" w:rsidRDefault="007A12CF" w:rsidP="00CA23F4">
      <w:pPr>
        <w:rPr>
          <w:lang w:val="en-GB"/>
        </w:rPr>
      </w:pPr>
      <w:r>
        <w:rPr>
          <w:lang w:val="en-GB"/>
        </w:rPr>
        <w:t>The legacy-properties are:</w:t>
      </w:r>
    </w:p>
    <w:p w14:paraId="7E36435A" w14:textId="77777777" w:rsidR="00715B4C" w:rsidRPr="007A12CF" w:rsidRDefault="00715B4C" w:rsidP="00D66FC5">
      <w:pPr>
        <w:pStyle w:val="ListParagraph"/>
        <w:numPr>
          <w:ilvl w:val="0"/>
          <w:numId w:val="25"/>
        </w:numPr>
        <w:rPr>
          <w:lang w:val="en-GB"/>
        </w:rPr>
      </w:pPr>
      <w:proofErr w:type="gramStart"/>
      <w:r w:rsidRPr="007A12CF">
        <w:rPr>
          <w:lang w:val="en-GB"/>
        </w:rPr>
        <w:lastRenderedPageBreak/>
        <w:t>perceived-severity</w:t>
      </w:r>
      <w:proofErr w:type="gramEnd"/>
      <w:r w:rsidR="00405C65" w:rsidRPr="007A12CF">
        <w:rPr>
          <w:lang w:val="en-GB"/>
        </w:rPr>
        <w:t>:</w:t>
      </w:r>
      <w:r w:rsidR="004F69E5">
        <w:rPr>
          <w:lang w:val="en-GB"/>
        </w:rPr>
        <w:t xml:space="preserve"> </w:t>
      </w:r>
      <w:r w:rsidRPr="00715B4C">
        <w:t xml:space="preserve">A </w:t>
      </w:r>
      <w:r w:rsidR="00A048BF">
        <w:t xml:space="preserve">network </w:t>
      </w:r>
      <w:r w:rsidRPr="00715B4C">
        <w:t>device will provide an indication of importance for each alarm. This property indicates the importance.</w:t>
      </w:r>
      <w:r w:rsidR="00405C65">
        <w:t xml:space="preserve"> </w:t>
      </w:r>
      <w:r w:rsidRPr="00715B4C">
        <w:t>In some cases</w:t>
      </w:r>
      <w:r w:rsidR="004F69E5">
        <w:t>,</w:t>
      </w:r>
      <w:r w:rsidRPr="00715B4C">
        <w:t xml:space="preserve"> the severity may change through the life of an active alarm.</w:t>
      </w:r>
    </w:p>
    <w:p w14:paraId="02C2CC42" w14:textId="77777777" w:rsidR="001869CF" w:rsidRPr="007A12CF" w:rsidRDefault="00715B4C" w:rsidP="00D66FC5">
      <w:pPr>
        <w:pStyle w:val="ListParagraph"/>
        <w:numPr>
          <w:ilvl w:val="0"/>
          <w:numId w:val="25"/>
        </w:numPr>
        <w:rPr>
          <w:lang w:val="en-GB"/>
        </w:rPr>
      </w:pPr>
      <w:r w:rsidRPr="007A12CF">
        <w:rPr>
          <w:lang w:val="en-GB"/>
        </w:rPr>
        <w:t>service-affect</w:t>
      </w:r>
      <w:r w:rsidR="001869CF" w:rsidRPr="007A12CF">
        <w:rPr>
          <w:lang w:val="en-GB"/>
        </w:rPr>
        <w:t xml:space="preserve">: </w:t>
      </w:r>
      <w:r w:rsidRPr="00715B4C">
        <w:t xml:space="preserve">Some </w:t>
      </w:r>
      <w:r w:rsidR="00A048BF">
        <w:t xml:space="preserve">network </w:t>
      </w:r>
      <w:r w:rsidRPr="00715B4C">
        <w:t xml:space="preserve">devices will indicate, from its very narrow viewpoint, whether service has been </w:t>
      </w:r>
      <w:r w:rsidR="00C266A3">
        <w:t>affected.</w:t>
      </w:r>
    </w:p>
    <w:p w14:paraId="0622BD7F" w14:textId="77777777" w:rsidR="00715B4C" w:rsidRPr="007A12CF" w:rsidRDefault="00715B4C" w:rsidP="00D66FC5">
      <w:pPr>
        <w:pStyle w:val="ListParagraph"/>
        <w:numPr>
          <w:ilvl w:val="0"/>
          <w:numId w:val="25"/>
        </w:numPr>
        <w:rPr>
          <w:lang w:val="en-GB"/>
        </w:rPr>
      </w:pPr>
      <w:r w:rsidRPr="007A12CF">
        <w:rPr>
          <w:lang w:val="en-GB"/>
        </w:rPr>
        <w:t>is-acknowledged</w:t>
      </w:r>
      <w:r w:rsidR="001869CF" w:rsidRPr="007A12CF">
        <w:rPr>
          <w:lang w:val="en-GB"/>
        </w:rPr>
        <w:t xml:space="preserve">: </w:t>
      </w:r>
      <w:r w:rsidR="00A048BF">
        <w:rPr>
          <w:lang w:val="en-GB"/>
        </w:rPr>
        <w:t xml:space="preserve">Network </w:t>
      </w:r>
      <w:r w:rsidR="00A048BF">
        <w:t>de</w:t>
      </w:r>
      <w:r w:rsidRPr="00715B4C">
        <w:t>vices offer a capability to acknowledge alarms (to stop the bells ringing)</w:t>
      </w:r>
      <w:r w:rsidR="001869CF">
        <w:t xml:space="preserve">. </w:t>
      </w:r>
      <w:r w:rsidRPr="00715B4C">
        <w:t>Often an EMS will offer a similar capability. This property reflects the current acknowledge state.</w:t>
      </w:r>
    </w:p>
    <w:p w14:paraId="7DCC697B" w14:textId="77777777" w:rsidR="00715B4C" w:rsidRPr="00A048BF" w:rsidRDefault="00715B4C" w:rsidP="00D66FC5">
      <w:pPr>
        <w:pStyle w:val="ListParagraph"/>
        <w:numPr>
          <w:ilvl w:val="0"/>
          <w:numId w:val="25"/>
        </w:numPr>
        <w:rPr>
          <w:lang w:val="en-GB"/>
        </w:rPr>
      </w:pPr>
      <w:r w:rsidRPr="007A12CF">
        <w:rPr>
          <w:lang w:val="en-GB"/>
        </w:rPr>
        <w:t>additional-alarm-info</w:t>
      </w:r>
      <w:r w:rsidR="001869CF" w:rsidRPr="007A12CF">
        <w:rPr>
          <w:lang w:val="en-GB"/>
        </w:rPr>
        <w:t xml:space="preserve">: </w:t>
      </w:r>
      <w:r w:rsidRPr="00715B4C">
        <w:t xml:space="preserve">Often, alarms raised by </w:t>
      </w:r>
      <w:r w:rsidR="00A048BF">
        <w:t xml:space="preserve">network </w:t>
      </w:r>
      <w:r w:rsidRPr="00715B4C">
        <w:t>devices have additional information. This property can be used to convey this</w:t>
      </w:r>
      <w:r w:rsidR="00150ED5">
        <w:t>.</w:t>
      </w:r>
    </w:p>
    <w:p w14:paraId="25F79B4C" w14:textId="77777777" w:rsidR="00A048BF" w:rsidRPr="00A048BF" w:rsidRDefault="00A048BF" w:rsidP="00A048BF">
      <w:pPr>
        <w:rPr>
          <w:lang w:val="en-GB"/>
        </w:rPr>
      </w:pPr>
      <w:r>
        <w:rPr>
          <w:lang w:val="en-GB"/>
        </w:rPr>
        <w:t>Although originating from network device control, the above properties may be supported by other device types.</w:t>
      </w:r>
    </w:p>
    <w:p w14:paraId="270D7479" w14:textId="77777777" w:rsidR="007B4527" w:rsidRDefault="007B4527" w:rsidP="00EB62A7">
      <w:pPr>
        <w:pStyle w:val="Heading2"/>
      </w:pPr>
      <w:bookmarkStart w:id="3189" w:name="_Ref52869122"/>
      <w:bookmarkStart w:id="3190" w:name="_Toc192619532"/>
      <w:r>
        <w:t>Alarm Identifier and location</w:t>
      </w:r>
      <w:bookmarkEnd w:id="3189"/>
      <w:bookmarkEnd w:id="3190"/>
    </w:p>
    <w:p w14:paraId="4A3A12D5" w14:textId="77777777" w:rsidR="00AF0A66" w:rsidRPr="00AF0A66" w:rsidRDefault="00AF0A66" w:rsidP="00AF0A66">
      <w:r>
        <w:t>This section further clarifies the rationale for the choices of mandatory and optional identifiers</w:t>
      </w:r>
      <w:r w:rsidR="00AD0093">
        <w:t xml:space="preserve"> and provides further requirements</w:t>
      </w:r>
      <w:r>
        <w:t>.</w:t>
      </w:r>
    </w:p>
    <w:p w14:paraId="30F15D28" w14:textId="77777777" w:rsidR="008B3C46" w:rsidRDefault="007B4527" w:rsidP="006B0A86">
      <w:pPr>
        <w:numPr>
          <w:ilvl w:val="0"/>
          <w:numId w:val="10"/>
        </w:numPr>
        <w:spacing w:before="100" w:beforeAutospacing="1" w:after="100" w:afterAutospacing="1"/>
        <w:rPr>
          <w:rFonts w:eastAsia="Times New Roman"/>
        </w:rPr>
      </w:pPr>
      <w:r w:rsidRPr="008B3C46">
        <w:rPr>
          <w:rFonts w:eastAsia="Times New Roman"/>
        </w:rPr>
        <w:t>The identifier</w:t>
      </w:r>
      <w:r w:rsidR="007A63D3">
        <w:rPr>
          <w:rFonts w:eastAsia="Times New Roman"/>
        </w:rPr>
        <w:t xml:space="preserve"> of the alarm</w:t>
      </w:r>
      <w:r w:rsidRPr="008B3C46">
        <w:rPr>
          <w:rFonts w:eastAsia="Times New Roman"/>
        </w:rPr>
        <w:t xml:space="preserve"> </w:t>
      </w:r>
      <w:r w:rsidR="00975DB3" w:rsidRPr="008B3C46">
        <w:rPr>
          <w:rFonts w:eastAsia="Times New Roman"/>
        </w:rPr>
        <w:t xml:space="preserve">is </w:t>
      </w:r>
      <w:r w:rsidRPr="008B3C46">
        <w:rPr>
          <w:rFonts w:eastAsia="Times New Roman"/>
        </w:rPr>
        <w:t>essentially</w:t>
      </w:r>
      <w:r w:rsidR="005128B8" w:rsidRPr="008B3C46">
        <w:rPr>
          <w:rFonts w:eastAsia="Times New Roman"/>
        </w:rPr>
        <w:t xml:space="preserve"> </w:t>
      </w:r>
      <w:r w:rsidRPr="008B3C46">
        <w:rPr>
          <w:rFonts w:eastAsia="Times New Roman"/>
        </w:rPr>
        <w:t>the identifier of the detector</w:t>
      </w:r>
      <w:r w:rsidR="00691F30">
        <w:rPr>
          <w:rFonts w:eastAsia="Times New Roman"/>
        </w:rPr>
        <w:t xml:space="preserve"> (detector-native-id)</w:t>
      </w:r>
      <w:r w:rsidRPr="008B3C46">
        <w:rPr>
          <w:rFonts w:eastAsia="Times New Roman"/>
        </w:rPr>
        <w:t xml:space="preserve">. This </w:t>
      </w:r>
      <w:r w:rsidR="00D4468B">
        <w:rPr>
          <w:rFonts w:eastAsia="Times New Roman"/>
        </w:rPr>
        <w:t>shall</w:t>
      </w:r>
      <w:r w:rsidR="00975DB3" w:rsidRPr="008B3C46">
        <w:rPr>
          <w:rFonts w:eastAsia="Times New Roman"/>
        </w:rPr>
        <w:t xml:space="preserve"> </w:t>
      </w:r>
      <w:r w:rsidRPr="008B3C46">
        <w:rPr>
          <w:rFonts w:eastAsia="Times New Roman"/>
        </w:rPr>
        <w:t xml:space="preserve">be based upon native </w:t>
      </w:r>
      <w:r w:rsidR="006B7591">
        <w:rPr>
          <w:rFonts w:eastAsia="Times New Roman"/>
        </w:rPr>
        <w:t>d</w:t>
      </w:r>
      <w:r w:rsidR="00D15E81">
        <w:rPr>
          <w:rFonts w:eastAsia="Times New Roman"/>
        </w:rPr>
        <w:t>evice</w:t>
      </w:r>
      <w:r w:rsidRPr="008B3C46">
        <w:rPr>
          <w:rFonts w:eastAsia="Times New Roman"/>
        </w:rPr>
        <w:t xml:space="preserve"> </w:t>
      </w:r>
      <w:r w:rsidR="005128B8" w:rsidRPr="008B3C46">
        <w:rPr>
          <w:rFonts w:eastAsia="Times New Roman"/>
        </w:rPr>
        <w:t>values</w:t>
      </w:r>
      <w:r w:rsidRPr="008B3C46">
        <w:rPr>
          <w:rFonts w:eastAsia="Times New Roman"/>
        </w:rPr>
        <w:t xml:space="preserve"> to ensure consistency over time and across resilient systems etc. </w:t>
      </w:r>
    </w:p>
    <w:p w14:paraId="368F90F6" w14:textId="77777777" w:rsidR="008B3C46" w:rsidRDefault="007B4527" w:rsidP="006B0A86">
      <w:pPr>
        <w:numPr>
          <w:ilvl w:val="1"/>
          <w:numId w:val="10"/>
        </w:numPr>
        <w:spacing w:before="100" w:beforeAutospacing="1" w:after="100" w:afterAutospacing="1"/>
        <w:rPr>
          <w:rFonts w:eastAsia="Times New Roman"/>
        </w:rPr>
      </w:pPr>
      <w:r w:rsidRPr="00AF0A66">
        <w:t xml:space="preserve">The detector is at a functional location in the solution and detects a particular condition at that location. It </w:t>
      </w:r>
      <w:r w:rsidR="00AD0093">
        <w:t>shall</w:t>
      </w:r>
      <w:r w:rsidRPr="00AF0A66">
        <w:t xml:space="preserve"> be identified by these two key properties. </w:t>
      </w:r>
      <w:r w:rsidR="00F81405" w:rsidRPr="00AF0A66">
        <w:t>i.e.,</w:t>
      </w:r>
      <w:r w:rsidRPr="00AF0A66">
        <w:t xml:space="preserve"> functional location and condition.</w:t>
      </w:r>
    </w:p>
    <w:p w14:paraId="3CB90782" w14:textId="77777777" w:rsidR="005128B8" w:rsidRPr="008B3C46" w:rsidRDefault="007B4527" w:rsidP="006B0A86">
      <w:pPr>
        <w:numPr>
          <w:ilvl w:val="1"/>
          <w:numId w:val="10"/>
        </w:numPr>
        <w:spacing w:before="100" w:beforeAutospacing="1" w:after="100" w:afterAutospacing="1"/>
        <w:rPr>
          <w:rFonts w:eastAsia="Times New Roman"/>
        </w:rPr>
      </w:pPr>
      <w:r w:rsidRPr="00AF0A66">
        <w:t>The detector is long lived and may emit many active and clear events through its life</w:t>
      </w:r>
      <w:r w:rsidR="006B7591">
        <w:t>.</w:t>
      </w:r>
    </w:p>
    <w:p w14:paraId="2161CD69" w14:textId="77777777" w:rsidR="007B4527" w:rsidRPr="008B3C46" w:rsidRDefault="007B4527" w:rsidP="006B0A86">
      <w:pPr>
        <w:numPr>
          <w:ilvl w:val="0"/>
          <w:numId w:val="10"/>
        </w:numPr>
        <w:spacing w:before="100" w:beforeAutospacing="1" w:after="100" w:afterAutospacing="1"/>
        <w:rPr>
          <w:rFonts w:eastAsia="Times New Roman"/>
        </w:rPr>
      </w:pPr>
      <w:r w:rsidRPr="008B3C46">
        <w:rPr>
          <w:rFonts w:eastAsia="Times New Roman"/>
        </w:rPr>
        <w:t xml:space="preserve">The alarm </w:t>
      </w:r>
      <w:r w:rsidR="00176F3A" w:rsidRPr="008B3C46">
        <w:rPr>
          <w:rFonts w:eastAsia="Times New Roman"/>
        </w:rPr>
        <w:t>will</w:t>
      </w:r>
      <w:r w:rsidRPr="008B3C46">
        <w:rPr>
          <w:rFonts w:eastAsia="Times New Roman"/>
        </w:rPr>
        <w:t xml:space="preserve"> normally be reported via TAPI against a valid TAPI entity and hence the overall location of the detector </w:t>
      </w:r>
      <w:r w:rsidR="00176F3A" w:rsidRPr="008B3C46">
        <w:rPr>
          <w:rFonts w:eastAsia="Times New Roman"/>
        </w:rPr>
        <w:t>will</w:t>
      </w:r>
      <w:r w:rsidRPr="008B3C46">
        <w:rPr>
          <w:rFonts w:eastAsia="Times New Roman"/>
        </w:rPr>
        <w:t xml:space="preserve"> include the identifier of the TAPI entity</w:t>
      </w:r>
      <w:r w:rsidR="006B7591">
        <w:rPr>
          <w:rFonts w:eastAsia="Times New Roman"/>
        </w:rPr>
        <w:t>.</w:t>
      </w:r>
      <w:r w:rsidRPr="008B3C46">
        <w:rPr>
          <w:rFonts w:eastAsia="Times New Roman"/>
        </w:rPr>
        <w:t xml:space="preserve"> </w:t>
      </w:r>
    </w:p>
    <w:p w14:paraId="4011FE0D" w14:textId="77777777" w:rsidR="007B4527" w:rsidRPr="008B3C46" w:rsidRDefault="007B4527" w:rsidP="006B0A86">
      <w:pPr>
        <w:numPr>
          <w:ilvl w:val="1"/>
          <w:numId w:val="10"/>
        </w:numPr>
        <w:spacing w:before="100" w:beforeAutospacing="1" w:after="100" w:afterAutospacing="1"/>
        <w:rPr>
          <w:rFonts w:eastAsia="Times New Roman"/>
        </w:rPr>
      </w:pPr>
      <w:r w:rsidRPr="008B3C46">
        <w:rPr>
          <w:rFonts w:eastAsia="Times New Roman"/>
        </w:rPr>
        <w:t xml:space="preserve">The </w:t>
      </w:r>
      <w:r w:rsidR="00176F3A" w:rsidRPr="008B3C46">
        <w:rPr>
          <w:rFonts w:eastAsia="Times New Roman"/>
        </w:rPr>
        <w:t>report</w:t>
      </w:r>
      <w:r w:rsidRPr="008B3C46">
        <w:rPr>
          <w:rFonts w:eastAsia="Times New Roman"/>
        </w:rPr>
        <w:t xml:space="preserve"> </w:t>
      </w:r>
      <w:r w:rsidR="00AD0093">
        <w:rPr>
          <w:rFonts w:eastAsia="Times New Roman"/>
        </w:rPr>
        <w:t xml:space="preserve">shall </w:t>
      </w:r>
      <w:r w:rsidRPr="008B3C46">
        <w:rPr>
          <w:rFonts w:eastAsia="Times New Roman"/>
        </w:rPr>
        <w:t xml:space="preserve">also include information in the location from the </w:t>
      </w:r>
      <w:r w:rsidR="006B7591">
        <w:rPr>
          <w:rFonts w:eastAsia="Times New Roman"/>
        </w:rPr>
        <w:t>d</w:t>
      </w:r>
      <w:r w:rsidR="00060488">
        <w:rPr>
          <w:rFonts w:eastAsia="Times New Roman"/>
        </w:rPr>
        <w:t>evice</w:t>
      </w:r>
      <w:r w:rsidRPr="008B3C46">
        <w:rPr>
          <w:rFonts w:eastAsia="Times New Roman"/>
        </w:rPr>
        <w:t xml:space="preserve"> in </w:t>
      </w:r>
      <w:r w:rsidR="006B7591">
        <w:rPr>
          <w:rFonts w:eastAsia="Times New Roman"/>
        </w:rPr>
        <w:t>d</w:t>
      </w:r>
      <w:r w:rsidR="00060488">
        <w:rPr>
          <w:rFonts w:eastAsia="Times New Roman"/>
        </w:rPr>
        <w:t>evice</w:t>
      </w:r>
      <w:r w:rsidRPr="008B3C46">
        <w:rPr>
          <w:rFonts w:eastAsia="Times New Roman"/>
        </w:rPr>
        <w:t xml:space="preserve"> terminology to enable the relating of information acquired directly at the </w:t>
      </w:r>
      <w:r w:rsidR="006B7591">
        <w:rPr>
          <w:rFonts w:eastAsia="Times New Roman"/>
        </w:rPr>
        <w:t>d</w:t>
      </w:r>
      <w:r w:rsidR="00D15E81">
        <w:rPr>
          <w:rFonts w:eastAsia="Times New Roman"/>
        </w:rPr>
        <w:t>evice</w:t>
      </w:r>
      <w:r w:rsidRPr="008B3C46">
        <w:rPr>
          <w:rFonts w:eastAsia="Times New Roman"/>
        </w:rPr>
        <w:t xml:space="preserve"> with information acquired at a higher system</w:t>
      </w:r>
      <w:r w:rsidR="006B7591">
        <w:rPr>
          <w:rFonts w:eastAsia="Times New Roman"/>
        </w:rPr>
        <w:t>.</w:t>
      </w:r>
    </w:p>
    <w:p w14:paraId="0D4C0873" w14:textId="77777777" w:rsidR="007B4527" w:rsidRPr="008B3C46" w:rsidRDefault="007B4527" w:rsidP="006B0A86">
      <w:pPr>
        <w:numPr>
          <w:ilvl w:val="1"/>
          <w:numId w:val="10"/>
        </w:numPr>
        <w:spacing w:before="100" w:beforeAutospacing="1" w:after="100" w:afterAutospacing="1"/>
        <w:rPr>
          <w:rFonts w:eastAsia="Times New Roman"/>
        </w:rPr>
      </w:pPr>
      <w:r w:rsidRPr="008B3C46">
        <w:rPr>
          <w:rFonts w:eastAsia="Times New Roman"/>
        </w:rPr>
        <w:t xml:space="preserve">The TAPI </w:t>
      </w:r>
      <w:r w:rsidR="00DA1BAE" w:rsidRPr="008B3C46">
        <w:rPr>
          <w:rFonts w:eastAsia="Times New Roman"/>
        </w:rPr>
        <w:t>model</w:t>
      </w:r>
      <w:r w:rsidRPr="008B3C46">
        <w:rPr>
          <w:rFonts w:eastAsia="Times New Roman"/>
        </w:rPr>
        <w:t xml:space="preserve"> allow</w:t>
      </w:r>
      <w:r w:rsidR="00DA1BAE" w:rsidRPr="008B3C46">
        <w:rPr>
          <w:rFonts w:eastAsia="Times New Roman"/>
        </w:rPr>
        <w:t>s</w:t>
      </w:r>
      <w:r w:rsidRPr="008B3C46">
        <w:rPr>
          <w:rFonts w:eastAsia="Times New Roman"/>
        </w:rPr>
        <w:t xml:space="preserve"> for alarms without a full TAPI resource id, although this should be a rare case</w:t>
      </w:r>
      <w:r w:rsidR="006B7591">
        <w:rPr>
          <w:rFonts w:eastAsia="Times New Roman"/>
        </w:rPr>
        <w:t>.</w:t>
      </w:r>
    </w:p>
    <w:p w14:paraId="38ECE172" w14:textId="77777777" w:rsidR="007B4527" w:rsidRPr="008B3C46" w:rsidRDefault="007B4527" w:rsidP="006B0A86">
      <w:pPr>
        <w:numPr>
          <w:ilvl w:val="0"/>
          <w:numId w:val="10"/>
        </w:numPr>
        <w:spacing w:before="100" w:beforeAutospacing="1" w:after="100" w:afterAutospacing="1"/>
        <w:rPr>
          <w:rFonts w:eastAsia="Times New Roman"/>
        </w:rPr>
      </w:pPr>
      <w:r w:rsidRPr="008B3C46">
        <w:rPr>
          <w:rFonts w:eastAsia="Times New Roman"/>
        </w:rPr>
        <w:t xml:space="preserve">Where the detector relates to a thing that is not fully modeled in TAPI, e.g., a power supply, then: </w:t>
      </w:r>
    </w:p>
    <w:p w14:paraId="729198B2" w14:textId="77777777" w:rsidR="007B4527" w:rsidRPr="008B3C46" w:rsidRDefault="007B4527" w:rsidP="006B0A86">
      <w:pPr>
        <w:numPr>
          <w:ilvl w:val="1"/>
          <w:numId w:val="10"/>
        </w:numPr>
        <w:spacing w:before="100" w:beforeAutospacing="1" w:after="100" w:afterAutospacing="1"/>
        <w:rPr>
          <w:rFonts w:eastAsia="Times New Roman"/>
        </w:rPr>
      </w:pPr>
      <w:r w:rsidRPr="008B3C46">
        <w:rPr>
          <w:rFonts w:eastAsia="Times New Roman"/>
        </w:rPr>
        <w:t xml:space="preserve">The alarm </w:t>
      </w:r>
      <w:r w:rsidR="00AD0093">
        <w:rPr>
          <w:rFonts w:eastAsia="Times New Roman"/>
        </w:rPr>
        <w:t>shall</w:t>
      </w:r>
      <w:r w:rsidRPr="008B3C46">
        <w:rPr>
          <w:rFonts w:eastAsia="Times New Roman"/>
        </w:rPr>
        <w:t xml:space="preserve"> be reported against a containing TAPI entity</w:t>
      </w:r>
      <w:r w:rsidR="006B7591">
        <w:rPr>
          <w:rFonts w:eastAsia="Times New Roman"/>
        </w:rPr>
        <w:t>.</w:t>
      </w:r>
    </w:p>
    <w:p w14:paraId="569BCD0A" w14:textId="77777777" w:rsidR="007B4527" w:rsidRPr="008B3C46" w:rsidRDefault="00DA1BAE" w:rsidP="006B0A86">
      <w:pPr>
        <w:numPr>
          <w:ilvl w:val="1"/>
          <w:numId w:val="10"/>
        </w:numPr>
        <w:spacing w:before="100" w:beforeAutospacing="1" w:after="100" w:afterAutospacing="1"/>
        <w:rPr>
          <w:rFonts w:eastAsia="Times New Roman"/>
        </w:rPr>
      </w:pPr>
      <w:r w:rsidRPr="008B3C46">
        <w:rPr>
          <w:rFonts w:eastAsia="Times New Roman"/>
        </w:rPr>
        <w:t>The i</w:t>
      </w:r>
      <w:r w:rsidR="007B4527" w:rsidRPr="008B3C46">
        <w:rPr>
          <w:rFonts w:eastAsia="Times New Roman"/>
        </w:rPr>
        <w:t xml:space="preserve">dentifier of that detector </w:t>
      </w:r>
      <w:r w:rsidR="00AD0093">
        <w:rPr>
          <w:rFonts w:eastAsia="Times New Roman"/>
        </w:rPr>
        <w:t>shall</w:t>
      </w:r>
      <w:r w:rsidR="007B4527" w:rsidRPr="008B3C46">
        <w:rPr>
          <w:rFonts w:eastAsia="Times New Roman"/>
        </w:rPr>
        <w:t xml:space="preserve"> include a meaningful index that include interpretable sub</w:t>
      </w:r>
      <w:r w:rsidR="00EB036B" w:rsidRPr="008B3C46">
        <w:rPr>
          <w:rFonts w:eastAsia="Times New Roman"/>
        </w:rPr>
        <w:t>-</w:t>
      </w:r>
      <w:r w:rsidR="007B4527" w:rsidRPr="008B3C46">
        <w:rPr>
          <w:rFonts w:eastAsia="Times New Roman"/>
        </w:rPr>
        <w:t xml:space="preserve">structuring to describe the position of the detector (again based upon </w:t>
      </w:r>
      <w:r w:rsidR="006B7591">
        <w:rPr>
          <w:rFonts w:eastAsia="Times New Roman"/>
        </w:rPr>
        <w:t>d</w:t>
      </w:r>
      <w:r w:rsidR="001B6EA8">
        <w:rPr>
          <w:rFonts w:eastAsia="Times New Roman"/>
        </w:rPr>
        <w:t>evice</w:t>
      </w:r>
      <w:r w:rsidR="007B4527" w:rsidRPr="008B3C46">
        <w:rPr>
          <w:rFonts w:eastAsia="Times New Roman"/>
        </w:rPr>
        <w:t xml:space="preserve"> </w:t>
      </w:r>
      <w:r w:rsidR="004620A7" w:rsidRPr="008B3C46">
        <w:rPr>
          <w:rFonts w:eastAsia="Times New Roman"/>
        </w:rPr>
        <w:t>values</w:t>
      </w:r>
      <w:r w:rsidR="007B4527" w:rsidRPr="008B3C46">
        <w:rPr>
          <w:rFonts w:eastAsia="Times New Roman"/>
        </w:rPr>
        <w:t>)</w:t>
      </w:r>
    </w:p>
    <w:p w14:paraId="3215D386" w14:textId="77777777" w:rsidR="007B4527" w:rsidRDefault="007B4527" w:rsidP="00EB62A7">
      <w:pPr>
        <w:pStyle w:val="Heading2"/>
      </w:pPr>
      <w:bookmarkStart w:id="3191" w:name="_Ref48041017"/>
      <w:bookmarkStart w:id="3192" w:name="_Ref48041020"/>
      <w:bookmarkStart w:id="3193" w:name="_Ref48041025"/>
      <w:bookmarkStart w:id="3194" w:name="_Ref52454882"/>
      <w:bookmarkStart w:id="3195" w:name="_Toc192619533"/>
      <w:r>
        <w:t xml:space="preserve">Alarm </w:t>
      </w:r>
      <w:r w:rsidR="00CD28C7">
        <w:t>TOMBSTONE</w:t>
      </w:r>
      <w:r>
        <w:t xml:space="preserve"> </w:t>
      </w:r>
      <w:r w:rsidR="00CD28C7">
        <w:t xml:space="preserve">record </w:t>
      </w:r>
      <w:r>
        <w:t>behavior</w:t>
      </w:r>
      <w:bookmarkEnd w:id="3191"/>
      <w:bookmarkEnd w:id="3192"/>
      <w:bookmarkEnd w:id="3193"/>
      <w:bookmarkEnd w:id="3194"/>
      <w:bookmarkEnd w:id="3195"/>
    </w:p>
    <w:p w14:paraId="0A607BD2" w14:textId="77777777" w:rsidR="007B4527" w:rsidRDefault="007B4527" w:rsidP="007B4527">
      <w:pPr>
        <w:pStyle w:val="NormalWeb"/>
        <w:rPr>
          <w:rFonts w:eastAsiaTheme="minorEastAsia"/>
        </w:rPr>
      </w:pPr>
      <w:r>
        <w:t xml:space="preserve">As noted </w:t>
      </w:r>
      <w:r w:rsidR="00EB036B">
        <w:t>earlier</w:t>
      </w:r>
      <w:r>
        <w:t>, the alarm</w:t>
      </w:r>
      <w:r w:rsidR="00687153">
        <w:t xml:space="preserve"> </w:t>
      </w:r>
      <w:r w:rsidR="005A37C9">
        <w:t>DELETE record</w:t>
      </w:r>
      <w:r w:rsidR="00687153">
        <w:t xml:space="preserve"> (representing the alarm</w:t>
      </w:r>
      <w:r>
        <w:t xml:space="preserve"> clear</w:t>
      </w:r>
      <w:r w:rsidR="00687153">
        <w:t>)</w:t>
      </w:r>
      <w:r>
        <w:t xml:space="preserve"> </w:t>
      </w:r>
      <w:r w:rsidR="00695BEB">
        <w:t>shall</w:t>
      </w:r>
      <w:r>
        <w:t xml:space="preserve"> be followed immediately by a </w:t>
      </w:r>
      <w:r w:rsidR="00A4138A">
        <w:t>TOMBSTONE</w:t>
      </w:r>
      <w:r>
        <w:t xml:space="preserve"> record. As also noted</w:t>
      </w:r>
      <w:r w:rsidR="00A355F7">
        <w:t>,</w:t>
      </w:r>
      <w:r>
        <w:t xml:space="preserve"> the deletion of an alarm detector, where the alarm was active prior to the deletion, </w:t>
      </w:r>
      <w:r w:rsidR="00695BEB">
        <w:t>shall</w:t>
      </w:r>
      <w:r>
        <w:t xml:space="preserve"> cause at least the logging of a </w:t>
      </w:r>
      <w:r w:rsidR="00A4138A">
        <w:t>TOMBSTONE</w:t>
      </w:r>
      <w:r>
        <w:t xml:space="preserve"> record. Allowing for compaction delay:</w:t>
      </w:r>
    </w:p>
    <w:p w14:paraId="327AED59" w14:textId="77777777" w:rsidR="007B4527" w:rsidRDefault="007B4527" w:rsidP="006B0A86">
      <w:pPr>
        <w:numPr>
          <w:ilvl w:val="0"/>
          <w:numId w:val="13"/>
        </w:numPr>
        <w:spacing w:before="100" w:beforeAutospacing="1" w:after="100" w:afterAutospacing="1"/>
        <w:rPr>
          <w:rFonts w:eastAsia="Times New Roman"/>
        </w:rPr>
      </w:pPr>
      <w:r>
        <w:rPr>
          <w:rFonts w:eastAsia="Times New Roman"/>
        </w:rPr>
        <w:t xml:space="preserve">The </w:t>
      </w:r>
      <w:r w:rsidR="00A4138A">
        <w:rPr>
          <w:rFonts w:eastAsia="Times New Roman"/>
        </w:rPr>
        <w:t>DELETE/TOMBSTONE</w:t>
      </w:r>
      <w:r w:rsidR="005A37C9">
        <w:rPr>
          <w:rFonts w:eastAsia="Times New Roman"/>
        </w:rPr>
        <w:t xml:space="preserve"> </w:t>
      </w:r>
      <w:r w:rsidR="00CD28C7">
        <w:rPr>
          <w:rFonts w:eastAsia="Times New Roman"/>
        </w:rPr>
        <w:t xml:space="preserve">record pair </w:t>
      </w:r>
      <w:r w:rsidR="005A37C9">
        <w:rPr>
          <w:rFonts w:eastAsia="Times New Roman"/>
        </w:rPr>
        <w:t xml:space="preserve">(representing the alarm clear) </w:t>
      </w:r>
      <w:r w:rsidR="00782445">
        <w:rPr>
          <w:rFonts w:eastAsia="Times New Roman"/>
        </w:rPr>
        <w:t>shall</w:t>
      </w:r>
      <w:r w:rsidR="00A355F7">
        <w:rPr>
          <w:rFonts w:eastAsia="Times New Roman"/>
        </w:rPr>
        <w:t xml:space="preserve"> cause the compaction process to remove</w:t>
      </w:r>
      <w:r>
        <w:rPr>
          <w:rFonts w:eastAsia="Times New Roman"/>
        </w:rPr>
        <w:t xml:space="preserve"> the corresponding active alarm</w:t>
      </w:r>
      <w:r w:rsidR="006B7591">
        <w:rPr>
          <w:rFonts w:eastAsia="Times New Roman"/>
        </w:rPr>
        <w:t>.</w:t>
      </w:r>
    </w:p>
    <w:p w14:paraId="30F042CE" w14:textId="77777777" w:rsidR="007B4527" w:rsidRDefault="007B4527" w:rsidP="006B0A86">
      <w:pPr>
        <w:numPr>
          <w:ilvl w:val="0"/>
          <w:numId w:val="13"/>
        </w:numPr>
        <w:spacing w:before="100" w:beforeAutospacing="1" w:after="100" w:afterAutospacing="1"/>
        <w:rPr>
          <w:rFonts w:eastAsia="Times New Roman"/>
        </w:rPr>
      </w:pPr>
      <w:r>
        <w:rPr>
          <w:rFonts w:eastAsia="Times New Roman"/>
        </w:rPr>
        <w:t xml:space="preserve">The </w:t>
      </w:r>
      <w:r w:rsidR="00A4138A">
        <w:rPr>
          <w:rFonts w:eastAsia="Times New Roman"/>
        </w:rPr>
        <w:t>TOMBSTONE</w:t>
      </w:r>
      <w:r>
        <w:rPr>
          <w:rFonts w:eastAsia="Times New Roman"/>
        </w:rPr>
        <w:t xml:space="preserve"> </w:t>
      </w:r>
      <w:r w:rsidR="00A4138A">
        <w:rPr>
          <w:rFonts w:eastAsia="Times New Roman"/>
        </w:rPr>
        <w:t xml:space="preserve">record </w:t>
      </w:r>
      <w:r w:rsidR="00782445">
        <w:rPr>
          <w:rFonts w:eastAsia="Times New Roman"/>
        </w:rPr>
        <w:t>shall</w:t>
      </w:r>
      <w:r>
        <w:rPr>
          <w:rFonts w:eastAsia="Times New Roman"/>
        </w:rPr>
        <w:t xml:space="preserve"> </w:t>
      </w:r>
      <w:r w:rsidR="00A355F7">
        <w:rPr>
          <w:rFonts w:eastAsia="Times New Roman"/>
        </w:rPr>
        <w:t xml:space="preserve">also cause the compaction </w:t>
      </w:r>
      <w:r w:rsidR="003D705A">
        <w:rPr>
          <w:rFonts w:eastAsia="Times New Roman"/>
        </w:rPr>
        <w:t xml:space="preserve">process </w:t>
      </w:r>
      <w:r w:rsidR="00A355F7">
        <w:rPr>
          <w:rFonts w:eastAsia="Times New Roman"/>
        </w:rPr>
        <w:t xml:space="preserve">to remove </w:t>
      </w:r>
      <w:r>
        <w:rPr>
          <w:rFonts w:eastAsia="Times New Roman"/>
        </w:rPr>
        <w:t xml:space="preserve">the </w:t>
      </w:r>
      <w:r w:rsidR="00F82748">
        <w:rPr>
          <w:rFonts w:eastAsia="Times New Roman"/>
        </w:rPr>
        <w:t>D</w:t>
      </w:r>
      <w:r w:rsidR="00A4138A">
        <w:rPr>
          <w:rFonts w:eastAsia="Times New Roman"/>
        </w:rPr>
        <w:t>ELETE</w:t>
      </w:r>
      <w:r w:rsidR="00F82748">
        <w:rPr>
          <w:rFonts w:eastAsia="Times New Roman"/>
        </w:rPr>
        <w:t xml:space="preserve"> record </w:t>
      </w:r>
      <w:r>
        <w:rPr>
          <w:rFonts w:eastAsia="Times New Roman"/>
        </w:rPr>
        <w:t>(that immediately precedes it)</w:t>
      </w:r>
    </w:p>
    <w:p w14:paraId="0C3F99A7" w14:textId="77777777" w:rsidR="007B4527" w:rsidRDefault="007B4527" w:rsidP="006B0A86">
      <w:pPr>
        <w:numPr>
          <w:ilvl w:val="0"/>
          <w:numId w:val="13"/>
        </w:numPr>
        <w:spacing w:before="100" w:beforeAutospacing="1" w:after="100" w:afterAutospacing="1"/>
        <w:rPr>
          <w:rFonts w:eastAsia="Times New Roman"/>
        </w:rPr>
      </w:pPr>
      <w:r>
        <w:rPr>
          <w:rFonts w:eastAsia="Times New Roman"/>
        </w:rPr>
        <w:t>The</w:t>
      </w:r>
      <w:r w:rsidR="003C1B0D">
        <w:rPr>
          <w:rFonts w:eastAsia="Times New Roman"/>
        </w:rPr>
        <w:t xml:space="preserve"> </w:t>
      </w:r>
      <w:r w:rsidR="00A4138A">
        <w:rPr>
          <w:rFonts w:eastAsia="Times New Roman"/>
        </w:rPr>
        <w:t>TOMBSTONE record</w:t>
      </w:r>
      <w:r>
        <w:rPr>
          <w:rFonts w:eastAsia="Times New Roman"/>
        </w:rPr>
        <w:t xml:space="preserve"> </w:t>
      </w:r>
      <w:r w:rsidR="00782445">
        <w:rPr>
          <w:rFonts w:eastAsia="Times New Roman"/>
        </w:rPr>
        <w:t>shall</w:t>
      </w:r>
      <w:r>
        <w:rPr>
          <w:rFonts w:eastAsia="Times New Roman"/>
        </w:rPr>
        <w:t xml:space="preserve"> eventually be removed </w:t>
      </w:r>
      <w:proofErr w:type="gramStart"/>
      <w:r>
        <w:rPr>
          <w:rFonts w:eastAsia="Times New Roman"/>
        </w:rPr>
        <w:t>as a result of</w:t>
      </w:r>
      <w:proofErr w:type="gramEnd"/>
      <w:r>
        <w:rPr>
          <w:rFonts w:eastAsia="Times New Roman"/>
        </w:rPr>
        <w:t xml:space="preserve"> tombstone</w:t>
      </w:r>
      <w:r w:rsidR="00CD28C7">
        <w:rPr>
          <w:rFonts w:eastAsia="Times New Roman"/>
        </w:rPr>
        <w:t>-</w:t>
      </w:r>
      <w:r>
        <w:rPr>
          <w:rFonts w:eastAsia="Times New Roman"/>
        </w:rPr>
        <w:t>retention</w:t>
      </w:r>
      <w:r w:rsidR="00692A81">
        <w:rPr>
          <w:rFonts w:eastAsia="Times New Roman"/>
        </w:rPr>
        <w:t xml:space="preserve"> </w:t>
      </w:r>
      <w:r w:rsidR="00DB0BC3">
        <w:rPr>
          <w:rFonts w:eastAsia="Times New Roman"/>
        </w:rPr>
        <w:t>duration</w:t>
      </w:r>
      <w:r w:rsidR="004C34A5">
        <w:rPr>
          <w:rFonts w:eastAsia="Times New Roman"/>
        </w:rPr>
        <w:t xml:space="preserve"> being reached</w:t>
      </w:r>
      <w:r w:rsidR="00B67B41">
        <w:rPr>
          <w:rFonts w:eastAsia="Times New Roman"/>
        </w:rPr>
        <w:t>.</w:t>
      </w:r>
    </w:p>
    <w:p w14:paraId="7EF653B6" w14:textId="77777777" w:rsidR="007B4527" w:rsidRDefault="007B4527" w:rsidP="00EB62A7">
      <w:pPr>
        <w:pStyle w:val="Heading2"/>
      </w:pPr>
      <w:bookmarkStart w:id="3196" w:name="_Ref52454933"/>
      <w:bookmarkStart w:id="3197" w:name="_Toc192619534"/>
      <w:r>
        <w:lastRenderedPageBreak/>
        <w:t>Time</w:t>
      </w:r>
      <w:bookmarkEnd w:id="3196"/>
      <w:bookmarkEnd w:id="3197"/>
    </w:p>
    <w:p w14:paraId="4AF66839" w14:textId="77777777" w:rsidR="007243B0" w:rsidRDefault="007B4527" w:rsidP="007B4527">
      <w:pPr>
        <w:pStyle w:val="NormalWeb"/>
      </w:pPr>
      <w:r>
        <w:t xml:space="preserve">Whilst the timestamp for the alarm is not a </w:t>
      </w:r>
      <w:r w:rsidR="00F03C9D">
        <w:t>provider</w:t>
      </w:r>
      <w:r>
        <w:t xml:space="preserve"> responsibility (other than for </w:t>
      </w:r>
      <w:r w:rsidR="00F03C9D">
        <w:t>provider</w:t>
      </w:r>
      <w:r>
        <w:t xml:space="preserve"> generated alarms, e.g., disc full), there is an expectation of correct behavior. </w:t>
      </w:r>
    </w:p>
    <w:p w14:paraId="6A093D54" w14:textId="77777777" w:rsidR="007243B0" w:rsidRDefault="007243B0" w:rsidP="007B4527">
      <w:pPr>
        <w:pStyle w:val="NormalWeb"/>
      </w:pPr>
      <w:r>
        <w:t xml:space="preserve">A </w:t>
      </w:r>
      <w:r w:rsidR="00E5242E">
        <w:t>versatile approximate-data-and-time structure has bee</w:t>
      </w:r>
      <w:r w:rsidR="00524320">
        <w:t>n used for the event-</w:t>
      </w:r>
      <w:proofErr w:type="gramStart"/>
      <w:r w:rsidR="00524320">
        <w:t>time-stamp</w:t>
      </w:r>
      <w:proofErr w:type="gramEnd"/>
      <w:r w:rsidR="00524320">
        <w:t xml:space="preserve"> to allow representation of inaccuracies.</w:t>
      </w:r>
    </w:p>
    <w:p w14:paraId="7F82AB8F" w14:textId="77777777" w:rsidR="007B4527" w:rsidRDefault="007243B0" w:rsidP="007B4527">
      <w:pPr>
        <w:pStyle w:val="NormalWeb"/>
        <w:rPr>
          <w:rFonts w:eastAsiaTheme="minorEastAsia"/>
        </w:rPr>
      </w:pPr>
      <w:r>
        <w:t>The time stamp for an alarm s</w:t>
      </w:r>
      <w:r w:rsidR="003A7E12">
        <w:t>hall</w:t>
      </w:r>
      <w:r>
        <w:t xml:space="preserve"> be as follows</w:t>
      </w:r>
      <w:r w:rsidR="007B4527">
        <w:t>:</w:t>
      </w:r>
    </w:p>
    <w:p w14:paraId="52FC8A4E" w14:textId="77777777" w:rsidR="00517043" w:rsidRDefault="007B4527" w:rsidP="006B0A86">
      <w:pPr>
        <w:numPr>
          <w:ilvl w:val="0"/>
          <w:numId w:val="10"/>
        </w:numPr>
        <w:spacing w:before="100" w:beforeAutospacing="1" w:after="100" w:afterAutospacing="1"/>
        <w:rPr>
          <w:rFonts w:eastAsia="Times New Roman"/>
        </w:rPr>
      </w:pPr>
      <w:r w:rsidRPr="00517043">
        <w:rPr>
          <w:rFonts w:eastAsia="Times New Roman"/>
        </w:rPr>
        <w:t>The timestamp from the ultimate source, representing the time of occurrence of the event that triggered the raising or clearing of the alarm</w:t>
      </w:r>
      <w:r w:rsidR="00540CDD" w:rsidRPr="00517043">
        <w:rPr>
          <w:rFonts w:eastAsia="Times New Roman"/>
        </w:rPr>
        <w:t xml:space="preserve">, </w:t>
      </w:r>
      <w:r w:rsidR="003A7E12">
        <w:rPr>
          <w:rFonts w:eastAsia="Times New Roman"/>
        </w:rPr>
        <w:t>shall</w:t>
      </w:r>
      <w:r w:rsidRPr="00517043">
        <w:rPr>
          <w:rFonts w:eastAsia="Times New Roman"/>
        </w:rPr>
        <w:t xml:space="preserve"> be preserved through the entire passage</w:t>
      </w:r>
      <w:r w:rsidR="00540CDD" w:rsidRPr="00517043">
        <w:rPr>
          <w:rFonts w:eastAsia="Times New Roman"/>
        </w:rPr>
        <w:t xml:space="preserve"> of the alarm information</w:t>
      </w:r>
      <w:r w:rsidRPr="00517043">
        <w:rPr>
          <w:rFonts w:eastAsia="Times New Roman"/>
        </w:rPr>
        <w:t xml:space="preserve"> through the source</w:t>
      </w:r>
      <w:r w:rsidR="00A355F7" w:rsidRPr="00517043">
        <w:rPr>
          <w:rFonts w:eastAsia="Times New Roman"/>
        </w:rPr>
        <w:t xml:space="preserve"> device,</w:t>
      </w:r>
      <w:r w:rsidRPr="00517043">
        <w:rPr>
          <w:rFonts w:eastAsia="Times New Roman"/>
        </w:rPr>
        <w:t xml:space="preserve"> and any chain of </w:t>
      </w:r>
      <w:r w:rsidR="00466820">
        <w:rPr>
          <w:rFonts w:eastAsia="Times New Roman"/>
        </w:rPr>
        <w:t>c</w:t>
      </w:r>
      <w:r w:rsidRPr="00517043">
        <w:rPr>
          <w:rFonts w:eastAsia="Times New Roman"/>
        </w:rPr>
        <w:t>ontrollers</w:t>
      </w:r>
      <w:r w:rsidR="00A355F7" w:rsidRPr="00517043">
        <w:rPr>
          <w:rFonts w:eastAsia="Times New Roman"/>
        </w:rPr>
        <w:t>,</w:t>
      </w:r>
      <w:r w:rsidRPr="00517043">
        <w:rPr>
          <w:rFonts w:eastAsia="Times New Roman"/>
        </w:rPr>
        <w:t xml:space="preserve"> and presented in the appropriate field in the TAPI</w:t>
      </w:r>
      <w:r w:rsidR="00540CDD" w:rsidRPr="00517043">
        <w:rPr>
          <w:rFonts w:eastAsia="Times New Roman"/>
        </w:rPr>
        <w:t xml:space="preserve"> log-record-body</w:t>
      </w:r>
      <w:r w:rsidRPr="00517043">
        <w:rPr>
          <w:rFonts w:eastAsia="Times New Roman"/>
        </w:rPr>
        <w:t xml:space="preserve">. </w:t>
      </w:r>
    </w:p>
    <w:p w14:paraId="3D52A7D4" w14:textId="77777777" w:rsidR="00517043" w:rsidRDefault="007B4527" w:rsidP="006B0A86">
      <w:pPr>
        <w:numPr>
          <w:ilvl w:val="1"/>
          <w:numId w:val="10"/>
        </w:numPr>
        <w:spacing w:before="100" w:beforeAutospacing="1" w:after="100" w:afterAutospacing="1"/>
        <w:rPr>
          <w:rFonts w:eastAsia="Times New Roman"/>
        </w:rPr>
      </w:pPr>
      <w:r w:rsidRPr="00517043">
        <w:rPr>
          <w:rFonts w:eastAsia="Times New Roman"/>
        </w:rPr>
        <w:t xml:space="preserve">Where the source does not provide a time stamp, </w:t>
      </w:r>
      <w:r w:rsidR="00CE24A3" w:rsidRPr="00517043">
        <w:rPr>
          <w:rFonts w:eastAsia="Times New Roman"/>
        </w:rPr>
        <w:t xml:space="preserve">a timestamp </w:t>
      </w:r>
      <w:r w:rsidR="00923BE3">
        <w:rPr>
          <w:rFonts w:eastAsia="Times New Roman"/>
        </w:rPr>
        <w:t>shall</w:t>
      </w:r>
      <w:r w:rsidR="00CE24A3" w:rsidRPr="00517043">
        <w:rPr>
          <w:rFonts w:eastAsia="Times New Roman"/>
        </w:rPr>
        <w:t xml:space="preserve"> be added by a </w:t>
      </w:r>
      <w:r w:rsidR="00F03C9D">
        <w:rPr>
          <w:rFonts w:eastAsia="Times New Roman"/>
        </w:rPr>
        <w:t>provider</w:t>
      </w:r>
      <w:r w:rsidR="00CE24A3" w:rsidRPr="00517043">
        <w:rPr>
          <w:rFonts w:eastAsia="Times New Roman"/>
        </w:rPr>
        <w:t xml:space="preserve"> as the alarm progresses through the solution. </w:t>
      </w:r>
      <w:r w:rsidRPr="00517043">
        <w:rPr>
          <w:rFonts w:eastAsia="Times New Roman"/>
        </w:rPr>
        <w:t xml:space="preserve">This timestamp </w:t>
      </w:r>
      <w:r w:rsidR="00923BE3">
        <w:rPr>
          <w:rFonts w:eastAsia="Times New Roman"/>
        </w:rPr>
        <w:t>shall</w:t>
      </w:r>
      <w:r w:rsidR="009F7B68" w:rsidRPr="00517043">
        <w:rPr>
          <w:rFonts w:eastAsia="Times New Roman"/>
        </w:rPr>
        <w:t xml:space="preserve"> be marked with a spread value BEFORE</w:t>
      </w:r>
    </w:p>
    <w:p w14:paraId="26FD5386" w14:textId="77777777" w:rsidR="00517043" w:rsidRDefault="007B4527" w:rsidP="006B0A86">
      <w:pPr>
        <w:numPr>
          <w:ilvl w:val="0"/>
          <w:numId w:val="10"/>
        </w:numPr>
        <w:spacing w:before="100" w:beforeAutospacing="1" w:after="100" w:afterAutospacing="1"/>
        <w:rPr>
          <w:rFonts w:eastAsia="Times New Roman"/>
        </w:rPr>
      </w:pPr>
      <w:r w:rsidRPr="00517043">
        <w:rPr>
          <w:rFonts w:eastAsia="Times New Roman"/>
        </w:rPr>
        <w:t xml:space="preserve">In general, it is extremely important to accurately capture the leading edge of a problem. Hence, for each detector, the time of first occurrence of an active alarm after a "long" period of clear is the most significant time. </w:t>
      </w:r>
    </w:p>
    <w:p w14:paraId="5F79F78C" w14:textId="77777777" w:rsidR="00517043" w:rsidRDefault="007B4527" w:rsidP="006B0A86">
      <w:pPr>
        <w:numPr>
          <w:ilvl w:val="1"/>
          <w:numId w:val="10"/>
        </w:numPr>
        <w:spacing w:before="100" w:beforeAutospacing="1" w:after="100" w:afterAutospacing="1"/>
        <w:rPr>
          <w:rFonts w:eastAsia="Times New Roman"/>
        </w:rPr>
      </w:pPr>
      <w:r w:rsidRPr="00517043">
        <w:rPr>
          <w:rFonts w:eastAsia="Times New Roman"/>
        </w:rPr>
        <w:t xml:space="preserve">The time of clearing can be less </w:t>
      </w:r>
      <w:r w:rsidR="00F81405" w:rsidRPr="00517043">
        <w:rPr>
          <w:rFonts w:eastAsia="Times New Roman"/>
        </w:rPr>
        <w:t>precise.</w:t>
      </w:r>
    </w:p>
    <w:p w14:paraId="651A94B7" w14:textId="77777777" w:rsidR="00517043" w:rsidRDefault="007B4527" w:rsidP="006B0A86">
      <w:pPr>
        <w:numPr>
          <w:ilvl w:val="0"/>
          <w:numId w:val="10"/>
        </w:numPr>
        <w:spacing w:before="100" w:beforeAutospacing="1" w:after="100" w:afterAutospacing="1"/>
        <w:rPr>
          <w:rFonts w:eastAsia="Times New Roman"/>
        </w:rPr>
      </w:pPr>
      <w:r w:rsidRPr="00517043">
        <w:rPr>
          <w:rFonts w:eastAsia="Times New Roman"/>
        </w:rPr>
        <w:t xml:space="preserve">The log record </w:t>
      </w:r>
      <w:r w:rsidR="006B2EB4" w:rsidRPr="00517043">
        <w:rPr>
          <w:rFonts w:eastAsia="Times New Roman"/>
        </w:rPr>
        <w:t>also has a log-append-</w:t>
      </w:r>
      <w:proofErr w:type="gramStart"/>
      <w:r w:rsidR="006B2EB4" w:rsidRPr="00517043">
        <w:rPr>
          <w:rFonts w:eastAsia="Times New Roman"/>
        </w:rPr>
        <w:t>time-</w:t>
      </w:r>
      <w:r w:rsidR="00F81405" w:rsidRPr="00517043">
        <w:rPr>
          <w:rFonts w:eastAsia="Times New Roman"/>
        </w:rPr>
        <w:t>stamp</w:t>
      </w:r>
      <w:proofErr w:type="gramEnd"/>
      <w:r w:rsidR="00F81405" w:rsidRPr="00517043">
        <w:rPr>
          <w:rFonts w:eastAsia="Times New Roman"/>
        </w:rPr>
        <w:t>.</w:t>
      </w:r>
    </w:p>
    <w:p w14:paraId="47C82F09" w14:textId="77777777" w:rsidR="009B7E5E" w:rsidRDefault="007B4527" w:rsidP="006B0A86">
      <w:pPr>
        <w:numPr>
          <w:ilvl w:val="0"/>
          <w:numId w:val="10"/>
        </w:numPr>
        <w:spacing w:before="100" w:beforeAutospacing="1" w:after="100" w:afterAutospacing="1"/>
        <w:rPr>
          <w:rFonts w:eastAsia="Times New Roman"/>
        </w:rPr>
      </w:pPr>
      <w:r w:rsidRPr="00517043">
        <w:rPr>
          <w:rFonts w:eastAsia="Times New Roman"/>
        </w:rPr>
        <w:t>Ideally, the time of occurrence of an alarm should be the time of the entry into the confirmed assessment as to whether an alarm has occurred (and not the time of exit from that assessment).</w:t>
      </w:r>
    </w:p>
    <w:p w14:paraId="65C13E17" w14:textId="77777777" w:rsidR="007B4527" w:rsidRPr="009B7E5E" w:rsidRDefault="007B4527" w:rsidP="006B0A86">
      <w:pPr>
        <w:numPr>
          <w:ilvl w:val="1"/>
          <w:numId w:val="10"/>
        </w:numPr>
        <w:spacing w:before="100" w:beforeAutospacing="1" w:after="100" w:afterAutospacing="1"/>
        <w:rPr>
          <w:rFonts w:eastAsia="Times New Roman"/>
        </w:rPr>
      </w:pPr>
      <w:r w:rsidRPr="009B7E5E">
        <w:rPr>
          <w:rFonts w:eastAsia="Times New Roman"/>
        </w:rPr>
        <w:t>Likewise</w:t>
      </w:r>
      <w:r w:rsidR="006B2EB4" w:rsidRPr="009B7E5E">
        <w:rPr>
          <w:rFonts w:eastAsia="Times New Roman"/>
        </w:rPr>
        <w:t>,</w:t>
      </w:r>
      <w:r w:rsidRPr="009B7E5E">
        <w:rPr>
          <w:rFonts w:eastAsia="Times New Roman"/>
        </w:rPr>
        <w:t xml:space="preserve"> the time of clearing of the alarm should be the time of entry into the confirmed assessment as to whether an alarm has cleared.</w:t>
      </w:r>
    </w:p>
    <w:p w14:paraId="4177DFAF" w14:textId="77777777" w:rsidR="007B4527" w:rsidRDefault="007B4527" w:rsidP="00EB62A7">
      <w:pPr>
        <w:pStyle w:val="Heading2"/>
      </w:pPr>
      <w:bookmarkStart w:id="3198" w:name="_Ref52455046"/>
      <w:bookmarkStart w:id="3199" w:name="_Toc192619535"/>
      <w:r>
        <w:t>Detected Condition normalization</w:t>
      </w:r>
      <w:bookmarkEnd w:id="3198"/>
      <w:bookmarkEnd w:id="3199"/>
    </w:p>
    <w:p w14:paraId="2ECD028F" w14:textId="77777777" w:rsidR="007B4527" w:rsidRDefault="007B4527" w:rsidP="007B4527">
      <w:pPr>
        <w:pStyle w:val="NormalWeb"/>
        <w:rPr>
          <w:rFonts w:eastAsiaTheme="minorEastAsia"/>
        </w:rPr>
      </w:pPr>
      <w:r>
        <w:t>The alarm detected condition shall be presented:</w:t>
      </w:r>
    </w:p>
    <w:p w14:paraId="09E7F474" w14:textId="77777777" w:rsidR="007B4527" w:rsidRPr="00AA37FC" w:rsidRDefault="007B4527" w:rsidP="00D66FC5">
      <w:pPr>
        <w:pStyle w:val="ListParagraph"/>
        <w:numPr>
          <w:ilvl w:val="0"/>
          <w:numId w:val="24"/>
        </w:numPr>
      </w:pPr>
      <w:r w:rsidRPr="00AA37FC">
        <w:t xml:space="preserve">Minimally: In native form, i.e., as provided by the </w:t>
      </w:r>
      <w:r w:rsidR="001B6EA8">
        <w:t>Device</w:t>
      </w:r>
      <w:r w:rsidRPr="00AA37FC">
        <w:t> </w:t>
      </w:r>
    </w:p>
    <w:p w14:paraId="2299CB14" w14:textId="77777777" w:rsidR="00C36C20" w:rsidRDefault="007B4527" w:rsidP="00D66FC5">
      <w:pPr>
        <w:pStyle w:val="ListParagraph"/>
        <w:numPr>
          <w:ilvl w:val="0"/>
          <w:numId w:val="24"/>
        </w:numPr>
      </w:pPr>
      <w:r w:rsidRPr="00AA37FC">
        <w:t xml:space="preserve">Additionally: In normalized form, i.e., complying with </w:t>
      </w:r>
      <w:r w:rsidR="00F94E59">
        <w:t>the</w:t>
      </w:r>
      <w:r w:rsidR="00F94E59" w:rsidRPr="00AA37FC">
        <w:t xml:space="preserve"> </w:t>
      </w:r>
      <w:r w:rsidRPr="00AA37FC">
        <w:t>list of standard alarm</w:t>
      </w:r>
      <w:r w:rsidR="00F05317">
        <w:t>/TCA</w:t>
      </w:r>
      <w:r w:rsidRPr="00AA37FC">
        <w:t xml:space="preserve"> types</w:t>
      </w:r>
      <w:r w:rsidR="002C2241">
        <w:t xml:space="preserve"> in</w:t>
      </w:r>
      <w:r w:rsidR="002B0D41">
        <w:t xml:space="preserve"> the normative</w:t>
      </w:r>
      <w:r w:rsidR="00D87FB4">
        <w:t xml:space="preserve"> [RIA</w:t>
      </w:r>
      <w:r w:rsidR="00E72FFD">
        <w:t xml:space="preserve"> </w:t>
      </w:r>
      <w:r w:rsidR="00D87FB4">
        <w:t>A</w:t>
      </w:r>
      <w:r w:rsidR="00E72FFD">
        <w:t>T</w:t>
      </w:r>
      <w:r w:rsidR="00D87FB4">
        <w:t>]</w:t>
      </w:r>
    </w:p>
    <w:p w14:paraId="011075F1" w14:textId="77777777" w:rsidR="007B4527" w:rsidRPr="00AA37FC" w:rsidRDefault="00C36C20" w:rsidP="001B11F4">
      <w:r>
        <w:t xml:space="preserve">An alternative is to provide </w:t>
      </w:r>
      <w:r w:rsidR="007B4527" w:rsidRPr="00AA37FC">
        <w:t>translation metadata to enable normalization from the native form at the client</w:t>
      </w:r>
      <w:r>
        <w:t xml:space="preserve">. </w:t>
      </w:r>
      <w:r w:rsidR="007B4527" w:rsidRPr="00AA37FC">
        <w:t>This metadata can be provided separately from the alarm stream and related to each detector with a relevant mapping</w:t>
      </w:r>
      <w:r w:rsidR="001B11F4">
        <w:t>. There is not standard expression for translation metadata.</w:t>
      </w:r>
    </w:p>
    <w:p w14:paraId="6F895073" w14:textId="77777777" w:rsidR="007B4527" w:rsidRDefault="007B4527" w:rsidP="00EB62A7">
      <w:pPr>
        <w:pStyle w:val="Heading2"/>
      </w:pPr>
      <w:bookmarkStart w:id="3200" w:name="_Ref52869349"/>
      <w:bookmarkStart w:id="3201" w:name="_Toc192619536"/>
      <w:r>
        <w:t>Meaningful detection (device or any other source)</w:t>
      </w:r>
      <w:bookmarkEnd w:id="3200"/>
      <w:bookmarkEnd w:id="3201"/>
    </w:p>
    <w:p w14:paraId="01E04AF0" w14:textId="77777777" w:rsidR="007B4527" w:rsidRDefault="007B4527" w:rsidP="007B4527">
      <w:pPr>
        <w:pStyle w:val="NormalWeb"/>
        <w:rPr>
          <w:rFonts w:eastAsiaTheme="minorEastAsia"/>
        </w:rPr>
      </w:pPr>
      <w:r>
        <w:t>Under certain circumstances a detected condition may:</w:t>
      </w:r>
    </w:p>
    <w:p w14:paraId="14A77B48" w14:textId="77777777" w:rsidR="009B7E5E" w:rsidRDefault="00AB5981" w:rsidP="006B0A86">
      <w:pPr>
        <w:numPr>
          <w:ilvl w:val="0"/>
          <w:numId w:val="10"/>
        </w:numPr>
        <w:spacing w:before="100" w:beforeAutospacing="1" w:after="100" w:afterAutospacing="1"/>
        <w:rPr>
          <w:rFonts w:eastAsia="Times New Roman"/>
        </w:rPr>
      </w:pPr>
      <w:r>
        <w:rPr>
          <w:rFonts w:eastAsia="Times New Roman"/>
        </w:rPr>
        <w:t>B</w:t>
      </w:r>
      <w:r w:rsidR="007B4527">
        <w:rPr>
          <w:rFonts w:eastAsia="Times New Roman"/>
        </w:rPr>
        <w:t xml:space="preserve">ecome meaningless, e.g., when a remote function is disabled, in which case </w:t>
      </w:r>
      <w:proofErr w:type="gramStart"/>
      <w:r w:rsidR="007B4527">
        <w:rPr>
          <w:rFonts w:eastAsia="Times New Roman"/>
        </w:rPr>
        <w:t>the</w:t>
      </w:r>
      <w:r w:rsidR="00CD28C7">
        <w:rPr>
          <w:rFonts w:eastAsia="Times New Roman"/>
        </w:rPr>
        <w:t xml:space="preserve"> a</w:t>
      </w:r>
      <w:proofErr w:type="gramEnd"/>
      <w:r w:rsidR="00CD28C7">
        <w:rPr>
          <w:rFonts w:eastAsia="Times New Roman"/>
        </w:rPr>
        <w:t xml:space="preserve"> TOMBSTONE record for</w:t>
      </w:r>
      <w:r w:rsidR="007B4527">
        <w:rPr>
          <w:rFonts w:eastAsia="Times New Roman"/>
        </w:rPr>
        <w:t xml:space="preserve"> alarm shall be </w:t>
      </w:r>
      <w:r w:rsidR="00CD28C7">
        <w:rPr>
          <w:rFonts w:eastAsia="Times New Roman"/>
        </w:rPr>
        <w:t>appended to the log</w:t>
      </w:r>
      <w:r w:rsidR="00F81405">
        <w:rPr>
          <w:rFonts w:eastAsia="Times New Roman"/>
        </w:rPr>
        <w:t>.</w:t>
      </w:r>
      <w:r w:rsidR="007B4527">
        <w:rPr>
          <w:rFonts w:eastAsia="Times New Roman"/>
        </w:rPr>
        <w:t xml:space="preserve"> </w:t>
      </w:r>
    </w:p>
    <w:p w14:paraId="7831456F" w14:textId="77777777" w:rsidR="009B7E5E" w:rsidRDefault="007B4527" w:rsidP="006B0A86">
      <w:pPr>
        <w:numPr>
          <w:ilvl w:val="1"/>
          <w:numId w:val="10"/>
        </w:numPr>
        <w:spacing w:before="100" w:beforeAutospacing="1" w:after="100" w:afterAutospacing="1"/>
        <w:rPr>
          <w:rFonts w:eastAsia="Times New Roman"/>
        </w:rPr>
      </w:pPr>
      <w:r w:rsidRPr="009B7E5E">
        <w:rPr>
          <w:rFonts w:eastAsia="Times New Roman"/>
        </w:rPr>
        <w:t xml:space="preserve">This may require function disable action to be taken on the local </w:t>
      </w:r>
      <w:r w:rsidR="00F81405" w:rsidRPr="009B7E5E">
        <w:rPr>
          <w:rFonts w:eastAsia="Times New Roman"/>
        </w:rPr>
        <w:t>system.</w:t>
      </w:r>
    </w:p>
    <w:p w14:paraId="1541A0B9" w14:textId="77777777" w:rsidR="009B7E5E" w:rsidRDefault="00AB5981" w:rsidP="006B0A86">
      <w:pPr>
        <w:numPr>
          <w:ilvl w:val="0"/>
          <w:numId w:val="10"/>
        </w:numPr>
        <w:spacing w:before="100" w:beforeAutospacing="1" w:after="100" w:afterAutospacing="1"/>
        <w:rPr>
          <w:rFonts w:eastAsia="Times New Roman"/>
        </w:rPr>
      </w:pPr>
      <w:r>
        <w:rPr>
          <w:rFonts w:eastAsia="Times New Roman"/>
        </w:rPr>
        <w:t>H</w:t>
      </w:r>
      <w:r w:rsidR="007B4527" w:rsidRPr="009B7E5E">
        <w:rPr>
          <w:rFonts w:eastAsia="Times New Roman"/>
        </w:rPr>
        <w:t>ave inverted meaning, e.g., when signal should not be present on a port, in which case, if there is a "signal not present" alarm active, then</w:t>
      </w:r>
      <w:r w:rsidR="00CD28C7">
        <w:rPr>
          <w:rFonts w:eastAsia="Times New Roman"/>
        </w:rPr>
        <w:t xml:space="preserve"> a TOMBSTONE record for that alarm should be appended to the log</w:t>
      </w:r>
      <w:r w:rsidR="007B4527" w:rsidRPr="009B7E5E">
        <w:rPr>
          <w:rFonts w:eastAsia="Times New Roman"/>
        </w:rPr>
        <w:t xml:space="preserve"> and if there is a signal present a "signal present" alarm should be </w:t>
      </w:r>
      <w:r w:rsidR="00A1407C" w:rsidRPr="009B7E5E">
        <w:rPr>
          <w:rFonts w:eastAsia="Times New Roman"/>
        </w:rPr>
        <w:t>raised.</w:t>
      </w:r>
      <w:r w:rsidR="007B4527" w:rsidRPr="009B7E5E">
        <w:rPr>
          <w:rFonts w:eastAsia="Times New Roman"/>
        </w:rPr>
        <w:t xml:space="preserve"> </w:t>
      </w:r>
    </w:p>
    <w:p w14:paraId="11BF942E" w14:textId="77777777" w:rsidR="00DA109B" w:rsidRDefault="007B4527" w:rsidP="006B0A86">
      <w:pPr>
        <w:numPr>
          <w:ilvl w:val="1"/>
          <w:numId w:val="10"/>
        </w:numPr>
        <w:spacing w:before="100" w:beforeAutospacing="1" w:after="100" w:afterAutospacing="1"/>
        <w:rPr>
          <w:rFonts w:eastAsia="Times New Roman"/>
        </w:rPr>
      </w:pPr>
      <w:r w:rsidRPr="009B7E5E">
        <w:rPr>
          <w:rFonts w:eastAsia="Times New Roman"/>
        </w:rPr>
        <w:t xml:space="preserve">This may result from some local action on the entities supporting signal </w:t>
      </w:r>
      <w:r w:rsidR="00A1407C" w:rsidRPr="009B7E5E">
        <w:rPr>
          <w:rFonts w:eastAsia="Times New Roman"/>
        </w:rPr>
        <w:t>flow</w:t>
      </w:r>
    </w:p>
    <w:p w14:paraId="7DA45A4F" w14:textId="77777777" w:rsidR="009B7E5E" w:rsidRDefault="00DA109B" w:rsidP="006B0A86">
      <w:pPr>
        <w:numPr>
          <w:ilvl w:val="1"/>
          <w:numId w:val="10"/>
        </w:numPr>
        <w:spacing w:before="100" w:beforeAutospacing="1" w:after="100" w:afterAutospacing="1"/>
        <w:rPr>
          <w:rFonts w:eastAsia="Times New Roman"/>
        </w:rPr>
      </w:pPr>
      <w:r w:rsidRPr="00204CB8">
        <w:rPr>
          <w:rFonts w:eastAsia="Times New Roman"/>
        </w:rPr>
        <w:lastRenderedPageBreak/>
        <w:t>Essentially, the "signal not present" condition detection becomes meaningless</w:t>
      </w:r>
      <w:r>
        <w:rPr>
          <w:rFonts w:eastAsia="Times New Roman"/>
        </w:rPr>
        <w:t>,</w:t>
      </w:r>
      <w:r w:rsidRPr="00204CB8">
        <w:rPr>
          <w:rFonts w:eastAsia="Times New Roman"/>
        </w:rPr>
        <w:t xml:space="preserve"> and a "signal present" condition detection becomes meaningful</w:t>
      </w:r>
      <w:r w:rsidR="00A1407C" w:rsidRPr="009B7E5E">
        <w:rPr>
          <w:rFonts w:eastAsia="Times New Roman"/>
        </w:rPr>
        <w:t>.</w:t>
      </w:r>
    </w:p>
    <w:p w14:paraId="25299258" w14:textId="77777777" w:rsidR="000C3B09" w:rsidRDefault="000C3B09">
      <w:pPr>
        <w:spacing w:after="0"/>
        <w:rPr>
          <w:rFonts w:eastAsia="Times New Roman"/>
        </w:rPr>
      </w:pPr>
      <w:r>
        <w:rPr>
          <w:rFonts w:eastAsia="Times New Roman"/>
        </w:rPr>
        <w:br w:type="page"/>
      </w:r>
    </w:p>
    <w:p w14:paraId="46E0075F" w14:textId="77777777" w:rsidR="00D95492" w:rsidRDefault="00EE0954" w:rsidP="00D95492">
      <w:pPr>
        <w:pStyle w:val="Heading1"/>
      </w:pPr>
      <w:bookmarkStart w:id="3202" w:name="_Ref138751965"/>
      <w:bookmarkStart w:id="3203" w:name="_Toc192619537"/>
      <w:bookmarkStart w:id="3204" w:name="_Ref48038543"/>
      <w:bookmarkStart w:id="3205" w:name="_Ref48038549"/>
      <w:bookmarkStart w:id="3206" w:name="_Ref48038554"/>
      <w:r>
        <w:lastRenderedPageBreak/>
        <w:t>Reporting Change Only</w:t>
      </w:r>
      <w:bookmarkEnd w:id="3202"/>
      <w:bookmarkEnd w:id="3203"/>
    </w:p>
    <w:p w14:paraId="1B879357" w14:textId="77777777" w:rsidR="007E546D" w:rsidRDefault="007E546D" w:rsidP="007E546D">
      <w:r>
        <w:t>Whilst the WHOLE_ENTITY method provides an easy and consistent approach to reporting creation and change, where the whole entity is always reported, it is also potentially inefficient. Some entities are very large and if there is a property in a very large entity, perhaps a Boolean, that changes often, then the whole large entity must be reported to convey the Boolean change.</w:t>
      </w:r>
    </w:p>
    <w:p w14:paraId="3B2C438D" w14:textId="77777777" w:rsidR="007E546D" w:rsidRDefault="007E546D" w:rsidP="007E546D">
      <w:r>
        <w:t>It can be argued that each potentially fast-changing property (e.g., operational-state) should be extracted from the entity that it applies to and reported separately referencing the entity (using the same approach as is used for alarms), this would lead to significant changes to the model and as, essentially, any property could change rapidly this may require a complete refactoring of the model.</w:t>
      </w:r>
    </w:p>
    <w:p w14:paraId="2C2854FC" w14:textId="77777777" w:rsidR="007E546D" w:rsidRDefault="007E546D" w:rsidP="007E546D">
      <w:r>
        <w:t>To maintain the model whilst reducing the change reporting overhead an approach of reporting only change can be used. This does benefit from some adjustments to details of the model, but none to the tree structure and positioning of properties.</w:t>
      </w:r>
    </w:p>
    <w:p w14:paraId="22511C71" w14:textId="77777777" w:rsidR="007E546D" w:rsidRDefault="007E546D" w:rsidP="007E546D">
      <w:r>
        <w:t xml:space="preserve">Reporting a change fundamentally requires only the skeleton of the structure of the tree that leads to the property (leaf) that has changed along with the new state of the property. Clearly, this is somewhat simplified as some changes are complex. But regardless, the change is localized to a small part of a large instance and only that part need be conveyed. </w:t>
      </w:r>
      <w:r w:rsidRPr="00C376FD">
        <w:t>Each changed property would appear at the appropriate place in the mainly empty tree structure</w:t>
      </w:r>
      <w:r>
        <w:t>. The complexities of change to ordered list structures and removal of items from a list will be dealt with later in this section.</w:t>
      </w:r>
    </w:p>
    <w:p w14:paraId="1CBCED2D" w14:textId="77777777" w:rsidR="007E546D" w:rsidRDefault="007E546D" w:rsidP="007E546D">
      <w:r>
        <w:t xml:space="preserve">It is important that the reporting of change is conformant with the </w:t>
      </w:r>
      <w:r w:rsidR="00375A28">
        <w:t>YANG</w:t>
      </w:r>
      <w:r>
        <w:t xml:space="preserve"> model. Clearly, to be conformant, all mandatory properties must be reported, even if they have not changed. Ideally, from this perspective, there would be no properties that are mandatory in the </w:t>
      </w:r>
      <w:r w:rsidR="00375A28">
        <w:t>YANG</w:t>
      </w:r>
      <w:r>
        <w:t xml:space="preserve"> model (other than perhaps the </w:t>
      </w:r>
      <w:bookmarkStart w:id="3207" w:name="_Hlk135994993"/>
      <w:r>
        <w:t xml:space="preserve">entity id and list key </w:t>
      </w:r>
      <w:bookmarkEnd w:id="3207"/>
      <w:r>
        <w:t>which are fundamental to model structure (structural properties)). On the surface it appears that some properties are mandatory under all network use case circumstances, however, closer inspection brings the realization that no (non-structural) properties are mandatory under all circumstances. For example, it is always possible that under some circumstances the property value is not available</w:t>
      </w:r>
      <w:r>
        <w:rPr>
          <w:rStyle w:val="FootnoteReference"/>
        </w:rPr>
        <w:footnoteReference w:id="66"/>
      </w:r>
      <w:r>
        <w:t>.</w:t>
      </w:r>
    </w:p>
    <w:p w14:paraId="16E38DD3" w14:textId="77777777" w:rsidR="007E546D" w:rsidRPr="001E41F8" w:rsidRDefault="007E546D" w:rsidP="007E546D">
      <w:r>
        <w:t xml:space="preserve">Considering the above, it is likely that each property in the TAPI </w:t>
      </w:r>
      <w:r w:rsidR="00375A28">
        <w:t>YANG</w:t>
      </w:r>
      <w:r>
        <w:t xml:space="preserve"> model will become optional and that conditions for its inclusion will be enhanced in TR-547 to ensure that it is clear under which conditions the property is “mandatory”. </w:t>
      </w:r>
      <w:r w:rsidRPr="001E41F8">
        <w:t>Full adjustment to a “</w:t>
      </w:r>
      <w:r w:rsidR="00375A28" w:rsidRPr="001E41F8">
        <w:t>YANG</w:t>
      </w:r>
      <w:r w:rsidRPr="001E41F8">
        <w:t xml:space="preserve"> optional TR-547 conditional mandatory” approach may take several releases.</w:t>
      </w:r>
    </w:p>
    <w:p w14:paraId="32C48D27" w14:textId="77777777" w:rsidR="007E546D" w:rsidRDefault="007E546D" w:rsidP="007E546D">
      <w:r w:rsidRPr="001E41F8">
        <w:t>The following sections describe the application of CHANGE_ONLY streaming in the above context.</w:t>
      </w:r>
    </w:p>
    <w:p w14:paraId="3967DF2B" w14:textId="77777777" w:rsidR="007E546D" w:rsidRPr="000E78B0" w:rsidRDefault="007E546D" w:rsidP="000E78B0">
      <w:pPr>
        <w:pStyle w:val="Heading2"/>
      </w:pPr>
      <w:bookmarkStart w:id="3208" w:name="_Toc192619538"/>
      <w:r w:rsidRPr="000E78B0">
        <w:t>Behaviors and Capabilities</w:t>
      </w:r>
      <w:bookmarkEnd w:id="3208"/>
    </w:p>
    <w:p w14:paraId="60E951D5" w14:textId="77777777" w:rsidR="007E546D" w:rsidRPr="001E41F8" w:rsidRDefault="007E546D" w:rsidP="001E41F8">
      <w:r w:rsidRPr="001E41F8">
        <w:t>Whilst the TAPI model has allowed for reporting of CHANGE_ONLY, the approach to streaming only changes, as opposed to WHOLE_ENTITY, has not been described in previous versions of this document. TAPI 2.4.0 offered some improvements to some structures of the streaming model that provide greater clarity when reporting the availability of the CHANGE_ONLY streaming method.</w:t>
      </w:r>
    </w:p>
    <w:p w14:paraId="71F530B7" w14:textId="77777777" w:rsidR="007E546D" w:rsidRPr="001E41F8" w:rsidRDefault="007E546D" w:rsidP="001E41F8">
      <w:r w:rsidRPr="001E41F8">
        <w:t>The CHANGE_ONLY method takes advantage of conditional mandatory properties in parts of TAPI 2.4 (as conditional mandatory essentially allows the property to be omitted if it has not changed) and where necessary assumes an implicit conditional mandatory, even where properties are currently declared as mandatory in TR-547. The necessary additional condition is that in the CHANGE_ONLY stream, a property is only mandatorily present when it has changes since the last report of the property. A property may be mandatory in a GET under the prevailing circumstances, but it may still be omitted from the stream record as it has not changed.</w:t>
      </w:r>
    </w:p>
    <w:p w14:paraId="665AE29A" w14:textId="77777777" w:rsidR="007E546D" w:rsidRPr="001E41F8" w:rsidRDefault="007E546D" w:rsidP="001E41F8">
      <w:r w:rsidRPr="001E41F8">
        <w:lastRenderedPageBreak/>
        <w:t xml:space="preserve">The CHANGE_ONLY report should be </w:t>
      </w:r>
      <w:r w:rsidR="00375A28" w:rsidRPr="001E41F8">
        <w:t>YANG</w:t>
      </w:r>
      <w:r w:rsidRPr="001E41F8">
        <w:t xml:space="preserve"> model compliant so where there is an element, branch of a tree etc. that is mandatory in </w:t>
      </w:r>
      <w:r w:rsidR="00375A28" w:rsidRPr="001E41F8">
        <w:t>YANG</w:t>
      </w:r>
      <w:r w:rsidRPr="001E41F8">
        <w:t xml:space="preserve">, it should be included in the stream data. As noted, it is the expectation that all properties will become optional in the </w:t>
      </w:r>
      <w:r w:rsidR="00375A28" w:rsidRPr="001E41F8">
        <w:t>YANG</w:t>
      </w:r>
      <w:r w:rsidRPr="001E41F8">
        <w:t xml:space="preserve"> and conditional (or optional) in TR-547. At this point in the development, it is allowed for a non-mandatory property that has not changed to be included in the report if this is considered in some way beneficial. Clearly, parent address, entity ids and list keys are mandatory.</w:t>
      </w:r>
    </w:p>
    <w:p w14:paraId="47B40D2E" w14:textId="77777777" w:rsidR="007E546D" w:rsidRPr="001E41F8" w:rsidRDefault="007E546D" w:rsidP="001E41F8">
      <w:r w:rsidRPr="001E41F8">
        <w:t>The following section briefly describes the CHANGE_ONLY streaming approach.</w:t>
      </w:r>
    </w:p>
    <w:p w14:paraId="616A7261" w14:textId="77777777" w:rsidR="007E546D" w:rsidRPr="008B6ACC" w:rsidRDefault="007E546D" w:rsidP="000E78B0">
      <w:pPr>
        <w:pStyle w:val="Heading2"/>
      </w:pPr>
      <w:bookmarkStart w:id="3209" w:name="_Toc192619539"/>
      <w:r w:rsidRPr="008B6ACC">
        <w:t>CHANGE_ONLY Streaming</w:t>
      </w:r>
      <w:bookmarkEnd w:id="3209"/>
    </w:p>
    <w:p w14:paraId="4BB2D6D1" w14:textId="77777777" w:rsidR="007E546D" w:rsidRPr="00B3624E" w:rsidRDefault="007E546D" w:rsidP="001E41F8">
      <w:pPr>
        <w:rPr>
          <w:rFonts w:cs="Times New Roman"/>
          <w:color w:val="auto"/>
          <w:szCs w:val="24"/>
        </w:rPr>
      </w:pPr>
      <w:r w:rsidRPr="00B3624E">
        <w:rPr>
          <w:rFonts w:cs="Times New Roman"/>
          <w:color w:val="auto"/>
          <w:szCs w:val="24"/>
        </w:rPr>
        <w:t>Clearly, for a statement of change to be interpreted by the client it is necessary that it has a complete view of the state before the change. The effect of the compacted log behavior needs to be considered carefully. As discussed, there are essentially three areas in the compacted log:</w:t>
      </w:r>
    </w:p>
    <w:p w14:paraId="26E7F921" w14:textId="77777777" w:rsidR="007E546D" w:rsidRPr="00B3624E" w:rsidRDefault="007E546D" w:rsidP="007E546D">
      <w:pPr>
        <w:pStyle w:val="ListParagraph"/>
        <w:numPr>
          <w:ilvl w:val="0"/>
          <w:numId w:val="71"/>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Non-compacted: where all recent records (including the most recent) are present including potentially many records about the same entity</w:t>
      </w:r>
    </w:p>
    <w:p w14:paraId="2C4D1B5D" w14:textId="77777777" w:rsidR="007E546D" w:rsidRPr="00B3624E" w:rsidRDefault="007E546D" w:rsidP="007E546D">
      <w:pPr>
        <w:pStyle w:val="ListParagraph"/>
        <w:numPr>
          <w:ilvl w:val="0"/>
          <w:numId w:val="71"/>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 xml:space="preserve">Compacted: where only the most recent full record of state of an entity is guaranteed to be present, but all deletes, represented by </w:t>
      </w:r>
      <w:r w:rsidR="00CD28C7" w:rsidRPr="00B3624E">
        <w:rPr>
          <w:rFonts w:eastAsia="Times New Roman" w:cs="Times New Roman"/>
          <w:color w:val="auto"/>
          <w:szCs w:val="24"/>
        </w:rPr>
        <w:t>TOMBSTONE records</w:t>
      </w:r>
      <w:r w:rsidRPr="00B3624E">
        <w:rPr>
          <w:rFonts w:eastAsia="Times New Roman" w:cs="Times New Roman"/>
          <w:color w:val="auto"/>
          <w:szCs w:val="24"/>
        </w:rPr>
        <w:t xml:space="preserve"> will also be present so maintaining alignment can be assured.</w:t>
      </w:r>
    </w:p>
    <w:p w14:paraId="251F975A" w14:textId="77777777" w:rsidR="007E546D" w:rsidRPr="00B3624E" w:rsidRDefault="007E546D" w:rsidP="007E546D">
      <w:pPr>
        <w:pStyle w:val="ListParagraph"/>
        <w:numPr>
          <w:ilvl w:val="0"/>
          <w:numId w:val="71"/>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Older than tombstone</w:t>
      </w:r>
      <w:r w:rsidR="00CD28C7" w:rsidRPr="00B3624E">
        <w:rPr>
          <w:rFonts w:eastAsia="Times New Roman" w:cs="Times New Roman"/>
          <w:color w:val="auto"/>
          <w:szCs w:val="24"/>
        </w:rPr>
        <w:t>-</w:t>
      </w:r>
      <w:r w:rsidRPr="00B3624E">
        <w:rPr>
          <w:rFonts w:eastAsia="Times New Roman" w:cs="Times New Roman"/>
          <w:color w:val="auto"/>
          <w:szCs w:val="24"/>
        </w:rPr>
        <w:t xml:space="preserve">retention: where only the most recent records of state of an entity are guaranteed to be present and there are no records of delete (i.e., no </w:t>
      </w:r>
      <w:r w:rsidR="00CD28C7" w:rsidRPr="00B3624E">
        <w:rPr>
          <w:rFonts w:eastAsia="Times New Roman" w:cs="Times New Roman"/>
          <w:color w:val="auto"/>
          <w:szCs w:val="24"/>
        </w:rPr>
        <w:t>TOMBSTONE record</w:t>
      </w:r>
      <w:r w:rsidRPr="00B3624E">
        <w:rPr>
          <w:rFonts w:eastAsia="Times New Roman" w:cs="Times New Roman"/>
          <w:color w:val="auto"/>
          <w:szCs w:val="24"/>
        </w:rPr>
        <w:t>s)</w:t>
      </w:r>
    </w:p>
    <w:p w14:paraId="47FE25FF"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following discussion assumes that the client is well behaved and has progressed correctly from the oldest record through the alignment process to get to a particular point in the log/stream. Where the client is receiving records from the</w:t>
      </w:r>
    </w:p>
    <w:p w14:paraId="7C047A5B" w14:textId="77777777" w:rsidR="007E546D" w:rsidRPr="00B3624E" w:rsidRDefault="007E546D" w:rsidP="007E546D">
      <w:pPr>
        <w:pStyle w:val="ListParagraph"/>
        <w:numPr>
          <w:ilvl w:val="0"/>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Non-compacted area of the log</w:t>
      </w:r>
    </w:p>
    <w:p w14:paraId="52D6E347"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client is aligned with the state of the system at the time of the most recently processed record</w:t>
      </w:r>
    </w:p>
    <w:p w14:paraId="18D9FC21"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All changes that have taken place since that point in time are recorded in the log from that point up to the latest change</w:t>
      </w:r>
    </w:p>
    <w:p w14:paraId="7DAA2F96"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A CHANGE_ONLY record would provide enough detail to allow the client to maintain that alignment</w:t>
      </w:r>
    </w:p>
    <w:p w14:paraId="04F09724" w14:textId="77777777" w:rsidR="007E546D" w:rsidRPr="00B3624E" w:rsidRDefault="007E546D" w:rsidP="007E546D">
      <w:pPr>
        <w:pStyle w:val="ListParagraph"/>
        <w:numPr>
          <w:ilvl w:val="0"/>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Compacted area of the log</w:t>
      </w:r>
    </w:p>
    <w:p w14:paraId="1CE2E71E"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client is aligned with the state of the system at the time of the most recently processed record</w:t>
      </w:r>
    </w:p>
    <w:p w14:paraId="47C935BA"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Some changes that have taken place since that point in time have been compacted away such that the next record may represent several changes</w:t>
      </w:r>
    </w:p>
    <w:p w14:paraId="0D1EF385"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compaction process does not update any records, it simply deletes “redundant” records</w:t>
      </w:r>
    </w:p>
    <w:p w14:paraId="7770EBB6"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 xml:space="preserve">A WHOLE_ENTITY record needs to be sent to the client (if the log contained CHANGE_ONLY records, changes would be lost) </w:t>
      </w:r>
    </w:p>
    <w:p w14:paraId="420FA060" w14:textId="77777777" w:rsidR="007E546D" w:rsidRPr="00B3624E" w:rsidRDefault="007E546D" w:rsidP="007E546D">
      <w:pPr>
        <w:pStyle w:val="ListParagraph"/>
        <w:numPr>
          <w:ilvl w:val="0"/>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 xml:space="preserve">Area where records are older than </w:t>
      </w:r>
      <w:r w:rsidR="00CD28C7" w:rsidRPr="00B3624E">
        <w:rPr>
          <w:rFonts w:eastAsia="Times New Roman" w:cs="Times New Roman"/>
          <w:color w:val="auto"/>
          <w:szCs w:val="24"/>
        </w:rPr>
        <w:t>-</w:t>
      </w:r>
      <w:r w:rsidRPr="00B3624E">
        <w:rPr>
          <w:rFonts w:eastAsia="Times New Roman" w:cs="Times New Roman"/>
          <w:color w:val="auto"/>
          <w:szCs w:val="24"/>
        </w:rPr>
        <w:t>retention</w:t>
      </w:r>
    </w:p>
    <w:p w14:paraId="6C885512"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client will need to realign as usual and will need all records to be WHOLE_ENTITY</w:t>
      </w:r>
    </w:p>
    <w:p w14:paraId="45347758"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On that basis, to achieve CHANGE_ONLY streaming, the provider must log the whole entity, to support the WHOLE_ENTITY reporting when required, with some identification of the parts that have changed, to support CHANGE_ONLY reporting when possible.</w:t>
      </w:r>
    </w:p>
    <w:p w14:paraId="08D342B7"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provider is responsible for making the choice of which record type to send:</w:t>
      </w:r>
    </w:p>
    <w:p w14:paraId="2BB30E7E"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CHANGE </w:t>
      </w:r>
      <w:r w:rsidRPr="00B3624E">
        <w:rPr>
          <w:rFonts w:eastAsia="Times New Roman" w:cs="Times New Roman"/>
          <w:color w:val="auto"/>
          <w:szCs w:val="24"/>
        </w:rPr>
        <w:t>(change only)</w:t>
      </w:r>
    </w:p>
    <w:p w14:paraId="0F3FD177"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 xml:space="preserve">Sent when reading from the non-compacted part of the log, where the client can be assumed to have an up-to-date view of the </w:t>
      </w:r>
      <w:proofErr w:type="gramStart"/>
      <w:r w:rsidRPr="00B3624E">
        <w:rPr>
          <w:rFonts w:eastAsia="Times New Roman" w:cs="Times New Roman"/>
          <w:color w:val="auto"/>
          <w:szCs w:val="24"/>
        </w:rPr>
        <w:t>entity</w:t>
      </w:r>
      <w:proofErr w:type="gramEnd"/>
      <w:r w:rsidRPr="00B3624E">
        <w:rPr>
          <w:rFonts w:eastAsia="Times New Roman" w:cs="Times New Roman"/>
          <w:color w:val="auto"/>
          <w:szCs w:val="24"/>
        </w:rPr>
        <w:t xml:space="preserve"> and a change is to be reported</w:t>
      </w:r>
    </w:p>
    <w:p w14:paraId="1E5385F8"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lastRenderedPageBreak/>
        <w:t xml:space="preserve">UPDATE </w:t>
      </w:r>
      <w:r w:rsidRPr="00B3624E">
        <w:rPr>
          <w:rFonts w:eastAsia="Times New Roman" w:cs="Times New Roman"/>
          <w:color w:val="auto"/>
          <w:szCs w:val="24"/>
        </w:rPr>
        <w:t>(whole entity)</w:t>
      </w:r>
    </w:p>
    <w:p w14:paraId="0547365E"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Used where the provider is distinguishing between the case where the entity existed before and the case where the entity did not exist</w:t>
      </w:r>
    </w:p>
    <w:p w14:paraId="17FD5B44"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Sent when reading from the compacted part of the log, where the provider knows the entity existed and wants to report a change but cannot use CHANGE as the client may not be aligned with the state before the change</w:t>
      </w:r>
    </w:p>
    <w:p w14:paraId="6DA2EC2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all details of the entity</w:t>
      </w:r>
    </w:p>
    <w:p w14:paraId="1E49C98B"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Considering compaction, the client may interpret an UPDATE as a CREATE when the CREATE has been compacted</w:t>
      </w:r>
    </w:p>
    <w:p w14:paraId="0FC59046" w14:textId="77777777" w:rsidR="007E546D" w:rsidRPr="00B3624E" w:rsidRDefault="007E546D" w:rsidP="007E546D">
      <w:pPr>
        <w:numPr>
          <w:ilvl w:val="2"/>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As a simplification the provider may send a CREATE_UPDATE</w:t>
      </w:r>
    </w:p>
    <w:p w14:paraId="293C7871"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 </w:t>
      </w:r>
      <w:r w:rsidRPr="00B3624E">
        <w:rPr>
          <w:rFonts w:eastAsia="Times New Roman" w:cs="Times New Roman"/>
          <w:color w:val="auto"/>
          <w:szCs w:val="24"/>
        </w:rPr>
        <w:t>(whole entity)</w:t>
      </w:r>
    </w:p>
    <w:p w14:paraId="0FE5449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Used where the provider is distinguishing between the case where the entity existed before and the case where the entity did not exist</w:t>
      </w:r>
    </w:p>
    <w:p w14:paraId="69844D6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Sent where provider knows the entity has not existed before or where the provider was not previously aware of the entity</w:t>
      </w:r>
    </w:p>
    <w:p w14:paraId="13999939"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Sent regardless of where in the log the client is receiving from</w:t>
      </w:r>
    </w:p>
    <w:p w14:paraId="0697D369"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all details of the entity</w:t>
      </w:r>
    </w:p>
    <w:p w14:paraId="0996235D"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CREATE_UPDATE </w:t>
      </w:r>
      <w:r w:rsidRPr="00B3624E">
        <w:rPr>
          <w:rFonts w:eastAsia="Times New Roman" w:cs="Times New Roman"/>
          <w:color w:val="auto"/>
          <w:szCs w:val="24"/>
        </w:rPr>
        <w:t>(whole entity)</w:t>
      </w:r>
    </w:p>
    <w:p w14:paraId="5FD74D7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Used where the provider is not distinguishing between the case where the entity existed before and the case where the entity did not exist</w:t>
      </w:r>
    </w:p>
    <w:p w14:paraId="61C30420"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 xml:space="preserve">Sent when reading from the compacted part of the log, </w:t>
      </w:r>
    </w:p>
    <w:p w14:paraId="1182272E"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all details of the entity</w:t>
      </w:r>
    </w:p>
    <w:p w14:paraId="4925C43C"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DELETE</w:t>
      </w:r>
    </w:p>
    <w:p w14:paraId="48E6184C"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Always sent as a DELETE record</w:t>
      </w:r>
    </w:p>
    <w:p w14:paraId="3E3F0808"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relevant ids and may include other entity details</w:t>
      </w:r>
    </w:p>
    <w:p w14:paraId="1323EE61"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TOMBSTONE</w:t>
      </w:r>
    </w:p>
    <w:p w14:paraId="647CC00D"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Logged along with a DELETE</w:t>
      </w:r>
      <w:r w:rsidR="001B4E19" w:rsidRPr="00B3624E">
        <w:rPr>
          <w:rFonts w:eastAsia="Times New Roman" w:cs="Times New Roman"/>
          <w:color w:val="auto"/>
          <w:szCs w:val="24"/>
        </w:rPr>
        <w:t xml:space="preserve"> record</w:t>
      </w:r>
    </w:p>
    <w:p w14:paraId="20E0912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Always sent as a TOMBSTONE record</w:t>
      </w:r>
    </w:p>
    <w:p w14:paraId="622C9A18"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figure below summarizes the behavior required at the provider.</w:t>
      </w:r>
    </w:p>
    <w:p w14:paraId="64207544" w14:textId="77777777" w:rsidR="007E546D" w:rsidRDefault="007E546D" w:rsidP="007E546D">
      <w:pPr>
        <w:shd w:val="clear" w:color="auto" w:fill="FFFFFF"/>
        <w:spacing w:before="150" w:after="0"/>
        <w:rPr>
          <w:rFonts w:ascii="Segoe UI" w:eastAsia="Times New Roman" w:hAnsi="Segoe UI" w:cs="Segoe UI"/>
          <w:color w:val="172B4D"/>
          <w:sz w:val="21"/>
          <w:szCs w:val="21"/>
        </w:rPr>
      </w:pPr>
      <w:r>
        <w:rPr>
          <w:rFonts w:ascii="Segoe UI" w:eastAsia="Times New Roman" w:hAnsi="Segoe UI" w:cs="Segoe UI"/>
          <w:color w:val="172B4D"/>
          <w:sz w:val="21"/>
          <w:szCs w:val="21"/>
        </w:rPr>
        <w:object w:dxaOrig="7939" w:dyaOrig="2550" w14:anchorId="44D1FF75">
          <v:shape id="_x0000_i1027" type="#_x0000_t75" style="width:467.15pt;height:149.65pt" o:ole="">
            <v:imagedata r:id="rId20" o:title=""/>
          </v:shape>
          <o:OLEObject Type="Embed" ProgID="PowerPoint.Slide.12" ShapeID="_x0000_i1027" DrawAspect="Content" ObjectID="_1803886082" r:id="rId21"/>
        </w:object>
      </w:r>
    </w:p>
    <w:p w14:paraId="4C3F96C8" w14:textId="149BFD25" w:rsidR="00A22CEA" w:rsidRPr="00A22CEA" w:rsidRDefault="00A22CEA" w:rsidP="00A22CEA">
      <w:pPr>
        <w:pStyle w:val="FigureCaption"/>
      </w:pPr>
      <w:bookmarkStart w:id="3210" w:name="_Toc192620403"/>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29</w:t>
      </w:r>
      <w:r>
        <w:rPr>
          <w:noProof/>
        </w:rPr>
        <w:fldChar w:fldCharType="end"/>
      </w:r>
      <w:r w:rsidRPr="00CA3534">
        <w:t xml:space="preserve"> </w:t>
      </w:r>
      <w:r>
        <w:t xml:space="preserve"> Delta stream compacted log behavior</w:t>
      </w:r>
      <w:bookmarkEnd w:id="3210"/>
    </w:p>
    <w:p w14:paraId="3E8851C5" w14:textId="77777777" w:rsidR="007E546D" w:rsidRPr="007C5668" w:rsidRDefault="007E546D" w:rsidP="007E546D">
      <w:pPr>
        <w:shd w:val="clear" w:color="auto" w:fill="FFFFFF"/>
        <w:spacing w:before="150" w:after="0"/>
        <w:rPr>
          <w:rFonts w:eastAsia="Times New Roman" w:cs="Times New Roman"/>
          <w:color w:val="172B4D"/>
          <w:szCs w:val="24"/>
        </w:rPr>
      </w:pPr>
      <w:r w:rsidRPr="007C5668">
        <w:rPr>
          <w:rFonts w:eastAsia="Times New Roman" w:cs="Times New Roman"/>
          <w:color w:val="172B4D"/>
          <w:szCs w:val="24"/>
        </w:rPr>
        <w:t>Similar behavior applies to the emulated compacted log stream solution and a stream solution with zero length compaction zone.</w:t>
      </w:r>
    </w:p>
    <w:p w14:paraId="0EB5C79D" w14:textId="77777777" w:rsidR="007E546D" w:rsidRDefault="007E546D" w:rsidP="007E546D">
      <w:pPr>
        <w:shd w:val="clear" w:color="auto" w:fill="FFFFFF"/>
        <w:spacing w:before="150" w:after="0"/>
        <w:rPr>
          <w:rFonts w:ascii="Segoe UI" w:eastAsia="Times New Roman" w:hAnsi="Segoe UI" w:cs="Segoe UI"/>
          <w:color w:val="172B4D"/>
          <w:sz w:val="21"/>
          <w:szCs w:val="21"/>
        </w:rPr>
      </w:pPr>
      <w:r>
        <w:rPr>
          <w:rFonts w:ascii="Segoe UI" w:eastAsia="Times New Roman" w:hAnsi="Segoe UI" w:cs="Segoe UI"/>
          <w:color w:val="172B4D"/>
          <w:sz w:val="21"/>
          <w:szCs w:val="21"/>
        </w:rPr>
        <w:object w:dxaOrig="7938" w:dyaOrig="2549" w14:anchorId="4741FCE0">
          <v:shape id="_x0000_i1028" type="#_x0000_t75" style="width:465.45pt;height:150.25pt" o:ole="">
            <v:imagedata r:id="rId22" o:title=""/>
          </v:shape>
          <o:OLEObject Type="Embed" ProgID="PowerPoint.Slide.12" ShapeID="_x0000_i1028" DrawAspect="Content" ObjectID="_1803886083" r:id="rId23"/>
        </w:object>
      </w:r>
    </w:p>
    <w:p w14:paraId="6EB78BBA" w14:textId="01A13FAC" w:rsidR="00A22CEA" w:rsidRPr="00A22CEA" w:rsidRDefault="00A22CEA" w:rsidP="00A22CEA">
      <w:pPr>
        <w:pStyle w:val="FigureCaption"/>
      </w:pPr>
      <w:bookmarkStart w:id="3211" w:name="_Toc192620404"/>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30</w:t>
      </w:r>
      <w:r>
        <w:rPr>
          <w:noProof/>
        </w:rPr>
        <w:fldChar w:fldCharType="end"/>
      </w:r>
      <w:r w:rsidRPr="00CA3534">
        <w:t xml:space="preserve"> </w:t>
      </w:r>
      <w:r>
        <w:t xml:space="preserve"> Delta stream compacted log emulation behavior</w:t>
      </w:r>
      <w:bookmarkEnd w:id="3211"/>
    </w:p>
    <w:p w14:paraId="12785988" w14:textId="77777777" w:rsidR="007E546D" w:rsidRPr="009F7615" w:rsidRDefault="007E546D" w:rsidP="00B33BEC">
      <w:pPr>
        <w:pStyle w:val="Heading2"/>
        <w:rPr>
          <w:color w:val="auto"/>
        </w:rPr>
      </w:pPr>
      <w:bookmarkStart w:id="3212" w:name="_Toc192619540"/>
      <w:r w:rsidRPr="009F7615">
        <w:rPr>
          <w:color w:val="auto"/>
          <w:lang w:val="en-GB"/>
        </w:rPr>
        <w:t>Client view of sequence number</w:t>
      </w:r>
      <w:bookmarkEnd w:id="3212"/>
    </w:p>
    <w:p w14:paraId="2E0F6CBB"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lang w:val="en-GB"/>
        </w:rPr>
      </w:pPr>
      <w:r w:rsidRPr="00B3624E">
        <w:rPr>
          <w:rFonts w:eastAsia="Times New Roman" w:cs="Times New Roman"/>
          <w:color w:val="auto"/>
          <w:szCs w:val="24"/>
          <w:lang w:val="en-GB"/>
        </w:rPr>
        <w:t>The log record has a sequence number. Compaction causes the sequence number of adjacent records to not to be contiguously sequential. For CHANGE_ONLY, assuming transactional writes, a client in the “No compaction” zone can expect sequence number increments of 1.</w:t>
      </w:r>
    </w:p>
    <w:p w14:paraId="20CB0FDC" w14:textId="77777777" w:rsidR="007E546D" w:rsidRPr="009F7615" w:rsidRDefault="007E546D" w:rsidP="009F7615">
      <w:pPr>
        <w:pStyle w:val="Heading2"/>
      </w:pPr>
      <w:bookmarkStart w:id="3213" w:name="_Toc192619541"/>
      <w:r w:rsidRPr="009F7615">
        <w:t>Client processing considerations</w:t>
      </w:r>
      <w:bookmarkEnd w:id="3213"/>
    </w:p>
    <w:p w14:paraId="292C412B"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lang w:val="en-GB"/>
        </w:rPr>
      </w:pPr>
      <w:r w:rsidRPr="00B3624E">
        <w:rPr>
          <w:rFonts w:eastAsia="Times New Roman" w:cs="Times New Roman"/>
          <w:color w:val="auto"/>
          <w:szCs w:val="24"/>
          <w:lang w:val="en-GB"/>
        </w:rPr>
        <w:t>When the client receives a record for an entity it should check for the presence of that entity in its repository. If the entity is present and the record is:</w:t>
      </w:r>
    </w:p>
    <w:p w14:paraId="21CCC4B9"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CHANGE </w:t>
      </w:r>
      <w:r w:rsidRPr="00B3624E">
        <w:rPr>
          <w:rFonts w:eastAsia="Times New Roman" w:cs="Times New Roman"/>
          <w:color w:val="auto"/>
          <w:szCs w:val="24"/>
        </w:rPr>
        <w:t>(change only)</w:t>
      </w:r>
    </w:p>
    <w:p w14:paraId="47A3A63A"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should simply update with the properties provided (some of which may not have changed)</w:t>
      </w:r>
    </w:p>
    <w:p w14:paraId="6C2CE1AC"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the client should initiate a realignment by initiating a request with no token.</w:t>
      </w:r>
    </w:p>
    <w:p w14:paraId="10DA8530"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UPDATE </w:t>
      </w:r>
      <w:r w:rsidRPr="00B3624E">
        <w:rPr>
          <w:rFonts w:eastAsia="Times New Roman" w:cs="Times New Roman"/>
          <w:color w:val="auto"/>
          <w:szCs w:val="24"/>
        </w:rPr>
        <w:t>(whole entity)</w:t>
      </w:r>
    </w:p>
    <w:p w14:paraId="2A344619"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can simply replace the old entity values with the new entity values.</w:t>
      </w:r>
    </w:p>
    <w:p w14:paraId="327207BF"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the client should create the entity.</w:t>
      </w:r>
    </w:p>
    <w:p w14:paraId="5B9FFBFB"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 </w:t>
      </w:r>
      <w:r w:rsidRPr="00B3624E">
        <w:rPr>
          <w:rFonts w:eastAsia="Times New Roman" w:cs="Times New Roman"/>
          <w:color w:val="auto"/>
          <w:szCs w:val="24"/>
        </w:rPr>
        <w:t>(whole entity)</w:t>
      </w:r>
    </w:p>
    <w:p w14:paraId="2392C4F8"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can simply replace the old entity values with the new entity values. The client may record this as an unexpected create.</w:t>
      </w:r>
    </w:p>
    <w:p w14:paraId="509B3070"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the client should create the entity.</w:t>
      </w:r>
    </w:p>
    <w:p w14:paraId="6C9E2A6D"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CREATE_UPDATE </w:t>
      </w:r>
      <w:r w:rsidRPr="00B3624E">
        <w:rPr>
          <w:rFonts w:eastAsia="Times New Roman" w:cs="Times New Roman"/>
          <w:color w:val="auto"/>
          <w:szCs w:val="24"/>
        </w:rPr>
        <w:t>(whole entity)</w:t>
      </w:r>
    </w:p>
    <w:p w14:paraId="0ACE8D77"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can simply replace the old entity values with the new entity values.</w:t>
      </w:r>
    </w:p>
    <w:p w14:paraId="3115B711"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 xml:space="preserve">If the entity is not present in the client’s repository, the client should create the entity. </w:t>
      </w:r>
    </w:p>
    <w:p w14:paraId="291CE0CB"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DELETE / TOMBSTONE</w:t>
      </w:r>
    </w:p>
    <w:p w14:paraId="53E88883"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corresponding entity should be deleted from the client repository.</w:t>
      </w:r>
    </w:p>
    <w:p w14:paraId="1AC9EF58"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no action should be taken.</w:t>
      </w:r>
    </w:p>
    <w:p w14:paraId="4FEFD012"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lang w:val="en-GB"/>
        </w:rPr>
        <w:t>On arrival of a record related to a particular entity, the</w:t>
      </w:r>
      <w:r w:rsidRPr="00B3624E">
        <w:rPr>
          <w:rFonts w:eastAsia="Times New Roman" w:cs="Times New Roman"/>
          <w:color w:val="auto"/>
          <w:szCs w:val="24"/>
        </w:rPr>
        <w:t xml:space="preserve"> client may want to determine the specific change in that entity by comparison of the new record with their existing record for that entity.</w:t>
      </w:r>
    </w:p>
    <w:p w14:paraId="3E0E18DB"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 xml:space="preserve">The client can be sure that once the first CHANGE notification has been received, the provider is streaming from the non-compacted head. However, as the stream flow may be delayed at any moment, and hence the </w:t>
      </w:r>
      <w:r w:rsidRPr="00B3624E">
        <w:rPr>
          <w:rFonts w:eastAsia="Times New Roman" w:cs="Times New Roman"/>
          <w:color w:val="auto"/>
          <w:szCs w:val="24"/>
        </w:rPr>
        <w:lastRenderedPageBreak/>
        <w:t>stream may slip back into the compaction zone. On that basis the client should deal with any mix of CHANGE and UPDATE messages.</w:t>
      </w:r>
    </w:p>
    <w:p w14:paraId="3DDC6CFD" w14:textId="77777777" w:rsidR="007E546D" w:rsidRPr="00BA7DA4" w:rsidRDefault="007E546D" w:rsidP="00B33BEC">
      <w:pPr>
        <w:pStyle w:val="Heading2"/>
        <w:rPr>
          <w:color w:val="auto"/>
          <w:lang w:val="en-GB"/>
        </w:rPr>
      </w:pPr>
      <w:bookmarkStart w:id="3214" w:name="_Toc192619542"/>
      <w:r w:rsidRPr="00BA7DA4">
        <w:rPr>
          <w:color w:val="auto"/>
          <w:lang w:val="en-GB"/>
        </w:rPr>
        <w:t>Dealing with changes in lists</w:t>
      </w:r>
      <w:bookmarkEnd w:id="3214"/>
    </w:p>
    <w:p w14:paraId="4C4E012C" w14:textId="77777777" w:rsidR="007E546D" w:rsidRPr="004F3701" w:rsidRDefault="007E546D" w:rsidP="007E546D">
      <w:p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 xml:space="preserve">The CHANGE record can deal with a complex change by reporting an entire sub-tree. For example, if: </w:t>
      </w:r>
    </w:p>
    <w:p w14:paraId="678FD7F6" w14:textId="77777777" w:rsidR="007E546D" w:rsidRPr="004F3701" w:rsidRDefault="007E546D" w:rsidP="007E546D">
      <w:pPr>
        <w:pStyle w:val="ListParagraph"/>
        <w:numPr>
          <w:ilvl w:val="0"/>
          <w:numId w:val="73"/>
        </w:num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an item is inserted in or removed from a list, the entire list may be sent</w:t>
      </w:r>
    </w:p>
    <w:p w14:paraId="145CF68D" w14:textId="77777777" w:rsidR="007E546D" w:rsidRPr="004F3701" w:rsidRDefault="007E546D" w:rsidP="007E546D">
      <w:pPr>
        <w:pStyle w:val="ListParagraph"/>
        <w:numPr>
          <w:ilvl w:val="0"/>
          <w:numId w:val="73"/>
        </w:num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a structure has parts rearranged, the entire structure that the change is in may be sent</w:t>
      </w:r>
    </w:p>
    <w:p w14:paraId="4D6B2E34" w14:textId="77777777" w:rsidR="007E546D" w:rsidRPr="004F3701" w:rsidRDefault="007E546D" w:rsidP="007E546D">
      <w:p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Note that this may be such that a whole substructure is sent even though only one property in that substructure has changed.</w:t>
      </w:r>
    </w:p>
    <w:p w14:paraId="23D85676" w14:textId="77777777" w:rsidR="007E546D" w:rsidRPr="004F3701" w:rsidRDefault="007E546D" w:rsidP="007E546D">
      <w:pPr>
        <w:shd w:val="clear" w:color="auto" w:fill="FFFFFF"/>
        <w:spacing w:before="150" w:after="0"/>
        <w:rPr>
          <w:rFonts w:eastAsia="Times New Roman" w:cs="Times New Roman"/>
          <w:color w:val="auto"/>
          <w:szCs w:val="24"/>
        </w:rPr>
      </w:pPr>
      <w:r w:rsidRPr="004F3701">
        <w:rPr>
          <w:rFonts w:eastAsia="Times New Roman" w:cs="Times New Roman"/>
          <w:color w:val="auto"/>
          <w:szCs w:val="24"/>
        </w:rPr>
        <w:t>Beyond this release a more sophisticated approach may be possible (see</w:t>
      </w:r>
      <w:r w:rsidR="002C20B9" w:rsidRPr="004F3701">
        <w:rPr>
          <w:rFonts w:eastAsia="Times New Roman" w:cs="Times New Roman"/>
          <w:color w:val="auto"/>
          <w:szCs w:val="24"/>
        </w:rPr>
        <w:t xml:space="preserve"> </w:t>
      </w:r>
      <w:bookmarkStart w:id="3215" w:name="_Hlk143673849"/>
      <w:r w:rsidR="002C20B9" w:rsidRPr="004F3701">
        <w:rPr>
          <w:rFonts w:eastAsia="Times New Roman" w:cs="Times New Roman"/>
          <w:color w:val="auto"/>
          <w:szCs w:val="24"/>
        </w:rPr>
        <w:t>[RFC6902]</w:t>
      </w:r>
      <w:bookmarkEnd w:id="3215"/>
      <w:r w:rsidRPr="004F3701">
        <w:rPr>
          <w:rFonts w:eastAsia="Times New Roman" w:cs="Times New Roman"/>
          <w:color w:val="auto"/>
          <w:szCs w:val="24"/>
        </w:rPr>
        <w:t>) to deal with:</w:t>
      </w:r>
    </w:p>
    <w:p w14:paraId="3D79B0FA"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Add: specific value in specific field in list</w:t>
      </w:r>
    </w:p>
    <w:p w14:paraId="008744EF"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Remove: specific field in list</w:t>
      </w:r>
    </w:p>
    <w:p w14:paraId="606C3DB1"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Insert: add field with value in particular place in list between two existing list entries</w:t>
      </w:r>
    </w:p>
    <w:p w14:paraId="3387AA56"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Append: add field with value to the end of the list</w:t>
      </w:r>
    </w:p>
    <w:p w14:paraId="769E6DEB"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Replace: overwrite existing value of specific field with new value</w:t>
      </w:r>
    </w:p>
    <w:p w14:paraId="36EBD7EB"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Move: take field with value from one place in the list and place elsewhere in the list</w:t>
      </w:r>
    </w:p>
    <w:p w14:paraId="10C71C7A"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Swap: Take two fields with values and swap their positions</w:t>
      </w:r>
    </w:p>
    <w:p w14:paraId="419C4073"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Copy: take a field with value and apply it to an existing list using Add/Insert/Append</w:t>
      </w:r>
    </w:p>
    <w:p w14:paraId="2261443C" w14:textId="77777777" w:rsidR="007E546D" w:rsidRPr="00BA7DA4" w:rsidRDefault="007E546D" w:rsidP="009B6D35">
      <w:pPr>
        <w:pStyle w:val="Heading2"/>
        <w:rPr>
          <w:color w:val="auto"/>
        </w:rPr>
      </w:pPr>
      <w:bookmarkStart w:id="3216" w:name="_Toc192619543"/>
      <w:r w:rsidRPr="00BA7DA4">
        <w:rPr>
          <w:color w:val="auto"/>
        </w:rPr>
        <w:t>Future opportunities for stream tuning</w:t>
      </w:r>
      <w:bookmarkEnd w:id="3216"/>
    </w:p>
    <w:p w14:paraId="08837E14"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No readers</w:t>
      </w:r>
    </w:p>
    <w:p w14:paraId="3788754C"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w:t>
      </w:r>
      <w:r w:rsidR="007E546D" w:rsidRPr="004F3701">
        <w:rPr>
          <w:rFonts w:eastAsia="Times New Roman" w:cs="Times New Roman"/>
          <w:color w:val="auto"/>
          <w:szCs w:val="24"/>
        </w:rPr>
        <w:t>ompaction</w:t>
      </w:r>
      <w:r w:rsidRPr="004F3701">
        <w:rPr>
          <w:rFonts w:eastAsia="Times New Roman" w:cs="Times New Roman"/>
          <w:color w:val="auto"/>
          <w:szCs w:val="24"/>
        </w:rPr>
        <w:t>-</w:t>
      </w:r>
      <w:r w:rsidR="007E546D" w:rsidRPr="004F3701">
        <w:rPr>
          <w:rFonts w:eastAsia="Times New Roman" w:cs="Times New Roman"/>
          <w:color w:val="auto"/>
          <w:szCs w:val="24"/>
        </w:rPr>
        <w:t>delay is zero</w:t>
      </w:r>
    </w:p>
    <w:p w14:paraId="0908A8A6"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t</w:t>
      </w:r>
      <w:r w:rsidR="007E546D" w:rsidRPr="004F3701">
        <w:rPr>
          <w:rFonts w:eastAsia="Times New Roman" w:cs="Times New Roman"/>
          <w:color w:val="auto"/>
          <w:szCs w:val="24"/>
        </w:rPr>
        <w:t>ombstone</w:t>
      </w:r>
      <w:r w:rsidRPr="004F3701">
        <w:rPr>
          <w:rFonts w:eastAsia="Times New Roman" w:cs="Times New Roman"/>
          <w:color w:val="auto"/>
          <w:szCs w:val="24"/>
        </w:rPr>
        <w:t>-</w:t>
      </w:r>
      <w:r w:rsidR="007E546D" w:rsidRPr="004F3701">
        <w:rPr>
          <w:rFonts w:eastAsia="Times New Roman" w:cs="Times New Roman"/>
          <w:color w:val="auto"/>
          <w:szCs w:val="24"/>
        </w:rPr>
        <w:t>retention zero</w:t>
      </w:r>
    </w:p>
    <w:p w14:paraId="2C3A9916"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First reader arrives</w:t>
      </w:r>
    </w:p>
    <w:p w14:paraId="5F0F9DFB"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w:t>
      </w:r>
      <w:r w:rsidR="007E546D" w:rsidRPr="004F3701">
        <w:rPr>
          <w:rFonts w:eastAsia="Times New Roman" w:cs="Times New Roman"/>
          <w:color w:val="auto"/>
          <w:szCs w:val="24"/>
        </w:rPr>
        <w:t>ompaction</w:t>
      </w:r>
      <w:r w:rsidRPr="004F3701">
        <w:rPr>
          <w:rFonts w:eastAsia="Times New Roman" w:cs="Times New Roman"/>
          <w:color w:val="auto"/>
          <w:szCs w:val="24"/>
        </w:rPr>
        <w:t>-</w:t>
      </w:r>
      <w:r w:rsidR="007E546D" w:rsidRPr="004F3701">
        <w:rPr>
          <w:rFonts w:eastAsia="Times New Roman" w:cs="Times New Roman"/>
          <w:color w:val="auto"/>
          <w:szCs w:val="24"/>
        </w:rPr>
        <w:t>delay, e.g., 30 minutes</w:t>
      </w:r>
    </w:p>
    <w:p w14:paraId="752CA0D7"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t</w:t>
      </w:r>
      <w:r w:rsidR="007E546D" w:rsidRPr="004F3701">
        <w:rPr>
          <w:rFonts w:eastAsia="Times New Roman" w:cs="Times New Roman"/>
          <w:color w:val="auto"/>
          <w:szCs w:val="24"/>
        </w:rPr>
        <w:t>ombstone</w:t>
      </w:r>
      <w:r w:rsidRPr="004F3701">
        <w:rPr>
          <w:rFonts w:eastAsia="Times New Roman" w:cs="Times New Roman"/>
          <w:color w:val="auto"/>
          <w:szCs w:val="24"/>
        </w:rPr>
        <w:t>-</w:t>
      </w:r>
      <w:r w:rsidR="007E546D" w:rsidRPr="004F3701">
        <w:rPr>
          <w:rFonts w:eastAsia="Times New Roman" w:cs="Times New Roman"/>
          <w:color w:val="auto"/>
          <w:szCs w:val="24"/>
        </w:rPr>
        <w:t>retention, e.g., 4 hours</w:t>
      </w:r>
    </w:p>
    <w:p w14:paraId="4C233F35"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Last reader was connected longer than tombstone retention ago</w:t>
      </w:r>
    </w:p>
    <w:p w14:paraId="7F3CABB1" w14:textId="77777777" w:rsidR="007E546D" w:rsidRPr="004F3701" w:rsidRDefault="007E546D"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Return to “no readers” state</w:t>
      </w:r>
    </w:p>
    <w:p w14:paraId="5593A487"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 xml:space="preserve">Reader dropped for </w:t>
      </w:r>
      <w:r w:rsidR="0045534B" w:rsidRPr="004F3701">
        <w:rPr>
          <w:rFonts w:eastAsia="Times New Roman" w:cs="Times New Roman"/>
          <w:color w:val="auto"/>
          <w:szCs w:val="24"/>
        </w:rPr>
        <w:t xml:space="preserve">a period </w:t>
      </w:r>
      <w:r w:rsidRPr="004F3701">
        <w:rPr>
          <w:rFonts w:eastAsia="Times New Roman" w:cs="Times New Roman"/>
          <w:color w:val="auto"/>
          <w:szCs w:val="24"/>
        </w:rPr>
        <w:t>close to tombstone retention</w:t>
      </w:r>
      <w:r w:rsidR="0045534B" w:rsidRPr="004F3701">
        <w:rPr>
          <w:rFonts w:eastAsia="Times New Roman" w:cs="Times New Roman"/>
          <w:color w:val="auto"/>
          <w:szCs w:val="24"/>
        </w:rPr>
        <w:t xml:space="preserve"> time</w:t>
      </w:r>
    </w:p>
    <w:p w14:paraId="1C1BB95E" w14:textId="77777777" w:rsidR="006F4953" w:rsidRPr="004F3701" w:rsidRDefault="007E546D" w:rsidP="00D95492">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Can extend tombstone</w:t>
      </w:r>
      <w:r w:rsidR="00CD28C7" w:rsidRPr="004F3701">
        <w:rPr>
          <w:rFonts w:eastAsia="Times New Roman" w:cs="Times New Roman"/>
          <w:color w:val="auto"/>
          <w:szCs w:val="24"/>
        </w:rPr>
        <w:t>-</w:t>
      </w:r>
      <w:r w:rsidRPr="004F3701">
        <w:rPr>
          <w:rFonts w:eastAsia="Times New Roman" w:cs="Times New Roman"/>
          <w:color w:val="auto"/>
          <w:szCs w:val="24"/>
        </w:rPr>
        <w:t>retention if requested</w:t>
      </w:r>
    </w:p>
    <w:p w14:paraId="6EA31B52" w14:textId="77777777" w:rsidR="000C3B09" w:rsidRDefault="000C3B09">
      <w:pPr>
        <w:spacing w:after="0"/>
        <w:rPr>
          <w:rFonts w:ascii="Segoe UI" w:eastAsia="Times New Roman" w:hAnsi="Segoe UI" w:cs="Segoe UI"/>
          <w:color w:val="172B4D"/>
          <w:sz w:val="21"/>
          <w:szCs w:val="21"/>
        </w:rPr>
      </w:pPr>
      <w:r>
        <w:rPr>
          <w:rFonts w:ascii="Segoe UI" w:eastAsia="Times New Roman" w:hAnsi="Segoe UI" w:cs="Segoe UI"/>
          <w:color w:val="172B4D"/>
          <w:sz w:val="21"/>
          <w:szCs w:val="21"/>
        </w:rPr>
        <w:br w:type="page"/>
      </w:r>
    </w:p>
    <w:p w14:paraId="025C0045" w14:textId="77777777" w:rsidR="006F4953" w:rsidRDefault="006F4953" w:rsidP="006F4953">
      <w:pPr>
        <w:pStyle w:val="Heading1"/>
      </w:pPr>
      <w:bookmarkStart w:id="3217" w:name="_Ref143676668"/>
      <w:bookmarkStart w:id="3218" w:name="_Toc192619544"/>
      <w:r>
        <w:lastRenderedPageBreak/>
        <w:t xml:space="preserve">Streaming of </w:t>
      </w:r>
      <w:r w:rsidR="001925CA">
        <w:t xml:space="preserve">measurement </w:t>
      </w:r>
      <w:r>
        <w:t>data</w:t>
      </w:r>
      <w:r w:rsidR="001925CA">
        <w:t xml:space="preserve"> for performance monitoring</w:t>
      </w:r>
      <w:bookmarkEnd w:id="3217"/>
      <w:bookmarkEnd w:id="3218"/>
    </w:p>
    <w:p w14:paraId="1E8304B3" w14:textId="77777777" w:rsidR="00A447F3" w:rsidRDefault="001925CA" w:rsidP="001925CA">
      <w:pPr>
        <w:pStyle w:val="Heading2"/>
      </w:pPr>
      <w:bookmarkStart w:id="3219" w:name="_Toc192619545"/>
      <w:r>
        <w:t>R</w:t>
      </w:r>
      <w:r w:rsidR="00A447F3">
        <w:t>eporting</w:t>
      </w:r>
      <w:r>
        <w:t xml:space="preserve"> measurement data</w:t>
      </w:r>
      <w:bookmarkEnd w:id="3219"/>
    </w:p>
    <w:p w14:paraId="23581243" w14:textId="77777777" w:rsidR="00A447F3" w:rsidRDefault="00A447F3" w:rsidP="00A447F3">
      <w:r>
        <w:t>Analysis of network characteristics enables a control solution to identify issues and take necessary action to maximize the support for services provided. Measurement of a subset of network characteristics of a particular type, where counting occurrences or examining levels, is considered as performance measurement</w:t>
      </w:r>
    </w:p>
    <w:p w14:paraId="04C1468C" w14:textId="77777777" w:rsidR="001925CA" w:rsidRDefault="001925CA" w:rsidP="001925CA">
      <w:pPr>
        <w:pStyle w:val="Heading3"/>
      </w:pPr>
      <w:bookmarkStart w:id="3220" w:name="_Toc192619546"/>
      <w:r>
        <w:t>Volume of data</w:t>
      </w:r>
      <w:bookmarkEnd w:id="3220"/>
    </w:p>
    <w:p w14:paraId="05BC10CD" w14:textId="77777777" w:rsidR="00A447F3" w:rsidRDefault="00A447F3" w:rsidP="00A447F3">
      <w:r>
        <w:t>In a network there can be vast number of enabled performance measurements (many per service etc.) where the measurements are sampled on a regular rapid basis and hence there is a massive quantity of data to be collected ongoing. The data can be used by a range of applications some of which require near real time visibility.</w:t>
      </w:r>
    </w:p>
    <w:p w14:paraId="1ADD34D5" w14:textId="77777777" w:rsidR="00A447F3" w:rsidRDefault="00A447F3" w:rsidP="00A447F3">
      <w:pPr>
        <w:ind w:left="720"/>
      </w:pPr>
      <w:r w:rsidRPr="00C154AC">
        <w:rPr>
          <w:b/>
          <w:bCs/>
        </w:rPr>
        <w:t>Requirement:</w:t>
      </w:r>
      <w:r>
        <w:t xml:space="preserve"> The controller, monitoring the performance measures, shall provide performance data in an efficient fashion with little delay to a client where performance data, both recent and historic, will be analyzed.</w:t>
      </w:r>
    </w:p>
    <w:p w14:paraId="3340973C" w14:textId="77777777" w:rsidR="00A447F3" w:rsidRDefault="00A447F3" w:rsidP="00A447F3">
      <w:r>
        <w:t xml:space="preserve">The approach in TAPI 2.4.1 to reporting PMs relies on a traditional method of getting current and history data in the context of an </w:t>
      </w:r>
      <w:proofErr w:type="spellStart"/>
      <w:r>
        <w:t>oam</w:t>
      </w:r>
      <w:proofErr w:type="spellEnd"/>
      <w:r>
        <w:t>-job. Notification of changes is currently not fully defined (as there are many unresolved behaviors, for example one property in current data is an incrementing timer. Clearly, change to this must not be notified). In addition, the current data is known at the counters in the device but clearly, it is not reasonable to have ongoing knowledge of current data at the controller!</w:t>
      </w:r>
    </w:p>
    <w:p w14:paraId="4FF6BA0E" w14:textId="77777777" w:rsidR="00A447F3" w:rsidRDefault="00A447F3" w:rsidP="00A447F3">
      <w:r>
        <w:t xml:space="preserve">The response to the GET method in TAPI 2.4.1 is encoded in </w:t>
      </w:r>
      <w:proofErr w:type="spellStart"/>
      <w:r>
        <w:t>Restconf</w:t>
      </w:r>
      <w:proofErr w:type="spellEnd"/>
      <w:r>
        <w:t xml:space="preserve"> JSON and is verbose in that invariant fields are present. The current method cannot deal well with suspect and partial results.</w:t>
      </w:r>
    </w:p>
    <w:p w14:paraId="474C7C15" w14:textId="77777777" w:rsidR="00A447F3" w:rsidRDefault="00A447F3" w:rsidP="00A447F3">
      <w:r>
        <w:t>There are several distinct measurement property characteristics:</w:t>
      </w:r>
    </w:p>
    <w:p w14:paraId="5C411907" w14:textId="77777777" w:rsidR="00A447F3" w:rsidRDefault="00A447F3" w:rsidP="00A447F3">
      <w:pPr>
        <w:pStyle w:val="ListParagraph"/>
        <w:numPr>
          <w:ilvl w:val="0"/>
          <w:numId w:val="80"/>
        </w:numPr>
        <w:spacing w:line="259" w:lineRule="auto"/>
      </w:pPr>
      <w:r>
        <w:t>A value that tends to be mainly constant but that may increase or decrease over time (e.g., power)</w:t>
      </w:r>
    </w:p>
    <w:p w14:paraId="486A14DB" w14:textId="77777777" w:rsidR="00A447F3" w:rsidRDefault="00A447F3" w:rsidP="00A447F3">
      <w:pPr>
        <w:pStyle w:val="ListParagraph"/>
        <w:numPr>
          <w:ilvl w:val="0"/>
          <w:numId w:val="80"/>
        </w:numPr>
        <w:spacing w:line="259" w:lineRule="auto"/>
      </w:pPr>
      <w:r>
        <w:t>A value that relates to a counter that can remain constant but that normally increment, potentially rapidly, over time (e.g., a packet counter)</w:t>
      </w:r>
    </w:p>
    <w:p w14:paraId="28AF044E" w14:textId="77777777" w:rsidR="00A447F3" w:rsidRDefault="00A447F3" w:rsidP="00A447F3">
      <w:pPr>
        <w:pStyle w:val="ListParagraph"/>
        <w:numPr>
          <w:ilvl w:val="0"/>
          <w:numId w:val="80"/>
        </w:numPr>
        <w:spacing w:line="259" w:lineRule="auto"/>
      </w:pPr>
      <w:r>
        <w:t>A value that changes relatively often initially, but that gradually reduces in rate of change (e.g., for property of a particular contained characteristic, an average, a max, a min)</w:t>
      </w:r>
    </w:p>
    <w:p w14:paraId="5D44E9A5" w14:textId="77777777" w:rsidR="00A447F3" w:rsidRDefault="00A447F3" w:rsidP="00A447F3">
      <w:pPr>
        <w:pStyle w:val="ListParagraph"/>
        <w:numPr>
          <w:ilvl w:val="0"/>
          <w:numId w:val="80"/>
        </w:numPr>
        <w:spacing w:line="259" w:lineRule="auto"/>
      </w:pPr>
      <w:r>
        <w:t>Etc.</w:t>
      </w:r>
    </w:p>
    <w:p w14:paraId="37C43975" w14:textId="77777777" w:rsidR="00A447F3" w:rsidRDefault="00A447F3" w:rsidP="00A447F3">
      <w:r>
        <w:t>It may be required to acquire</w:t>
      </w:r>
    </w:p>
    <w:p w14:paraId="7DDD0129" w14:textId="77777777" w:rsidR="00A447F3" w:rsidRDefault="00A447F3" w:rsidP="00A447F3">
      <w:pPr>
        <w:pStyle w:val="ListParagraph"/>
        <w:numPr>
          <w:ilvl w:val="0"/>
          <w:numId w:val="77"/>
        </w:numPr>
        <w:spacing w:line="259" w:lineRule="auto"/>
      </w:pPr>
      <w:r>
        <w:t>Completed measurements where there is a defined measurement period and where at the end of the period the values from the current data are captured, potentially reported, and potentially maintained in history data (e.g., an error counter)</w:t>
      </w:r>
    </w:p>
    <w:p w14:paraId="228282EC" w14:textId="77777777" w:rsidR="00A447F3" w:rsidRDefault="00A447F3" w:rsidP="00A447F3">
      <w:pPr>
        <w:pStyle w:val="ListParagraph"/>
        <w:numPr>
          <w:ilvl w:val="0"/>
          <w:numId w:val="77"/>
        </w:numPr>
        <w:spacing w:line="259" w:lineRule="auto"/>
      </w:pPr>
      <w:r>
        <w:t>Periodic views of the values of continuously changing measures (e.g., power)</w:t>
      </w:r>
    </w:p>
    <w:p w14:paraId="03E5697C" w14:textId="77777777" w:rsidR="00A447F3" w:rsidRDefault="00A447F3" w:rsidP="00A447F3">
      <w:pPr>
        <w:pStyle w:val="ListParagraph"/>
        <w:numPr>
          <w:ilvl w:val="0"/>
          <w:numId w:val="77"/>
        </w:numPr>
        <w:spacing w:line="259" w:lineRule="auto"/>
      </w:pPr>
      <w:r>
        <w:t>Current values at some point in an ongoing measurement (which is maintained in current data)</w:t>
      </w:r>
    </w:p>
    <w:p w14:paraId="130C740B" w14:textId="77777777" w:rsidR="00A447F3" w:rsidRDefault="00A447F3" w:rsidP="00A447F3">
      <w:pPr>
        <w:pStyle w:val="ListParagraph"/>
        <w:numPr>
          <w:ilvl w:val="0"/>
          <w:numId w:val="77"/>
        </w:numPr>
        <w:spacing w:line="259" w:lineRule="auto"/>
      </w:pPr>
      <w:r>
        <w:t>Values at a specific time or between two specific times where the timing is not aligned with the normal measurement period (where there may be a requirement to calculate average, peak etc. in the period).</w:t>
      </w:r>
    </w:p>
    <w:p w14:paraId="5FCC9419" w14:textId="77777777" w:rsidR="00A447F3" w:rsidRDefault="00A447F3" w:rsidP="00A447F3">
      <w:pPr>
        <w:pStyle w:val="ListParagraph"/>
        <w:numPr>
          <w:ilvl w:val="0"/>
          <w:numId w:val="77"/>
        </w:numPr>
        <w:spacing w:line="259" w:lineRule="auto"/>
      </w:pPr>
      <w:r>
        <w:t>A measurement that takes a long time to process and hence will be significantly delayed.</w:t>
      </w:r>
    </w:p>
    <w:p w14:paraId="465A7593" w14:textId="77777777" w:rsidR="00A447F3" w:rsidRDefault="00A447F3" w:rsidP="00A447F3">
      <w:r>
        <w:t>Note that this document focusses on (1) and (2) above. Items (3), (4) and (5) are for further study and relate to the snapshot stream method touched on elsewhere.</w:t>
      </w:r>
    </w:p>
    <w:p w14:paraId="175D50DC" w14:textId="77777777" w:rsidR="00A447F3" w:rsidRPr="000D3526" w:rsidRDefault="00A447F3" w:rsidP="00A447F3">
      <w:pPr>
        <w:ind w:left="720"/>
      </w:pPr>
      <w:r>
        <w:rPr>
          <w:b/>
          <w:bCs/>
        </w:rPr>
        <w:t xml:space="preserve">Requirement: </w:t>
      </w:r>
      <w:r>
        <w:t xml:space="preserve">The solution shall support the reporting a stream of “periodic completed measurements” (where there is a defined measurement period over which a count is accumulated) </w:t>
      </w:r>
      <w:r>
        <w:lastRenderedPageBreak/>
        <w:t xml:space="preserve">and “periodic views” (where there is a sampling of an ongoing value). Note that the type of measurement will be sufficient to allow interpretation of the report (and it is not necessary to indicate whether the report is a completed measurement or a view). </w:t>
      </w:r>
    </w:p>
    <w:p w14:paraId="71F3D432" w14:textId="77777777" w:rsidR="00A447F3" w:rsidRDefault="00A447F3" w:rsidP="00A447F3">
      <w:r>
        <w:t>Considering the need for near real time visibility, a notification/streaming method would appear more appropriate than a GET method as the stream of data can be initiated by the provider</w:t>
      </w:r>
      <w:r>
        <w:rPr>
          <w:rStyle w:val="FootnoteReference"/>
        </w:rPr>
        <w:footnoteReference w:id="67"/>
      </w:r>
      <w:r>
        <w:t xml:space="preserve"> </w:t>
      </w:r>
      <w:proofErr w:type="gramStart"/>
      <w:r>
        <w:t>at the moment</w:t>
      </w:r>
      <w:proofErr w:type="gramEnd"/>
      <w:r>
        <w:t xml:space="preserve"> the data is available.</w:t>
      </w:r>
    </w:p>
    <w:p w14:paraId="32207EEC" w14:textId="77777777" w:rsidR="00A447F3" w:rsidRDefault="00A447F3" w:rsidP="001925CA">
      <w:pPr>
        <w:pStyle w:val="Heading3"/>
      </w:pPr>
      <w:bookmarkStart w:id="3221" w:name="_Toc192619547"/>
      <w:r>
        <w:t xml:space="preserve">Responsibility for </w:t>
      </w:r>
      <w:r w:rsidR="001925CA">
        <w:t>measurement</w:t>
      </w:r>
      <w:r>
        <w:t xml:space="preserve"> data</w:t>
      </w:r>
      <w:bookmarkEnd w:id="3221"/>
    </w:p>
    <w:p w14:paraId="23B1E7D9" w14:textId="77777777" w:rsidR="00A447F3" w:rsidRDefault="00A447F3" w:rsidP="00A447F3">
      <w:r>
        <w:t xml:space="preserve">A performance measurement is defined to be taken over a specific period. In the TAPI 2.4.1 model, the current-data provides a view of the ongoing measurement, and the history-data provides a view of previously completed measurement periods. At the completion of the measurement period, the current-data values, i.e., the completed measurement, are moved to history-data and, in many cases, current data is reset </w:t>
      </w:r>
      <w:proofErr w:type="gramStart"/>
      <w:r>
        <w:t>so as to</w:t>
      </w:r>
      <w:proofErr w:type="gramEnd"/>
      <w:r>
        <w:t xml:space="preserve"> start accumulating the measurement for the new period. It is the completed measurement that is required to be streamed with urgency to enable the near-real-time applications.</w:t>
      </w:r>
    </w:p>
    <w:p w14:paraId="7B182793" w14:textId="77777777" w:rsidR="00A447F3" w:rsidRPr="00613924" w:rsidRDefault="00A447F3" w:rsidP="00A447F3">
      <w:pPr>
        <w:ind w:left="720"/>
      </w:pPr>
      <w:r>
        <w:rPr>
          <w:b/>
          <w:bCs/>
        </w:rPr>
        <w:t xml:space="preserve">Assumption: </w:t>
      </w:r>
      <w:r>
        <w:t>The client is responsible for maintaining the history for all performance measurements in the network and for carrying out analysis on that performance data.</w:t>
      </w:r>
    </w:p>
    <w:p w14:paraId="68B337FF" w14:textId="77777777" w:rsidR="00A447F3" w:rsidRPr="00E70CF5" w:rsidRDefault="00A447F3" w:rsidP="00A447F3">
      <w:pPr>
        <w:ind w:left="720"/>
      </w:pPr>
      <w:r>
        <w:rPr>
          <w:b/>
          <w:bCs/>
        </w:rPr>
        <w:t xml:space="preserve">Requirement: </w:t>
      </w:r>
      <w:r>
        <w:t xml:space="preserve">The controller, monitoring the performance measures, shall provide the client system with performance data related to all enabled performance monitor points on functions expressed via the TAPI model in the context. </w:t>
      </w:r>
    </w:p>
    <w:p w14:paraId="3E782CBF" w14:textId="77777777" w:rsidR="00A447F3" w:rsidRDefault="00A447F3" w:rsidP="00A447F3">
      <w:r>
        <w:t xml:space="preserve">It is assumed that the client system maintains a record of all streamed “completed” measurements. As for the </w:t>
      </w:r>
      <w:proofErr w:type="spellStart"/>
      <w:r>
        <w:t>tapi</w:t>
      </w:r>
      <w:proofErr w:type="spellEnd"/>
      <w:r>
        <w:t xml:space="preserve">-streaming solution for compacted logs, the performance data streaming solution allows the client to recover from temporary comms loss by retaining a short log of completed measurements. </w:t>
      </w:r>
    </w:p>
    <w:p w14:paraId="23595F93" w14:textId="77777777" w:rsidR="00A447F3" w:rsidRDefault="00A447F3" w:rsidP="00A447F3">
      <w:r>
        <w:t>The performance data streaming solution does not stream:</w:t>
      </w:r>
    </w:p>
    <w:p w14:paraId="36B4491E" w14:textId="77777777" w:rsidR="00A447F3" w:rsidRDefault="00A447F3" w:rsidP="00A447F3">
      <w:pPr>
        <w:pStyle w:val="ListParagraph"/>
        <w:numPr>
          <w:ilvl w:val="0"/>
          <w:numId w:val="79"/>
        </w:numPr>
        <w:spacing w:line="259" w:lineRule="auto"/>
      </w:pPr>
      <w:proofErr w:type="gramStart"/>
      <w:r>
        <w:t>current-data</w:t>
      </w:r>
      <w:proofErr w:type="gramEnd"/>
      <w:r>
        <w:t>, as that is continually changing and is normally not directly available to the control system (as it is maintained by the device and is only available on demand).</w:t>
      </w:r>
    </w:p>
    <w:p w14:paraId="3D65DF03" w14:textId="77777777" w:rsidR="00A447F3" w:rsidRPr="00724D96" w:rsidRDefault="00A447F3" w:rsidP="00A447F3">
      <w:pPr>
        <w:pStyle w:val="ListParagraph"/>
        <w:numPr>
          <w:ilvl w:val="0"/>
          <w:numId w:val="79"/>
        </w:numPr>
        <w:spacing w:line="259" w:lineRule="auto"/>
      </w:pPr>
      <w:r>
        <w:t>history-data, as the controller, monitoring the performance measures streams and maintains a log of recent completed measurements and it is assumed to be the client responsible to keep the long-term view of history.</w:t>
      </w:r>
    </w:p>
    <w:p w14:paraId="08294B23" w14:textId="77777777" w:rsidR="00A447F3" w:rsidRDefault="00A447F3" w:rsidP="001925CA">
      <w:pPr>
        <w:pStyle w:val="Heading3"/>
      </w:pPr>
      <w:bookmarkStart w:id="3222" w:name="_Toc192619548"/>
      <w:r>
        <w:t>Efficient streaming</w:t>
      </w:r>
      <w:bookmarkEnd w:id="3222"/>
    </w:p>
    <w:p w14:paraId="33343769" w14:textId="77777777" w:rsidR="00A447F3" w:rsidRDefault="00A447F3" w:rsidP="00A447F3">
      <w:r>
        <w:t xml:space="preserve">Considering the vast number of measurements, it is important to maximize the information density in the data. </w:t>
      </w:r>
    </w:p>
    <w:p w14:paraId="753E8BBC" w14:textId="77777777" w:rsidR="00A447F3" w:rsidRDefault="00A447F3" w:rsidP="00A447F3">
      <w:pPr>
        <w:ind w:left="360"/>
      </w:pPr>
      <w:r w:rsidRPr="00D20EF2">
        <w:rPr>
          <w:b/>
          <w:bCs/>
        </w:rPr>
        <w:t>Requirement:</w:t>
      </w:r>
      <w:r>
        <w:t xml:space="preserve"> The solution shall:</w:t>
      </w:r>
    </w:p>
    <w:p w14:paraId="7B83AE45" w14:textId="77777777" w:rsidR="00A447F3" w:rsidRDefault="00A447F3" w:rsidP="00A447F3">
      <w:pPr>
        <w:pStyle w:val="ListParagraph"/>
        <w:numPr>
          <w:ilvl w:val="0"/>
          <w:numId w:val="78"/>
        </w:numPr>
        <w:spacing w:line="259" w:lineRule="auto"/>
      </w:pPr>
      <w:r>
        <w:t>Not send invariant fields</w:t>
      </w:r>
    </w:p>
    <w:p w14:paraId="05C17A64" w14:textId="77777777" w:rsidR="00A447F3" w:rsidRDefault="00A447F3" w:rsidP="00A447F3">
      <w:pPr>
        <w:pStyle w:val="ListParagraph"/>
        <w:numPr>
          <w:ilvl w:val="0"/>
          <w:numId w:val="78"/>
        </w:numPr>
        <w:spacing w:line="259" w:lineRule="auto"/>
      </w:pPr>
      <w:r>
        <w:t>Define fields such that they are smallest footprint (i.e., leading to the shortest message) when the most common report is to be made</w:t>
      </w:r>
    </w:p>
    <w:p w14:paraId="6A810267" w14:textId="77777777" w:rsidR="00A447F3" w:rsidRDefault="00A447F3" w:rsidP="00A447F3">
      <w:pPr>
        <w:pStyle w:val="ListParagraph"/>
        <w:numPr>
          <w:ilvl w:val="0"/>
          <w:numId w:val="78"/>
        </w:numPr>
        <w:spacing w:line="259" w:lineRule="auto"/>
      </w:pPr>
      <w:r>
        <w:t>Using an efficient enumerated binary coding method</w:t>
      </w:r>
    </w:p>
    <w:p w14:paraId="72460C78" w14:textId="77777777" w:rsidR="00A447F3" w:rsidRDefault="00A447F3" w:rsidP="00A447F3">
      <w:pPr>
        <w:pStyle w:val="ListParagraph"/>
        <w:numPr>
          <w:ilvl w:val="0"/>
          <w:numId w:val="78"/>
        </w:numPr>
        <w:spacing w:line="259" w:lineRule="auto"/>
      </w:pPr>
      <w:r>
        <w:t>Allowing multiple measures that share properties (e.g., time of capture) to be reported in a block with the shared property only stated once</w:t>
      </w:r>
    </w:p>
    <w:p w14:paraId="04595CBF" w14:textId="77777777" w:rsidR="00A447F3" w:rsidRDefault="00A447F3" w:rsidP="00A447F3">
      <w:r>
        <w:t>The method defined here takes advantage of techniques related to the above list to achieve a high information density.</w:t>
      </w:r>
    </w:p>
    <w:p w14:paraId="7347B651" w14:textId="77777777" w:rsidR="00A447F3" w:rsidRDefault="00A447F3" w:rsidP="00A447F3">
      <w:r>
        <w:t xml:space="preserve">It is assumed that any measurement is made in the context of an </w:t>
      </w:r>
      <w:proofErr w:type="spellStart"/>
      <w:r>
        <w:t>oam</w:t>
      </w:r>
      <w:proofErr w:type="spellEnd"/>
      <w:r>
        <w:t>-job.</w:t>
      </w:r>
    </w:p>
    <w:p w14:paraId="212A44B4" w14:textId="77777777" w:rsidR="00A447F3" w:rsidRDefault="00A447F3" w:rsidP="00A447F3">
      <w:r>
        <w:lastRenderedPageBreak/>
        <w:t>Note that there are further opportunities for improvements of information density that are not covered in this release such as suppressing values that can predict:</w:t>
      </w:r>
    </w:p>
    <w:p w14:paraId="6D9A69DB" w14:textId="77777777" w:rsidR="00A447F3" w:rsidRDefault="00A447F3" w:rsidP="00A447F3">
      <w:pPr>
        <w:pStyle w:val="ListParagraph"/>
        <w:numPr>
          <w:ilvl w:val="0"/>
          <w:numId w:val="78"/>
        </w:numPr>
        <w:spacing w:line="259" w:lineRule="auto"/>
      </w:pPr>
      <w:r>
        <w:t>Zero</w:t>
      </w:r>
    </w:p>
    <w:p w14:paraId="57DBE6CD" w14:textId="77777777" w:rsidR="00A447F3" w:rsidRDefault="00A447F3" w:rsidP="00A447F3">
      <w:pPr>
        <w:pStyle w:val="ListParagraph"/>
        <w:numPr>
          <w:ilvl w:val="0"/>
          <w:numId w:val="78"/>
        </w:numPr>
        <w:spacing w:line="259" w:lineRule="auto"/>
      </w:pPr>
      <w:r>
        <w:t>Same value as last time</w:t>
      </w:r>
    </w:p>
    <w:p w14:paraId="2A322436" w14:textId="77777777" w:rsidR="00A447F3" w:rsidRDefault="00A447F3" w:rsidP="00A447F3">
      <w:pPr>
        <w:pStyle w:val="ListParagraph"/>
        <w:numPr>
          <w:ilvl w:val="0"/>
          <w:numId w:val="78"/>
        </w:numPr>
        <w:spacing w:line="259" w:lineRule="auto"/>
      </w:pPr>
      <w:r>
        <w:t>Within expected range</w:t>
      </w:r>
    </w:p>
    <w:p w14:paraId="60A3E802" w14:textId="77777777" w:rsidR="00A447F3" w:rsidRDefault="00A447F3" w:rsidP="00A447F3">
      <w:pPr>
        <w:pStyle w:val="ListParagraph"/>
        <w:numPr>
          <w:ilvl w:val="0"/>
          <w:numId w:val="78"/>
        </w:numPr>
        <w:spacing w:line="259" w:lineRule="auto"/>
      </w:pPr>
      <w:r>
        <w:t>Following the expected pattern</w:t>
      </w:r>
    </w:p>
    <w:p w14:paraId="0B087E01" w14:textId="77777777" w:rsidR="00A447F3" w:rsidRDefault="00A447F3" w:rsidP="001925CA">
      <w:pPr>
        <w:pStyle w:val="Heading3"/>
      </w:pPr>
      <w:bookmarkStart w:id="3223" w:name="_Toc192619549"/>
      <w:r>
        <w:t xml:space="preserve">Streaming of </w:t>
      </w:r>
      <w:r w:rsidR="001925CA">
        <w:t>measurement</w:t>
      </w:r>
      <w:r>
        <w:t xml:space="preserve"> data</w:t>
      </w:r>
      <w:bookmarkEnd w:id="3223"/>
    </w:p>
    <w:p w14:paraId="5FD6A7B4" w14:textId="2A29AEB2" w:rsidR="00A447F3" w:rsidRDefault="00A447F3" w:rsidP="00A447F3">
      <w:r>
        <w:t xml:space="preserve">TAPI streaming has been defined to support a variety of different reporting formats and encoding strategies. The defined form in previous releases of this document was based on a compacted log. The compacted log strategy is not appropriate for streaming of performance data as </w:t>
      </w:r>
      <w:r w:rsidR="00F8146C">
        <w:t>each record is unique</w:t>
      </w:r>
      <w:r w:rsidR="004E6A12">
        <w:t xml:space="preserve"> and independent, so </w:t>
      </w:r>
      <w:r w:rsidR="00F8146C">
        <w:t>there is no rationale for compaction</w:t>
      </w:r>
      <w:r w:rsidR="004E6A12">
        <w:t xml:space="preserve"> (other than age, which is then most efficiently implemented using simple truncation)</w:t>
      </w:r>
      <w:r w:rsidR="00F8146C">
        <w:t xml:space="preserve">. </w:t>
      </w:r>
      <w:r w:rsidR="004E6A12">
        <w:t xml:space="preserve">See </w:t>
      </w:r>
      <w:r>
        <w:t xml:space="preserve">discussed in section </w:t>
      </w:r>
      <w:r w:rsidR="004E6A12">
        <w:fldChar w:fldCharType="begin"/>
      </w:r>
      <w:r w:rsidR="004E6A12">
        <w:instrText xml:space="preserve"> REF _Ref143677164 \r \h </w:instrText>
      </w:r>
      <w:r w:rsidR="004E6A12">
        <w:fldChar w:fldCharType="separate"/>
      </w:r>
      <w:r w:rsidR="00B53275">
        <w:t>3.8</w:t>
      </w:r>
      <w:r w:rsidR="004E6A12">
        <w:fldChar w:fldCharType="end"/>
      </w:r>
      <w:r w:rsidR="004E6A12">
        <w:t xml:space="preserve"> </w:t>
      </w:r>
      <w:r w:rsidR="004E6A12">
        <w:fldChar w:fldCharType="begin"/>
      </w:r>
      <w:r w:rsidR="004E6A12">
        <w:instrText xml:space="preserve"> REF _Ref143677170 \h </w:instrText>
      </w:r>
      <w:r w:rsidR="004E6A12">
        <w:fldChar w:fldCharType="separate"/>
      </w:r>
      <w:r w:rsidR="00B53275">
        <w:t>Streaming approach and log strategy</w:t>
      </w:r>
      <w:r w:rsidR="004E6A12">
        <w:fldChar w:fldCharType="end"/>
      </w:r>
      <w:r w:rsidR="004E6A12">
        <w:t xml:space="preserve"> on page </w:t>
      </w:r>
      <w:r w:rsidR="004E6A12">
        <w:fldChar w:fldCharType="begin"/>
      </w:r>
      <w:r w:rsidR="004E6A12">
        <w:instrText xml:space="preserve"> PAGEREF _Ref143677173 \h </w:instrText>
      </w:r>
      <w:r w:rsidR="004E6A12">
        <w:fldChar w:fldCharType="separate"/>
      </w:r>
      <w:r w:rsidR="00B53275">
        <w:rPr>
          <w:noProof/>
        </w:rPr>
        <w:t>27</w:t>
      </w:r>
      <w:r w:rsidR="004E6A12">
        <w:fldChar w:fldCharType="end"/>
      </w:r>
      <w:r w:rsidR="004E6A12">
        <w:t xml:space="preserve"> for more details.</w:t>
      </w:r>
    </w:p>
    <w:p w14:paraId="48EC9F33" w14:textId="77777777" w:rsidR="00A447F3" w:rsidRDefault="00A447F3" w:rsidP="00A447F3">
      <w:r>
        <w:t>As noted in the previous section, performance data tends to be measured on some periodic basis and provided in a report of absolute value, where interpretation of that absolute value depends upon the:</w:t>
      </w:r>
    </w:p>
    <w:p w14:paraId="38A43634" w14:textId="77777777" w:rsidR="00A447F3" w:rsidRDefault="00A447F3" w:rsidP="00A447F3">
      <w:pPr>
        <w:pStyle w:val="ListParagraph"/>
        <w:numPr>
          <w:ilvl w:val="0"/>
          <w:numId w:val="76"/>
        </w:numPr>
        <w:spacing w:line="259" w:lineRule="auto"/>
      </w:pPr>
      <w:r>
        <w:t>Time the detector was sampled (i.e., the time the measurement was made)</w:t>
      </w:r>
    </w:p>
    <w:p w14:paraId="0EC03818" w14:textId="77777777" w:rsidR="00A447F3" w:rsidRDefault="00A447F3" w:rsidP="00A447F3">
      <w:pPr>
        <w:pStyle w:val="ListParagraph"/>
        <w:numPr>
          <w:ilvl w:val="0"/>
          <w:numId w:val="76"/>
        </w:numPr>
        <w:spacing w:line="259" w:lineRule="auto"/>
      </w:pPr>
      <w:r>
        <w:t>Specific measurement method</w:t>
      </w:r>
    </w:p>
    <w:p w14:paraId="7F34A3F7" w14:textId="77777777" w:rsidR="00A447F3" w:rsidRDefault="00A447F3" w:rsidP="00A447F3">
      <w:pPr>
        <w:pStyle w:val="ListParagraph"/>
        <w:numPr>
          <w:ilvl w:val="0"/>
          <w:numId w:val="76"/>
        </w:numPr>
        <w:spacing w:line="259" w:lineRule="auto"/>
      </w:pPr>
      <w:r>
        <w:t>Location of the detector (function, termination etc. and hence the specific flow being measured)</w:t>
      </w:r>
    </w:p>
    <w:p w14:paraId="2183443A" w14:textId="77777777" w:rsidR="00A447F3" w:rsidRDefault="00A447F3" w:rsidP="00A447F3">
      <w:pPr>
        <w:pStyle w:val="ListParagraph"/>
        <w:numPr>
          <w:ilvl w:val="0"/>
          <w:numId w:val="76"/>
        </w:numPr>
        <w:spacing w:line="259" w:lineRule="auto"/>
      </w:pPr>
      <w:r>
        <w:t>Units of the measurement</w:t>
      </w:r>
    </w:p>
    <w:p w14:paraId="43DD2489" w14:textId="77777777" w:rsidR="00A447F3" w:rsidRDefault="00A447F3" w:rsidP="00A447F3">
      <w:pPr>
        <w:pStyle w:val="ListParagraph"/>
        <w:numPr>
          <w:ilvl w:val="0"/>
          <w:numId w:val="76"/>
        </w:numPr>
        <w:spacing w:line="259" w:lineRule="auto"/>
      </w:pPr>
      <w:r>
        <w:t>Time period over which the measurement was made</w:t>
      </w:r>
    </w:p>
    <w:p w14:paraId="15CF6FD8" w14:textId="77777777" w:rsidR="00A447F3" w:rsidRDefault="00A447F3" w:rsidP="00A447F3">
      <w:pPr>
        <w:pStyle w:val="ListParagraph"/>
        <w:numPr>
          <w:ilvl w:val="0"/>
          <w:numId w:val="76"/>
        </w:numPr>
        <w:spacing w:line="259" w:lineRule="auto"/>
      </w:pPr>
      <w:r>
        <w:t>Job which initiated and is coordinating the measurement</w:t>
      </w:r>
    </w:p>
    <w:p w14:paraId="52025D4D" w14:textId="77777777" w:rsidR="00A447F3" w:rsidRDefault="00A447F3" w:rsidP="00A447F3">
      <w:r>
        <w:t>It may also depend upon knowledge of the:</w:t>
      </w:r>
    </w:p>
    <w:p w14:paraId="3FC236C7" w14:textId="77777777" w:rsidR="00A447F3" w:rsidRDefault="00A447F3" w:rsidP="00A447F3">
      <w:pPr>
        <w:pStyle w:val="ListParagraph"/>
        <w:numPr>
          <w:ilvl w:val="0"/>
          <w:numId w:val="76"/>
        </w:numPr>
        <w:spacing w:line="259" w:lineRule="auto"/>
      </w:pPr>
      <w:r>
        <w:t>Previous value (where the counter is not reset when sampled)</w:t>
      </w:r>
    </w:p>
    <w:p w14:paraId="18BC4809" w14:textId="77777777" w:rsidR="00A447F3" w:rsidRDefault="00A447F3" w:rsidP="00A447F3">
      <w:pPr>
        <w:pStyle w:val="ListParagraph"/>
        <w:numPr>
          <w:ilvl w:val="0"/>
          <w:numId w:val="76"/>
        </w:numPr>
        <w:spacing w:line="259" w:lineRule="auto"/>
      </w:pPr>
      <w:r>
        <w:t>Reporting strategy</w:t>
      </w:r>
    </w:p>
    <w:p w14:paraId="0A244FA6" w14:textId="77777777" w:rsidR="00A447F3" w:rsidRDefault="00A447F3" w:rsidP="00A447F3">
      <w:pPr>
        <w:pStyle w:val="ListParagraph"/>
        <w:numPr>
          <w:ilvl w:val="0"/>
          <w:numId w:val="76"/>
        </w:numPr>
        <w:spacing w:line="259" w:lineRule="auto"/>
      </w:pPr>
      <w:r>
        <w:t>Completeness of measure</w:t>
      </w:r>
    </w:p>
    <w:p w14:paraId="2E1046A2" w14:textId="77777777" w:rsidR="00A447F3" w:rsidRDefault="00A447F3" w:rsidP="00A447F3">
      <w:r>
        <w:t>The considerations above are covered by requirements in the sections below.</w:t>
      </w:r>
    </w:p>
    <w:p w14:paraId="41727896" w14:textId="77777777" w:rsidR="00A447F3" w:rsidRDefault="00A447F3" w:rsidP="00B84F8F">
      <w:pPr>
        <w:pStyle w:val="Heading3"/>
      </w:pPr>
      <w:bookmarkStart w:id="3224" w:name="_Toc192619550"/>
      <w:r>
        <w:t>Dealing with Comms failures</w:t>
      </w:r>
      <w:bookmarkEnd w:id="3224"/>
    </w:p>
    <w:p w14:paraId="5F88F41F" w14:textId="77777777" w:rsidR="00A447F3" w:rsidRDefault="00A447F3" w:rsidP="00A447F3">
      <w:r>
        <w:t>Considering the importance of some performance data it is vital that the solution allows a client to recover from a short loss of comms without loss of performance data.</w:t>
      </w:r>
    </w:p>
    <w:p w14:paraId="240A3D1A" w14:textId="77777777" w:rsidR="00A447F3" w:rsidRDefault="00A447F3" w:rsidP="00A447F3">
      <w:pPr>
        <w:ind w:left="720"/>
      </w:pPr>
      <w:r>
        <w:rPr>
          <w:b/>
          <w:bCs/>
        </w:rPr>
        <w:t xml:space="preserve">Requirement: </w:t>
      </w:r>
      <w:r>
        <w:t>For a client that has subscribed for performance data and that is receiving that data successfully, the solution shall allow that client to reconnect after a communications failure such that no performance data is lost. Note that some data may be duplicated.</w:t>
      </w:r>
    </w:p>
    <w:p w14:paraId="37D6E13E" w14:textId="77777777" w:rsidR="00A447F3" w:rsidRDefault="00A447F3" w:rsidP="00A447F3">
      <w:r>
        <w:t>The provider will therefore need to support a short buffer of recent performance data. This is not a full history. The approach to providing this short buffer is an implementation choice.</w:t>
      </w:r>
    </w:p>
    <w:p w14:paraId="498BD659" w14:textId="77777777" w:rsidR="00A447F3" w:rsidRDefault="00A447F3" w:rsidP="00A447F3">
      <w:r>
        <w:t>Note that the definition of “short” will depend partly on the robustness of the communications environment and the likely down time. Ability to retain the past hour of performance data reports would seem sufficient for many applications.</w:t>
      </w:r>
    </w:p>
    <w:p w14:paraId="14AAF179" w14:textId="7CF2F77D" w:rsidR="00A447F3" w:rsidRDefault="00A447F3" w:rsidP="00A447F3">
      <w:r>
        <w:t xml:space="preserve">The </w:t>
      </w:r>
      <w:proofErr w:type="spellStart"/>
      <w:r w:rsidR="003F1A9E">
        <w:t>gNMI</w:t>
      </w:r>
      <w:proofErr w:type="spellEnd"/>
      <w:r>
        <w:t xml:space="preserve"> specification allows for extensions and has a defined extension that provides a mechanism to subscribe to “history” [GNMI HIST]. This mechanism allows for a start and end time. Only the start time will be used here. The start time will be interpreted as the time the record was </w:t>
      </w:r>
      <w:ins w:id="3225" w:author="Author">
        <w:r w:rsidR="009C3089" w:rsidRPr="009C3089">
          <w:t>created/logged</w:t>
        </w:r>
      </w:ins>
      <w:del w:id="3226" w:author="Author">
        <w:r w:rsidDel="009C3089">
          <w:delText>sent</w:delText>
        </w:r>
      </w:del>
      <w:r>
        <w:t>.</w:t>
      </w:r>
    </w:p>
    <w:p w14:paraId="7CFE59F6" w14:textId="77777777" w:rsidR="00A447F3" w:rsidRDefault="00A447F3" w:rsidP="00B84F8F">
      <w:pPr>
        <w:pStyle w:val="Heading3"/>
      </w:pPr>
      <w:bookmarkStart w:id="3227" w:name="_Toc192619551"/>
      <w:r>
        <w:lastRenderedPageBreak/>
        <w:t>Data Sources</w:t>
      </w:r>
      <w:bookmarkEnd w:id="3227"/>
    </w:p>
    <w:p w14:paraId="44CE3C9C" w14:textId="77777777" w:rsidR="00A447F3" w:rsidRDefault="00A447F3" w:rsidP="00A447F3">
      <w:r>
        <w:t>Performance data may be recorded against a CEP, a MIP or a MEP. The identifiers of the CEP, MIP and MEP are UUIDs. The source of the PM data will provide an id that is not the UUID of the CEP/MIP/MEP.  Adding the UUID of the TAPI entity (such as CEP, MIP, MEP) requires the provider system to have to look up the entity using the id used by the source. This is a relatively expensive operation especially considering the volume.</w:t>
      </w:r>
    </w:p>
    <w:p w14:paraId="36F80B75" w14:textId="77777777" w:rsidR="00A447F3" w:rsidRDefault="00A447F3" w:rsidP="00A447F3">
      <w:pPr>
        <w:ind w:left="720"/>
      </w:pPr>
      <w:r>
        <w:rPr>
          <w:b/>
          <w:bCs/>
        </w:rPr>
        <w:t xml:space="preserve">Requirement: </w:t>
      </w:r>
      <w:r>
        <w:t>The solution shall enable a provider to convey interpretable performance data without the need to look up the TAPI entity UUID.</w:t>
      </w:r>
    </w:p>
    <w:p w14:paraId="64DC58B9" w14:textId="77777777" w:rsidR="00A447F3" w:rsidRDefault="00A447F3" w:rsidP="00A447F3">
      <w:r>
        <w:t>The solution to this requirement is to record the id that will be used by the source of the date in the corresponding TAPI entity in one of the name fields. The decoding of these ids can be carried out by the client when it chooses to analyze the data.</w:t>
      </w:r>
    </w:p>
    <w:p w14:paraId="7444AD83" w14:textId="0198940E" w:rsidR="00A447F3" w:rsidRDefault="00A447F3" w:rsidP="00A447F3">
      <w:r>
        <w:t>The property “abstract</w:t>
      </w:r>
      <w:r w:rsidR="00F95CCB">
        <w:t>-r</w:t>
      </w:r>
      <w:r>
        <w:t>esource</w:t>
      </w:r>
      <w:r w:rsidR="00F95CCB">
        <w:t>-r</w:t>
      </w:r>
      <w:r w:rsidR="007C6149">
        <w:t>ef</w:t>
      </w:r>
      <w:r>
        <w:t>” supports this strategy</w:t>
      </w:r>
      <w:r w:rsidR="00F95CCB">
        <w:t xml:space="preserve"> (see also section </w:t>
      </w:r>
      <w:r w:rsidR="00F95CCB">
        <w:fldChar w:fldCharType="begin"/>
      </w:r>
      <w:r w:rsidR="00F95CCB">
        <w:instrText xml:space="preserve"> REF _Ref143691490 \r \h </w:instrText>
      </w:r>
      <w:r w:rsidR="00F95CCB">
        <w:fldChar w:fldCharType="separate"/>
      </w:r>
      <w:r w:rsidR="00B53275">
        <w:t>8.6</w:t>
      </w:r>
      <w:r w:rsidR="00F95CCB">
        <w:fldChar w:fldCharType="end"/>
      </w:r>
      <w:r w:rsidR="00F95CCB">
        <w:t xml:space="preserve"> </w:t>
      </w:r>
      <w:r w:rsidR="00F95CCB">
        <w:fldChar w:fldCharType="begin"/>
      </w:r>
      <w:r w:rsidR="00F95CCB">
        <w:instrText xml:space="preserve"> REF _Ref143691490 \h </w:instrText>
      </w:r>
      <w:r w:rsidR="00F95CCB">
        <w:fldChar w:fldCharType="separate"/>
      </w:r>
      <w:r w:rsidR="00B53275">
        <w:t>Appendix – Measurement data – Referencing resources</w:t>
      </w:r>
      <w:r w:rsidR="00F95CCB">
        <w:fldChar w:fldCharType="end"/>
      </w:r>
      <w:r w:rsidR="00F95CCB">
        <w:t xml:space="preserve"> on page </w:t>
      </w:r>
      <w:r w:rsidR="00F95CCB">
        <w:fldChar w:fldCharType="begin"/>
      </w:r>
      <w:r w:rsidR="00F95CCB">
        <w:instrText xml:space="preserve"> PAGEREF _Ref143691490 \h </w:instrText>
      </w:r>
      <w:r w:rsidR="00F95CCB">
        <w:fldChar w:fldCharType="separate"/>
      </w:r>
      <w:ins w:id="3228" w:author="Author">
        <w:r w:rsidR="00B53275">
          <w:rPr>
            <w:noProof/>
          </w:rPr>
          <w:t>140</w:t>
        </w:r>
        <w:del w:id="3229" w:author="Author">
          <w:r w:rsidR="006D1621" w:rsidDel="00B53275">
            <w:rPr>
              <w:noProof/>
            </w:rPr>
            <w:delText>140</w:delText>
          </w:r>
        </w:del>
      </w:ins>
      <w:del w:id="3230" w:author="Author">
        <w:r w:rsidR="00C1187B" w:rsidDel="00B53275">
          <w:rPr>
            <w:noProof/>
          </w:rPr>
          <w:delText>141</w:delText>
        </w:r>
      </w:del>
      <w:r w:rsidR="00F95CCB">
        <w:fldChar w:fldCharType="end"/>
      </w:r>
      <w:r w:rsidR="00F95CCB">
        <w:t>)</w:t>
      </w:r>
      <w:r>
        <w:t>.</w:t>
      </w:r>
    </w:p>
    <w:p w14:paraId="09C1618C" w14:textId="77777777" w:rsidR="00A447F3" w:rsidRDefault="00A447F3" w:rsidP="00B84F8F">
      <w:pPr>
        <w:pStyle w:val="Heading3"/>
      </w:pPr>
      <w:bookmarkStart w:id="3231" w:name="_Toc192619552"/>
      <w:r w:rsidRPr="0063379C">
        <w:t>Time</w:t>
      </w:r>
      <w:bookmarkEnd w:id="3231"/>
    </w:p>
    <w:p w14:paraId="5AC7DB26" w14:textId="77777777" w:rsidR="00A447F3" w:rsidRDefault="00A447F3" w:rsidP="00A447F3">
      <w:r>
        <w:t>The most significant time is the moment the measure was sampled. It is also important, for some measures, to understand the period over which the measure was taken.</w:t>
      </w:r>
    </w:p>
    <w:p w14:paraId="402F2FD9" w14:textId="77777777" w:rsidR="00A447F3" w:rsidRDefault="00A447F3" w:rsidP="00A447F3">
      <w:pPr>
        <w:ind w:left="720"/>
      </w:pPr>
      <w:proofErr w:type="gramStart"/>
      <w:r w:rsidRPr="008B77F2">
        <w:rPr>
          <w:b/>
          <w:bCs/>
        </w:rPr>
        <w:t>Requirement :</w:t>
      </w:r>
      <w:proofErr w:type="gramEnd"/>
      <w:r w:rsidRPr="008B77F2">
        <w:rPr>
          <w:b/>
          <w:bCs/>
        </w:rPr>
        <w:t xml:space="preserve"> </w:t>
      </w:r>
      <w:r w:rsidRPr="008B77F2">
        <w:t>The solution shall make available to the client information on the time the measurement was sampled</w:t>
      </w:r>
      <w:r>
        <w:t xml:space="preserve"> and</w:t>
      </w:r>
      <w:r w:rsidRPr="008B77F2">
        <w:t xml:space="preserve"> the interval from the previous sample</w:t>
      </w:r>
      <w:r>
        <w:t xml:space="preserve"> </w:t>
      </w:r>
    </w:p>
    <w:p w14:paraId="6D4B7903" w14:textId="77777777" w:rsidR="00A447F3" w:rsidRDefault="00A447F3" w:rsidP="00A447F3">
      <w:pPr>
        <w:ind w:left="720"/>
      </w:pPr>
      <w:r>
        <w:rPr>
          <w:b/>
          <w:bCs/>
        </w:rPr>
        <w:t>Requirement:</w:t>
      </w:r>
      <w:r>
        <w:t xml:space="preserve"> The solution shall make available the time when the measurement was started if that is different from the time that can be calculated using the time the measurement was sampled and the interval from the previous sample.</w:t>
      </w:r>
    </w:p>
    <w:p w14:paraId="036E587C" w14:textId="77777777" w:rsidR="00A447F3" w:rsidRDefault="00A447F3" w:rsidP="00B84F8F">
      <w:pPr>
        <w:pStyle w:val="Heading3"/>
      </w:pPr>
      <w:bookmarkStart w:id="3232" w:name="_Toc192619553"/>
      <w:r>
        <w:t>Problems with a measurement</w:t>
      </w:r>
      <w:bookmarkEnd w:id="3232"/>
    </w:p>
    <w:p w14:paraId="3B455235" w14:textId="77777777" w:rsidR="00A447F3" w:rsidRDefault="00A447F3" w:rsidP="00A447F3">
      <w:r>
        <w:t>It is possible for a measurement device to not correctly record a value:</w:t>
      </w:r>
    </w:p>
    <w:p w14:paraId="6D6F87D4" w14:textId="77777777" w:rsidR="00A447F3" w:rsidRDefault="00A447F3" w:rsidP="00A447F3">
      <w:pPr>
        <w:pStyle w:val="ListParagraph"/>
        <w:numPr>
          <w:ilvl w:val="0"/>
          <w:numId w:val="84"/>
        </w:numPr>
        <w:spacing w:line="259" w:lineRule="auto"/>
      </w:pPr>
      <w:r>
        <w:t>The device is reset during a measurement interval so only part of the interval is measured</w:t>
      </w:r>
    </w:p>
    <w:p w14:paraId="6ABAC247" w14:textId="77777777" w:rsidR="00A447F3" w:rsidRPr="006F4D11" w:rsidRDefault="00A447F3" w:rsidP="00A447F3">
      <w:pPr>
        <w:pStyle w:val="ListParagraph"/>
        <w:numPr>
          <w:ilvl w:val="0"/>
          <w:numId w:val="84"/>
        </w:numPr>
        <w:spacing w:line="259" w:lineRule="auto"/>
        <w:rPr>
          <w:b/>
          <w:bCs/>
        </w:rPr>
      </w:pPr>
      <w:r>
        <w:t>The measurement device operation is degraded so that a measurement is not accurate</w:t>
      </w:r>
    </w:p>
    <w:p w14:paraId="19BC1E26" w14:textId="77777777" w:rsidR="00A447F3" w:rsidRPr="006F4D11" w:rsidRDefault="00A447F3" w:rsidP="00A447F3">
      <w:pPr>
        <w:ind w:left="360"/>
      </w:pPr>
      <w:r w:rsidRPr="006F4D11">
        <w:rPr>
          <w:b/>
          <w:bCs/>
        </w:rPr>
        <w:t xml:space="preserve">Requirement: </w:t>
      </w:r>
      <w:r>
        <w:t>The solution shall allow reporting of a value for a measurement but shall also allow reporting of issues with that measurement including covering the cases where the measurement is not accurate or missing completely.</w:t>
      </w:r>
    </w:p>
    <w:p w14:paraId="60DD510C" w14:textId="77777777" w:rsidR="00A447F3" w:rsidRDefault="00A447F3" w:rsidP="00B84F8F">
      <w:pPr>
        <w:pStyle w:val="Heading3"/>
      </w:pPr>
      <w:bookmarkStart w:id="3233" w:name="_Toc192619554"/>
      <w:r>
        <w:t>Framing a measure</w:t>
      </w:r>
      <w:bookmarkEnd w:id="3233"/>
    </w:p>
    <w:p w14:paraId="257B30DF" w14:textId="77777777" w:rsidR="00A447F3" w:rsidRDefault="00A447F3" w:rsidP="00A447F3">
      <w:r>
        <w:t>A measurement device may be activated and maybe deactivated. There may be ongoing measurement reporting such that the measurement from the newly activated devices is added to a stream of ongoing measurements and such that measurements from a newly deactivated device are no longer present in the stream. It is possible that reporting of a measurement is significantly delayed.</w:t>
      </w:r>
    </w:p>
    <w:p w14:paraId="020EA9FE" w14:textId="77777777" w:rsidR="00A447F3" w:rsidRDefault="00A447F3" w:rsidP="00A447F3">
      <w:pPr>
        <w:ind w:left="720"/>
      </w:pPr>
      <w:r>
        <w:rPr>
          <w:b/>
          <w:bCs/>
        </w:rPr>
        <w:t>Requirement:</w:t>
      </w:r>
      <w:r>
        <w:t xml:space="preserve"> The solution shall provide an opportunity to indicate that a measurement is the temporal first or the temporal final measurement for a particular detector/measure in a stream of ongoing measurements. </w:t>
      </w:r>
    </w:p>
    <w:p w14:paraId="079C13A0" w14:textId="77777777" w:rsidR="00A447F3" w:rsidRDefault="00A447F3" w:rsidP="00A447F3">
      <w:pPr>
        <w:ind w:left="720"/>
      </w:pPr>
      <w:r>
        <w:rPr>
          <w:b/>
          <w:bCs/>
        </w:rPr>
        <w:t xml:space="preserve">Requirement: </w:t>
      </w:r>
      <w:r>
        <w:t>The solution shall provide an opportunity to indicate that a measurement report is for a measurement taken some while ago (and hence is delayed). This indication will be in addition to the time of the measurement.</w:t>
      </w:r>
    </w:p>
    <w:p w14:paraId="09A983E6" w14:textId="77777777" w:rsidR="00A447F3" w:rsidRDefault="00A447F3" w:rsidP="00B84F8F">
      <w:pPr>
        <w:pStyle w:val="Heading3"/>
      </w:pPr>
      <w:bookmarkStart w:id="3234" w:name="_Toc192619555"/>
      <w:r>
        <w:lastRenderedPageBreak/>
        <w:t>Relative measurements</w:t>
      </w:r>
      <w:bookmarkEnd w:id="3234"/>
    </w:p>
    <w:p w14:paraId="4735BD73" w14:textId="77777777" w:rsidR="00A447F3" w:rsidRDefault="00A447F3" w:rsidP="00A447F3">
      <w:r>
        <w:t>Where measurements are in some way relative to a previous measurement it is necessary for the provider to report an absolute baseline against which a stream of relative measurements can be assessed. NOTE: This is not required in this release but is provided in preparation for future capabilities.</w:t>
      </w:r>
    </w:p>
    <w:p w14:paraId="73B1CA7B" w14:textId="77777777" w:rsidR="00A447F3" w:rsidRDefault="00A447F3" w:rsidP="00A447F3">
      <w:pPr>
        <w:ind w:left="720"/>
      </w:pPr>
      <w:r>
        <w:rPr>
          <w:b/>
          <w:bCs/>
        </w:rPr>
        <w:t xml:space="preserve">Requirement: </w:t>
      </w:r>
      <w:r>
        <w:t>The solution shall provide an opportunity for the provider to indicate that a measurement is a baseline. The baseline will be required:</w:t>
      </w:r>
    </w:p>
    <w:p w14:paraId="06B1C49A" w14:textId="77777777" w:rsidR="00A447F3" w:rsidRDefault="00A447F3" w:rsidP="00A447F3">
      <w:pPr>
        <w:pStyle w:val="ListParagraph"/>
        <w:numPr>
          <w:ilvl w:val="0"/>
          <w:numId w:val="85"/>
        </w:numPr>
        <w:spacing w:line="259" w:lineRule="auto"/>
      </w:pPr>
      <w:r>
        <w:t>at the start of a measurement sequence</w:t>
      </w:r>
    </w:p>
    <w:p w14:paraId="6CCFFB6B" w14:textId="77777777" w:rsidR="00A447F3" w:rsidRDefault="00A447F3" w:rsidP="00A447F3">
      <w:pPr>
        <w:pStyle w:val="ListParagraph"/>
        <w:numPr>
          <w:ilvl w:val="0"/>
          <w:numId w:val="85"/>
        </w:numPr>
        <w:spacing w:line="259" w:lineRule="auto"/>
      </w:pPr>
      <w:r>
        <w:t>on subscription by the client</w:t>
      </w:r>
    </w:p>
    <w:p w14:paraId="01ED2FE9" w14:textId="77777777" w:rsidR="00A447F3" w:rsidRDefault="00A447F3" w:rsidP="00A447F3">
      <w:pPr>
        <w:pStyle w:val="ListParagraph"/>
        <w:numPr>
          <w:ilvl w:val="0"/>
          <w:numId w:val="85"/>
        </w:numPr>
        <w:spacing w:line="259" w:lineRule="auto"/>
      </w:pPr>
      <w:r>
        <w:t>at some intermediate point when requested by the client</w:t>
      </w:r>
    </w:p>
    <w:p w14:paraId="0353B0D3" w14:textId="77777777" w:rsidR="00A447F3" w:rsidRDefault="00A447F3" w:rsidP="00A447F3">
      <w:r>
        <w:t>Note that there currently is no subscription method defined to acquire baseline reports. This will be covered in a future release.</w:t>
      </w:r>
    </w:p>
    <w:p w14:paraId="3CB34474" w14:textId="77777777" w:rsidR="00A447F3" w:rsidRDefault="00A447F3" w:rsidP="00B84F8F">
      <w:pPr>
        <w:pStyle w:val="Heading3"/>
      </w:pPr>
      <w:bookmarkStart w:id="3235" w:name="_Toc192619556"/>
      <w:r>
        <w:t>Qualifying the measurement</w:t>
      </w:r>
      <w:bookmarkEnd w:id="3235"/>
    </w:p>
    <w:p w14:paraId="4455F0A6" w14:textId="77777777" w:rsidR="00A447F3" w:rsidRDefault="00A447F3" w:rsidP="00A447F3">
      <w:r>
        <w:t>Some measurements require further qualification such as direction of the measurement, the end of the measurement, detailed name of the measurement etc.</w:t>
      </w:r>
    </w:p>
    <w:p w14:paraId="2FFDF2B0" w14:textId="77777777" w:rsidR="00A447F3" w:rsidRPr="00D54DB3" w:rsidRDefault="00A447F3" w:rsidP="00A447F3">
      <w:pPr>
        <w:ind w:left="720"/>
      </w:pPr>
      <w:r>
        <w:rPr>
          <w:b/>
          <w:bCs/>
        </w:rPr>
        <w:t xml:space="preserve">Requirement: </w:t>
      </w:r>
      <w:r>
        <w:t>The solution shall provide support for necessary measurement qualifications to highlight direction when not “obvious” from the measure and highlight point of measurement (e.g., far end).</w:t>
      </w:r>
    </w:p>
    <w:p w14:paraId="3C54105F" w14:textId="77777777" w:rsidR="003B6F90" w:rsidRDefault="003B6F90" w:rsidP="001925CA">
      <w:pPr>
        <w:pStyle w:val="Heading2"/>
      </w:pPr>
      <w:bookmarkStart w:id="3236" w:name="_Toc192619557"/>
      <w:r>
        <w:t>The solution</w:t>
      </w:r>
      <w:bookmarkEnd w:id="3236"/>
    </w:p>
    <w:p w14:paraId="0004DC77" w14:textId="77777777" w:rsidR="00B84F8F" w:rsidRDefault="00B84F8F" w:rsidP="003B6F90">
      <w:pPr>
        <w:pStyle w:val="Heading3"/>
      </w:pPr>
      <w:bookmarkStart w:id="3237" w:name="_Toc192619558"/>
      <w:r>
        <w:t>Solution technology</w:t>
      </w:r>
      <w:bookmarkEnd w:id="3237"/>
    </w:p>
    <w:p w14:paraId="558A6D70" w14:textId="3E3EF1DF" w:rsidR="00B84F8F" w:rsidRPr="00B84F8F" w:rsidRDefault="00B84F8F" w:rsidP="00B84F8F">
      <w:r>
        <w:t xml:space="preserve">Considering the requirements above, a </w:t>
      </w:r>
      <w:proofErr w:type="spellStart"/>
      <w:r w:rsidR="003F1A9E">
        <w:t>gNMI</w:t>
      </w:r>
      <w:proofErr w:type="spellEnd"/>
      <w:r>
        <w:t xml:space="preserve"> s</w:t>
      </w:r>
      <w:r w:rsidR="003B6F90">
        <w:t>tream</w:t>
      </w:r>
      <w:r w:rsidR="002C20B9">
        <w:t xml:space="preserve"> [GNMI-SPEC]</w:t>
      </w:r>
      <w:r w:rsidR="003B6F90">
        <w:t xml:space="preserve"> with </w:t>
      </w:r>
      <w:proofErr w:type="spellStart"/>
      <w:r w:rsidR="003B6F90">
        <w:t>protobuf</w:t>
      </w:r>
      <w:proofErr w:type="spellEnd"/>
      <w:r w:rsidR="003B6F90">
        <w:t xml:space="preserve"> encoding</w:t>
      </w:r>
      <w:r w:rsidR="002C20B9">
        <w:t xml:space="preserve"> [GNMI-PROTO]</w:t>
      </w:r>
      <w:r w:rsidR="003B6F90">
        <w:t xml:space="preserve"> was chosen as the solution technology. The following subsections describe this approach.</w:t>
      </w:r>
    </w:p>
    <w:p w14:paraId="3A9541F9" w14:textId="77777777" w:rsidR="00A447F3" w:rsidRDefault="00A447F3" w:rsidP="003B6F90">
      <w:pPr>
        <w:pStyle w:val="Heading3"/>
      </w:pPr>
      <w:bookmarkStart w:id="3238" w:name="_Toc192619559"/>
      <w:r>
        <w:t>Discover supported and available streams</w:t>
      </w:r>
      <w:bookmarkEnd w:id="3238"/>
    </w:p>
    <w:p w14:paraId="0B10BE75" w14:textId="019CF0A7" w:rsidR="00A447F3" w:rsidRDefault="00A447F3" w:rsidP="00A447F3">
      <w:r>
        <w:t xml:space="preserve">Where performance data streaming via </w:t>
      </w:r>
      <w:proofErr w:type="spellStart"/>
      <w:r w:rsidR="003F1A9E">
        <w:t>gNMI</w:t>
      </w:r>
      <w:proofErr w:type="spellEnd"/>
      <w:r>
        <w:t>/</w:t>
      </w:r>
      <w:proofErr w:type="spellStart"/>
      <w:r>
        <w:t>Protobuf</w:t>
      </w:r>
      <w:proofErr w:type="spellEnd"/>
      <w:r>
        <w:t xml:space="preserve"> is supported, streams will be declared that have supported-stream-type details with:</w:t>
      </w:r>
    </w:p>
    <w:p w14:paraId="1C674F8B" w14:textId="77777777" w:rsidR="00A447F3" w:rsidRDefault="00A447F3" w:rsidP="00A447F3">
      <w:pPr>
        <w:pStyle w:val="ListParagraph"/>
        <w:numPr>
          <w:ilvl w:val="0"/>
          <w:numId w:val="81"/>
        </w:numPr>
        <w:spacing w:line="259" w:lineRule="auto"/>
      </w:pPr>
      <w:r>
        <w:t>stream-type-content: measurement-details</w:t>
      </w:r>
    </w:p>
    <w:p w14:paraId="42635473" w14:textId="77777777" w:rsidR="00A447F3" w:rsidRDefault="00A447F3" w:rsidP="00A447F3">
      <w:pPr>
        <w:pStyle w:val="ListParagraph"/>
        <w:numPr>
          <w:ilvl w:val="0"/>
          <w:numId w:val="81"/>
        </w:numPr>
        <w:spacing w:line="259" w:lineRule="auto"/>
      </w:pPr>
      <w:r>
        <w:t>log-record-strategy: WHOLE_ENTITY</w:t>
      </w:r>
    </w:p>
    <w:p w14:paraId="77AB8828" w14:textId="77777777" w:rsidR="00A447F3" w:rsidRDefault="00A447F3" w:rsidP="00A447F3">
      <w:pPr>
        <w:pStyle w:val="ListParagraph"/>
        <w:numPr>
          <w:ilvl w:val="0"/>
          <w:numId w:val="81"/>
        </w:numPr>
        <w:spacing w:line="259" w:lineRule="auto"/>
      </w:pPr>
      <w:r>
        <w:t>record-trigger: PERIODIC</w:t>
      </w:r>
    </w:p>
    <w:p w14:paraId="0A935235" w14:textId="77777777" w:rsidR="00A447F3" w:rsidRDefault="00A447F3" w:rsidP="00A447F3">
      <w:pPr>
        <w:pStyle w:val="ListParagraph"/>
        <w:numPr>
          <w:ilvl w:val="0"/>
          <w:numId w:val="81"/>
        </w:numPr>
        <w:spacing w:line="259" w:lineRule="auto"/>
      </w:pPr>
      <w:r>
        <w:t>log-storage-strategy: TRUNCATED</w:t>
      </w:r>
    </w:p>
    <w:p w14:paraId="50C56F7A" w14:textId="77777777" w:rsidR="00A447F3" w:rsidRDefault="00A447F3" w:rsidP="00A447F3">
      <w:pPr>
        <w:pStyle w:val="ListParagraph"/>
        <w:numPr>
          <w:ilvl w:val="0"/>
          <w:numId w:val="81"/>
        </w:numPr>
        <w:spacing w:line="259" w:lineRule="auto"/>
      </w:pPr>
      <w:r>
        <w:t>record-retention: This is in terms of minutes and clarifies the truncation statement</w:t>
      </w:r>
      <w:r w:rsidR="00F8146C">
        <w:t>. The specific setting for record-retention is an implementation choice that depends upon deployment parameters etc.</w:t>
      </w:r>
    </w:p>
    <w:p w14:paraId="41528C50" w14:textId="77777777" w:rsidR="00A447F3" w:rsidRDefault="00A447F3" w:rsidP="00A447F3">
      <w:pPr>
        <w:pStyle w:val="ListParagraph"/>
        <w:numPr>
          <w:ilvl w:val="0"/>
          <w:numId w:val="81"/>
        </w:numPr>
        <w:spacing w:line="259" w:lineRule="auto"/>
      </w:pPr>
      <w:r>
        <w:t>allowed-connection-protocol: GNMI</w:t>
      </w:r>
    </w:p>
    <w:p w14:paraId="16DDAF9C" w14:textId="77777777" w:rsidR="00A447F3" w:rsidRPr="002B4B66" w:rsidRDefault="00A447F3" w:rsidP="00A447F3">
      <w:pPr>
        <w:pStyle w:val="ListParagraph"/>
        <w:numPr>
          <w:ilvl w:val="0"/>
          <w:numId w:val="81"/>
        </w:numPr>
        <w:spacing w:line="259" w:lineRule="auto"/>
      </w:pPr>
      <w:proofErr w:type="gramStart"/>
      <w:r>
        <w:t>encoding-format</w:t>
      </w:r>
      <w:proofErr w:type="gramEnd"/>
      <w:r>
        <w:t>: PROTOBUF</w:t>
      </w:r>
    </w:p>
    <w:p w14:paraId="51A69F48" w14:textId="77777777" w:rsidR="00A447F3" w:rsidRDefault="00A447F3" w:rsidP="00A447F3">
      <w:pPr>
        <w:pStyle w:val="ListParagraph"/>
        <w:numPr>
          <w:ilvl w:val="0"/>
          <w:numId w:val="81"/>
        </w:numPr>
        <w:spacing w:line="259" w:lineRule="auto"/>
      </w:pPr>
      <w:r>
        <w:t xml:space="preserve">information-record-strategy: Not specified at this stage and is not required to be </w:t>
      </w:r>
      <w:proofErr w:type="gramStart"/>
      <w:r>
        <w:t>used, but</w:t>
      </w:r>
      <w:proofErr w:type="gramEnd"/>
      <w:r>
        <w:t xml:space="preserve"> can be used in a proprietary mode to allow suppression, value expectation and dither reduction. This will be defined in a future release</w:t>
      </w:r>
    </w:p>
    <w:p w14:paraId="00395C0F" w14:textId="77777777" w:rsidR="00F8146C" w:rsidRDefault="00F8146C" w:rsidP="00F8146C">
      <w:pPr>
        <w:spacing w:line="259" w:lineRule="auto"/>
      </w:pPr>
      <w:r>
        <w:t>An implementation conforming to this specification MUST support the supported-stream-type defined above.</w:t>
      </w:r>
    </w:p>
    <w:p w14:paraId="338D6931" w14:textId="77777777" w:rsidR="00A447F3" w:rsidRDefault="00A447F3" w:rsidP="003B6F90">
      <w:pPr>
        <w:pStyle w:val="Heading3"/>
      </w:pPr>
      <w:bookmarkStart w:id="3239" w:name="_Toc192619560"/>
      <w:r>
        <w:lastRenderedPageBreak/>
        <w:t>TAPI Model</w:t>
      </w:r>
      <w:bookmarkEnd w:id="3239"/>
    </w:p>
    <w:p w14:paraId="53094A0D" w14:textId="77777777" w:rsidR="00A447F3" w:rsidRDefault="00601246" w:rsidP="00A447F3">
      <w:r>
        <w:t>The stream reports completed measurements. The</w:t>
      </w:r>
      <w:r w:rsidR="00A447F3">
        <w:t xml:space="preserve"> completed measurement is not represented by a formal class in the </w:t>
      </w:r>
      <w:r>
        <w:t>tree</w:t>
      </w:r>
      <w:r w:rsidR="00A447F3">
        <w:t xml:space="preserve">. The completed measurement is a fleeting transient instance that exists between the capture of current-data and the creation of the history-data. A class representing this structure </w:t>
      </w:r>
      <w:r w:rsidR="0012589B">
        <w:t>is essentially</w:t>
      </w:r>
      <w:r w:rsidR="00A447F3">
        <w:t xml:space="preserve"> positioned under the </w:t>
      </w:r>
      <w:proofErr w:type="spellStart"/>
      <w:r w:rsidR="00A447F3">
        <w:t>oam</w:t>
      </w:r>
      <w:proofErr w:type="spellEnd"/>
      <w:r w:rsidR="00A447F3">
        <w:t xml:space="preserve">-job </w:t>
      </w:r>
      <w:r w:rsidR="0012589B">
        <w:t>that controls the measurement</w:t>
      </w:r>
      <w:r w:rsidR="00A447F3">
        <w:t xml:space="preserve">, but it </w:t>
      </w:r>
      <w:r w:rsidR="00900AA1">
        <w:t>is not</w:t>
      </w:r>
      <w:r w:rsidR="00A447F3">
        <w:t xml:space="preserve"> retrievable as it is essentially created and deleted instantaneously. It would also not fit the normal streaming/notification pattern </w:t>
      </w:r>
      <w:r>
        <w:t>as</w:t>
      </w:r>
      <w:r w:rsidR="00A447F3">
        <w:t xml:space="preserve"> reporting deletion would be redundant.</w:t>
      </w:r>
    </w:p>
    <w:p w14:paraId="266AC75D" w14:textId="6B530562" w:rsidR="00A447F3" w:rsidRDefault="00A447F3" w:rsidP="00A447F3">
      <w:r>
        <w:t>In the streaming model</w:t>
      </w:r>
      <w:r w:rsidR="00B2439F">
        <w:t>,</w:t>
      </w:r>
      <w:r>
        <w:t xml:space="preserve"> the entity is called measurement-</w:t>
      </w:r>
      <w:proofErr w:type="gramStart"/>
      <w:r>
        <w:t>details</w:t>
      </w:r>
      <w:proofErr w:type="gramEnd"/>
      <w:r>
        <w:t xml:space="preserve"> and its path includes the related </w:t>
      </w:r>
      <w:proofErr w:type="spellStart"/>
      <w:r>
        <w:t>oam</w:t>
      </w:r>
      <w:proofErr w:type="spellEnd"/>
      <w:r>
        <w:t>-job</w:t>
      </w:r>
      <w:r w:rsidR="00B2439F">
        <w:rPr>
          <w:rStyle w:val="FootnoteReference"/>
        </w:rPr>
        <w:footnoteReference w:id="68"/>
      </w:r>
      <w:r>
        <w:t xml:space="preserve"> such that it has essentially been placed in the tree under </w:t>
      </w:r>
      <w:proofErr w:type="spellStart"/>
      <w:r>
        <w:t>oam</w:t>
      </w:r>
      <w:proofErr w:type="spellEnd"/>
      <w:r>
        <w:t>-job. The streaming of measurement-details can be considered as the reporting of both the creation and deletion of the instance in one report.</w:t>
      </w:r>
    </w:p>
    <w:p w14:paraId="696F112D" w14:textId="31E02FB7" w:rsidR="00A447F3" w:rsidRDefault="00A447F3" w:rsidP="00A447F3">
      <w:r>
        <w:t xml:space="preserve">In the defined performance data streaming model, described below, it is possible to collect many measurements in one measurement-details structure. The current structure allows for the reporting of multiple measures which all belong to the same </w:t>
      </w:r>
      <w:proofErr w:type="spellStart"/>
      <w:r>
        <w:t>oam</w:t>
      </w:r>
      <w:proofErr w:type="spellEnd"/>
      <w:r>
        <w:t>-job</w:t>
      </w:r>
      <w:r w:rsidR="00C4715B">
        <w:rPr>
          <w:rStyle w:val="FootnoteReference"/>
        </w:rPr>
        <w:footnoteReference w:id="69"/>
      </w:r>
      <w:r>
        <w:t xml:space="preserve">. Where measures that belong to several jobs are required to be streamed in a single record, a new </w:t>
      </w:r>
      <w:proofErr w:type="spellStart"/>
      <w:r>
        <w:t>oam</w:t>
      </w:r>
      <w:proofErr w:type="spellEnd"/>
      <w:r>
        <w:t xml:space="preserve">-job instance would be required to do the collection, i.e., there </w:t>
      </w:r>
      <w:r w:rsidR="008B30AF">
        <w:t>can be no more than one</w:t>
      </w:r>
      <w:r>
        <w:t xml:space="preserve"> </w:t>
      </w:r>
      <w:proofErr w:type="spellStart"/>
      <w:r>
        <w:t>oam</w:t>
      </w:r>
      <w:proofErr w:type="spellEnd"/>
      <w:r>
        <w:t>-job defined that details the collection to be streamed</w:t>
      </w:r>
      <w:r w:rsidR="008B30AF">
        <w:t xml:space="preserve"> in one record</w:t>
      </w:r>
      <w:r>
        <w:t>.</w:t>
      </w:r>
    </w:p>
    <w:p w14:paraId="64F2D5BE" w14:textId="77777777" w:rsidR="00A447F3" w:rsidRDefault="00A447F3" w:rsidP="00A447F3">
      <w:r>
        <w:t xml:space="preserve">Once an appropriate </w:t>
      </w:r>
      <w:proofErr w:type="spellStart"/>
      <w:r>
        <w:t>oam</w:t>
      </w:r>
      <w:proofErr w:type="spellEnd"/>
      <w:r>
        <w:t>-job is defined for the maximal collection, the measure of the job may be reported separately if necessary/desired.</w:t>
      </w:r>
    </w:p>
    <w:p w14:paraId="52FED787" w14:textId="0880C1F7" w:rsidR="00695166" w:rsidRPr="005F7E9E" w:rsidRDefault="00695166" w:rsidP="00A447F3">
      <w:r>
        <w:t xml:space="preserve">The solution defined here allows for reporting against entities other than </w:t>
      </w:r>
      <w:proofErr w:type="spellStart"/>
      <w:r>
        <w:t>oam</w:t>
      </w:r>
      <w:proofErr w:type="spellEnd"/>
      <w:r>
        <w:t>-job</w:t>
      </w:r>
      <w:r w:rsidR="00E455A4">
        <w:t xml:space="preserve"> as well as</w:t>
      </w:r>
      <w:r w:rsidR="008B30AF">
        <w:t xml:space="preserve"> reporting</w:t>
      </w:r>
      <w:r w:rsidR="00E455A4">
        <w:t xml:space="preserve"> with no </w:t>
      </w:r>
      <w:r w:rsidR="00ED5738">
        <w:t xml:space="preserve">path </w:t>
      </w:r>
      <w:r w:rsidR="00C4715B">
        <w:t>detail</w:t>
      </w:r>
      <w:r w:rsidR="00ED5738">
        <w:t xml:space="preserve"> (i.e., considered directly under the context)</w:t>
      </w:r>
      <w:bookmarkStart w:id="3240" w:name="_Hlk146116810"/>
      <w:r w:rsidR="00C4715B">
        <w:rPr>
          <w:rStyle w:val="FootnoteReference"/>
        </w:rPr>
        <w:footnoteReference w:id="70"/>
      </w:r>
      <w:bookmarkEnd w:id="3240"/>
      <w:r w:rsidR="00ED5738">
        <w:t>. These options apply</w:t>
      </w:r>
      <w:r w:rsidR="00E455A4">
        <w:t xml:space="preserve"> where the references in the report are sufficient to uniquely identify the measurement</w:t>
      </w:r>
      <w:r w:rsidR="00ED5738">
        <w:t xml:space="preserve"> within the defined path</w:t>
      </w:r>
      <w:r w:rsidR="00E455A4">
        <w:t>.</w:t>
      </w:r>
    </w:p>
    <w:p w14:paraId="159F3967" w14:textId="77777777" w:rsidR="00A447F3" w:rsidRDefault="00A447F3" w:rsidP="003B6F90">
      <w:pPr>
        <w:pStyle w:val="Heading3"/>
      </w:pPr>
      <w:bookmarkStart w:id="3241" w:name="_Toc192619561"/>
      <w:r>
        <w:t>Transfer technologies</w:t>
      </w:r>
      <w:bookmarkEnd w:id="3241"/>
    </w:p>
    <w:p w14:paraId="1869D25A" w14:textId="011581CE" w:rsidR="00A447F3" w:rsidRDefault="00C4715B" w:rsidP="00A447F3">
      <w:r>
        <w:t>Whilst t</w:t>
      </w:r>
      <w:r w:rsidR="00A447F3">
        <w:t xml:space="preserve">here are several technologies that are oriented towards efficient transfer of large volumes of information where that information has the characteristics of performance measurements. In the photonic network environment, the most prevalent technology is the </w:t>
      </w:r>
      <w:proofErr w:type="spellStart"/>
      <w:r w:rsidR="00A447F3">
        <w:t>Protobuf</w:t>
      </w:r>
      <w:proofErr w:type="spellEnd"/>
      <w:r w:rsidR="00A447F3">
        <w:t xml:space="preserve"> encoded </w:t>
      </w:r>
      <w:proofErr w:type="spellStart"/>
      <w:r w:rsidR="003F1A9E">
        <w:t>gNMI</w:t>
      </w:r>
      <w:proofErr w:type="spellEnd"/>
      <w:r w:rsidR="00A447F3">
        <w:t xml:space="preserve"> Streaming.</w:t>
      </w:r>
    </w:p>
    <w:p w14:paraId="2EB7876F" w14:textId="6BAF569C" w:rsidR="00A447F3" w:rsidRPr="008A7F94" w:rsidRDefault="00A447F3" w:rsidP="00A447F3">
      <w:r>
        <w:t xml:space="preserve">On that basis a TAPI stream that takes advantage of </w:t>
      </w:r>
      <w:proofErr w:type="spellStart"/>
      <w:r w:rsidR="003F1A9E">
        <w:t>gNMI</w:t>
      </w:r>
      <w:proofErr w:type="spellEnd"/>
      <w:r>
        <w:t xml:space="preserve"> and </w:t>
      </w:r>
      <w:proofErr w:type="spellStart"/>
      <w:r>
        <w:t>Protobuf</w:t>
      </w:r>
      <w:proofErr w:type="spellEnd"/>
      <w:r>
        <w:t xml:space="preserve"> has been defined. That definition is explained in the following sections.</w:t>
      </w:r>
    </w:p>
    <w:p w14:paraId="51D384C4" w14:textId="071715DD" w:rsidR="00A447F3" w:rsidRDefault="00A447F3" w:rsidP="001925CA">
      <w:pPr>
        <w:pStyle w:val="Heading2"/>
      </w:pPr>
      <w:bookmarkStart w:id="3242" w:name="_Ref143677339"/>
      <w:bookmarkStart w:id="3243" w:name="_Toc192619562"/>
      <w:r>
        <w:t xml:space="preserve">The </w:t>
      </w:r>
      <w:proofErr w:type="spellStart"/>
      <w:r w:rsidR="003F1A9E">
        <w:t>gNMI</w:t>
      </w:r>
      <w:proofErr w:type="spellEnd"/>
      <w:r>
        <w:t xml:space="preserve"> Stream</w:t>
      </w:r>
      <w:bookmarkEnd w:id="3242"/>
      <w:bookmarkEnd w:id="3243"/>
    </w:p>
    <w:p w14:paraId="3A992C12" w14:textId="18124468" w:rsidR="00A447F3" w:rsidRDefault="00A447F3" w:rsidP="00A447F3">
      <w:r>
        <w:t xml:space="preserve">The </w:t>
      </w:r>
      <w:proofErr w:type="spellStart"/>
      <w:r w:rsidR="003F1A9E">
        <w:t>gNMI</w:t>
      </w:r>
      <w:proofErr w:type="spellEnd"/>
      <w:r>
        <w:t xml:space="preserve"> Stream </w:t>
      </w:r>
      <w:ins w:id="3244" w:author="Author">
        <w:r w:rsidR="001D28A8">
          <w:t>[GNMI]</w:t>
        </w:r>
        <w:r w:rsidR="001D28A8" w:rsidDel="001D28A8">
          <w:t xml:space="preserve"> </w:t>
        </w:r>
      </w:ins>
      <w:del w:id="3245" w:author="Author">
        <w:r w:rsidDel="001D28A8">
          <w:delText xml:space="preserve">(reference) </w:delText>
        </w:r>
      </w:del>
      <w:r>
        <w:t xml:space="preserve">supports a subscription strategy that allows the client to select which entities are streamed. </w:t>
      </w:r>
      <w:r w:rsidR="004035EA">
        <w:t>The</w:t>
      </w:r>
      <w:r>
        <w:t xml:space="preserve"> measurement data is</w:t>
      </w:r>
      <w:r w:rsidR="004035EA">
        <w:t xml:space="preserve"> assumed to</w:t>
      </w:r>
      <w:r w:rsidR="00ED5738">
        <w:t xml:space="preserve"> normally</w:t>
      </w:r>
      <w:r w:rsidR="004035EA">
        <w:t xml:space="preserve"> be</w:t>
      </w:r>
      <w:r>
        <w:t xml:space="preserve"> positioned directly under the </w:t>
      </w:r>
      <w:proofErr w:type="spellStart"/>
      <w:r>
        <w:t>oam</w:t>
      </w:r>
      <w:proofErr w:type="spellEnd"/>
      <w:r>
        <w:t>-job</w:t>
      </w:r>
      <w:r w:rsidR="004035EA">
        <w:t xml:space="preserve">. </w:t>
      </w:r>
      <w:proofErr w:type="gramStart"/>
      <w:r w:rsidR="004035EA">
        <w:t>As a consequence</w:t>
      </w:r>
      <w:proofErr w:type="gramEnd"/>
      <w:r w:rsidR="004035EA">
        <w:t>,</w:t>
      </w:r>
      <w:r>
        <w:t xml:space="preserve"> the subscription selection opportunity allows filtering on a per job basis. In the TAPI application it is expected that minimal use will be made of the subscription selection opportunities as the context defines what the client is interested in and hence all enabled performance measures are of interest.</w:t>
      </w:r>
    </w:p>
    <w:p w14:paraId="213C725A" w14:textId="20552F8E" w:rsidR="001925CA" w:rsidRDefault="00A447F3" w:rsidP="00A447F3">
      <w:pPr>
        <w:rPr>
          <w:ins w:id="3246" w:author="Author"/>
        </w:rPr>
      </w:pPr>
      <w:r>
        <w:t xml:space="preserve">The </w:t>
      </w:r>
      <w:proofErr w:type="spellStart"/>
      <w:r w:rsidR="003F1A9E">
        <w:t>gNMI</w:t>
      </w:r>
      <w:proofErr w:type="spellEnd"/>
      <w:r>
        <w:t xml:space="preserve"> Stream allows for extension with data not defined in the </w:t>
      </w:r>
      <w:proofErr w:type="spellStart"/>
      <w:r w:rsidR="003F1A9E">
        <w:t>gNMI</w:t>
      </w:r>
      <w:proofErr w:type="spellEnd"/>
      <w:r>
        <w:t xml:space="preserve"> models. The TAPI solution takes advantage of this extension opportunity.</w:t>
      </w:r>
    </w:p>
    <w:p w14:paraId="0FDD92E7" w14:textId="77777777" w:rsidR="001C3AB2" w:rsidRDefault="001C3AB2" w:rsidP="00A447F3">
      <w:pPr>
        <w:rPr>
          <w:ins w:id="3247" w:author="Author"/>
        </w:rPr>
      </w:pPr>
    </w:p>
    <w:p w14:paraId="48760A29" w14:textId="77777777" w:rsidR="001C3AB2" w:rsidRDefault="001C3AB2" w:rsidP="00A447F3">
      <w:pPr>
        <w:rPr>
          <w:ins w:id="3248" w:author="Author"/>
        </w:rPr>
      </w:pPr>
    </w:p>
    <w:p w14:paraId="79D793FB" w14:textId="77777777" w:rsidR="001C3AB2" w:rsidRDefault="001C3AB2" w:rsidP="00A447F3">
      <w:pPr>
        <w:rPr>
          <w:ins w:id="3249" w:author="Author"/>
        </w:rPr>
      </w:pPr>
    </w:p>
    <w:p w14:paraId="2F825ED5" w14:textId="77777777" w:rsidR="001C3AB2" w:rsidRDefault="001C3AB2" w:rsidP="00A447F3">
      <w:pPr>
        <w:rPr>
          <w:ins w:id="3250" w:author="Author"/>
        </w:rPr>
      </w:pPr>
    </w:p>
    <w:p w14:paraId="56D6682A" w14:textId="77777777" w:rsidR="001C3AB2" w:rsidRDefault="001C3AB2" w:rsidP="00A447F3">
      <w:pPr>
        <w:rPr>
          <w:ins w:id="3251" w:author="Author"/>
        </w:rPr>
      </w:pPr>
    </w:p>
    <w:p w14:paraId="0289B2ED" w14:textId="7521D3F4" w:rsidR="006C7E1D" w:rsidRDefault="00806C34" w:rsidP="006C7E1D">
      <w:pPr>
        <w:pStyle w:val="Heading3"/>
        <w:rPr>
          <w:ins w:id="3252" w:author="Author"/>
        </w:rPr>
      </w:pPr>
      <w:bookmarkStart w:id="3253" w:name="_Toc192619563"/>
      <w:ins w:id="3254" w:author="Author">
        <w:r>
          <w:t>Available</w:t>
        </w:r>
        <w:del w:id="3255" w:author="Author">
          <w:r w:rsidDel="002C3B02">
            <w:delText>-</w:delText>
          </w:r>
        </w:del>
        <w:r w:rsidR="002C3B02">
          <w:t xml:space="preserve"> </w:t>
        </w:r>
        <w:r>
          <w:t>streams</w:t>
        </w:r>
        <w:bookmarkEnd w:id="3253"/>
      </w:ins>
    </w:p>
    <w:p w14:paraId="5AAC484C" w14:textId="61866B57" w:rsidR="002C3B02" w:rsidRDefault="00042DAA" w:rsidP="002C3B02">
      <w:pPr>
        <w:rPr>
          <w:ins w:id="3256" w:author="Author"/>
        </w:rPr>
      </w:pPr>
      <w:ins w:id="3257" w:author="Author">
        <w:r>
          <w:t xml:space="preserve">To inform the client of the opportunity to receive </w:t>
        </w:r>
        <w:r w:rsidR="0085209F">
          <w:t xml:space="preserve">information streamed through a </w:t>
        </w:r>
        <w:proofErr w:type="spellStart"/>
        <w:r w:rsidR="0085209F">
          <w:t>gNMI</w:t>
        </w:r>
        <w:proofErr w:type="spellEnd"/>
        <w:r w:rsidR="0085209F">
          <w:t xml:space="preserve"> stream the TAPI provider uses the standard method described in </w:t>
        </w:r>
        <w:r w:rsidR="00CA5D52">
          <w:t xml:space="preserve">section </w:t>
        </w:r>
        <w:r w:rsidR="00CA5D52">
          <w:fldChar w:fldCharType="begin"/>
        </w:r>
        <w:r w:rsidR="00CA5D52">
          <w:instrText xml:space="preserve"> REF _Ref52928055 \r \h </w:instrText>
        </w:r>
      </w:ins>
      <w:r w:rsidR="00CA5D52">
        <w:fldChar w:fldCharType="separate"/>
      </w:r>
      <w:ins w:id="3258" w:author="Author">
        <w:r w:rsidR="00B53275">
          <w:t>3.7</w:t>
        </w:r>
        <w:del w:id="3259" w:author="Author">
          <w:r w:rsidR="006D1621" w:rsidDel="00B53275">
            <w:delText>3.7</w:delText>
          </w:r>
          <w:r w:rsidR="00CA5D52" w:rsidDel="00B53275">
            <w:delText>4.7</w:delText>
          </w:r>
        </w:del>
        <w:r w:rsidR="00CA5D52">
          <w:fldChar w:fldCharType="end"/>
        </w:r>
        <w:r w:rsidR="00CA5D52">
          <w:t xml:space="preserve"> </w:t>
        </w:r>
        <w:r w:rsidR="00CA5D52">
          <w:fldChar w:fldCharType="begin"/>
        </w:r>
        <w:r w:rsidR="00CA5D52">
          <w:instrText xml:space="preserve"> REF _Ref52928055 \h </w:instrText>
        </w:r>
      </w:ins>
      <w:r w:rsidR="00CA5D52">
        <w:fldChar w:fldCharType="separate"/>
      </w:r>
      <w:ins w:id="3260" w:author="Author">
        <w:r w:rsidR="00B53275">
          <w:t>Supported and available streams</w:t>
        </w:r>
        <w:r w:rsidR="00CA5D52">
          <w:fldChar w:fldCharType="end"/>
        </w:r>
        <w:r w:rsidR="00CA5D52">
          <w:t xml:space="preserve"> on page</w:t>
        </w:r>
        <w:r w:rsidR="00CA5D52">
          <w:fldChar w:fldCharType="begin"/>
        </w:r>
        <w:r w:rsidR="00CA5D52">
          <w:instrText xml:space="preserve"> PAGEREF _Ref52928055 \h </w:instrText>
        </w:r>
      </w:ins>
      <w:r w:rsidR="00CA5D52">
        <w:fldChar w:fldCharType="separate"/>
      </w:r>
      <w:ins w:id="3261" w:author="Author">
        <w:r w:rsidR="00B53275">
          <w:rPr>
            <w:noProof/>
          </w:rPr>
          <w:t>16</w:t>
        </w:r>
        <w:r w:rsidR="00CA5D52">
          <w:fldChar w:fldCharType="end"/>
        </w:r>
        <w:r w:rsidR="00CA5D52">
          <w:t>.</w:t>
        </w:r>
      </w:ins>
    </w:p>
    <w:p w14:paraId="62A953F6" w14:textId="4403085F" w:rsidR="00CA5D52" w:rsidRPr="002C3B02" w:rsidDel="005A12CF" w:rsidRDefault="00FD65FC">
      <w:pPr>
        <w:rPr>
          <w:ins w:id="3262" w:author="Author"/>
          <w:del w:id="3263" w:author="Author"/>
        </w:rPr>
        <w:pPrChange w:id="3264" w:author="Author">
          <w:pPr>
            <w:pStyle w:val="Heading3"/>
          </w:pPr>
        </w:pPrChange>
      </w:pPr>
      <w:ins w:id="3265" w:author="Author">
        <w:r>
          <w:t xml:space="preserve">The connection-address should be </w:t>
        </w:r>
        <w:del w:id="3266" w:author="Author">
          <w:r w:rsidDel="00816F43">
            <w:delText>of the</w:delText>
          </w:r>
        </w:del>
        <w:r w:rsidR="00816F43">
          <w:t>provided in the</w:t>
        </w:r>
        <w:r>
          <w:t xml:space="preserve"> format </w:t>
        </w:r>
        <w:r w:rsidR="00B724B9" w:rsidRPr="00B724B9">
          <w:t>grpc://&lt;host-fqdn&gt;:&lt;port&gt;</w:t>
        </w:r>
        <w:r w:rsidR="005A12CF">
          <w:rPr>
            <w:rStyle w:val="FootnoteReference"/>
          </w:rPr>
          <w:footnoteReference w:id="71"/>
        </w:r>
        <w:r w:rsidR="005A12CF">
          <w:t>.</w:t>
        </w:r>
        <w:del w:id="3269" w:author="Author">
          <w:r w:rsidR="00B724B9" w:rsidDel="005A12CF">
            <w:delText>. Th</w:delText>
          </w:r>
          <w:r w:rsidR="00816F43" w:rsidDel="005A12CF">
            <w:delText xml:space="preserve">e specific </w:delText>
          </w:r>
          <w:r w:rsidR="001847FA" w:rsidDel="005A12CF">
            <w:delText>client behaviour will depend u</w:delText>
          </w:r>
          <w:r w:rsidR="00CD7003" w:rsidDel="005A12CF">
            <w:delText xml:space="preserve">pon the libraries used by </w:delText>
          </w:r>
          <w:r w:rsidR="00816F43" w:rsidDel="005A12CF">
            <w:delText xml:space="preserve"> </w:delText>
          </w:r>
          <w:r w:rsidR="00B724B9" w:rsidDel="00816F43">
            <w:delText xml:space="preserve">e client may be </w:delText>
          </w:r>
        </w:del>
      </w:ins>
    </w:p>
    <w:p w14:paraId="3B7C063D" w14:textId="77777777" w:rsidR="00806C34" w:rsidRPr="00806C34" w:rsidRDefault="00806C34" w:rsidP="00806C34"/>
    <w:p w14:paraId="26FBA8EF" w14:textId="77777777" w:rsidR="00A447F3" w:rsidRDefault="00375A28" w:rsidP="003B6F90">
      <w:pPr>
        <w:pStyle w:val="Heading3"/>
      </w:pPr>
      <w:bookmarkStart w:id="3270" w:name="_Toc192619564"/>
      <w:r>
        <w:t>YANG</w:t>
      </w:r>
      <w:r w:rsidR="00A447F3">
        <w:t xml:space="preserve"> and </w:t>
      </w:r>
      <w:proofErr w:type="spellStart"/>
      <w:r w:rsidR="00A447F3">
        <w:t>Protobuf</w:t>
      </w:r>
      <w:bookmarkEnd w:id="3270"/>
      <w:proofErr w:type="spellEnd"/>
    </w:p>
    <w:p w14:paraId="1F8CA22E" w14:textId="7C83C3D3" w:rsidR="00A447F3" w:rsidRDefault="00A447F3" w:rsidP="00A447F3">
      <w:r>
        <w:t xml:space="preserve">The following section focusses on the core </w:t>
      </w:r>
      <w:r w:rsidR="00375A28">
        <w:t>YANG</w:t>
      </w:r>
      <w:r>
        <w:t xml:space="preserve"> and </w:t>
      </w:r>
      <w:proofErr w:type="spellStart"/>
      <w:r>
        <w:t>Protobuf</w:t>
      </w:r>
      <w:proofErr w:type="spellEnd"/>
      <w:r>
        <w:t xml:space="preserve"> structure. The key class in the PM report is qualified-measurement-common. </w:t>
      </w:r>
      <w:r w:rsidR="00BE35BD">
        <w:t>The</w:t>
      </w:r>
      <w:r w:rsidR="00B90A17">
        <w:t xml:space="preserve"> UML model</w:t>
      </w:r>
      <w:r w:rsidR="007629A4">
        <w:t xml:space="preserve"> (see section </w:t>
      </w:r>
      <w:r w:rsidR="007629A4">
        <w:fldChar w:fldCharType="begin"/>
      </w:r>
      <w:r w:rsidR="007629A4">
        <w:instrText xml:space="preserve"> REF _Ref144311606 \r \h </w:instrText>
      </w:r>
      <w:r w:rsidR="007629A4">
        <w:fldChar w:fldCharType="separate"/>
      </w:r>
      <w:r w:rsidR="00B53275">
        <w:t>8.2.2</w:t>
      </w:r>
      <w:r w:rsidR="007629A4">
        <w:fldChar w:fldCharType="end"/>
      </w:r>
      <w:r w:rsidR="007629A4">
        <w:t xml:space="preserve"> </w:t>
      </w:r>
      <w:r w:rsidR="007629A4">
        <w:fldChar w:fldCharType="begin"/>
      </w:r>
      <w:r w:rsidR="007629A4">
        <w:instrText xml:space="preserve"> REF _Ref144311606 \h </w:instrText>
      </w:r>
      <w:r w:rsidR="007629A4">
        <w:fldChar w:fldCharType="separate"/>
      </w:r>
      <w:r w:rsidR="00B53275">
        <w:t xml:space="preserve">The model of </w:t>
      </w:r>
      <w:proofErr w:type="spellStart"/>
      <w:r w:rsidR="00B53275">
        <w:t>gNMI</w:t>
      </w:r>
      <w:proofErr w:type="spellEnd"/>
      <w:r w:rsidR="00B53275">
        <w:t xml:space="preserve"> </w:t>
      </w:r>
      <w:proofErr w:type="spellStart"/>
      <w:r w:rsidR="00B53275">
        <w:t>protobuf</w:t>
      </w:r>
      <w:proofErr w:type="spellEnd"/>
      <w:r w:rsidR="007629A4">
        <w:fldChar w:fldCharType="end"/>
      </w:r>
      <w:r w:rsidR="007629A4">
        <w:t xml:space="preserve"> on page </w:t>
      </w:r>
      <w:r w:rsidR="007629A4">
        <w:fldChar w:fldCharType="begin"/>
      </w:r>
      <w:r w:rsidR="007629A4">
        <w:instrText xml:space="preserve"> PAGEREF _Ref144311606 \h </w:instrText>
      </w:r>
      <w:r w:rsidR="007629A4">
        <w:fldChar w:fldCharType="separate"/>
      </w:r>
      <w:ins w:id="3271" w:author="Author">
        <w:r w:rsidR="00B53275">
          <w:rPr>
            <w:noProof/>
          </w:rPr>
          <w:t>131</w:t>
        </w:r>
        <w:del w:id="3272" w:author="Author">
          <w:r w:rsidR="006D1621" w:rsidDel="00B53275">
            <w:rPr>
              <w:noProof/>
            </w:rPr>
            <w:delText>131</w:delText>
          </w:r>
        </w:del>
      </w:ins>
      <w:del w:id="3273" w:author="Author">
        <w:r w:rsidR="00C1187B" w:rsidDel="00B53275">
          <w:rPr>
            <w:noProof/>
          </w:rPr>
          <w:delText>132</w:delText>
        </w:r>
      </w:del>
      <w:r w:rsidR="007629A4">
        <w:fldChar w:fldCharType="end"/>
      </w:r>
      <w:r w:rsidR="007629A4">
        <w:t>)</w:t>
      </w:r>
      <w:r w:rsidR="00BE35BD">
        <w:t xml:space="preserve"> defines the </w:t>
      </w:r>
      <w:proofErr w:type="spellStart"/>
      <w:r w:rsidR="00BE35BD">
        <w:t>protobuf</w:t>
      </w:r>
      <w:proofErr w:type="spellEnd"/>
      <w:r w:rsidR="00BE35BD">
        <w:t xml:space="preserve"> enumerations.</w:t>
      </w:r>
    </w:p>
    <w:p w14:paraId="713691E1" w14:textId="77777777" w:rsidR="00BE35BD" w:rsidRDefault="00BE35BD" w:rsidP="00BE35BD">
      <w:pPr>
        <w:pStyle w:val="Heading4"/>
      </w:pPr>
      <w:bookmarkStart w:id="3274" w:name="_Toc192619565"/>
      <w:r>
        <w:t xml:space="preserve">The </w:t>
      </w:r>
      <w:r w:rsidR="00375A28">
        <w:t>YANG</w:t>
      </w:r>
      <w:r>
        <w:t xml:space="preserve"> schema</w:t>
      </w:r>
      <w:bookmarkEnd w:id="3274"/>
    </w:p>
    <w:p w14:paraId="440A9C63" w14:textId="3C21D121" w:rsidR="00BE35BD" w:rsidRPr="00BE35BD" w:rsidRDefault="00BE35BD" w:rsidP="00BE35BD">
      <w:r>
        <w:t xml:space="preserve">This section highlights the key structures in </w:t>
      </w:r>
      <w:r w:rsidR="00375A28">
        <w:t>YANG</w:t>
      </w:r>
      <w:r>
        <w:t xml:space="preserve"> </w:t>
      </w:r>
      <w:r w:rsidR="001D1BEB">
        <w:t xml:space="preserve">schema in the form of a </w:t>
      </w:r>
      <w:r w:rsidR="00375A28">
        <w:t>YANG</w:t>
      </w:r>
      <w:r w:rsidR="001D1BEB">
        <w:t xml:space="preserve"> tree. The explanation of each property is provided in the documentation of the </w:t>
      </w:r>
      <w:r w:rsidR="00375A28">
        <w:t>YANG</w:t>
      </w:r>
      <w:r w:rsidR="000C3B09">
        <w:t xml:space="preserve"> (see section </w:t>
      </w:r>
      <w:del w:id="3275" w:author="Author">
        <w:r w:rsidR="000C3B09" w:rsidDel="00732576">
          <w:fldChar w:fldCharType="begin"/>
        </w:r>
        <w:r w:rsidR="000C3B09" w:rsidDel="00732576">
          <w:delInstrText xml:space="preserve"> REF _Ref143901720 \r \h </w:delInstrText>
        </w:r>
        <w:r w:rsidR="000C3B09" w:rsidDel="00732576">
          <w:fldChar w:fldCharType="separate"/>
        </w:r>
      </w:del>
      <w:ins w:id="3276" w:author="Author">
        <w:del w:id="3277" w:author="Author">
          <w:r w:rsidR="00B53275" w:rsidDel="00732576">
            <w:delText>1</w:delText>
          </w:r>
          <w:r w:rsidR="006D1621" w:rsidDel="00732576">
            <w:delText>1</w:delText>
          </w:r>
        </w:del>
      </w:ins>
      <w:del w:id="3278" w:author="Author">
        <w:r w:rsidR="00C1187B" w:rsidDel="00732576">
          <w:delText>8.8</w:delText>
        </w:r>
        <w:r w:rsidR="000C3B09" w:rsidDel="00732576">
          <w:fldChar w:fldCharType="end"/>
        </w:r>
      </w:del>
      <w:ins w:id="3279" w:author="Author">
        <w:r w:rsidR="00732576">
          <w:fldChar w:fldCharType="begin"/>
        </w:r>
        <w:r w:rsidR="00732576">
          <w:instrText xml:space="preserve"> REF _Ref193223608 \r \h </w:instrText>
        </w:r>
      </w:ins>
      <w:r w:rsidR="00732576">
        <w:fldChar w:fldCharType="separate"/>
      </w:r>
      <w:ins w:id="3280" w:author="Author">
        <w:r w:rsidR="008E342F">
          <w:t>8.8</w:t>
        </w:r>
        <w:r w:rsidR="00732576">
          <w:fldChar w:fldCharType="end"/>
        </w:r>
        <w:r w:rsidR="00732576">
          <w:t xml:space="preserve"> </w:t>
        </w:r>
        <w:r w:rsidR="00732576">
          <w:fldChar w:fldCharType="begin"/>
        </w:r>
        <w:r w:rsidR="00732576">
          <w:instrText xml:space="preserve"> REF _Ref193223615 \h </w:instrText>
        </w:r>
      </w:ins>
      <w:r w:rsidR="00732576">
        <w:fldChar w:fldCharType="separate"/>
      </w:r>
      <w:ins w:id="3281" w:author="Author">
        <w:r w:rsidR="008E342F">
          <w:t>Appendix – Measurement YANG</w:t>
        </w:r>
        <w:r w:rsidR="00732576">
          <w:fldChar w:fldCharType="end"/>
        </w:r>
        <w:r w:rsidR="00732576">
          <w:t xml:space="preserve"> on page </w:t>
        </w:r>
        <w:r w:rsidR="00732576">
          <w:fldChar w:fldCharType="begin"/>
        </w:r>
        <w:r w:rsidR="00732576">
          <w:instrText xml:space="preserve"> PAGEREF _Ref193223621 \h </w:instrText>
        </w:r>
      </w:ins>
      <w:r w:rsidR="00732576">
        <w:fldChar w:fldCharType="separate"/>
      </w:r>
      <w:ins w:id="3282" w:author="Author">
        <w:r w:rsidR="00732576">
          <w:rPr>
            <w:noProof/>
          </w:rPr>
          <w:t>143</w:t>
        </w:r>
        <w:r w:rsidR="00732576">
          <w:fldChar w:fldCharType="end"/>
        </w:r>
      </w:ins>
      <w:del w:id="3283" w:author="Author">
        <w:r w:rsidR="000C3B09" w:rsidDel="00732576">
          <w:delText xml:space="preserve"> </w:delText>
        </w:r>
      </w:del>
      <w:r w:rsidR="000C3B09">
        <w:fldChar w:fldCharType="begin"/>
      </w:r>
      <w:r w:rsidR="000C3B09">
        <w:instrText xml:space="preserve"> REF _Ref143901720 \h </w:instrText>
      </w:r>
      <w:del w:id="3284" w:author="Author">
        <w:r w:rsidR="000C3B09" w:rsidDel="00732576">
          <w:fldChar w:fldCharType="separate"/>
        </w:r>
      </w:del>
      <w:ins w:id="3285" w:author="Author">
        <w:del w:id="3286" w:author="Author">
          <w:r w:rsidR="00B53275" w:rsidDel="00732576">
            <w:delText>Appendix – Measurement YANG</w:delText>
          </w:r>
          <w:r w:rsidR="006D1621" w:rsidDel="00732576">
            <w:delText>Appendix – Measurement YANG</w:delText>
          </w:r>
        </w:del>
      </w:ins>
      <w:del w:id="3287" w:author="Author">
        <w:r w:rsidR="00C1187B" w:rsidDel="00732576">
          <w:delText>Appendix – Measurement YANG</w:delText>
        </w:r>
      </w:del>
      <w:r w:rsidR="000C3B09">
        <w:fldChar w:fldCharType="end"/>
      </w:r>
      <w:del w:id="3288" w:author="Author">
        <w:r w:rsidR="000C3B09" w:rsidDel="00732576">
          <w:delText xml:space="preserve"> on page </w:delText>
        </w:r>
        <w:r w:rsidR="000C3B09" w:rsidDel="00732576">
          <w:fldChar w:fldCharType="begin"/>
        </w:r>
        <w:r w:rsidR="000C3B09" w:rsidDel="00732576">
          <w:delInstrText xml:space="preserve"> PAGEREF _Ref143901720 \h </w:delInstrText>
        </w:r>
        <w:r w:rsidR="000C3B09" w:rsidDel="00732576">
          <w:fldChar w:fldCharType="separate"/>
        </w:r>
        <w:r w:rsidR="00732576" w:rsidDel="00732576">
          <w:rPr>
            <w:noProof/>
          </w:rPr>
          <w:delText>144</w:delText>
        </w:r>
        <w:r w:rsidR="000C3B09" w:rsidDel="00732576">
          <w:fldChar w:fldCharType="end"/>
        </w:r>
      </w:del>
      <w:r w:rsidR="000C3B09">
        <w:t>)</w:t>
      </w:r>
      <w:r w:rsidR="001D1BEB">
        <w:t>.</w:t>
      </w:r>
    </w:p>
    <w:p w14:paraId="661E5C2D" w14:textId="77777777" w:rsidR="00BE35BD" w:rsidRPr="00E71947" w:rsidRDefault="00BE35BD" w:rsidP="00A447F3">
      <w:pPr>
        <w:rPr>
          <w:color w:val="808080" w:themeColor="background1" w:themeShade="80"/>
        </w:rPr>
      </w:pPr>
    </w:p>
    <w:p w14:paraId="35C31EDD" w14:textId="1D7017DE" w:rsidR="00A22CEA" w:rsidRDefault="00A447F3" w:rsidP="00A22CEA">
      <w:pPr>
        <w:pStyle w:val="FigureCaption"/>
        <w:rPr>
          <w:ins w:id="3289" w:author="Author"/>
        </w:rPr>
      </w:pPr>
      <w:bookmarkStart w:id="3290" w:name="_Toc192620405"/>
      <w:r w:rsidRPr="00F32BDC">
        <w:rPr>
          <w:noProof/>
        </w:rPr>
        <w:lastRenderedPageBreak/>
        <mc:AlternateContent>
          <mc:Choice Requires="wps">
            <w:drawing>
              <wp:anchor distT="0" distB="0" distL="114300" distR="114300" simplePos="0" relativeHeight="251658752" behindDoc="0" locked="0" layoutInCell="1" allowOverlap="0" wp14:anchorId="498F0141" wp14:editId="0E2FF953">
                <wp:simplePos x="0" y="0"/>
                <wp:positionH relativeFrom="margin">
                  <wp:posOffset>0</wp:posOffset>
                </wp:positionH>
                <wp:positionV relativeFrom="paragraph">
                  <wp:posOffset>0</wp:posOffset>
                </wp:positionV>
                <wp:extent cx="6602095" cy="7856855"/>
                <wp:effectExtent l="0" t="0" r="27305" b="10795"/>
                <wp:wrapTopAndBottom/>
                <wp:docPr id="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7856855"/>
                        </a:xfrm>
                        <a:prstGeom prst="rect">
                          <a:avLst/>
                        </a:prstGeom>
                        <a:solidFill>
                          <a:schemeClr val="accent4">
                            <a:lumMod val="20000"/>
                            <a:lumOff val="80000"/>
                          </a:schemeClr>
                        </a:solidFill>
                        <a:ln>
                          <a:solidFill>
                            <a:schemeClr val="tx1"/>
                          </a:solidFill>
                        </a:ln>
                      </wps:spPr>
                      <wps:txbx>
                        <w:txbxContent>
                          <w:p w14:paraId="37C2E9C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module: </w:t>
                            </w:r>
                            <w:proofErr w:type="spellStart"/>
                            <w:r>
                              <w:rPr>
                                <w:rFonts w:ascii="Courier New" w:hAnsi="Courier New" w:cs="Courier New"/>
                                <w:color w:val="auto"/>
                                <w:sz w:val="10"/>
                                <w:szCs w:val="10"/>
                                <w:lang w:val="en-GB"/>
                              </w:rPr>
                              <w:t>tapi</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gnmi</w:t>
                            </w:r>
                            <w:proofErr w:type="spellEnd"/>
                            <w:r>
                              <w:rPr>
                                <w:rFonts w:ascii="Courier New" w:hAnsi="Courier New" w:cs="Courier New"/>
                                <w:color w:val="auto"/>
                                <w:sz w:val="10"/>
                                <w:szCs w:val="10"/>
                                <w:lang w:val="en-GB"/>
                              </w:rPr>
                              <w:t>-streaming</w:t>
                            </w:r>
                          </w:p>
                          <w:p w14:paraId="4B8FBA1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augment /</w:t>
                            </w:r>
                            <w:proofErr w:type="spellStart"/>
                            <w:r>
                              <w:rPr>
                                <w:rFonts w:ascii="Courier New" w:hAnsi="Courier New" w:cs="Courier New"/>
                                <w:color w:val="auto"/>
                                <w:sz w:val="10"/>
                                <w:szCs w:val="10"/>
                                <w:lang w:val="en-GB"/>
                              </w:rPr>
                              <w:t>tapi-</w:t>
                            </w:r>
                            <w:proofErr w:type="gramStart"/>
                            <w:r>
                              <w:rPr>
                                <w:rFonts w:ascii="Courier New" w:hAnsi="Courier New" w:cs="Courier New"/>
                                <w:color w:val="auto"/>
                                <w:sz w:val="10"/>
                                <w:szCs w:val="10"/>
                                <w:lang w:val="en-GB"/>
                              </w:rPr>
                              <w:t>streaming:stream</w:t>
                            </w:r>
                            <w:proofErr w:type="gramEnd"/>
                            <w:r>
                              <w:rPr>
                                <w:rFonts w:ascii="Courier New" w:hAnsi="Courier New" w:cs="Courier New"/>
                                <w:color w:val="auto"/>
                                <w:sz w:val="10"/>
                                <w:szCs w:val="10"/>
                                <w:lang w:val="en-GB"/>
                              </w:rPr>
                              <w:t>-record</w:t>
                            </w:r>
                            <w:proofErr w:type="spellEnd"/>
                            <w:r>
                              <w:rPr>
                                <w:rFonts w:ascii="Courier New" w:hAnsi="Courier New" w:cs="Courier New"/>
                                <w:color w:val="auto"/>
                                <w:sz w:val="10"/>
                                <w:szCs w:val="10"/>
                                <w:lang w:val="en-GB"/>
                              </w:rPr>
                              <w:t>:</w:t>
                            </w:r>
                          </w:p>
                          <w:p w14:paraId="63E38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subscribe-response</w:t>
                            </w:r>
                          </w:p>
                          <w:p w14:paraId="29F8DB6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notification</w:t>
                            </w:r>
                          </w:p>
                          <w:p w14:paraId="4B054D5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timestamp?   uint64</w:t>
                            </w:r>
                          </w:p>
                          <w:p w14:paraId="2574DD6C"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prefix</w:t>
                            </w:r>
                          </w:p>
                          <w:p w14:paraId="0F5F3168"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gramStart"/>
                            <w:r w:rsidRPr="00E71947">
                              <w:rPr>
                                <w:rFonts w:ascii="Courier New" w:hAnsi="Courier New" w:cs="Courier New"/>
                                <w:color w:val="808080" w:themeColor="background1" w:themeShade="80"/>
                                <w:sz w:val="10"/>
                                <w:szCs w:val="10"/>
                                <w:lang w:val="en-GB"/>
                              </w:rPr>
                              <w:t>|  +</w:t>
                            </w:r>
                            <w:proofErr w:type="gramEnd"/>
                            <w:r w:rsidRPr="00E71947">
                              <w:rPr>
                                <w:rFonts w:ascii="Courier New" w:hAnsi="Courier New" w:cs="Courier New"/>
                                <w:color w:val="808080" w:themeColor="background1" w:themeShade="80"/>
                                <w:sz w:val="10"/>
                                <w:szCs w:val="10"/>
                                <w:lang w:val="en-GB"/>
                              </w:rPr>
                              <w:t>--</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origin?   string</w:t>
                            </w:r>
                          </w:p>
                          <w:p w14:paraId="51F72CF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gramStart"/>
                            <w:r w:rsidRPr="00E71947">
                              <w:rPr>
                                <w:rFonts w:ascii="Courier New" w:hAnsi="Courier New" w:cs="Courier New"/>
                                <w:color w:val="808080" w:themeColor="background1" w:themeShade="80"/>
                                <w:sz w:val="10"/>
                                <w:szCs w:val="10"/>
                                <w:lang w:val="en-GB"/>
                              </w:rPr>
                              <w:t>|  +</w:t>
                            </w:r>
                            <w:proofErr w:type="gramEnd"/>
                            <w:r w:rsidRPr="00E71947">
                              <w:rPr>
                                <w:rFonts w:ascii="Courier New" w:hAnsi="Courier New" w:cs="Courier New"/>
                                <w:color w:val="808080" w:themeColor="background1" w:themeShade="80"/>
                                <w:sz w:val="10"/>
                                <w:szCs w:val="10"/>
                                <w:lang w:val="en-GB"/>
                              </w:rPr>
                              <w:t>--</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elem* []</w:t>
                            </w:r>
                          </w:p>
                          <w:p w14:paraId="1284AC7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gramStart"/>
                            <w:r w:rsidRPr="00E71947">
                              <w:rPr>
                                <w:rFonts w:ascii="Courier New" w:hAnsi="Courier New" w:cs="Courier New"/>
                                <w:color w:val="808080" w:themeColor="background1" w:themeShade="80"/>
                                <w:sz w:val="10"/>
                                <w:szCs w:val="10"/>
                                <w:lang w:val="en-GB"/>
                              </w:rPr>
                              <w:t>|  |</w:t>
                            </w:r>
                            <w:proofErr w:type="gramEnd"/>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name?   string</w:t>
                            </w:r>
                          </w:p>
                          <w:p w14:paraId="06D9159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gramStart"/>
                            <w:r w:rsidRPr="00E71947">
                              <w:rPr>
                                <w:rFonts w:ascii="Courier New" w:hAnsi="Courier New" w:cs="Courier New"/>
                                <w:color w:val="808080" w:themeColor="background1" w:themeShade="80"/>
                                <w:sz w:val="10"/>
                                <w:szCs w:val="10"/>
                                <w:lang w:val="en-GB"/>
                              </w:rPr>
                              <w:t>|  |</w:t>
                            </w:r>
                            <w:proofErr w:type="gramEnd"/>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key</w:t>
                            </w:r>
                          </w:p>
                          <w:p w14:paraId="511D285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gramStart"/>
                            <w:r w:rsidRPr="00E71947">
                              <w:rPr>
                                <w:rFonts w:ascii="Courier New" w:hAnsi="Courier New" w:cs="Courier New"/>
                                <w:color w:val="808080" w:themeColor="background1" w:themeShade="80"/>
                                <w:sz w:val="10"/>
                                <w:szCs w:val="10"/>
                                <w:lang w:val="en-GB"/>
                              </w:rPr>
                              <w:t>|  |</w:t>
                            </w:r>
                            <w:proofErr w:type="gramEnd"/>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value-name?   string</w:t>
                            </w:r>
                          </w:p>
                          <w:p w14:paraId="66A0F16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gramStart"/>
                            <w:r w:rsidRPr="00E71947">
                              <w:rPr>
                                <w:rFonts w:ascii="Courier New" w:hAnsi="Courier New" w:cs="Courier New"/>
                                <w:color w:val="808080" w:themeColor="background1" w:themeShade="80"/>
                                <w:sz w:val="10"/>
                                <w:szCs w:val="10"/>
                                <w:lang w:val="en-GB"/>
                              </w:rPr>
                              <w:t>|  |</w:t>
                            </w:r>
                            <w:proofErr w:type="gramEnd"/>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value?        string</w:t>
                            </w:r>
                          </w:p>
                          <w:p w14:paraId="475938C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gramStart"/>
                            <w:r w:rsidRPr="00E71947">
                              <w:rPr>
                                <w:rFonts w:ascii="Courier New" w:hAnsi="Courier New" w:cs="Courier New"/>
                                <w:color w:val="808080" w:themeColor="background1" w:themeShade="80"/>
                                <w:sz w:val="10"/>
                                <w:szCs w:val="10"/>
                                <w:lang w:val="en-GB"/>
                              </w:rPr>
                              <w:t>|  +</w:t>
                            </w:r>
                            <w:proofErr w:type="gramEnd"/>
                            <w:r w:rsidRPr="00E71947">
                              <w:rPr>
                                <w:rFonts w:ascii="Courier New" w:hAnsi="Courier New" w:cs="Courier New"/>
                                <w:color w:val="808080" w:themeColor="background1" w:themeShade="80"/>
                                <w:sz w:val="10"/>
                                <w:szCs w:val="10"/>
                                <w:lang w:val="en-GB"/>
                              </w:rPr>
                              <w:t>--</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target?   string</w:t>
                            </w:r>
                          </w:p>
                          <w:p w14:paraId="44E3437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update* []</w:t>
                            </w:r>
                          </w:p>
                          <w:p w14:paraId="5DA10A8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path</w:t>
                            </w:r>
                          </w:p>
                          <w:p w14:paraId="061D70A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gramStart"/>
                            <w:r w:rsidRPr="00E71947">
                              <w:rPr>
                                <w:rFonts w:ascii="Courier New" w:hAnsi="Courier New" w:cs="Courier New"/>
                                <w:color w:val="808080" w:themeColor="background1" w:themeShade="80"/>
                                <w:sz w:val="10"/>
                                <w:szCs w:val="10"/>
                                <w:lang w:val="en-GB"/>
                              </w:rPr>
                              <w:t>|  +</w:t>
                            </w:r>
                            <w:proofErr w:type="gramEnd"/>
                            <w:r w:rsidRPr="00E71947">
                              <w:rPr>
                                <w:rFonts w:ascii="Courier New" w:hAnsi="Courier New" w:cs="Courier New"/>
                                <w:color w:val="808080" w:themeColor="background1" w:themeShade="80"/>
                                <w:sz w:val="10"/>
                                <w:szCs w:val="10"/>
                                <w:lang w:val="en-GB"/>
                              </w:rPr>
                              <w:t>--</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origin?   string</w:t>
                            </w:r>
                          </w:p>
                          <w:p w14:paraId="327866F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gramStart"/>
                            <w:r w:rsidRPr="00E71947">
                              <w:rPr>
                                <w:rFonts w:ascii="Courier New" w:hAnsi="Courier New" w:cs="Courier New"/>
                                <w:color w:val="808080" w:themeColor="background1" w:themeShade="80"/>
                                <w:sz w:val="10"/>
                                <w:szCs w:val="10"/>
                                <w:lang w:val="en-GB"/>
                              </w:rPr>
                              <w:t>|  +</w:t>
                            </w:r>
                            <w:proofErr w:type="gramEnd"/>
                            <w:r w:rsidRPr="00E71947">
                              <w:rPr>
                                <w:rFonts w:ascii="Courier New" w:hAnsi="Courier New" w:cs="Courier New"/>
                                <w:color w:val="808080" w:themeColor="background1" w:themeShade="80"/>
                                <w:sz w:val="10"/>
                                <w:szCs w:val="10"/>
                                <w:lang w:val="en-GB"/>
                              </w:rPr>
                              <w:t>--</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elem* []</w:t>
                            </w:r>
                          </w:p>
                          <w:p w14:paraId="50126AC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gramStart"/>
                            <w:r w:rsidRPr="00E71947">
                              <w:rPr>
                                <w:rFonts w:ascii="Courier New" w:hAnsi="Courier New" w:cs="Courier New"/>
                                <w:color w:val="808080" w:themeColor="background1" w:themeShade="80"/>
                                <w:sz w:val="10"/>
                                <w:szCs w:val="10"/>
                                <w:lang w:val="en-GB"/>
                              </w:rPr>
                              <w:t>|  |</w:t>
                            </w:r>
                            <w:proofErr w:type="gramEnd"/>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name?   string</w:t>
                            </w:r>
                          </w:p>
                          <w:p w14:paraId="6D96D00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gramStart"/>
                            <w:r w:rsidRPr="00E71947">
                              <w:rPr>
                                <w:rFonts w:ascii="Courier New" w:hAnsi="Courier New" w:cs="Courier New"/>
                                <w:color w:val="808080" w:themeColor="background1" w:themeShade="80"/>
                                <w:sz w:val="10"/>
                                <w:szCs w:val="10"/>
                                <w:lang w:val="en-GB"/>
                              </w:rPr>
                              <w:t>|  |</w:t>
                            </w:r>
                            <w:proofErr w:type="gramEnd"/>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key</w:t>
                            </w:r>
                          </w:p>
                          <w:p w14:paraId="4DB7427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gramStart"/>
                            <w:r w:rsidRPr="00E71947">
                              <w:rPr>
                                <w:rFonts w:ascii="Courier New" w:hAnsi="Courier New" w:cs="Courier New"/>
                                <w:color w:val="808080" w:themeColor="background1" w:themeShade="80"/>
                                <w:sz w:val="10"/>
                                <w:szCs w:val="10"/>
                                <w:lang w:val="en-GB"/>
                              </w:rPr>
                              <w:t>|  |</w:t>
                            </w:r>
                            <w:proofErr w:type="gramEnd"/>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value-name?   string</w:t>
                            </w:r>
                          </w:p>
                          <w:p w14:paraId="0A7D590D"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gramStart"/>
                            <w:r w:rsidRPr="00E71947">
                              <w:rPr>
                                <w:rFonts w:ascii="Courier New" w:hAnsi="Courier New" w:cs="Courier New"/>
                                <w:color w:val="808080" w:themeColor="background1" w:themeShade="80"/>
                                <w:sz w:val="10"/>
                                <w:szCs w:val="10"/>
                                <w:lang w:val="en-GB"/>
                              </w:rPr>
                              <w:t>|  |</w:t>
                            </w:r>
                            <w:proofErr w:type="gramEnd"/>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value?        string</w:t>
                            </w:r>
                          </w:p>
                          <w:p w14:paraId="05CDF35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gramStart"/>
                            <w:r w:rsidRPr="00E71947">
                              <w:rPr>
                                <w:rFonts w:ascii="Courier New" w:hAnsi="Courier New" w:cs="Courier New"/>
                                <w:color w:val="808080" w:themeColor="background1" w:themeShade="80"/>
                                <w:sz w:val="10"/>
                                <w:szCs w:val="10"/>
                                <w:lang w:val="en-GB"/>
                              </w:rPr>
                              <w:t>|  +</w:t>
                            </w:r>
                            <w:proofErr w:type="gramEnd"/>
                            <w:r w:rsidRPr="00E71947">
                              <w:rPr>
                                <w:rFonts w:ascii="Courier New" w:hAnsi="Courier New" w:cs="Courier New"/>
                                <w:color w:val="808080" w:themeColor="background1" w:themeShade="80"/>
                                <w:sz w:val="10"/>
                                <w:szCs w:val="10"/>
                                <w:lang w:val="en-GB"/>
                              </w:rPr>
                              <w:t>--</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target?   string</w:t>
                            </w:r>
                          </w:p>
                          <w:p w14:paraId="48FCD2C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val</w:t>
                            </w:r>
                          </w:p>
                          <w:p w14:paraId="262F006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proto-bytes</w:t>
                            </w:r>
                          </w:p>
                          <w:p w14:paraId="742F164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measurement-details</w:t>
                            </w:r>
                          </w:p>
                          <w:p w14:paraId="4D77929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time-measurement-was-sampled?       uint64</w:t>
                            </w:r>
                          </w:p>
                          <w:p w14:paraId="7F3F863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qualified-measured-value</w:t>
                            </w:r>
                          </w:p>
                          <w:p w14:paraId="430BEFC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decimal64</w:t>
                            </w:r>
                          </w:p>
                          <w:p w14:paraId="3BF96C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value-qualifier?              value-qualifier</w:t>
                            </w:r>
                          </w:p>
                          <w:p w14:paraId="6AC7E6D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units?                        string</w:t>
                            </w:r>
                          </w:p>
                          <w:p w14:paraId="11F0E92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qualified-value-name?         string</w:t>
                            </w:r>
                          </w:p>
                          <w:p w14:paraId="622E606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qualified-location-name?      string</w:t>
                            </w:r>
                          </w:p>
                          <w:p w14:paraId="28352F5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qualified-measurement-type?   string</w:t>
                            </w:r>
                          </w:p>
                          <w:p w14:paraId="1B65702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native-resource-id?                 string</w:t>
                            </w:r>
                          </w:p>
                          <w:p w14:paraId="1D8D2CD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sample-qualifier?                   sample-qualifier</w:t>
                            </w:r>
                          </w:p>
                          <w:p w14:paraId="4BFDFA5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relative-position-of-measurement?   </w:t>
                            </w:r>
                            <w:proofErr w:type="gramStart"/>
                            <w:r>
                              <w:rPr>
                                <w:rFonts w:ascii="Courier New" w:hAnsi="Courier New" w:cs="Courier New"/>
                                <w:color w:val="auto"/>
                                <w:sz w:val="10"/>
                                <w:szCs w:val="10"/>
                                <w:lang w:val="en-GB"/>
                              </w:rPr>
                              <w:t>relative-position</w:t>
                            </w:r>
                            <w:proofErr w:type="gramEnd"/>
                          </w:p>
                          <w:p w14:paraId="6978B0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direction-of-measured-signal?       direction-of-measured-signal</w:t>
                            </w:r>
                          </w:p>
                          <w:p w14:paraId="5616CA8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sample-interval?                    uint64</w:t>
                            </w:r>
                          </w:p>
                          <w:p w14:paraId="43647C3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abstract-resource-ref?              string</w:t>
                            </w:r>
                          </w:p>
                          <w:p w14:paraId="00FDA4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native-measurement-type?            string</w:t>
                            </w:r>
                          </w:p>
                          <w:p w14:paraId="1DA01C8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normalized-measurement-type?        normalized-measurement-type</w:t>
                            </w:r>
                          </w:p>
                          <w:p w14:paraId="22745C6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qualified-measurement* [list-index]</w:t>
                            </w:r>
                          </w:p>
                          <w:p w14:paraId="650A11E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time-measurement-was-sampled?       uint64</w:t>
                            </w:r>
                          </w:p>
                          <w:p w14:paraId="4E5DC6B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qualified-measured-value</w:t>
                            </w:r>
                          </w:p>
                          <w:p w14:paraId="7E9E0D8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decimal64</w:t>
                            </w:r>
                          </w:p>
                          <w:p w14:paraId="107A28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value-qualifier?              value-qualifier</w:t>
                            </w:r>
                          </w:p>
                          <w:p w14:paraId="39724C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units?                        string</w:t>
                            </w:r>
                          </w:p>
                          <w:p w14:paraId="70E86CE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qualified-value-name?         string</w:t>
                            </w:r>
                          </w:p>
                          <w:p w14:paraId="1FA6504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qualified-location-name?      string</w:t>
                            </w:r>
                          </w:p>
                          <w:p w14:paraId="4A6196F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qualified-measurement-type?   string</w:t>
                            </w:r>
                          </w:p>
                          <w:p w14:paraId="1CE97B4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native-resource-id?                 string</w:t>
                            </w:r>
                          </w:p>
                          <w:p w14:paraId="442AAB0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sample-qualifier?                   sample-qualifier</w:t>
                            </w:r>
                          </w:p>
                          <w:p w14:paraId="33EF344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relative-position-of-measurement?   </w:t>
                            </w:r>
                            <w:proofErr w:type="gramStart"/>
                            <w:r>
                              <w:rPr>
                                <w:rFonts w:ascii="Courier New" w:hAnsi="Courier New" w:cs="Courier New"/>
                                <w:color w:val="auto"/>
                                <w:sz w:val="10"/>
                                <w:szCs w:val="10"/>
                                <w:lang w:val="en-GB"/>
                              </w:rPr>
                              <w:t>relative-position</w:t>
                            </w:r>
                            <w:proofErr w:type="gramEnd"/>
                          </w:p>
                          <w:p w14:paraId="7AB49B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direction-of-measured-signal?       direction-of-measured-signal</w:t>
                            </w:r>
                          </w:p>
                          <w:p w14:paraId="7DB3ABF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sample-interval?                    uint64</w:t>
                            </w:r>
                          </w:p>
                          <w:p w14:paraId="70D980B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abstract-resource-ref?              string</w:t>
                            </w:r>
                          </w:p>
                          <w:p w14:paraId="632CDAA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native-measurement-type?            string</w:t>
                            </w:r>
                          </w:p>
                          <w:p w14:paraId="4ACD2C9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normalized-measurement-type?        normalized-measurement-type</w:t>
                            </w:r>
                          </w:p>
                          <w:p w14:paraId="3C3429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list-index                          uint64</w:t>
                            </w:r>
                          </w:p>
                          <w:p w14:paraId="383800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connection-end-point</w:t>
                            </w:r>
                          </w:p>
                          <w:p w14:paraId="57872EB3"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topology-</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w:t>
                            </w:r>
                            <w:proofErr w:type="gramStart"/>
                            <w:r>
                              <w:rPr>
                                <w:rFonts w:ascii="Courier New" w:hAnsi="Courier New" w:cs="Courier New"/>
                                <w:color w:val="auto"/>
                                <w:sz w:val="10"/>
                                <w:szCs w:val="10"/>
                                <w:lang w:val="en-GB"/>
                              </w:rPr>
                              <w:t>common:context</w:t>
                            </w:r>
                            <w:proofErr w:type="gramEnd"/>
                            <w:r>
                              <w:rPr>
                                <w:rFonts w:ascii="Courier New" w:hAnsi="Courier New" w:cs="Courier New"/>
                                <w:color w:val="auto"/>
                                <w:sz w:val="10"/>
                                <w:szCs w:val="10"/>
                                <w:lang w:val="en-GB"/>
                              </w:rPr>
                              <w:t>/tapi-topology:topology-context/topology/uuid</w:t>
                            </w:r>
                          </w:p>
                          <w:p w14:paraId="78177D3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node-</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w:t>
                            </w:r>
                            <w:proofErr w:type="gramStart"/>
                            <w:r>
                              <w:rPr>
                                <w:rFonts w:ascii="Courier New" w:hAnsi="Courier New" w:cs="Courier New"/>
                                <w:color w:val="auto"/>
                                <w:sz w:val="10"/>
                                <w:szCs w:val="10"/>
                                <w:lang w:val="en-GB"/>
                              </w:rPr>
                              <w:t>common:context</w:t>
                            </w:r>
                            <w:proofErr w:type="gramEnd"/>
                            <w:r>
                              <w:rPr>
                                <w:rFonts w:ascii="Courier New" w:hAnsi="Courier New" w:cs="Courier New"/>
                                <w:color w:val="auto"/>
                                <w:sz w:val="10"/>
                                <w:szCs w:val="10"/>
                                <w:lang w:val="en-GB"/>
                              </w:rPr>
                              <w:t>/tapi-topology:topology-context/topology/node/uuid</w:t>
                            </w:r>
                          </w:p>
                          <w:p w14:paraId="382C82C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node-edge-point-</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w:t>
                            </w:r>
                            <w:proofErr w:type="gramStart"/>
                            <w:r>
                              <w:rPr>
                                <w:rFonts w:ascii="Courier New" w:hAnsi="Courier New" w:cs="Courier New"/>
                                <w:color w:val="auto"/>
                                <w:sz w:val="10"/>
                                <w:szCs w:val="10"/>
                                <w:lang w:val="en-GB"/>
                              </w:rPr>
                              <w:t>common:context</w:t>
                            </w:r>
                            <w:proofErr w:type="gramEnd"/>
                            <w:r>
                              <w:rPr>
                                <w:rFonts w:ascii="Courier New" w:hAnsi="Courier New" w:cs="Courier New"/>
                                <w:color w:val="auto"/>
                                <w:sz w:val="10"/>
                                <w:szCs w:val="10"/>
                                <w:lang w:val="en-GB"/>
                              </w:rPr>
                              <w:t>/tapi-topology:topology-context/topology/node/owned-node-edge-point/uuid</w:t>
                            </w:r>
                          </w:p>
                          <w:p w14:paraId="5CE3C5B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connection-end-point-</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w:t>
                            </w:r>
                            <w:proofErr w:type="gramStart"/>
                            <w:r>
                              <w:rPr>
                                <w:rFonts w:ascii="Courier New" w:hAnsi="Courier New" w:cs="Courier New"/>
                                <w:color w:val="auto"/>
                                <w:sz w:val="10"/>
                                <w:szCs w:val="10"/>
                                <w:lang w:val="en-GB"/>
                              </w:rPr>
                              <w:t>common:context</w:t>
                            </w:r>
                            <w:proofErr w:type="gramEnd"/>
                            <w:r>
                              <w:rPr>
                                <w:rFonts w:ascii="Courier New" w:hAnsi="Courier New" w:cs="Courier New"/>
                                <w:color w:val="auto"/>
                                <w:sz w:val="10"/>
                                <w:szCs w:val="10"/>
                                <w:lang w:val="en-GB"/>
                              </w:rPr>
                              <w:t>/tapi-topology:topology-context/topology/node/owned-node-edge-point/tapi-</w:t>
                            </w:r>
                          </w:p>
                          <w:p w14:paraId="1EA2ACD8" w14:textId="04B6E0A9"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sidR="00B63121">
                              <w:rPr>
                                <w:rFonts w:ascii="Courier New" w:hAnsi="Courier New" w:cs="Courier New"/>
                                <w:color w:val="auto"/>
                                <w:sz w:val="10"/>
                                <w:szCs w:val="10"/>
                                <w:lang w:val="en-GB"/>
                              </w:rPr>
                              <w:t>connectivity:cep-list</w:t>
                            </w:r>
                            <w:proofErr w:type="spellEnd"/>
                            <w:r w:rsidR="00B63121">
                              <w:rPr>
                                <w:rFonts w:ascii="Courier New" w:hAnsi="Courier New" w:cs="Courier New"/>
                                <w:color w:val="auto"/>
                                <w:sz w:val="10"/>
                                <w:szCs w:val="10"/>
                                <w:lang w:val="en-GB"/>
                              </w:rPr>
                              <w:t>/connection-end-point/</w:t>
                            </w:r>
                            <w:proofErr w:type="spellStart"/>
                            <w:r w:rsidR="00B63121">
                              <w:rPr>
                                <w:rFonts w:ascii="Courier New" w:hAnsi="Courier New" w:cs="Courier New"/>
                                <w:color w:val="auto"/>
                                <w:sz w:val="10"/>
                                <w:szCs w:val="10"/>
                                <w:lang w:val="en-GB"/>
                              </w:rPr>
                              <w:t>uuid</w:t>
                            </w:r>
                            <w:proofErr w:type="spellEnd"/>
                          </w:p>
                          <w:p w14:paraId="61CDA10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maintenance-intermediate-point</w:t>
                            </w:r>
                          </w:p>
                          <w:p w14:paraId="28A84D9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meg-</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w:t>
                            </w:r>
                            <w:proofErr w:type="spellStart"/>
                            <w:r>
                              <w:rPr>
                                <w:rFonts w:ascii="Courier New" w:hAnsi="Courier New" w:cs="Courier New"/>
                                <w:color w:val="auto"/>
                                <w:sz w:val="10"/>
                                <w:szCs w:val="10"/>
                                <w:lang w:val="en-GB"/>
                              </w:rPr>
                              <w:t>tapi-</w:t>
                            </w:r>
                            <w:proofErr w:type="gramStart"/>
                            <w:r>
                              <w:rPr>
                                <w:rFonts w:ascii="Courier New" w:hAnsi="Courier New" w:cs="Courier New"/>
                                <w:color w:val="auto"/>
                                <w:sz w:val="10"/>
                                <w:szCs w:val="10"/>
                                <w:lang w:val="en-GB"/>
                              </w:rPr>
                              <w:t>common:context</w:t>
                            </w:r>
                            <w:proofErr w:type="spellEnd"/>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uuid</w:t>
                            </w:r>
                            <w:proofErr w:type="spellEnd"/>
                          </w:p>
                          <w:p w14:paraId="5BB6240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mip</w:t>
                            </w:r>
                            <w:proofErr w:type="spellEnd"/>
                            <w:r>
                              <w:rPr>
                                <w:rFonts w:ascii="Courier New" w:hAnsi="Courier New" w:cs="Courier New"/>
                                <w:color w:val="auto"/>
                                <w:sz w:val="10"/>
                                <w:szCs w:val="10"/>
                                <w:lang w:val="en-GB"/>
                              </w:rPr>
                              <w:t>-local-id?   -&gt; /</w:t>
                            </w:r>
                            <w:proofErr w:type="spellStart"/>
                            <w:r>
                              <w:rPr>
                                <w:rFonts w:ascii="Courier New" w:hAnsi="Courier New" w:cs="Courier New"/>
                                <w:color w:val="auto"/>
                                <w:sz w:val="10"/>
                                <w:szCs w:val="10"/>
                                <w:lang w:val="en-GB"/>
                              </w:rPr>
                              <w:t>tapi-</w:t>
                            </w:r>
                            <w:proofErr w:type="gramStart"/>
                            <w:r>
                              <w:rPr>
                                <w:rFonts w:ascii="Courier New" w:hAnsi="Courier New" w:cs="Courier New"/>
                                <w:color w:val="auto"/>
                                <w:sz w:val="10"/>
                                <w:szCs w:val="10"/>
                                <w:lang w:val="en-GB"/>
                              </w:rPr>
                              <w:t>common:context</w:t>
                            </w:r>
                            <w:proofErr w:type="spellEnd"/>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mip</w:t>
                            </w:r>
                            <w:proofErr w:type="spellEnd"/>
                            <w:r>
                              <w:rPr>
                                <w:rFonts w:ascii="Courier New" w:hAnsi="Courier New" w:cs="Courier New"/>
                                <w:color w:val="auto"/>
                                <w:sz w:val="10"/>
                                <w:szCs w:val="10"/>
                                <w:lang w:val="en-GB"/>
                              </w:rPr>
                              <w:t>/local-id</w:t>
                            </w:r>
                          </w:p>
                          <w:p w14:paraId="758FF50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maintenance-end-point</w:t>
                            </w:r>
                          </w:p>
                          <w:p w14:paraId="2EB816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meg-</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w:t>
                            </w:r>
                            <w:proofErr w:type="spellStart"/>
                            <w:r>
                              <w:rPr>
                                <w:rFonts w:ascii="Courier New" w:hAnsi="Courier New" w:cs="Courier New"/>
                                <w:color w:val="auto"/>
                                <w:sz w:val="10"/>
                                <w:szCs w:val="10"/>
                                <w:lang w:val="en-GB"/>
                              </w:rPr>
                              <w:t>tapi-</w:t>
                            </w:r>
                            <w:proofErr w:type="gramStart"/>
                            <w:r>
                              <w:rPr>
                                <w:rFonts w:ascii="Courier New" w:hAnsi="Courier New" w:cs="Courier New"/>
                                <w:color w:val="auto"/>
                                <w:sz w:val="10"/>
                                <w:szCs w:val="10"/>
                                <w:lang w:val="en-GB"/>
                              </w:rPr>
                              <w:t>common:context</w:t>
                            </w:r>
                            <w:proofErr w:type="spellEnd"/>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uuid</w:t>
                            </w:r>
                            <w:proofErr w:type="spellEnd"/>
                          </w:p>
                          <w:p w14:paraId="673EBB5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mep</w:t>
                            </w:r>
                            <w:proofErr w:type="spellEnd"/>
                            <w:r>
                              <w:rPr>
                                <w:rFonts w:ascii="Courier New" w:hAnsi="Courier New" w:cs="Courier New"/>
                                <w:color w:val="auto"/>
                                <w:sz w:val="10"/>
                                <w:szCs w:val="10"/>
                                <w:lang w:val="en-GB"/>
                              </w:rPr>
                              <w:t>-local-id?   -&gt; /</w:t>
                            </w:r>
                            <w:proofErr w:type="spellStart"/>
                            <w:r>
                              <w:rPr>
                                <w:rFonts w:ascii="Courier New" w:hAnsi="Courier New" w:cs="Courier New"/>
                                <w:color w:val="auto"/>
                                <w:sz w:val="10"/>
                                <w:szCs w:val="10"/>
                                <w:lang w:val="en-GB"/>
                              </w:rPr>
                              <w:t>tapi-</w:t>
                            </w:r>
                            <w:proofErr w:type="gramStart"/>
                            <w:r>
                              <w:rPr>
                                <w:rFonts w:ascii="Courier New" w:hAnsi="Courier New" w:cs="Courier New"/>
                                <w:color w:val="auto"/>
                                <w:sz w:val="10"/>
                                <w:szCs w:val="10"/>
                                <w:lang w:val="en-GB"/>
                              </w:rPr>
                              <w:t>common:context</w:t>
                            </w:r>
                            <w:proofErr w:type="spellEnd"/>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mep</w:t>
                            </w:r>
                            <w:proofErr w:type="spellEnd"/>
                            <w:r>
                              <w:rPr>
                                <w:rFonts w:ascii="Courier New" w:hAnsi="Courier New" w:cs="Courier New"/>
                                <w:color w:val="auto"/>
                                <w:sz w:val="10"/>
                                <w:szCs w:val="10"/>
                                <w:lang w:val="en-GB"/>
                              </w:rPr>
                              <w:t>/local-id</w:t>
                            </w:r>
                          </w:p>
                          <w:p w14:paraId="6CA5AC0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measurement-start-time?             uint64</w:t>
                            </w:r>
                          </w:p>
                          <w:p w14:paraId="2AC493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qualified-measured-value-set* []</w:t>
                            </w:r>
                          </w:p>
                          <w:p w14:paraId="5258C0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decimal64</w:t>
                            </w:r>
                          </w:p>
                          <w:p w14:paraId="31DF8FA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value-qualifier?              value-qualifier</w:t>
                            </w:r>
                          </w:p>
                          <w:p w14:paraId="6897D1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units?                        string</w:t>
                            </w:r>
                          </w:p>
                          <w:p w14:paraId="2347BD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qualified-value-name?         string</w:t>
                            </w:r>
                          </w:p>
                          <w:p w14:paraId="1246FD8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qualified-location-name?      string</w:t>
                            </w:r>
                          </w:p>
                          <w:p w14:paraId="48785C1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qualified-measurement-type?   string</w:t>
                            </w:r>
                          </w:p>
                          <w:p w14:paraId="4C728FF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additional-info* [value-name]</w:t>
                            </w:r>
                          </w:p>
                          <w:p w14:paraId="620AB36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value-name    string</w:t>
                            </w:r>
                          </w:p>
                          <w:p w14:paraId="4F905B3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string</w:t>
                            </w:r>
                          </w:p>
                          <w:p w14:paraId="70092C8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connection-</w:t>
                            </w:r>
                            <w:proofErr w:type="gramStart"/>
                            <w:r>
                              <w:rPr>
                                <w:rFonts w:ascii="Courier New" w:hAnsi="Courier New" w:cs="Courier New"/>
                                <w:color w:val="auto"/>
                                <w:sz w:val="10"/>
                                <w:szCs w:val="10"/>
                                <w:lang w:val="en-GB"/>
                              </w:rPr>
                              <w:t>end-point</w:t>
                            </w:r>
                            <w:proofErr w:type="gramEnd"/>
                          </w:p>
                          <w:p w14:paraId="2AFEB43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topology-</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w:t>
                            </w:r>
                            <w:proofErr w:type="gramStart"/>
                            <w:r>
                              <w:rPr>
                                <w:rFonts w:ascii="Courier New" w:hAnsi="Courier New" w:cs="Courier New"/>
                                <w:color w:val="auto"/>
                                <w:sz w:val="10"/>
                                <w:szCs w:val="10"/>
                                <w:lang w:val="en-GB"/>
                              </w:rPr>
                              <w:t>common:context</w:t>
                            </w:r>
                            <w:proofErr w:type="gramEnd"/>
                            <w:r>
                              <w:rPr>
                                <w:rFonts w:ascii="Courier New" w:hAnsi="Courier New" w:cs="Courier New"/>
                                <w:color w:val="auto"/>
                                <w:sz w:val="10"/>
                                <w:szCs w:val="10"/>
                                <w:lang w:val="en-GB"/>
                              </w:rPr>
                              <w:t>/tapi-topology:topology-context/topology/uuid</w:t>
                            </w:r>
                          </w:p>
                          <w:p w14:paraId="0854E5E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node-</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w:t>
                            </w:r>
                            <w:proofErr w:type="gramStart"/>
                            <w:r>
                              <w:rPr>
                                <w:rFonts w:ascii="Courier New" w:hAnsi="Courier New" w:cs="Courier New"/>
                                <w:color w:val="auto"/>
                                <w:sz w:val="10"/>
                                <w:szCs w:val="10"/>
                                <w:lang w:val="en-GB"/>
                              </w:rPr>
                              <w:t>common:context</w:t>
                            </w:r>
                            <w:proofErr w:type="gramEnd"/>
                            <w:r>
                              <w:rPr>
                                <w:rFonts w:ascii="Courier New" w:hAnsi="Courier New" w:cs="Courier New"/>
                                <w:color w:val="auto"/>
                                <w:sz w:val="10"/>
                                <w:szCs w:val="10"/>
                                <w:lang w:val="en-GB"/>
                              </w:rPr>
                              <w:t>/tapi-topology:topology-context/topology/node/uuid</w:t>
                            </w:r>
                          </w:p>
                          <w:p w14:paraId="3C054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node-edge-point-</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w:t>
                            </w:r>
                            <w:proofErr w:type="gramStart"/>
                            <w:r>
                              <w:rPr>
                                <w:rFonts w:ascii="Courier New" w:hAnsi="Courier New" w:cs="Courier New"/>
                                <w:color w:val="auto"/>
                                <w:sz w:val="10"/>
                                <w:szCs w:val="10"/>
                                <w:lang w:val="en-GB"/>
                              </w:rPr>
                              <w:t>common:context</w:t>
                            </w:r>
                            <w:proofErr w:type="gramEnd"/>
                            <w:r>
                              <w:rPr>
                                <w:rFonts w:ascii="Courier New" w:hAnsi="Courier New" w:cs="Courier New"/>
                                <w:color w:val="auto"/>
                                <w:sz w:val="10"/>
                                <w:szCs w:val="10"/>
                                <w:lang w:val="en-GB"/>
                              </w:rPr>
                              <w:t>/tapi-topology:topology-context/topology/node/owned-node-edge-point/uuid</w:t>
                            </w:r>
                          </w:p>
                          <w:p w14:paraId="743FC60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connection-end-point-</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w:t>
                            </w:r>
                            <w:proofErr w:type="gramStart"/>
                            <w:r>
                              <w:rPr>
                                <w:rFonts w:ascii="Courier New" w:hAnsi="Courier New" w:cs="Courier New"/>
                                <w:color w:val="auto"/>
                                <w:sz w:val="10"/>
                                <w:szCs w:val="10"/>
                                <w:lang w:val="en-GB"/>
                              </w:rPr>
                              <w:t>common:context</w:t>
                            </w:r>
                            <w:proofErr w:type="gramEnd"/>
                            <w:r>
                              <w:rPr>
                                <w:rFonts w:ascii="Courier New" w:hAnsi="Courier New" w:cs="Courier New"/>
                                <w:color w:val="auto"/>
                                <w:sz w:val="10"/>
                                <w:szCs w:val="10"/>
                                <w:lang w:val="en-GB"/>
                              </w:rPr>
                              <w:t>/tapi-topology:topology-context/topology/node/owned-node-edge-point/tapi-</w:t>
                            </w:r>
                          </w:p>
                          <w:p w14:paraId="30BB83F0" w14:textId="60EF56F5"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proofErr w:type="gramStart"/>
                            <w:r w:rsidR="00B63121">
                              <w:rPr>
                                <w:rFonts w:ascii="Courier New" w:hAnsi="Courier New" w:cs="Courier New"/>
                                <w:color w:val="auto"/>
                                <w:sz w:val="10"/>
                                <w:szCs w:val="10"/>
                                <w:lang w:val="en-GB"/>
                              </w:rPr>
                              <w:t>connectivity:cep</w:t>
                            </w:r>
                            <w:proofErr w:type="gramEnd"/>
                            <w:r w:rsidR="00B63121">
                              <w:rPr>
                                <w:rFonts w:ascii="Courier New" w:hAnsi="Courier New" w:cs="Courier New"/>
                                <w:color w:val="auto"/>
                                <w:sz w:val="10"/>
                                <w:szCs w:val="10"/>
                                <w:lang w:val="en-GB"/>
                              </w:rPr>
                              <w:t>-list</w:t>
                            </w:r>
                            <w:proofErr w:type="spellEnd"/>
                            <w:r w:rsidR="00B63121">
                              <w:rPr>
                                <w:rFonts w:ascii="Courier New" w:hAnsi="Courier New" w:cs="Courier New"/>
                                <w:color w:val="auto"/>
                                <w:sz w:val="10"/>
                                <w:szCs w:val="10"/>
                                <w:lang w:val="en-GB"/>
                              </w:rPr>
                              <w:t>/connection-end-point/</w:t>
                            </w:r>
                            <w:proofErr w:type="spellStart"/>
                            <w:r w:rsidR="00B63121">
                              <w:rPr>
                                <w:rFonts w:ascii="Courier New" w:hAnsi="Courier New" w:cs="Courier New"/>
                                <w:color w:val="auto"/>
                                <w:sz w:val="10"/>
                                <w:szCs w:val="10"/>
                                <w:lang w:val="en-GB"/>
                              </w:rPr>
                              <w:t>uuid</w:t>
                            </w:r>
                            <w:proofErr w:type="spellEnd"/>
                          </w:p>
                          <w:p w14:paraId="24C155D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maintenance-intermediate-point</w:t>
                            </w:r>
                          </w:p>
                          <w:p w14:paraId="280625A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meg-</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w:t>
                            </w:r>
                            <w:proofErr w:type="spellStart"/>
                            <w:r>
                              <w:rPr>
                                <w:rFonts w:ascii="Courier New" w:hAnsi="Courier New" w:cs="Courier New"/>
                                <w:color w:val="auto"/>
                                <w:sz w:val="10"/>
                                <w:szCs w:val="10"/>
                                <w:lang w:val="en-GB"/>
                              </w:rPr>
                              <w:t>tapi-</w:t>
                            </w:r>
                            <w:proofErr w:type="gramStart"/>
                            <w:r>
                              <w:rPr>
                                <w:rFonts w:ascii="Courier New" w:hAnsi="Courier New" w:cs="Courier New"/>
                                <w:color w:val="auto"/>
                                <w:sz w:val="10"/>
                                <w:szCs w:val="10"/>
                                <w:lang w:val="en-GB"/>
                              </w:rPr>
                              <w:t>common:context</w:t>
                            </w:r>
                            <w:proofErr w:type="spellEnd"/>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uuid</w:t>
                            </w:r>
                            <w:proofErr w:type="spellEnd"/>
                          </w:p>
                          <w:p w14:paraId="0EDEE1F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mip</w:t>
                            </w:r>
                            <w:proofErr w:type="spellEnd"/>
                            <w:r>
                              <w:rPr>
                                <w:rFonts w:ascii="Courier New" w:hAnsi="Courier New" w:cs="Courier New"/>
                                <w:color w:val="auto"/>
                                <w:sz w:val="10"/>
                                <w:szCs w:val="10"/>
                                <w:lang w:val="en-GB"/>
                              </w:rPr>
                              <w:t>-local-id?   -&gt; /</w:t>
                            </w:r>
                            <w:proofErr w:type="spellStart"/>
                            <w:r>
                              <w:rPr>
                                <w:rFonts w:ascii="Courier New" w:hAnsi="Courier New" w:cs="Courier New"/>
                                <w:color w:val="auto"/>
                                <w:sz w:val="10"/>
                                <w:szCs w:val="10"/>
                                <w:lang w:val="en-GB"/>
                              </w:rPr>
                              <w:t>tapi-</w:t>
                            </w:r>
                            <w:proofErr w:type="gramStart"/>
                            <w:r>
                              <w:rPr>
                                <w:rFonts w:ascii="Courier New" w:hAnsi="Courier New" w:cs="Courier New"/>
                                <w:color w:val="auto"/>
                                <w:sz w:val="10"/>
                                <w:szCs w:val="10"/>
                                <w:lang w:val="en-GB"/>
                              </w:rPr>
                              <w:t>common:context</w:t>
                            </w:r>
                            <w:proofErr w:type="spellEnd"/>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mip</w:t>
                            </w:r>
                            <w:proofErr w:type="spellEnd"/>
                            <w:r>
                              <w:rPr>
                                <w:rFonts w:ascii="Courier New" w:hAnsi="Courier New" w:cs="Courier New"/>
                                <w:color w:val="auto"/>
                                <w:sz w:val="10"/>
                                <w:szCs w:val="10"/>
                                <w:lang w:val="en-GB"/>
                              </w:rPr>
                              <w:t>/local-id</w:t>
                            </w:r>
                          </w:p>
                          <w:p w14:paraId="178E9A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maintenance-</w:t>
                            </w:r>
                            <w:proofErr w:type="gramStart"/>
                            <w:r>
                              <w:rPr>
                                <w:rFonts w:ascii="Courier New" w:hAnsi="Courier New" w:cs="Courier New"/>
                                <w:color w:val="auto"/>
                                <w:sz w:val="10"/>
                                <w:szCs w:val="10"/>
                                <w:lang w:val="en-GB"/>
                              </w:rPr>
                              <w:t>end-point</w:t>
                            </w:r>
                            <w:proofErr w:type="gramEnd"/>
                          </w:p>
                          <w:p w14:paraId="54C89E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meg-</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w:t>
                            </w:r>
                            <w:proofErr w:type="spellStart"/>
                            <w:r>
                              <w:rPr>
                                <w:rFonts w:ascii="Courier New" w:hAnsi="Courier New" w:cs="Courier New"/>
                                <w:color w:val="auto"/>
                                <w:sz w:val="10"/>
                                <w:szCs w:val="10"/>
                                <w:lang w:val="en-GB"/>
                              </w:rPr>
                              <w:t>tapi-</w:t>
                            </w:r>
                            <w:proofErr w:type="gramStart"/>
                            <w:r>
                              <w:rPr>
                                <w:rFonts w:ascii="Courier New" w:hAnsi="Courier New" w:cs="Courier New"/>
                                <w:color w:val="auto"/>
                                <w:sz w:val="10"/>
                                <w:szCs w:val="10"/>
                                <w:lang w:val="en-GB"/>
                              </w:rPr>
                              <w:t>common:context</w:t>
                            </w:r>
                            <w:proofErr w:type="spellEnd"/>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uuid</w:t>
                            </w:r>
                            <w:proofErr w:type="spellEnd"/>
                          </w:p>
                          <w:p w14:paraId="2F7EE539"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mep</w:t>
                            </w:r>
                            <w:proofErr w:type="spellEnd"/>
                            <w:r>
                              <w:rPr>
                                <w:rFonts w:ascii="Courier New" w:hAnsi="Courier New" w:cs="Courier New"/>
                                <w:color w:val="auto"/>
                                <w:sz w:val="10"/>
                                <w:szCs w:val="10"/>
                                <w:lang w:val="en-GB"/>
                              </w:rPr>
                              <w:t>-local-id?   -&gt; /</w:t>
                            </w:r>
                            <w:proofErr w:type="spellStart"/>
                            <w:r>
                              <w:rPr>
                                <w:rFonts w:ascii="Courier New" w:hAnsi="Courier New" w:cs="Courier New"/>
                                <w:color w:val="auto"/>
                                <w:sz w:val="10"/>
                                <w:szCs w:val="10"/>
                                <w:lang w:val="en-GB"/>
                              </w:rPr>
                              <w:t>tapi-</w:t>
                            </w:r>
                            <w:proofErr w:type="gramStart"/>
                            <w:r>
                              <w:rPr>
                                <w:rFonts w:ascii="Courier New" w:hAnsi="Courier New" w:cs="Courier New"/>
                                <w:color w:val="auto"/>
                                <w:sz w:val="10"/>
                                <w:szCs w:val="10"/>
                                <w:lang w:val="en-GB"/>
                              </w:rPr>
                              <w:t>common:context</w:t>
                            </w:r>
                            <w:proofErr w:type="spellEnd"/>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mep</w:t>
                            </w:r>
                            <w:proofErr w:type="spellEnd"/>
                            <w:r>
                              <w:rPr>
                                <w:rFonts w:ascii="Courier New" w:hAnsi="Courier New" w:cs="Courier New"/>
                                <w:color w:val="auto"/>
                                <w:sz w:val="10"/>
                                <w:szCs w:val="10"/>
                                <w:lang w:val="en-GB"/>
                              </w:rPr>
                              <w:t>/local-id</w:t>
                            </w:r>
                          </w:p>
                          <w:p w14:paraId="322C7B6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measurement-start-time?             uint64</w:t>
                            </w:r>
                          </w:p>
                          <w:p w14:paraId="6F86BAA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qualified-measured-value-set* []</w:t>
                            </w:r>
                          </w:p>
                          <w:p w14:paraId="1EB3F7F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decimal64</w:t>
                            </w:r>
                          </w:p>
                          <w:p w14:paraId="793C309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value-qualifier?              value-qualifier</w:t>
                            </w:r>
                          </w:p>
                          <w:p w14:paraId="15201E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units?                        string</w:t>
                            </w:r>
                          </w:p>
                          <w:p w14:paraId="0C34016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qualified-value-name?         string</w:t>
                            </w:r>
                          </w:p>
                          <w:p w14:paraId="42272CC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qualified-location-name?      string</w:t>
                            </w:r>
                          </w:p>
                          <w:p w14:paraId="73ECBB8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qualified-measurement-type?   string</w:t>
                            </w:r>
                          </w:p>
                          <w:p w14:paraId="5BE24A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additional-info* [value-name]</w:t>
                            </w:r>
                          </w:p>
                          <w:p w14:paraId="134E66D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value-name    string</w:t>
                            </w:r>
                          </w:p>
                          <w:p w14:paraId="41CCB3E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string</w:t>
                            </w:r>
                          </w:p>
                          <w:p w14:paraId="651F792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p>
                          <w:p w14:paraId="52495A65" w14:textId="61D69226" w:rsidR="00A447F3" w:rsidRPr="00D470A4" w:rsidRDefault="00A447F3" w:rsidP="00610F3A">
                            <w:pPr>
                              <w:autoSpaceDE w:val="0"/>
                              <w:autoSpaceDN w:val="0"/>
                              <w:adjustRightInd w:val="0"/>
                              <w:spacing w:after="0"/>
                              <w:rPr>
                                <w:rFonts w:ascii="Courier New" w:hAnsi="Courier New" w:cs="Courier New"/>
                                <w:sz w:val="14"/>
                                <w:szCs w:val="14"/>
                                <w:lang w:val="en-GB"/>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98F0141" id="_x0000_s1052" style="position:absolute;left:0;text-align:left;margin-left:0;margin-top:0;width:519.85pt;height:618.6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" o:allowoverlap="f" fillcolor="#f9ecd4 [663]" strokecolor="#141313 [3213]">
                <v:path arrowok="t"/>
                <o:lock v:ext="edit" grouping="t"/>
                <v:textbox>
                  <w:txbxContent>
                    <w:p w14:paraId="37C2E9C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module: </w:t>
                      </w:r>
                      <w:proofErr w:type="spellStart"/>
                      <w:r>
                        <w:rPr>
                          <w:rFonts w:ascii="Courier New" w:hAnsi="Courier New" w:cs="Courier New"/>
                          <w:color w:val="auto"/>
                          <w:sz w:val="10"/>
                          <w:szCs w:val="10"/>
                          <w:lang w:val="en-GB"/>
                        </w:rPr>
                        <w:t>tapi</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gnmi</w:t>
                      </w:r>
                      <w:proofErr w:type="spellEnd"/>
                      <w:r>
                        <w:rPr>
                          <w:rFonts w:ascii="Courier New" w:hAnsi="Courier New" w:cs="Courier New"/>
                          <w:color w:val="auto"/>
                          <w:sz w:val="10"/>
                          <w:szCs w:val="10"/>
                          <w:lang w:val="en-GB"/>
                        </w:rPr>
                        <w:t>-streaming</w:t>
                      </w:r>
                    </w:p>
                    <w:p w14:paraId="4B8FBA1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augment /</w:t>
                      </w:r>
                      <w:proofErr w:type="spellStart"/>
                      <w:r>
                        <w:rPr>
                          <w:rFonts w:ascii="Courier New" w:hAnsi="Courier New" w:cs="Courier New"/>
                          <w:color w:val="auto"/>
                          <w:sz w:val="10"/>
                          <w:szCs w:val="10"/>
                          <w:lang w:val="en-GB"/>
                        </w:rPr>
                        <w:t>tapi-</w:t>
                      </w:r>
                      <w:proofErr w:type="gramStart"/>
                      <w:r>
                        <w:rPr>
                          <w:rFonts w:ascii="Courier New" w:hAnsi="Courier New" w:cs="Courier New"/>
                          <w:color w:val="auto"/>
                          <w:sz w:val="10"/>
                          <w:szCs w:val="10"/>
                          <w:lang w:val="en-GB"/>
                        </w:rPr>
                        <w:t>streaming:stream</w:t>
                      </w:r>
                      <w:proofErr w:type="gramEnd"/>
                      <w:r>
                        <w:rPr>
                          <w:rFonts w:ascii="Courier New" w:hAnsi="Courier New" w:cs="Courier New"/>
                          <w:color w:val="auto"/>
                          <w:sz w:val="10"/>
                          <w:szCs w:val="10"/>
                          <w:lang w:val="en-GB"/>
                        </w:rPr>
                        <w:t>-record</w:t>
                      </w:r>
                      <w:proofErr w:type="spellEnd"/>
                      <w:r>
                        <w:rPr>
                          <w:rFonts w:ascii="Courier New" w:hAnsi="Courier New" w:cs="Courier New"/>
                          <w:color w:val="auto"/>
                          <w:sz w:val="10"/>
                          <w:szCs w:val="10"/>
                          <w:lang w:val="en-GB"/>
                        </w:rPr>
                        <w:t>:</w:t>
                      </w:r>
                    </w:p>
                    <w:p w14:paraId="63E38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subscribe-response</w:t>
                      </w:r>
                    </w:p>
                    <w:p w14:paraId="29F8DB6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notification</w:t>
                      </w:r>
                    </w:p>
                    <w:p w14:paraId="4B054D5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timestamp?   uint64</w:t>
                      </w:r>
                    </w:p>
                    <w:p w14:paraId="2574DD6C"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prefix</w:t>
                      </w:r>
                    </w:p>
                    <w:p w14:paraId="0F5F3168"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gramStart"/>
                      <w:r w:rsidRPr="00E71947">
                        <w:rPr>
                          <w:rFonts w:ascii="Courier New" w:hAnsi="Courier New" w:cs="Courier New"/>
                          <w:color w:val="808080" w:themeColor="background1" w:themeShade="80"/>
                          <w:sz w:val="10"/>
                          <w:szCs w:val="10"/>
                          <w:lang w:val="en-GB"/>
                        </w:rPr>
                        <w:t>|  +</w:t>
                      </w:r>
                      <w:proofErr w:type="gramEnd"/>
                      <w:r w:rsidRPr="00E71947">
                        <w:rPr>
                          <w:rFonts w:ascii="Courier New" w:hAnsi="Courier New" w:cs="Courier New"/>
                          <w:color w:val="808080" w:themeColor="background1" w:themeShade="80"/>
                          <w:sz w:val="10"/>
                          <w:szCs w:val="10"/>
                          <w:lang w:val="en-GB"/>
                        </w:rPr>
                        <w:t>--</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origin?   string</w:t>
                      </w:r>
                    </w:p>
                    <w:p w14:paraId="51F72CF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gramStart"/>
                      <w:r w:rsidRPr="00E71947">
                        <w:rPr>
                          <w:rFonts w:ascii="Courier New" w:hAnsi="Courier New" w:cs="Courier New"/>
                          <w:color w:val="808080" w:themeColor="background1" w:themeShade="80"/>
                          <w:sz w:val="10"/>
                          <w:szCs w:val="10"/>
                          <w:lang w:val="en-GB"/>
                        </w:rPr>
                        <w:t>|  +</w:t>
                      </w:r>
                      <w:proofErr w:type="gramEnd"/>
                      <w:r w:rsidRPr="00E71947">
                        <w:rPr>
                          <w:rFonts w:ascii="Courier New" w:hAnsi="Courier New" w:cs="Courier New"/>
                          <w:color w:val="808080" w:themeColor="background1" w:themeShade="80"/>
                          <w:sz w:val="10"/>
                          <w:szCs w:val="10"/>
                          <w:lang w:val="en-GB"/>
                        </w:rPr>
                        <w:t>--</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elem* []</w:t>
                      </w:r>
                    </w:p>
                    <w:p w14:paraId="1284AC7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gramStart"/>
                      <w:r w:rsidRPr="00E71947">
                        <w:rPr>
                          <w:rFonts w:ascii="Courier New" w:hAnsi="Courier New" w:cs="Courier New"/>
                          <w:color w:val="808080" w:themeColor="background1" w:themeShade="80"/>
                          <w:sz w:val="10"/>
                          <w:szCs w:val="10"/>
                          <w:lang w:val="en-GB"/>
                        </w:rPr>
                        <w:t>|  |</w:t>
                      </w:r>
                      <w:proofErr w:type="gramEnd"/>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name?   string</w:t>
                      </w:r>
                    </w:p>
                    <w:p w14:paraId="06D9159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gramStart"/>
                      <w:r w:rsidRPr="00E71947">
                        <w:rPr>
                          <w:rFonts w:ascii="Courier New" w:hAnsi="Courier New" w:cs="Courier New"/>
                          <w:color w:val="808080" w:themeColor="background1" w:themeShade="80"/>
                          <w:sz w:val="10"/>
                          <w:szCs w:val="10"/>
                          <w:lang w:val="en-GB"/>
                        </w:rPr>
                        <w:t>|  |</w:t>
                      </w:r>
                      <w:proofErr w:type="gramEnd"/>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key</w:t>
                      </w:r>
                    </w:p>
                    <w:p w14:paraId="511D285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gramStart"/>
                      <w:r w:rsidRPr="00E71947">
                        <w:rPr>
                          <w:rFonts w:ascii="Courier New" w:hAnsi="Courier New" w:cs="Courier New"/>
                          <w:color w:val="808080" w:themeColor="background1" w:themeShade="80"/>
                          <w:sz w:val="10"/>
                          <w:szCs w:val="10"/>
                          <w:lang w:val="en-GB"/>
                        </w:rPr>
                        <w:t>|  |</w:t>
                      </w:r>
                      <w:proofErr w:type="gramEnd"/>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value-name?   string</w:t>
                      </w:r>
                    </w:p>
                    <w:p w14:paraId="66A0F16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gramStart"/>
                      <w:r w:rsidRPr="00E71947">
                        <w:rPr>
                          <w:rFonts w:ascii="Courier New" w:hAnsi="Courier New" w:cs="Courier New"/>
                          <w:color w:val="808080" w:themeColor="background1" w:themeShade="80"/>
                          <w:sz w:val="10"/>
                          <w:szCs w:val="10"/>
                          <w:lang w:val="en-GB"/>
                        </w:rPr>
                        <w:t>|  |</w:t>
                      </w:r>
                      <w:proofErr w:type="gramEnd"/>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value?        string</w:t>
                      </w:r>
                    </w:p>
                    <w:p w14:paraId="475938C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gramStart"/>
                      <w:r w:rsidRPr="00E71947">
                        <w:rPr>
                          <w:rFonts w:ascii="Courier New" w:hAnsi="Courier New" w:cs="Courier New"/>
                          <w:color w:val="808080" w:themeColor="background1" w:themeShade="80"/>
                          <w:sz w:val="10"/>
                          <w:szCs w:val="10"/>
                          <w:lang w:val="en-GB"/>
                        </w:rPr>
                        <w:t>|  +</w:t>
                      </w:r>
                      <w:proofErr w:type="gramEnd"/>
                      <w:r w:rsidRPr="00E71947">
                        <w:rPr>
                          <w:rFonts w:ascii="Courier New" w:hAnsi="Courier New" w:cs="Courier New"/>
                          <w:color w:val="808080" w:themeColor="background1" w:themeShade="80"/>
                          <w:sz w:val="10"/>
                          <w:szCs w:val="10"/>
                          <w:lang w:val="en-GB"/>
                        </w:rPr>
                        <w:t>--</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target?   string</w:t>
                      </w:r>
                    </w:p>
                    <w:p w14:paraId="44E3437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update* []</w:t>
                      </w:r>
                    </w:p>
                    <w:p w14:paraId="5DA10A8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path</w:t>
                      </w:r>
                    </w:p>
                    <w:p w14:paraId="061D70A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gramStart"/>
                      <w:r w:rsidRPr="00E71947">
                        <w:rPr>
                          <w:rFonts w:ascii="Courier New" w:hAnsi="Courier New" w:cs="Courier New"/>
                          <w:color w:val="808080" w:themeColor="background1" w:themeShade="80"/>
                          <w:sz w:val="10"/>
                          <w:szCs w:val="10"/>
                          <w:lang w:val="en-GB"/>
                        </w:rPr>
                        <w:t>|  +</w:t>
                      </w:r>
                      <w:proofErr w:type="gramEnd"/>
                      <w:r w:rsidRPr="00E71947">
                        <w:rPr>
                          <w:rFonts w:ascii="Courier New" w:hAnsi="Courier New" w:cs="Courier New"/>
                          <w:color w:val="808080" w:themeColor="background1" w:themeShade="80"/>
                          <w:sz w:val="10"/>
                          <w:szCs w:val="10"/>
                          <w:lang w:val="en-GB"/>
                        </w:rPr>
                        <w:t>--</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origin?   string</w:t>
                      </w:r>
                    </w:p>
                    <w:p w14:paraId="327866F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gramStart"/>
                      <w:r w:rsidRPr="00E71947">
                        <w:rPr>
                          <w:rFonts w:ascii="Courier New" w:hAnsi="Courier New" w:cs="Courier New"/>
                          <w:color w:val="808080" w:themeColor="background1" w:themeShade="80"/>
                          <w:sz w:val="10"/>
                          <w:szCs w:val="10"/>
                          <w:lang w:val="en-GB"/>
                        </w:rPr>
                        <w:t>|  +</w:t>
                      </w:r>
                      <w:proofErr w:type="gramEnd"/>
                      <w:r w:rsidRPr="00E71947">
                        <w:rPr>
                          <w:rFonts w:ascii="Courier New" w:hAnsi="Courier New" w:cs="Courier New"/>
                          <w:color w:val="808080" w:themeColor="background1" w:themeShade="80"/>
                          <w:sz w:val="10"/>
                          <w:szCs w:val="10"/>
                          <w:lang w:val="en-GB"/>
                        </w:rPr>
                        <w:t>--</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elem* []</w:t>
                      </w:r>
                    </w:p>
                    <w:p w14:paraId="50126AC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gramStart"/>
                      <w:r w:rsidRPr="00E71947">
                        <w:rPr>
                          <w:rFonts w:ascii="Courier New" w:hAnsi="Courier New" w:cs="Courier New"/>
                          <w:color w:val="808080" w:themeColor="background1" w:themeShade="80"/>
                          <w:sz w:val="10"/>
                          <w:szCs w:val="10"/>
                          <w:lang w:val="en-GB"/>
                        </w:rPr>
                        <w:t>|  |</w:t>
                      </w:r>
                      <w:proofErr w:type="gramEnd"/>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name?   string</w:t>
                      </w:r>
                    </w:p>
                    <w:p w14:paraId="6D96D00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gramStart"/>
                      <w:r w:rsidRPr="00E71947">
                        <w:rPr>
                          <w:rFonts w:ascii="Courier New" w:hAnsi="Courier New" w:cs="Courier New"/>
                          <w:color w:val="808080" w:themeColor="background1" w:themeShade="80"/>
                          <w:sz w:val="10"/>
                          <w:szCs w:val="10"/>
                          <w:lang w:val="en-GB"/>
                        </w:rPr>
                        <w:t>|  |</w:t>
                      </w:r>
                      <w:proofErr w:type="gramEnd"/>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key</w:t>
                      </w:r>
                    </w:p>
                    <w:p w14:paraId="4DB7427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gramStart"/>
                      <w:r w:rsidRPr="00E71947">
                        <w:rPr>
                          <w:rFonts w:ascii="Courier New" w:hAnsi="Courier New" w:cs="Courier New"/>
                          <w:color w:val="808080" w:themeColor="background1" w:themeShade="80"/>
                          <w:sz w:val="10"/>
                          <w:szCs w:val="10"/>
                          <w:lang w:val="en-GB"/>
                        </w:rPr>
                        <w:t>|  |</w:t>
                      </w:r>
                      <w:proofErr w:type="gramEnd"/>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value-name?   string</w:t>
                      </w:r>
                    </w:p>
                    <w:p w14:paraId="0A7D590D"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gramStart"/>
                      <w:r w:rsidRPr="00E71947">
                        <w:rPr>
                          <w:rFonts w:ascii="Courier New" w:hAnsi="Courier New" w:cs="Courier New"/>
                          <w:color w:val="808080" w:themeColor="background1" w:themeShade="80"/>
                          <w:sz w:val="10"/>
                          <w:szCs w:val="10"/>
                          <w:lang w:val="en-GB"/>
                        </w:rPr>
                        <w:t>|  |</w:t>
                      </w:r>
                      <w:proofErr w:type="gramEnd"/>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value?        string</w:t>
                      </w:r>
                    </w:p>
                    <w:p w14:paraId="05CDF35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gramStart"/>
                      <w:r w:rsidRPr="00E71947">
                        <w:rPr>
                          <w:rFonts w:ascii="Courier New" w:hAnsi="Courier New" w:cs="Courier New"/>
                          <w:color w:val="808080" w:themeColor="background1" w:themeShade="80"/>
                          <w:sz w:val="10"/>
                          <w:szCs w:val="10"/>
                          <w:lang w:val="en-GB"/>
                        </w:rPr>
                        <w:t>|  +</w:t>
                      </w:r>
                      <w:proofErr w:type="gramEnd"/>
                      <w:r w:rsidRPr="00E71947">
                        <w:rPr>
                          <w:rFonts w:ascii="Courier New" w:hAnsi="Courier New" w:cs="Courier New"/>
                          <w:color w:val="808080" w:themeColor="background1" w:themeShade="80"/>
                          <w:sz w:val="10"/>
                          <w:szCs w:val="10"/>
                          <w:lang w:val="en-GB"/>
                        </w:rPr>
                        <w:t>--</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target?   string</w:t>
                      </w:r>
                    </w:p>
                    <w:p w14:paraId="48FCD2C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val</w:t>
                      </w:r>
                    </w:p>
                    <w:p w14:paraId="262F006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proto-bytes</w:t>
                      </w:r>
                    </w:p>
                    <w:p w14:paraId="742F164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measurement-details</w:t>
                      </w:r>
                    </w:p>
                    <w:p w14:paraId="4D77929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time-measurement-was-sampled?       uint64</w:t>
                      </w:r>
                    </w:p>
                    <w:p w14:paraId="7F3F863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qualified-measured-value</w:t>
                      </w:r>
                    </w:p>
                    <w:p w14:paraId="430BEFC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decimal64</w:t>
                      </w:r>
                    </w:p>
                    <w:p w14:paraId="3BF96C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value-qualifier?              value-qualifier</w:t>
                      </w:r>
                    </w:p>
                    <w:p w14:paraId="6AC7E6D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units?                        string</w:t>
                      </w:r>
                    </w:p>
                    <w:p w14:paraId="11F0E92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qualified-value-name?         string</w:t>
                      </w:r>
                    </w:p>
                    <w:p w14:paraId="622E606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qualified-location-name?      string</w:t>
                      </w:r>
                    </w:p>
                    <w:p w14:paraId="28352F5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qualified-measurement-type?   string</w:t>
                      </w:r>
                    </w:p>
                    <w:p w14:paraId="1B65702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native-resource-id?                 string</w:t>
                      </w:r>
                    </w:p>
                    <w:p w14:paraId="1D8D2CD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sample-qualifier?                   sample-qualifier</w:t>
                      </w:r>
                    </w:p>
                    <w:p w14:paraId="4BFDFA5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relative-position-of-measurement?   </w:t>
                      </w:r>
                      <w:proofErr w:type="gramStart"/>
                      <w:r>
                        <w:rPr>
                          <w:rFonts w:ascii="Courier New" w:hAnsi="Courier New" w:cs="Courier New"/>
                          <w:color w:val="auto"/>
                          <w:sz w:val="10"/>
                          <w:szCs w:val="10"/>
                          <w:lang w:val="en-GB"/>
                        </w:rPr>
                        <w:t>relative-position</w:t>
                      </w:r>
                      <w:proofErr w:type="gramEnd"/>
                    </w:p>
                    <w:p w14:paraId="6978B0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direction-of-measured-signal?       direction-of-measured-signal</w:t>
                      </w:r>
                    </w:p>
                    <w:p w14:paraId="5616CA8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sample-interval?                    uint64</w:t>
                      </w:r>
                    </w:p>
                    <w:p w14:paraId="43647C3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abstract-resource-ref?              string</w:t>
                      </w:r>
                    </w:p>
                    <w:p w14:paraId="00FDA4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native-measurement-type?            string</w:t>
                      </w:r>
                    </w:p>
                    <w:p w14:paraId="1DA01C8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normalized-measurement-type?        normalized-measurement-type</w:t>
                      </w:r>
                    </w:p>
                    <w:p w14:paraId="22745C6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qualified-measurement* [list-index]</w:t>
                      </w:r>
                    </w:p>
                    <w:p w14:paraId="650A11E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time-measurement-was-sampled?       uint64</w:t>
                      </w:r>
                    </w:p>
                    <w:p w14:paraId="4E5DC6B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qualified-measured-value</w:t>
                      </w:r>
                    </w:p>
                    <w:p w14:paraId="7E9E0D8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decimal64</w:t>
                      </w:r>
                    </w:p>
                    <w:p w14:paraId="107A28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value-qualifier?              value-qualifier</w:t>
                      </w:r>
                    </w:p>
                    <w:p w14:paraId="39724C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units?                        string</w:t>
                      </w:r>
                    </w:p>
                    <w:p w14:paraId="70E86CE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qualified-value-name?         string</w:t>
                      </w:r>
                    </w:p>
                    <w:p w14:paraId="1FA6504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qualified-location-name?      string</w:t>
                      </w:r>
                    </w:p>
                    <w:p w14:paraId="4A6196F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qualified-measurement-type?   string</w:t>
                      </w:r>
                    </w:p>
                    <w:p w14:paraId="1CE97B4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native-resource-id?                 string</w:t>
                      </w:r>
                    </w:p>
                    <w:p w14:paraId="442AAB0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sample-qualifier?                   sample-qualifier</w:t>
                      </w:r>
                    </w:p>
                    <w:p w14:paraId="33EF344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relative-position-of-measurement?   </w:t>
                      </w:r>
                      <w:proofErr w:type="gramStart"/>
                      <w:r>
                        <w:rPr>
                          <w:rFonts w:ascii="Courier New" w:hAnsi="Courier New" w:cs="Courier New"/>
                          <w:color w:val="auto"/>
                          <w:sz w:val="10"/>
                          <w:szCs w:val="10"/>
                          <w:lang w:val="en-GB"/>
                        </w:rPr>
                        <w:t>relative-position</w:t>
                      </w:r>
                      <w:proofErr w:type="gramEnd"/>
                    </w:p>
                    <w:p w14:paraId="7AB49B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direction-of-measured-signal?       direction-of-measured-signal</w:t>
                      </w:r>
                    </w:p>
                    <w:p w14:paraId="7DB3ABF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sample-interval?                    uint64</w:t>
                      </w:r>
                    </w:p>
                    <w:p w14:paraId="70D980B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abstract-resource-ref?              string</w:t>
                      </w:r>
                    </w:p>
                    <w:p w14:paraId="632CDAA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native-measurement-type?            string</w:t>
                      </w:r>
                    </w:p>
                    <w:p w14:paraId="4ACD2C9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normalized-measurement-type?        normalized-measurement-type</w:t>
                      </w:r>
                    </w:p>
                    <w:p w14:paraId="3C3429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list-index                          uint64</w:t>
                      </w:r>
                    </w:p>
                    <w:p w14:paraId="383800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connection-end-point</w:t>
                      </w:r>
                    </w:p>
                    <w:p w14:paraId="57872EB3"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topology-</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w:t>
                      </w:r>
                      <w:proofErr w:type="gramStart"/>
                      <w:r>
                        <w:rPr>
                          <w:rFonts w:ascii="Courier New" w:hAnsi="Courier New" w:cs="Courier New"/>
                          <w:color w:val="auto"/>
                          <w:sz w:val="10"/>
                          <w:szCs w:val="10"/>
                          <w:lang w:val="en-GB"/>
                        </w:rPr>
                        <w:t>common:context</w:t>
                      </w:r>
                      <w:proofErr w:type="gramEnd"/>
                      <w:r>
                        <w:rPr>
                          <w:rFonts w:ascii="Courier New" w:hAnsi="Courier New" w:cs="Courier New"/>
                          <w:color w:val="auto"/>
                          <w:sz w:val="10"/>
                          <w:szCs w:val="10"/>
                          <w:lang w:val="en-GB"/>
                        </w:rPr>
                        <w:t>/tapi-topology:topology-context/topology/uuid</w:t>
                      </w:r>
                    </w:p>
                    <w:p w14:paraId="78177D3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node-</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w:t>
                      </w:r>
                      <w:proofErr w:type="gramStart"/>
                      <w:r>
                        <w:rPr>
                          <w:rFonts w:ascii="Courier New" w:hAnsi="Courier New" w:cs="Courier New"/>
                          <w:color w:val="auto"/>
                          <w:sz w:val="10"/>
                          <w:szCs w:val="10"/>
                          <w:lang w:val="en-GB"/>
                        </w:rPr>
                        <w:t>common:context</w:t>
                      </w:r>
                      <w:proofErr w:type="gramEnd"/>
                      <w:r>
                        <w:rPr>
                          <w:rFonts w:ascii="Courier New" w:hAnsi="Courier New" w:cs="Courier New"/>
                          <w:color w:val="auto"/>
                          <w:sz w:val="10"/>
                          <w:szCs w:val="10"/>
                          <w:lang w:val="en-GB"/>
                        </w:rPr>
                        <w:t>/tapi-topology:topology-context/topology/node/uuid</w:t>
                      </w:r>
                    </w:p>
                    <w:p w14:paraId="382C82C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node-edge-point-</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w:t>
                      </w:r>
                      <w:proofErr w:type="gramStart"/>
                      <w:r>
                        <w:rPr>
                          <w:rFonts w:ascii="Courier New" w:hAnsi="Courier New" w:cs="Courier New"/>
                          <w:color w:val="auto"/>
                          <w:sz w:val="10"/>
                          <w:szCs w:val="10"/>
                          <w:lang w:val="en-GB"/>
                        </w:rPr>
                        <w:t>common:context</w:t>
                      </w:r>
                      <w:proofErr w:type="gramEnd"/>
                      <w:r>
                        <w:rPr>
                          <w:rFonts w:ascii="Courier New" w:hAnsi="Courier New" w:cs="Courier New"/>
                          <w:color w:val="auto"/>
                          <w:sz w:val="10"/>
                          <w:szCs w:val="10"/>
                          <w:lang w:val="en-GB"/>
                        </w:rPr>
                        <w:t>/tapi-topology:topology-context/topology/node/owned-node-edge-point/uuid</w:t>
                      </w:r>
                    </w:p>
                    <w:p w14:paraId="5CE3C5B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connection-end-point-</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w:t>
                      </w:r>
                      <w:proofErr w:type="gramStart"/>
                      <w:r>
                        <w:rPr>
                          <w:rFonts w:ascii="Courier New" w:hAnsi="Courier New" w:cs="Courier New"/>
                          <w:color w:val="auto"/>
                          <w:sz w:val="10"/>
                          <w:szCs w:val="10"/>
                          <w:lang w:val="en-GB"/>
                        </w:rPr>
                        <w:t>common:context</w:t>
                      </w:r>
                      <w:proofErr w:type="gramEnd"/>
                      <w:r>
                        <w:rPr>
                          <w:rFonts w:ascii="Courier New" w:hAnsi="Courier New" w:cs="Courier New"/>
                          <w:color w:val="auto"/>
                          <w:sz w:val="10"/>
                          <w:szCs w:val="10"/>
                          <w:lang w:val="en-GB"/>
                        </w:rPr>
                        <w:t>/tapi-topology:topology-context/topology/node/owned-node-edge-point/tapi-</w:t>
                      </w:r>
                    </w:p>
                    <w:p w14:paraId="1EA2ACD8" w14:textId="04B6E0A9"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sidR="00B63121">
                        <w:rPr>
                          <w:rFonts w:ascii="Courier New" w:hAnsi="Courier New" w:cs="Courier New"/>
                          <w:color w:val="auto"/>
                          <w:sz w:val="10"/>
                          <w:szCs w:val="10"/>
                          <w:lang w:val="en-GB"/>
                        </w:rPr>
                        <w:t>connectivity:cep-list</w:t>
                      </w:r>
                      <w:proofErr w:type="spellEnd"/>
                      <w:r w:rsidR="00B63121">
                        <w:rPr>
                          <w:rFonts w:ascii="Courier New" w:hAnsi="Courier New" w:cs="Courier New"/>
                          <w:color w:val="auto"/>
                          <w:sz w:val="10"/>
                          <w:szCs w:val="10"/>
                          <w:lang w:val="en-GB"/>
                        </w:rPr>
                        <w:t>/connection-end-point/</w:t>
                      </w:r>
                      <w:proofErr w:type="spellStart"/>
                      <w:r w:rsidR="00B63121">
                        <w:rPr>
                          <w:rFonts w:ascii="Courier New" w:hAnsi="Courier New" w:cs="Courier New"/>
                          <w:color w:val="auto"/>
                          <w:sz w:val="10"/>
                          <w:szCs w:val="10"/>
                          <w:lang w:val="en-GB"/>
                        </w:rPr>
                        <w:t>uuid</w:t>
                      </w:r>
                      <w:proofErr w:type="spellEnd"/>
                    </w:p>
                    <w:p w14:paraId="61CDA10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maintenance-intermediate-point</w:t>
                      </w:r>
                    </w:p>
                    <w:p w14:paraId="28A84D9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meg-</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w:t>
                      </w:r>
                      <w:proofErr w:type="spellStart"/>
                      <w:r>
                        <w:rPr>
                          <w:rFonts w:ascii="Courier New" w:hAnsi="Courier New" w:cs="Courier New"/>
                          <w:color w:val="auto"/>
                          <w:sz w:val="10"/>
                          <w:szCs w:val="10"/>
                          <w:lang w:val="en-GB"/>
                        </w:rPr>
                        <w:t>tapi-</w:t>
                      </w:r>
                      <w:proofErr w:type="gramStart"/>
                      <w:r>
                        <w:rPr>
                          <w:rFonts w:ascii="Courier New" w:hAnsi="Courier New" w:cs="Courier New"/>
                          <w:color w:val="auto"/>
                          <w:sz w:val="10"/>
                          <w:szCs w:val="10"/>
                          <w:lang w:val="en-GB"/>
                        </w:rPr>
                        <w:t>common:context</w:t>
                      </w:r>
                      <w:proofErr w:type="spellEnd"/>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uuid</w:t>
                      </w:r>
                      <w:proofErr w:type="spellEnd"/>
                    </w:p>
                    <w:p w14:paraId="5BB6240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mip</w:t>
                      </w:r>
                      <w:proofErr w:type="spellEnd"/>
                      <w:r>
                        <w:rPr>
                          <w:rFonts w:ascii="Courier New" w:hAnsi="Courier New" w:cs="Courier New"/>
                          <w:color w:val="auto"/>
                          <w:sz w:val="10"/>
                          <w:szCs w:val="10"/>
                          <w:lang w:val="en-GB"/>
                        </w:rPr>
                        <w:t>-local-id?   -&gt; /</w:t>
                      </w:r>
                      <w:proofErr w:type="spellStart"/>
                      <w:r>
                        <w:rPr>
                          <w:rFonts w:ascii="Courier New" w:hAnsi="Courier New" w:cs="Courier New"/>
                          <w:color w:val="auto"/>
                          <w:sz w:val="10"/>
                          <w:szCs w:val="10"/>
                          <w:lang w:val="en-GB"/>
                        </w:rPr>
                        <w:t>tapi-</w:t>
                      </w:r>
                      <w:proofErr w:type="gramStart"/>
                      <w:r>
                        <w:rPr>
                          <w:rFonts w:ascii="Courier New" w:hAnsi="Courier New" w:cs="Courier New"/>
                          <w:color w:val="auto"/>
                          <w:sz w:val="10"/>
                          <w:szCs w:val="10"/>
                          <w:lang w:val="en-GB"/>
                        </w:rPr>
                        <w:t>common:context</w:t>
                      </w:r>
                      <w:proofErr w:type="spellEnd"/>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mip</w:t>
                      </w:r>
                      <w:proofErr w:type="spellEnd"/>
                      <w:r>
                        <w:rPr>
                          <w:rFonts w:ascii="Courier New" w:hAnsi="Courier New" w:cs="Courier New"/>
                          <w:color w:val="auto"/>
                          <w:sz w:val="10"/>
                          <w:szCs w:val="10"/>
                          <w:lang w:val="en-GB"/>
                        </w:rPr>
                        <w:t>/local-id</w:t>
                      </w:r>
                    </w:p>
                    <w:p w14:paraId="758FF50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maintenance-end-point</w:t>
                      </w:r>
                    </w:p>
                    <w:p w14:paraId="2EB816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meg-</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w:t>
                      </w:r>
                      <w:proofErr w:type="spellStart"/>
                      <w:r>
                        <w:rPr>
                          <w:rFonts w:ascii="Courier New" w:hAnsi="Courier New" w:cs="Courier New"/>
                          <w:color w:val="auto"/>
                          <w:sz w:val="10"/>
                          <w:szCs w:val="10"/>
                          <w:lang w:val="en-GB"/>
                        </w:rPr>
                        <w:t>tapi-</w:t>
                      </w:r>
                      <w:proofErr w:type="gramStart"/>
                      <w:r>
                        <w:rPr>
                          <w:rFonts w:ascii="Courier New" w:hAnsi="Courier New" w:cs="Courier New"/>
                          <w:color w:val="auto"/>
                          <w:sz w:val="10"/>
                          <w:szCs w:val="10"/>
                          <w:lang w:val="en-GB"/>
                        </w:rPr>
                        <w:t>common:context</w:t>
                      </w:r>
                      <w:proofErr w:type="spellEnd"/>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uuid</w:t>
                      </w:r>
                      <w:proofErr w:type="spellEnd"/>
                    </w:p>
                    <w:p w14:paraId="673EBB5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mep</w:t>
                      </w:r>
                      <w:proofErr w:type="spellEnd"/>
                      <w:r>
                        <w:rPr>
                          <w:rFonts w:ascii="Courier New" w:hAnsi="Courier New" w:cs="Courier New"/>
                          <w:color w:val="auto"/>
                          <w:sz w:val="10"/>
                          <w:szCs w:val="10"/>
                          <w:lang w:val="en-GB"/>
                        </w:rPr>
                        <w:t>-local-id?   -&gt; /</w:t>
                      </w:r>
                      <w:proofErr w:type="spellStart"/>
                      <w:r>
                        <w:rPr>
                          <w:rFonts w:ascii="Courier New" w:hAnsi="Courier New" w:cs="Courier New"/>
                          <w:color w:val="auto"/>
                          <w:sz w:val="10"/>
                          <w:szCs w:val="10"/>
                          <w:lang w:val="en-GB"/>
                        </w:rPr>
                        <w:t>tapi-</w:t>
                      </w:r>
                      <w:proofErr w:type="gramStart"/>
                      <w:r>
                        <w:rPr>
                          <w:rFonts w:ascii="Courier New" w:hAnsi="Courier New" w:cs="Courier New"/>
                          <w:color w:val="auto"/>
                          <w:sz w:val="10"/>
                          <w:szCs w:val="10"/>
                          <w:lang w:val="en-GB"/>
                        </w:rPr>
                        <w:t>common:context</w:t>
                      </w:r>
                      <w:proofErr w:type="spellEnd"/>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mep</w:t>
                      </w:r>
                      <w:proofErr w:type="spellEnd"/>
                      <w:r>
                        <w:rPr>
                          <w:rFonts w:ascii="Courier New" w:hAnsi="Courier New" w:cs="Courier New"/>
                          <w:color w:val="auto"/>
                          <w:sz w:val="10"/>
                          <w:szCs w:val="10"/>
                          <w:lang w:val="en-GB"/>
                        </w:rPr>
                        <w:t>/local-id</w:t>
                      </w:r>
                    </w:p>
                    <w:p w14:paraId="6CA5AC0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measurement-start-time?             uint64</w:t>
                      </w:r>
                    </w:p>
                    <w:p w14:paraId="2AC493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qualified-measured-value-set* []</w:t>
                      </w:r>
                    </w:p>
                    <w:p w14:paraId="5258C0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decimal64</w:t>
                      </w:r>
                    </w:p>
                    <w:p w14:paraId="31DF8FA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value-qualifier?              value-qualifier</w:t>
                      </w:r>
                    </w:p>
                    <w:p w14:paraId="6897D1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units?                        string</w:t>
                      </w:r>
                    </w:p>
                    <w:p w14:paraId="2347BD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qualified-value-name?         string</w:t>
                      </w:r>
                    </w:p>
                    <w:p w14:paraId="1246FD8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qualified-location-name?      string</w:t>
                      </w:r>
                    </w:p>
                    <w:p w14:paraId="48785C1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qualified-measurement-type?   string</w:t>
                      </w:r>
                    </w:p>
                    <w:p w14:paraId="4C728FF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additional-info* [value-name]</w:t>
                      </w:r>
                    </w:p>
                    <w:p w14:paraId="620AB36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value-name    string</w:t>
                      </w:r>
                    </w:p>
                    <w:p w14:paraId="4F905B3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string</w:t>
                      </w:r>
                    </w:p>
                    <w:p w14:paraId="70092C8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connection-</w:t>
                      </w:r>
                      <w:proofErr w:type="gramStart"/>
                      <w:r>
                        <w:rPr>
                          <w:rFonts w:ascii="Courier New" w:hAnsi="Courier New" w:cs="Courier New"/>
                          <w:color w:val="auto"/>
                          <w:sz w:val="10"/>
                          <w:szCs w:val="10"/>
                          <w:lang w:val="en-GB"/>
                        </w:rPr>
                        <w:t>end-point</w:t>
                      </w:r>
                      <w:proofErr w:type="gramEnd"/>
                    </w:p>
                    <w:p w14:paraId="2AFEB43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topology-</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w:t>
                      </w:r>
                      <w:proofErr w:type="gramStart"/>
                      <w:r>
                        <w:rPr>
                          <w:rFonts w:ascii="Courier New" w:hAnsi="Courier New" w:cs="Courier New"/>
                          <w:color w:val="auto"/>
                          <w:sz w:val="10"/>
                          <w:szCs w:val="10"/>
                          <w:lang w:val="en-GB"/>
                        </w:rPr>
                        <w:t>common:context</w:t>
                      </w:r>
                      <w:proofErr w:type="gramEnd"/>
                      <w:r>
                        <w:rPr>
                          <w:rFonts w:ascii="Courier New" w:hAnsi="Courier New" w:cs="Courier New"/>
                          <w:color w:val="auto"/>
                          <w:sz w:val="10"/>
                          <w:szCs w:val="10"/>
                          <w:lang w:val="en-GB"/>
                        </w:rPr>
                        <w:t>/tapi-topology:topology-context/topology/uuid</w:t>
                      </w:r>
                    </w:p>
                    <w:p w14:paraId="0854E5E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node-</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w:t>
                      </w:r>
                      <w:proofErr w:type="gramStart"/>
                      <w:r>
                        <w:rPr>
                          <w:rFonts w:ascii="Courier New" w:hAnsi="Courier New" w:cs="Courier New"/>
                          <w:color w:val="auto"/>
                          <w:sz w:val="10"/>
                          <w:szCs w:val="10"/>
                          <w:lang w:val="en-GB"/>
                        </w:rPr>
                        <w:t>common:context</w:t>
                      </w:r>
                      <w:proofErr w:type="gramEnd"/>
                      <w:r>
                        <w:rPr>
                          <w:rFonts w:ascii="Courier New" w:hAnsi="Courier New" w:cs="Courier New"/>
                          <w:color w:val="auto"/>
                          <w:sz w:val="10"/>
                          <w:szCs w:val="10"/>
                          <w:lang w:val="en-GB"/>
                        </w:rPr>
                        <w:t>/tapi-topology:topology-context/topology/node/uuid</w:t>
                      </w:r>
                    </w:p>
                    <w:p w14:paraId="3C054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node-edge-point-</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w:t>
                      </w:r>
                      <w:proofErr w:type="gramStart"/>
                      <w:r>
                        <w:rPr>
                          <w:rFonts w:ascii="Courier New" w:hAnsi="Courier New" w:cs="Courier New"/>
                          <w:color w:val="auto"/>
                          <w:sz w:val="10"/>
                          <w:szCs w:val="10"/>
                          <w:lang w:val="en-GB"/>
                        </w:rPr>
                        <w:t>common:context</w:t>
                      </w:r>
                      <w:proofErr w:type="gramEnd"/>
                      <w:r>
                        <w:rPr>
                          <w:rFonts w:ascii="Courier New" w:hAnsi="Courier New" w:cs="Courier New"/>
                          <w:color w:val="auto"/>
                          <w:sz w:val="10"/>
                          <w:szCs w:val="10"/>
                          <w:lang w:val="en-GB"/>
                        </w:rPr>
                        <w:t>/tapi-topology:topology-context/topology/node/owned-node-edge-point/uuid</w:t>
                      </w:r>
                    </w:p>
                    <w:p w14:paraId="743FC60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connection-end-point-</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w:t>
                      </w:r>
                      <w:proofErr w:type="gramStart"/>
                      <w:r>
                        <w:rPr>
                          <w:rFonts w:ascii="Courier New" w:hAnsi="Courier New" w:cs="Courier New"/>
                          <w:color w:val="auto"/>
                          <w:sz w:val="10"/>
                          <w:szCs w:val="10"/>
                          <w:lang w:val="en-GB"/>
                        </w:rPr>
                        <w:t>common:context</w:t>
                      </w:r>
                      <w:proofErr w:type="gramEnd"/>
                      <w:r>
                        <w:rPr>
                          <w:rFonts w:ascii="Courier New" w:hAnsi="Courier New" w:cs="Courier New"/>
                          <w:color w:val="auto"/>
                          <w:sz w:val="10"/>
                          <w:szCs w:val="10"/>
                          <w:lang w:val="en-GB"/>
                        </w:rPr>
                        <w:t>/tapi-topology:topology-context/topology/node/owned-node-edge-point/tapi-</w:t>
                      </w:r>
                    </w:p>
                    <w:p w14:paraId="30BB83F0" w14:textId="60EF56F5"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proofErr w:type="gramStart"/>
                      <w:r w:rsidR="00B63121">
                        <w:rPr>
                          <w:rFonts w:ascii="Courier New" w:hAnsi="Courier New" w:cs="Courier New"/>
                          <w:color w:val="auto"/>
                          <w:sz w:val="10"/>
                          <w:szCs w:val="10"/>
                          <w:lang w:val="en-GB"/>
                        </w:rPr>
                        <w:t>connectivity:cep</w:t>
                      </w:r>
                      <w:proofErr w:type="gramEnd"/>
                      <w:r w:rsidR="00B63121">
                        <w:rPr>
                          <w:rFonts w:ascii="Courier New" w:hAnsi="Courier New" w:cs="Courier New"/>
                          <w:color w:val="auto"/>
                          <w:sz w:val="10"/>
                          <w:szCs w:val="10"/>
                          <w:lang w:val="en-GB"/>
                        </w:rPr>
                        <w:t>-list</w:t>
                      </w:r>
                      <w:proofErr w:type="spellEnd"/>
                      <w:r w:rsidR="00B63121">
                        <w:rPr>
                          <w:rFonts w:ascii="Courier New" w:hAnsi="Courier New" w:cs="Courier New"/>
                          <w:color w:val="auto"/>
                          <w:sz w:val="10"/>
                          <w:szCs w:val="10"/>
                          <w:lang w:val="en-GB"/>
                        </w:rPr>
                        <w:t>/connection-end-point/</w:t>
                      </w:r>
                      <w:proofErr w:type="spellStart"/>
                      <w:r w:rsidR="00B63121">
                        <w:rPr>
                          <w:rFonts w:ascii="Courier New" w:hAnsi="Courier New" w:cs="Courier New"/>
                          <w:color w:val="auto"/>
                          <w:sz w:val="10"/>
                          <w:szCs w:val="10"/>
                          <w:lang w:val="en-GB"/>
                        </w:rPr>
                        <w:t>uuid</w:t>
                      </w:r>
                      <w:proofErr w:type="spellEnd"/>
                    </w:p>
                    <w:p w14:paraId="24C155D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maintenance-intermediate-point</w:t>
                      </w:r>
                    </w:p>
                    <w:p w14:paraId="280625A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meg-</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w:t>
                      </w:r>
                      <w:proofErr w:type="spellStart"/>
                      <w:r>
                        <w:rPr>
                          <w:rFonts w:ascii="Courier New" w:hAnsi="Courier New" w:cs="Courier New"/>
                          <w:color w:val="auto"/>
                          <w:sz w:val="10"/>
                          <w:szCs w:val="10"/>
                          <w:lang w:val="en-GB"/>
                        </w:rPr>
                        <w:t>tapi-</w:t>
                      </w:r>
                      <w:proofErr w:type="gramStart"/>
                      <w:r>
                        <w:rPr>
                          <w:rFonts w:ascii="Courier New" w:hAnsi="Courier New" w:cs="Courier New"/>
                          <w:color w:val="auto"/>
                          <w:sz w:val="10"/>
                          <w:szCs w:val="10"/>
                          <w:lang w:val="en-GB"/>
                        </w:rPr>
                        <w:t>common:context</w:t>
                      </w:r>
                      <w:proofErr w:type="spellEnd"/>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uuid</w:t>
                      </w:r>
                      <w:proofErr w:type="spellEnd"/>
                    </w:p>
                    <w:p w14:paraId="0EDEE1F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mip</w:t>
                      </w:r>
                      <w:proofErr w:type="spellEnd"/>
                      <w:r>
                        <w:rPr>
                          <w:rFonts w:ascii="Courier New" w:hAnsi="Courier New" w:cs="Courier New"/>
                          <w:color w:val="auto"/>
                          <w:sz w:val="10"/>
                          <w:szCs w:val="10"/>
                          <w:lang w:val="en-GB"/>
                        </w:rPr>
                        <w:t>-local-id?   -&gt; /</w:t>
                      </w:r>
                      <w:proofErr w:type="spellStart"/>
                      <w:r>
                        <w:rPr>
                          <w:rFonts w:ascii="Courier New" w:hAnsi="Courier New" w:cs="Courier New"/>
                          <w:color w:val="auto"/>
                          <w:sz w:val="10"/>
                          <w:szCs w:val="10"/>
                          <w:lang w:val="en-GB"/>
                        </w:rPr>
                        <w:t>tapi-</w:t>
                      </w:r>
                      <w:proofErr w:type="gramStart"/>
                      <w:r>
                        <w:rPr>
                          <w:rFonts w:ascii="Courier New" w:hAnsi="Courier New" w:cs="Courier New"/>
                          <w:color w:val="auto"/>
                          <w:sz w:val="10"/>
                          <w:szCs w:val="10"/>
                          <w:lang w:val="en-GB"/>
                        </w:rPr>
                        <w:t>common:context</w:t>
                      </w:r>
                      <w:proofErr w:type="spellEnd"/>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mip</w:t>
                      </w:r>
                      <w:proofErr w:type="spellEnd"/>
                      <w:r>
                        <w:rPr>
                          <w:rFonts w:ascii="Courier New" w:hAnsi="Courier New" w:cs="Courier New"/>
                          <w:color w:val="auto"/>
                          <w:sz w:val="10"/>
                          <w:szCs w:val="10"/>
                          <w:lang w:val="en-GB"/>
                        </w:rPr>
                        <w:t>/local-id</w:t>
                      </w:r>
                    </w:p>
                    <w:p w14:paraId="178E9A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maintenance-</w:t>
                      </w:r>
                      <w:proofErr w:type="gramStart"/>
                      <w:r>
                        <w:rPr>
                          <w:rFonts w:ascii="Courier New" w:hAnsi="Courier New" w:cs="Courier New"/>
                          <w:color w:val="auto"/>
                          <w:sz w:val="10"/>
                          <w:szCs w:val="10"/>
                          <w:lang w:val="en-GB"/>
                        </w:rPr>
                        <w:t>end-point</w:t>
                      </w:r>
                      <w:proofErr w:type="gramEnd"/>
                    </w:p>
                    <w:p w14:paraId="54C89E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meg-</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w:t>
                      </w:r>
                      <w:proofErr w:type="spellStart"/>
                      <w:r>
                        <w:rPr>
                          <w:rFonts w:ascii="Courier New" w:hAnsi="Courier New" w:cs="Courier New"/>
                          <w:color w:val="auto"/>
                          <w:sz w:val="10"/>
                          <w:szCs w:val="10"/>
                          <w:lang w:val="en-GB"/>
                        </w:rPr>
                        <w:t>tapi-</w:t>
                      </w:r>
                      <w:proofErr w:type="gramStart"/>
                      <w:r>
                        <w:rPr>
                          <w:rFonts w:ascii="Courier New" w:hAnsi="Courier New" w:cs="Courier New"/>
                          <w:color w:val="auto"/>
                          <w:sz w:val="10"/>
                          <w:szCs w:val="10"/>
                          <w:lang w:val="en-GB"/>
                        </w:rPr>
                        <w:t>common:context</w:t>
                      </w:r>
                      <w:proofErr w:type="spellEnd"/>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uuid</w:t>
                      </w:r>
                      <w:proofErr w:type="spellEnd"/>
                    </w:p>
                    <w:p w14:paraId="2F7EE539"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mep</w:t>
                      </w:r>
                      <w:proofErr w:type="spellEnd"/>
                      <w:r>
                        <w:rPr>
                          <w:rFonts w:ascii="Courier New" w:hAnsi="Courier New" w:cs="Courier New"/>
                          <w:color w:val="auto"/>
                          <w:sz w:val="10"/>
                          <w:szCs w:val="10"/>
                          <w:lang w:val="en-GB"/>
                        </w:rPr>
                        <w:t>-local-id?   -&gt; /</w:t>
                      </w:r>
                      <w:proofErr w:type="spellStart"/>
                      <w:r>
                        <w:rPr>
                          <w:rFonts w:ascii="Courier New" w:hAnsi="Courier New" w:cs="Courier New"/>
                          <w:color w:val="auto"/>
                          <w:sz w:val="10"/>
                          <w:szCs w:val="10"/>
                          <w:lang w:val="en-GB"/>
                        </w:rPr>
                        <w:t>tapi-</w:t>
                      </w:r>
                      <w:proofErr w:type="gramStart"/>
                      <w:r>
                        <w:rPr>
                          <w:rFonts w:ascii="Courier New" w:hAnsi="Courier New" w:cs="Courier New"/>
                          <w:color w:val="auto"/>
                          <w:sz w:val="10"/>
                          <w:szCs w:val="10"/>
                          <w:lang w:val="en-GB"/>
                        </w:rPr>
                        <w:t>common:context</w:t>
                      </w:r>
                      <w:proofErr w:type="spellEnd"/>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mep</w:t>
                      </w:r>
                      <w:proofErr w:type="spellEnd"/>
                      <w:r>
                        <w:rPr>
                          <w:rFonts w:ascii="Courier New" w:hAnsi="Courier New" w:cs="Courier New"/>
                          <w:color w:val="auto"/>
                          <w:sz w:val="10"/>
                          <w:szCs w:val="10"/>
                          <w:lang w:val="en-GB"/>
                        </w:rPr>
                        <w:t>/local-id</w:t>
                      </w:r>
                    </w:p>
                    <w:p w14:paraId="322C7B6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measurement-start-time?             uint64</w:t>
                      </w:r>
                    </w:p>
                    <w:p w14:paraId="6F86BAA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qualified-measured-value-set* []</w:t>
                      </w:r>
                    </w:p>
                    <w:p w14:paraId="1EB3F7F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decimal64</w:t>
                      </w:r>
                    </w:p>
                    <w:p w14:paraId="793C309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value-qualifier?              value-qualifier</w:t>
                      </w:r>
                    </w:p>
                    <w:p w14:paraId="15201E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units?                        string</w:t>
                      </w:r>
                    </w:p>
                    <w:p w14:paraId="0C34016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qualified-value-name?         string</w:t>
                      </w:r>
                    </w:p>
                    <w:p w14:paraId="42272CC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qualified-location-name?      string</w:t>
                      </w:r>
                    </w:p>
                    <w:p w14:paraId="73ECBB8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qualified-measurement-type?   string</w:t>
                      </w:r>
                    </w:p>
                    <w:p w14:paraId="5BE24A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additional-info* [value-name]</w:t>
                      </w:r>
                    </w:p>
                    <w:p w14:paraId="134E66D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value-name    string</w:t>
                      </w:r>
                    </w:p>
                    <w:p w14:paraId="41CCB3E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string</w:t>
                      </w:r>
                    </w:p>
                    <w:p w14:paraId="651F792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p>
                    <w:p w14:paraId="52495A65" w14:textId="61D69226" w:rsidR="00A447F3" w:rsidRPr="00D470A4" w:rsidRDefault="00A447F3" w:rsidP="00610F3A">
                      <w:pPr>
                        <w:autoSpaceDE w:val="0"/>
                        <w:autoSpaceDN w:val="0"/>
                        <w:adjustRightInd w:val="0"/>
                        <w:spacing w:after="0"/>
                        <w:rPr>
                          <w:rFonts w:ascii="Courier New" w:hAnsi="Courier New" w:cs="Courier New"/>
                          <w:sz w:val="14"/>
                          <w:szCs w:val="14"/>
                          <w:lang w:val="en-GB"/>
                        </w:rPr>
                      </w:pPr>
                    </w:p>
                  </w:txbxContent>
                </v:textbox>
                <w10:wrap type="topAndBottom" anchorx="margin"/>
              </v:rect>
            </w:pict>
          </mc:Fallback>
        </mc:AlternateContent>
      </w:r>
      <w:r w:rsidR="00A22CEA" w:rsidRPr="00CA3534">
        <w:t xml:space="preserve">Figure </w:t>
      </w:r>
      <w:r w:rsidR="00A22CEA">
        <w:rPr>
          <w:noProof/>
        </w:rPr>
        <w:fldChar w:fldCharType="begin"/>
      </w:r>
      <w:r w:rsidR="00A22CEA">
        <w:rPr>
          <w:noProof/>
        </w:rPr>
        <w:instrText xml:space="preserve"> SEQ Figure \* ARABIC </w:instrText>
      </w:r>
      <w:r w:rsidR="00A22CEA">
        <w:rPr>
          <w:noProof/>
        </w:rPr>
        <w:fldChar w:fldCharType="separate"/>
      </w:r>
      <w:r w:rsidR="00B53275">
        <w:rPr>
          <w:noProof/>
        </w:rPr>
        <w:t>31</w:t>
      </w:r>
      <w:r w:rsidR="00A22CEA">
        <w:rPr>
          <w:noProof/>
        </w:rPr>
        <w:fldChar w:fldCharType="end"/>
      </w:r>
      <w:r w:rsidR="00A22CEA" w:rsidRPr="00CA3534">
        <w:t xml:space="preserve"> </w:t>
      </w:r>
      <w:r w:rsidR="00A22CEA">
        <w:t xml:space="preserve"> </w:t>
      </w:r>
      <w:r w:rsidR="00375A28">
        <w:t>YANG</w:t>
      </w:r>
      <w:r w:rsidR="00A22CEA">
        <w:t xml:space="preserve"> tree</w:t>
      </w:r>
      <w:bookmarkEnd w:id="3290"/>
    </w:p>
    <w:p w14:paraId="7D833435" w14:textId="77777777" w:rsidR="001E5ACF" w:rsidRPr="001E5ACF" w:rsidRDefault="001E5ACF">
      <w:pPr>
        <w:rPr>
          <w:ins w:id="3291" w:author="Author"/>
        </w:rPr>
        <w:pPrChange w:id="3292" w:author="Author">
          <w:pPr>
            <w:pStyle w:val="FigureCaption"/>
          </w:pPr>
        </w:pPrChange>
      </w:pPr>
    </w:p>
    <w:p w14:paraId="3FA620C1" w14:textId="77777777" w:rsidR="001E5ACF" w:rsidRPr="001E5ACF" w:rsidRDefault="001E5ACF">
      <w:pPr>
        <w:rPr>
          <w:ins w:id="3293" w:author="Author"/>
        </w:rPr>
        <w:pPrChange w:id="3294" w:author="Author">
          <w:pPr>
            <w:pStyle w:val="FigureCaption"/>
          </w:pPr>
        </w:pPrChange>
      </w:pPr>
    </w:p>
    <w:p w14:paraId="2D855DFA" w14:textId="77777777" w:rsidR="001E5ACF" w:rsidRDefault="001E5ACF" w:rsidP="001E5ACF">
      <w:pPr>
        <w:rPr>
          <w:ins w:id="3295" w:author="Author"/>
          <w:b/>
          <w:sz w:val="20"/>
          <w:szCs w:val="16"/>
        </w:rPr>
      </w:pPr>
    </w:p>
    <w:p w14:paraId="06708AD3" w14:textId="3D549AF0" w:rsidR="001E5ACF" w:rsidRPr="001E5ACF" w:rsidRDefault="001E5ACF">
      <w:pPr>
        <w:tabs>
          <w:tab w:val="left" w:pos="7395"/>
        </w:tabs>
        <w:pPrChange w:id="3296" w:author="Author">
          <w:pPr>
            <w:pStyle w:val="FigureCaption"/>
          </w:pPr>
        </w:pPrChange>
      </w:pPr>
      <w:ins w:id="3297" w:author="Author">
        <w:r>
          <w:tab/>
        </w:r>
      </w:ins>
    </w:p>
    <w:p w14:paraId="1983C912" w14:textId="77777777" w:rsidR="000040CB" w:rsidRDefault="000040CB" w:rsidP="000040CB">
      <w:pPr>
        <w:pStyle w:val="Heading4"/>
      </w:pPr>
      <w:bookmarkStart w:id="3298" w:name="_Toc192619566"/>
      <w:r>
        <w:lastRenderedPageBreak/>
        <w:t xml:space="preserve">The </w:t>
      </w:r>
      <w:proofErr w:type="spellStart"/>
      <w:r>
        <w:t>protobuf</w:t>
      </w:r>
      <w:proofErr w:type="spellEnd"/>
      <w:r>
        <w:t xml:space="preserve"> structure</w:t>
      </w:r>
      <w:bookmarkEnd w:id="3298"/>
    </w:p>
    <w:p w14:paraId="7510A7EB" w14:textId="4256F234" w:rsidR="004A7126" w:rsidRPr="00A22CEA" w:rsidRDefault="000040CB" w:rsidP="0019709F">
      <w:del w:id="3299" w:author="Author">
        <w:r w:rsidDel="00725CB4">
          <w:delText>This section highlights</w:delText>
        </w:r>
      </w:del>
      <w:ins w:id="3300" w:author="Author">
        <w:r w:rsidR="00725CB4">
          <w:t>T</w:t>
        </w:r>
      </w:ins>
      <w:del w:id="3301" w:author="Author">
        <w:r w:rsidDel="00725CB4">
          <w:delText xml:space="preserve"> t</w:delText>
        </w:r>
      </w:del>
      <w:r>
        <w:t xml:space="preserve">he </w:t>
      </w:r>
      <w:proofErr w:type="spellStart"/>
      <w:r>
        <w:t>protobuf</w:t>
      </w:r>
      <w:proofErr w:type="spellEnd"/>
      <w:r>
        <w:t xml:space="preserve"> </w:t>
      </w:r>
      <w:r w:rsidR="002369EC">
        <w:t xml:space="preserve">structure that is used to enhance the standard </w:t>
      </w:r>
      <w:proofErr w:type="spellStart"/>
      <w:r w:rsidR="002369EC">
        <w:t>protobuf</w:t>
      </w:r>
      <w:proofErr w:type="spellEnd"/>
      <w:r w:rsidR="002369EC">
        <w:t xml:space="preserve"> stream in place of</w:t>
      </w:r>
      <w:r w:rsidR="0077224A">
        <w:t xml:space="preserve"> </w:t>
      </w:r>
      <w:proofErr w:type="gramStart"/>
      <w:r w:rsidR="0077224A">
        <w:t>proto-bytes</w:t>
      </w:r>
      <w:proofErr w:type="gramEnd"/>
      <w:r w:rsidR="0077224A">
        <w:t xml:space="preserve"> as shown in the YANG above</w:t>
      </w:r>
      <w:ins w:id="3302" w:author="Author">
        <w:r w:rsidR="00725CB4">
          <w:t xml:space="preserve"> is available at </w:t>
        </w:r>
        <w:r w:rsidR="00F635C7">
          <w:t>[TAPI PROTO].</w:t>
        </w:r>
      </w:ins>
      <w:del w:id="3303" w:author="Author">
        <w:r w:rsidR="0077224A" w:rsidDel="00725CB4">
          <w:delText>.</w:delText>
        </w:r>
        <w:r w:rsidR="0077224A" w:rsidRPr="00F32BDC" w:rsidDel="00F635C7">
          <w:rPr>
            <w:noProof/>
          </w:rPr>
          <mc:AlternateContent>
            <mc:Choice Requires="wps">
              <w:drawing>
                <wp:anchor distT="0" distB="0" distL="114300" distR="114300" simplePos="0" relativeHeight="251661824" behindDoc="0" locked="0" layoutInCell="1" allowOverlap="0" wp14:anchorId="55031A7C" wp14:editId="731BDB1D">
                  <wp:simplePos x="0" y="0"/>
                  <wp:positionH relativeFrom="margin">
                    <wp:posOffset>0</wp:posOffset>
                  </wp:positionH>
                  <wp:positionV relativeFrom="paragraph">
                    <wp:posOffset>279400</wp:posOffset>
                  </wp:positionV>
                  <wp:extent cx="6442075" cy="7778750"/>
                  <wp:effectExtent l="0" t="0" r="15875" b="12700"/>
                  <wp:wrapTopAndBottom/>
                  <wp:docPr id="7"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442075" cy="7778750"/>
                          </a:xfrm>
                          <a:prstGeom prst="rect">
                            <a:avLst/>
                          </a:prstGeom>
                          <a:solidFill>
                            <a:schemeClr val="accent5">
                              <a:lumMod val="20000"/>
                              <a:lumOff val="80000"/>
                            </a:schemeClr>
                          </a:solidFill>
                          <a:ln>
                            <a:solidFill>
                              <a:schemeClr val="tx1"/>
                            </a:solidFill>
                          </a:ln>
                        </wps:spPr>
                        <wps:txbx>
                          <w:txbxContent>
                            <w:p w14:paraId="7DA6D716"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message </w:t>
                              </w:r>
                              <w:proofErr w:type="spellStart"/>
                              <w:r>
                                <w:rPr>
                                  <w:rFonts w:ascii="Courier New" w:hAnsi="Courier New" w:cs="Courier New"/>
                                  <w:sz w:val="14"/>
                                  <w:szCs w:val="14"/>
                                  <w:lang w:val="en-GB"/>
                                </w:rPr>
                                <w:t>StreamDetails</w:t>
                              </w:r>
                              <w:proofErr w:type="spellEnd"/>
                            </w:p>
                            <w:p w14:paraId="04966999"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proofErr w:type="spellStart"/>
                              <w:r>
                                <w:rPr>
                                  <w:rFonts w:ascii="Courier New" w:hAnsi="Courier New" w:cs="Courier New"/>
                                  <w:sz w:val="14"/>
                                  <w:szCs w:val="14"/>
                                  <w:lang w:val="en-GB"/>
                                </w:rPr>
                                <w:t>MeasurememtDetails</w:t>
                              </w:r>
                              <w:proofErr w:type="spellEnd"/>
                              <w:r>
                                <w:rPr>
                                  <w:rFonts w:ascii="Courier New" w:hAnsi="Courier New" w:cs="Courier New"/>
                                  <w:sz w:val="14"/>
                                  <w:szCs w:val="14"/>
                                  <w:lang w:val="en-GB"/>
                                </w:rPr>
                                <w:t xml:space="preserve"> </w:t>
                              </w:r>
                              <w:proofErr w:type="spellStart"/>
                              <w:r>
                                <w:rPr>
                                  <w:rFonts w:ascii="Courier New" w:hAnsi="Courier New" w:cs="Courier New"/>
                                  <w:sz w:val="14"/>
                                  <w:szCs w:val="14"/>
                                  <w:lang w:val="en-GB"/>
                                </w:rPr>
                                <w:t>measurement_details</w:t>
                              </w:r>
                              <w:proofErr w:type="spellEnd"/>
                              <w:r>
                                <w:rPr>
                                  <w:rFonts w:ascii="Courier New" w:hAnsi="Courier New" w:cs="Courier New"/>
                                  <w:sz w:val="14"/>
                                  <w:szCs w:val="14"/>
                                  <w:lang w:val="en-GB"/>
                                </w:rPr>
                                <w:t xml:space="preserve"> = </w:t>
                              </w:r>
                              <w:proofErr w:type="gramStart"/>
                              <w:r>
                                <w:rPr>
                                  <w:rFonts w:ascii="Courier New" w:hAnsi="Courier New" w:cs="Courier New"/>
                                  <w:sz w:val="14"/>
                                  <w:szCs w:val="14"/>
                                  <w:lang w:val="en-GB"/>
                                </w:rPr>
                                <w:t>1;</w:t>
                              </w:r>
                              <w:proofErr w:type="gramEnd"/>
                            </w:p>
                            <w:p w14:paraId="195DC529"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w:t>
                              </w:r>
                            </w:p>
                            <w:p w14:paraId="3D6180A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message </w:t>
                              </w:r>
                              <w:proofErr w:type="spellStart"/>
                              <w:r>
                                <w:rPr>
                                  <w:rFonts w:ascii="Courier New" w:hAnsi="Courier New" w:cs="Courier New"/>
                                  <w:sz w:val="14"/>
                                  <w:szCs w:val="14"/>
                                  <w:lang w:val="en-GB"/>
                                </w:rPr>
                                <w:t>MeasurementDetails</w:t>
                              </w:r>
                              <w:proofErr w:type="spellEnd"/>
                              <w:r w:rsidRPr="00A31AB6">
                                <w:rPr>
                                  <w:rFonts w:ascii="Courier New" w:hAnsi="Courier New" w:cs="Courier New"/>
                                  <w:sz w:val="14"/>
                                  <w:szCs w:val="14"/>
                                  <w:lang w:val="en-GB"/>
                                </w:rPr>
                                <w:t xml:space="preserve"> {</w:t>
                              </w:r>
                            </w:p>
                            <w:p w14:paraId="60922AF6"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sidRPr="00A31AB6">
                                <w:rPr>
                                  <w:rFonts w:ascii="Courier New" w:hAnsi="Courier New" w:cs="Courier New"/>
                                  <w:sz w:val="14"/>
                                  <w:szCs w:val="14"/>
                                  <w:lang w:val="en-GB"/>
                                </w:rPr>
                                <w:t>time_measurement_was_</w:t>
                              </w:r>
                              <w:proofErr w:type="gramStart"/>
                              <w:r w:rsidRPr="00A31AB6">
                                <w:rPr>
                                  <w:rFonts w:ascii="Courier New" w:hAnsi="Courier New" w:cs="Courier New"/>
                                  <w:sz w:val="14"/>
                                  <w:szCs w:val="14"/>
                                  <w:lang w:val="en-GB"/>
                                </w:rPr>
                                <w:t>sampled</w:t>
                              </w:r>
                              <w:proofErr w:type="spellEnd"/>
                              <w:r w:rsidRPr="00A31AB6">
                                <w:rPr>
                                  <w:rFonts w:ascii="Courier New" w:hAnsi="Courier New" w:cs="Courier New"/>
                                  <w:sz w:val="14"/>
                                  <w:szCs w:val="14"/>
                                  <w:lang w:val="en-GB"/>
                                </w:rPr>
                                <w:t xml:space="preserve">  =</w:t>
                              </w:r>
                              <w:proofErr w:type="gramEnd"/>
                              <w:r w:rsidRPr="00A31AB6">
                                <w:rPr>
                                  <w:rFonts w:ascii="Courier New" w:hAnsi="Courier New" w:cs="Courier New"/>
                                  <w:sz w:val="14"/>
                                  <w:szCs w:val="14"/>
                                  <w:lang w:val="en-GB"/>
                                </w:rPr>
                                <w:t xml:space="preserve"> 1; </w:t>
                              </w:r>
                            </w:p>
                            <w:p w14:paraId="62870F7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QualifiedMeasuredValue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qualified_measured_value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2;</w:t>
                              </w:r>
                              <w:proofErr w:type="gramEnd"/>
                              <w:r w:rsidRPr="00A31AB6">
                                <w:rPr>
                                  <w:rFonts w:ascii="Courier New" w:hAnsi="Courier New" w:cs="Courier New"/>
                                  <w:sz w:val="14"/>
                                  <w:szCs w:val="14"/>
                                  <w:lang w:val="en-GB"/>
                                </w:rPr>
                                <w:t xml:space="preserve"> </w:t>
                              </w:r>
                            </w:p>
                            <w:p w14:paraId="7268F183"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native_resource_id</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3;</w:t>
                              </w:r>
                              <w:proofErr w:type="gramEnd"/>
                            </w:p>
                            <w:p w14:paraId="3F06320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SampleQualifier</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sample_qualifier</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4;</w:t>
                              </w:r>
                              <w:proofErr w:type="gramEnd"/>
                              <w:r w:rsidRPr="00A31AB6">
                                <w:rPr>
                                  <w:rFonts w:ascii="Courier New" w:hAnsi="Courier New" w:cs="Courier New"/>
                                  <w:sz w:val="14"/>
                                  <w:szCs w:val="14"/>
                                  <w:lang w:val="en-GB"/>
                                </w:rPr>
                                <w:t xml:space="preserve"> </w:t>
                              </w:r>
                            </w:p>
                            <w:p w14:paraId="6BB98E01"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RelativePosition</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relative_position_of_measurement</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5;</w:t>
                              </w:r>
                              <w:proofErr w:type="gramEnd"/>
                              <w:r w:rsidRPr="00A31AB6">
                                <w:rPr>
                                  <w:rFonts w:ascii="Courier New" w:hAnsi="Courier New" w:cs="Courier New"/>
                                  <w:sz w:val="14"/>
                                  <w:szCs w:val="14"/>
                                  <w:lang w:val="en-GB"/>
                                </w:rPr>
                                <w:t xml:space="preserve"> </w:t>
                              </w:r>
                            </w:p>
                            <w:p w14:paraId="4889B24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DirectionOfMeasuredSignal</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direction_of_measured_signal</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6;</w:t>
                              </w:r>
                              <w:proofErr w:type="gramEnd"/>
                              <w:r w:rsidRPr="00A31AB6">
                                <w:rPr>
                                  <w:rFonts w:ascii="Courier New" w:hAnsi="Courier New" w:cs="Courier New"/>
                                  <w:sz w:val="14"/>
                                  <w:szCs w:val="14"/>
                                  <w:lang w:val="en-GB"/>
                                </w:rPr>
                                <w:t xml:space="preserve"> </w:t>
                              </w:r>
                            </w:p>
                            <w:p w14:paraId="658A0A3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sidRPr="00A31AB6">
                                <w:rPr>
                                  <w:rFonts w:ascii="Courier New" w:hAnsi="Courier New" w:cs="Courier New"/>
                                  <w:sz w:val="14"/>
                                  <w:szCs w:val="14"/>
                                  <w:lang w:val="en-GB"/>
                                </w:rPr>
                                <w:t>sample_interval</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7;</w:t>
                              </w:r>
                              <w:proofErr w:type="gramEnd"/>
                            </w:p>
                            <w:p w14:paraId="7BB6BC7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abstract_resource_ref</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8;</w:t>
                              </w:r>
                              <w:proofErr w:type="gramEnd"/>
                              <w:r w:rsidRPr="00A31AB6">
                                <w:rPr>
                                  <w:rFonts w:ascii="Courier New" w:hAnsi="Courier New" w:cs="Courier New"/>
                                  <w:sz w:val="14"/>
                                  <w:szCs w:val="14"/>
                                  <w:lang w:val="en-GB"/>
                                </w:rPr>
                                <w:t xml:space="preserve"> </w:t>
                              </w:r>
                            </w:p>
                            <w:p w14:paraId="2C681A7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native_measurement_type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9;</w:t>
                              </w:r>
                              <w:proofErr w:type="gramEnd"/>
                            </w:p>
                            <w:p w14:paraId="30CAF702"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Pr>
                                  <w:rFonts w:ascii="Courier New" w:hAnsi="Courier New" w:cs="Courier New"/>
                                  <w:color w:val="auto"/>
                                  <w:sz w:val="14"/>
                                  <w:szCs w:val="14"/>
                                  <w:lang w:val="en-GB"/>
                                </w:rPr>
                                <w:t>NormalizedMeasurementType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normalized_measurement_type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10;</w:t>
                              </w:r>
                              <w:proofErr w:type="gramEnd"/>
                            </w:p>
                            <w:p w14:paraId="7572C3A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repeated </w:t>
                              </w:r>
                              <w:proofErr w:type="spellStart"/>
                              <w:r w:rsidRPr="00A31AB6">
                                <w:rPr>
                                  <w:rFonts w:ascii="Courier New" w:hAnsi="Courier New" w:cs="Courier New"/>
                                  <w:sz w:val="14"/>
                                  <w:szCs w:val="14"/>
                                  <w:lang w:val="en-GB"/>
                                </w:rPr>
                                <w:t>QualifiedMeasurment</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qualified_measurement</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11;</w:t>
                              </w:r>
                              <w:proofErr w:type="gramEnd"/>
                            </w:p>
                            <w:p w14:paraId="4EC95CF3"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connection-</w:t>
                              </w:r>
                              <w:proofErr w:type="gramStart"/>
                              <w:r w:rsidRPr="00A31AB6">
                                <w:rPr>
                                  <w:rFonts w:ascii="Courier New" w:hAnsi="Courier New" w:cs="Courier New"/>
                                  <w:sz w:val="14"/>
                                  <w:szCs w:val="14"/>
                                  <w:lang w:val="en-GB"/>
                                </w:rPr>
                                <w:t>end-point</w:t>
                              </w:r>
                              <w:proofErr w:type="gramEnd"/>
                              <w:r w:rsidRPr="00A31AB6">
                                <w:rPr>
                                  <w:rFonts w:ascii="Courier New" w:hAnsi="Courier New" w:cs="Courier New"/>
                                  <w:sz w:val="14"/>
                                  <w:szCs w:val="14"/>
                                  <w:lang w:val="en-GB"/>
                                </w:rPr>
                                <w:t xml:space="preserve"> = 12</w:t>
                              </w:r>
                              <w:r>
                                <w:rPr>
                                  <w:rFonts w:ascii="Courier New" w:hAnsi="Courier New" w:cs="Courier New"/>
                                  <w:sz w:val="14"/>
                                  <w:szCs w:val="14"/>
                                  <w:lang w:val="en-GB"/>
                                </w:rPr>
                                <w:t>;</w:t>
                              </w:r>
                            </w:p>
                            <w:p w14:paraId="1DFFAA6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maintenance-intermediate-point = </w:t>
                              </w:r>
                              <w:proofErr w:type="gramStart"/>
                              <w:r w:rsidRPr="00A31AB6">
                                <w:rPr>
                                  <w:rFonts w:ascii="Courier New" w:hAnsi="Courier New" w:cs="Courier New"/>
                                  <w:sz w:val="14"/>
                                  <w:szCs w:val="14"/>
                                  <w:lang w:val="en-GB"/>
                                </w:rPr>
                                <w:t>13;</w:t>
                              </w:r>
                              <w:proofErr w:type="gramEnd"/>
                            </w:p>
                            <w:p w14:paraId="7439CA6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w:t>
                              </w:r>
                              <w:proofErr w:type="gramStart"/>
                              <w:r w:rsidRPr="00A31AB6">
                                <w:rPr>
                                  <w:rFonts w:ascii="Courier New" w:hAnsi="Courier New" w:cs="Courier New"/>
                                  <w:sz w:val="14"/>
                                  <w:szCs w:val="14"/>
                                  <w:lang w:val="en-GB"/>
                                </w:rPr>
                                <w:t>end-point</w:t>
                              </w:r>
                              <w:proofErr w:type="gramEnd"/>
                              <w:r w:rsidRPr="00A31AB6">
                                <w:rPr>
                                  <w:rFonts w:ascii="Courier New" w:hAnsi="Courier New" w:cs="Courier New"/>
                                  <w:sz w:val="14"/>
                                  <w:szCs w:val="14"/>
                                  <w:lang w:val="en-GB"/>
                                </w:rPr>
                                <w:t xml:space="preserve"> = 14</w:t>
                              </w:r>
                              <w:r>
                                <w:rPr>
                                  <w:rFonts w:ascii="Courier New" w:hAnsi="Courier New" w:cs="Courier New"/>
                                  <w:sz w:val="14"/>
                                  <w:szCs w:val="14"/>
                                  <w:lang w:val="en-GB"/>
                                </w:rPr>
                                <w:t>;</w:t>
                              </w:r>
                            </w:p>
                            <w:p w14:paraId="68168AB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Pr>
                                  <w:rFonts w:ascii="Courier New" w:hAnsi="Courier New" w:cs="Courier New"/>
                                  <w:sz w:val="14"/>
                                  <w:szCs w:val="14"/>
                                  <w:lang w:val="en-GB"/>
                                </w:rPr>
                                <w:t>measurement</w:t>
                              </w:r>
                              <w:r w:rsidRPr="00A31AB6">
                                <w:rPr>
                                  <w:rFonts w:ascii="Courier New" w:hAnsi="Courier New" w:cs="Courier New"/>
                                  <w:sz w:val="14"/>
                                  <w:szCs w:val="14"/>
                                  <w:lang w:val="en-GB"/>
                                </w:rPr>
                                <w:t>_start_time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15;</w:t>
                              </w:r>
                              <w:proofErr w:type="gramEnd"/>
                            </w:p>
                            <w:p w14:paraId="43D54CD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repeated </w:t>
                              </w:r>
                              <w:proofErr w:type="spellStart"/>
                              <w:r w:rsidRPr="00A31AB6">
                                <w:rPr>
                                  <w:rFonts w:ascii="Courier New" w:hAnsi="Courier New" w:cs="Courier New"/>
                                  <w:sz w:val="14"/>
                                  <w:szCs w:val="14"/>
                                  <w:lang w:val="en-GB"/>
                                </w:rPr>
                                <w:t>QualifiedMeasuredValue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qualified_measured_value_set</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16;</w:t>
                              </w:r>
                              <w:proofErr w:type="gramEnd"/>
                            </w:p>
                            <w:p w14:paraId="68F21904"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
                            <w:p w14:paraId="2AB695C8"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message </w:t>
                              </w:r>
                              <w:proofErr w:type="spellStart"/>
                              <w:r w:rsidRPr="00A31AB6">
                                <w:rPr>
                                  <w:rFonts w:ascii="Courier New" w:hAnsi="Courier New" w:cs="Courier New"/>
                                  <w:sz w:val="14"/>
                                  <w:szCs w:val="14"/>
                                  <w:lang w:val="en-GB"/>
                                </w:rPr>
                                <w:t>QualifiedMeasurement</w:t>
                              </w:r>
                              <w:proofErr w:type="spellEnd"/>
                              <w:r w:rsidRPr="00A31AB6">
                                <w:rPr>
                                  <w:rFonts w:ascii="Courier New" w:hAnsi="Courier New" w:cs="Courier New"/>
                                  <w:sz w:val="14"/>
                                  <w:szCs w:val="14"/>
                                  <w:lang w:val="en-GB"/>
                                </w:rPr>
                                <w:t xml:space="preserve"> {</w:t>
                              </w:r>
                            </w:p>
                            <w:p w14:paraId="399CDFA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sidRPr="00A31AB6">
                                <w:rPr>
                                  <w:rFonts w:ascii="Courier New" w:hAnsi="Courier New" w:cs="Courier New"/>
                                  <w:sz w:val="14"/>
                                  <w:szCs w:val="14"/>
                                  <w:lang w:val="en-GB"/>
                                </w:rPr>
                                <w:t>time_measurement_was_</w:t>
                              </w:r>
                              <w:proofErr w:type="gramStart"/>
                              <w:r w:rsidRPr="00A31AB6">
                                <w:rPr>
                                  <w:rFonts w:ascii="Courier New" w:hAnsi="Courier New" w:cs="Courier New"/>
                                  <w:sz w:val="14"/>
                                  <w:szCs w:val="14"/>
                                  <w:lang w:val="en-GB"/>
                                </w:rPr>
                                <w:t>sampled</w:t>
                              </w:r>
                              <w:proofErr w:type="spellEnd"/>
                              <w:r w:rsidRPr="00A31AB6">
                                <w:rPr>
                                  <w:rFonts w:ascii="Courier New" w:hAnsi="Courier New" w:cs="Courier New"/>
                                  <w:sz w:val="14"/>
                                  <w:szCs w:val="14"/>
                                  <w:lang w:val="en-GB"/>
                                </w:rPr>
                                <w:t xml:space="preserve">  =</w:t>
                              </w:r>
                              <w:proofErr w:type="gramEnd"/>
                              <w:r w:rsidRPr="00A31AB6">
                                <w:rPr>
                                  <w:rFonts w:ascii="Courier New" w:hAnsi="Courier New" w:cs="Courier New"/>
                                  <w:sz w:val="14"/>
                                  <w:szCs w:val="14"/>
                                  <w:lang w:val="en-GB"/>
                                </w:rPr>
                                <w:t xml:space="preserve"> 1; </w:t>
                              </w:r>
                            </w:p>
                            <w:p w14:paraId="523C631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QualifiedMeasuredValue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qualified_measured_value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2;</w:t>
                              </w:r>
                              <w:proofErr w:type="gramEnd"/>
                              <w:r w:rsidRPr="00A31AB6">
                                <w:rPr>
                                  <w:rFonts w:ascii="Courier New" w:hAnsi="Courier New" w:cs="Courier New"/>
                                  <w:sz w:val="14"/>
                                  <w:szCs w:val="14"/>
                                  <w:lang w:val="en-GB"/>
                                </w:rPr>
                                <w:t xml:space="preserve"> </w:t>
                              </w:r>
                            </w:p>
                            <w:p w14:paraId="71B1E18F"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native_resource_id</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3;</w:t>
                              </w:r>
                              <w:proofErr w:type="gramEnd"/>
                            </w:p>
                            <w:p w14:paraId="50272F5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SampleQualifier</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sample_qualifier</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4;</w:t>
                              </w:r>
                              <w:proofErr w:type="gramEnd"/>
                              <w:r w:rsidRPr="00A31AB6">
                                <w:rPr>
                                  <w:rFonts w:ascii="Courier New" w:hAnsi="Courier New" w:cs="Courier New"/>
                                  <w:sz w:val="14"/>
                                  <w:szCs w:val="14"/>
                                  <w:lang w:val="en-GB"/>
                                </w:rPr>
                                <w:t xml:space="preserve"> </w:t>
                              </w:r>
                            </w:p>
                            <w:p w14:paraId="0A5041A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RelativePosition</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relative_position_of_measurement</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5;</w:t>
                              </w:r>
                              <w:proofErr w:type="gramEnd"/>
                              <w:r w:rsidRPr="00A31AB6">
                                <w:rPr>
                                  <w:rFonts w:ascii="Courier New" w:hAnsi="Courier New" w:cs="Courier New"/>
                                  <w:sz w:val="14"/>
                                  <w:szCs w:val="14"/>
                                  <w:lang w:val="en-GB"/>
                                </w:rPr>
                                <w:t xml:space="preserve"> </w:t>
                              </w:r>
                            </w:p>
                            <w:p w14:paraId="43F4433E"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DirectionOfMeasuredSignal</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direction_of_measured_signal</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6;</w:t>
                              </w:r>
                              <w:proofErr w:type="gramEnd"/>
                              <w:r w:rsidRPr="00A31AB6">
                                <w:rPr>
                                  <w:rFonts w:ascii="Courier New" w:hAnsi="Courier New" w:cs="Courier New"/>
                                  <w:sz w:val="14"/>
                                  <w:szCs w:val="14"/>
                                  <w:lang w:val="en-GB"/>
                                </w:rPr>
                                <w:t xml:space="preserve"> </w:t>
                              </w:r>
                            </w:p>
                            <w:p w14:paraId="0CC4809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sidRPr="00A31AB6">
                                <w:rPr>
                                  <w:rFonts w:ascii="Courier New" w:hAnsi="Courier New" w:cs="Courier New"/>
                                  <w:sz w:val="14"/>
                                  <w:szCs w:val="14"/>
                                  <w:lang w:val="en-GB"/>
                                </w:rPr>
                                <w:t>sample_interval</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7;</w:t>
                              </w:r>
                              <w:proofErr w:type="gramEnd"/>
                            </w:p>
                            <w:p w14:paraId="6986A76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abstract_resource_ref</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8;</w:t>
                              </w:r>
                              <w:proofErr w:type="gramEnd"/>
                              <w:r w:rsidRPr="00A31AB6">
                                <w:rPr>
                                  <w:rFonts w:ascii="Courier New" w:hAnsi="Courier New" w:cs="Courier New"/>
                                  <w:sz w:val="14"/>
                                  <w:szCs w:val="14"/>
                                  <w:lang w:val="en-GB"/>
                                </w:rPr>
                                <w:t xml:space="preserve"> </w:t>
                              </w:r>
                            </w:p>
                            <w:p w14:paraId="6DD1063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native_measurement_type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9;</w:t>
                              </w:r>
                              <w:proofErr w:type="gramEnd"/>
                            </w:p>
                            <w:p w14:paraId="06E93A9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Pr>
                                  <w:rFonts w:ascii="Courier New" w:hAnsi="Courier New" w:cs="Courier New"/>
                                  <w:color w:val="auto"/>
                                  <w:sz w:val="14"/>
                                  <w:szCs w:val="14"/>
                                  <w:lang w:val="en-GB"/>
                                </w:rPr>
                                <w:t>NormalizedMeasurementType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normalized_measurement_type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10;</w:t>
                              </w:r>
                              <w:proofErr w:type="gramEnd"/>
                            </w:p>
                            <w:p w14:paraId="3C7A549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Pr>
                                  <w:rFonts w:ascii="Courier New" w:hAnsi="Courier New" w:cs="Courier New"/>
                                  <w:sz w:val="14"/>
                                  <w:szCs w:val="14"/>
                                  <w:lang w:val="en-GB"/>
                                </w:rPr>
                                <w:t xml:space="preserve">uint64 </w:t>
                              </w:r>
                              <w:proofErr w:type="spellStart"/>
                              <w:r>
                                <w:rPr>
                                  <w:rFonts w:ascii="Courier New" w:hAnsi="Courier New" w:cs="Courier New"/>
                                  <w:sz w:val="14"/>
                                  <w:szCs w:val="14"/>
                                  <w:lang w:val="en-GB"/>
                                </w:rPr>
                                <w:t>list_index</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11;</w:t>
                              </w:r>
                              <w:proofErr w:type="gramEnd"/>
                            </w:p>
                            <w:p w14:paraId="3C0C814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connection-</w:t>
                              </w:r>
                              <w:proofErr w:type="gramStart"/>
                              <w:r w:rsidRPr="00A31AB6">
                                <w:rPr>
                                  <w:rFonts w:ascii="Courier New" w:hAnsi="Courier New" w:cs="Courier New"/>
                                  <w:sz w:val="14"/>
                                  <w:szCs w:val="14"/>
                                  <w:lang w:val="en-GB"/>
                                </w:rPr>
                                <w:t>end-point</w:t>
                              </w:r>
                              <w:proofErr w:type="gramEnd"/>
                              <w:r w:rsidRPr="00A31AB6">
                                <w:rPr>
                                  <w:rFonts w:ascii="Courier New" w:hAnsi="Courier New" w:cs="Courier New"/>
                                  <w:sz w:val="14"/>
                                  <w:szCs w:val="14"/>
                                  <w:lang w:val="en-GB"/>
                                </w:rPr>
                                <w:t xml:space="preserve"> = 12</w:t>
                              </w:r>
                              <w:r>
                                <w:rPr>
                                  <w:rFonts w:ascii="Courier New" w:hAnsi="Courier New" w:cs="Courier New"/>
                                  <w:sz w:val="14"/>
                                  <w:szCs w:val="14"/>
                                  <w:lang w:val="en-GB"/>
                                </w:rPr>
                                <w:t>;</w:t>
                              </w:r>
                            </w:p>
                            <w:p w14:paraId="46C902E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maintenance-intermediate-point = </w:t>
                              </w:r>
                              <w:proofErr w:type="gramStart"/>
                              <w:r w:rsidRPr="00A31AB6">
                                <w:rPr>
                                  <w:rFonts w:ascii="Courier New" w:hAnsi="Courier New" w:cs="Courier New"/>
                                  <w:sz w:val="14"/>
                                  <w:szCs w:val="14"/>
                                  <w:lang w:val="en-GB"/>
                                </w:rPr>
                                <w:t>13;</w:t>
                              </w:r>
                              <w:proofErr w:type="gramEnd"/>
                            </w:p>
                            <w:p w14:paraId="2881E80F"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w:t>
                              </w:r>
                              <w:proofErr w:type="gramStart"/>
                              <w:r w:rsidRPr="00A31AB6">
                                <w:rPr>
                                  <w:rFonts w:ascii="Courier New" w:hAnsi="Courier New" w:cs="Courier New"/>
                                  <w:sz w:val="14"/>
                                  <w:szCs w:val="14"/>
                                  <w:lang w:val="en-GB"/>
                                </w:rPr>
                                <w:t>end-point</w:t>
                              </w:r>
                              <w:proofErr w:type="gramEnd"/>
                              <w:r w:rsidRPr="00A31AB6">
                                <w:rPr>
                                  <w:rFonts w:ascii="Courier New" w:hAnsi="Courier New" w:cs="Courier New"/>
                                  <w:sz w:val="14"/>
                                  <w:szCs w:val="14"/>
                                  <w:lang w:val="en-GB"/>
                                </w:rPr>
                                <w:t xml:space="preserve"> = 14</w:t>
                              </w:r>
                              <w:r>
                                <w:rPr>
                                  <w:rFonts w:ascii="Courier New" w:hAnsi="Courier New" w:cs="Courier New"/>
                                  <w:sz w:val="14"/>
                                  <w:szCs w:val="14"/>
                                  <w:lang w:val="en-GB"/>
                                </w:rPr>
                                <w:t>;</w:t>
                              </w:r>
                            </w:p>
                            <w:p w14:paraId="1AB0568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Pr>
                                  <w:rFonts w:ascii="Courier New" w:hAnsi="Courier New" w:cs="Courier New"/>
                                  <w:sz w:val="14"/>
                                  <w:szCs w:val="14"/>
                                  <w:lang w:val="en-GB"/>
                                </w:rPr>
                                <w:t>measurement</w:t>
                              </w:r>
                              <w:r w:rsidRPr="00A31AB6">
                                <w:rPr>
                                  <w:rFonts w:ascii="Courier New" w:hAnsi="Courier New" w:cs="Courier New"/>
                                  <w:sz w:val="14"/>
                                  <w:szCs w:val="14"/>
                                  <w:lang w:val="en-GB"/>
                                </w:rPr>
                                <w:t>_start_time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15;</w:t>
                              </w:r>
                              <w:proofErr w:type="gramEnd"/>
                            </w:p>
                            <w:p w14:paraId="79F3382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repeated </w:t>
                              </w:r>
                              <w:proofErr w:type="spellStart"/>
                              <w:r w:rsidRPr="00A31AB6">
                                <w:rPr>
                                  <w:rFonts w:ascii="Courier New" w:hAnsi="Courier New" w:cs="Courier New"/>
                                  <w:sz w:val="14"/>
                                  <w:szCs w:val="14"/>
                                  <w:lang w:val="en-GB"/>
                                </w:rPr>
                                <w:t>QualifiedMeasuredValue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qualified_measured_value_set</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16;</w:t>
                              </w:r>
                              <w:proofErr w:type="gramEnd"/>
                            </w:p>
                            <w:p w14:paraId="02BF01B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
                            <w:p w14:paraId="74B1D4E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message </w:t>
                              </w:r>
                              <w:proofErr w:type="spellStart"/>
                              <w:r w:rsidRPr="00A31AB6">
                                <w:rPr>
                                  <w:rFonts w:ascii="Courier New" w:hAnsi="Courier New" w:cs="Courier New"/>
                                  <w:sz w:val="14"/>
                                  <w:szCs w:val="14"/>
                                  <w:lang w:val="en-GB"/>
                                </w:rPr>
                                <w:t>QualifiedMeasuredValue</w:t>
                              </w:r>
                              <w:proofErr w:type="spellEnd"/>
                              <w:r w:rsidRPr="00A31AB6">
                                <w:rPr>
                                  <w:rFonts w:ascii="Courier New" w:hAnsi="Courier New" w:cs="Courier New"/>
                                  <w:sz w:val="14"/>
                                  <w:szCs w:val="14"/>
                                  <w:lang w:val="en-GB"/>
                                </w:rPr>
                                <w:t xml:space="preserve"> {</w:t>
                              </w:r>
                            </w:p>
                            <w:p w14:paraId="65423CD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double value = </w:t>
                              </w:r>
                              <w:proofErr w:type="gramStart"/>
                              <w:r w:rsidRPr="00A31AB6">
                                <w:rPr>
                                  <w:rFonts w:ascii="Courier New" w:hAnsi="Courier New" w:cs="Courier New"/>
                                  <w:sz w:val="14"/>
                                  <w:szCs w:val="14"/>
                                  <w:lang w:val="en-GB"/>
                                </w:rPr>
                                <w:t>1;</w:t>
                              </w:r>
                              <w:proofErr w:type="gramEnd"/>
                            </w:p>
                            <w:p w14:paraId="39253CF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ValueQualifier</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value_qualifier</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2;</w:t>
                              </w:r>
                              <w:proofErr w:type="gramEnd"/>
                            </w:p>
                            <w:p w14:paraId="64A03A9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units =</w:t>
                              </w:r>
                              <w:r>
                                <w:rPr>
                                  <w:rFonts w:ascii="Courier New" w:hAnsi="Courier New" w:cs="Courier New"/>
                                  <w:sz w:val="14"/>
                                  <w:szCs w:val="14"/>
                                  <w:lang w:val="en-GB"/>
                                </w:rPr>
                                <w:t xml:space="preserve"> </w:t>
                              </w:r>
                              <w:proofErr w:type="gramStart"/>
                              <w:r w:rsidRPr="00A31AB6">
                                <w:rPr>
                                  <w:rFonts w:ascii="Courier New" w:hAnsi="Courier New" w:cs="Courier New"/>
                                  <w:sz w:val="14"/>
                                  <w:szCs w:val="14"/>
                                  <w:lang w:val="en-GB"/>
                                </w:rPr>
                                <w:t>3;</w:t>
                              </w:r>
                              <w:proofErr w:type="gramEnd"/>
                            </w:p>
                            <w:p w14:paraId="71F4F73D"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sidRPr="004F2CCB">
                                <w:rPr>
                                  <w:rFonts w:ascii="Courier New" w:hAnsi="Courier New" w:cs="Courier New"/>
                                  <w:sz w:val="14"/>
                                  <w:szCs w:val="14"/>
                                  <w:lang w:val="en-GB"/>
                                </w:rPr>
                                <w:t xml:space="preserve">string </w:t>
                              </w:r>
                              <w:proofErr w:type="spellStart"/>
                              <w:r w:rsidRPr="004F2CCB">
                                <w:rPr>
                                  <w:rFonts w:ascii="Courier New" w:hAnsi="Courier New" w:cs="Courier New"/>
                                  <w:sz w:val="14"/>
                                  <w:szCs w:val="14"/>
                                  <w:lang w:val="en-GB"/>
                                </w:rPr>
                                <w:t>qualified_value_name</w:t>
                              </w:r>
                              <w:proofErr w:type="spellEnd"/>
                              <w:r w:rsidRPr="004F2CCB">
                                <w:rPr>
                                  <w:rFonts w:ascii="Courier New" w:hAnsi="Courier New" w:cs="Courier New"/>
                                  <w:sz w:val="14"/>
                                  <w:szCs w:val="14"/>
                                  <w:lang w:val="en-GB"/>
                                </w:rPr>
                                <w:t xml:space="preserve"> =</w:t>
                              </w:r>
                              <w:r>
                                <w:rPr>
                                  <w:rFonts w:ascii="Courier New" w:hAnsi="Courier New" w:cs="Courier New"/>
                                  <w:sz w:val="14"/>
                                  <w:szCs w:val="14"/>
                                  <w:lang w:val="en-GB"/>
                                </w:rPr>
                                <w:t xml:space="preserve"> </w:t>
                              </w:r>
                              <w:proofErr w:type="gramStart"/>
                              <w:r w:rsidRPr="004F2CCB">
                                <w:rPr>
                                  <w:rFonts w:ascii="Courier New" w:hAnsi="Courier New" w:cs="Courier New"/>
                                  <w:sz w:val="14"/>
                                  <w:szCs w:val="14"/>
                                  <w:lang w:val="en-GB"/>
                                </w:rPr>
                                <w:t>4;</w:t>
                              </w:r>
                              <w:proofErr w:type="gramEnd"/>
                            </w:p>
                            <w:p w14:paraId="5DBDE26F"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string </w:t>
                              </w:r>
                              <w:proofErr w:type="spellStart"/>
                              <w:r>
                                <w:rPr>
                                  <w:rFonts w:ascii="Courier New" w:hAnsi="Courier New" w:cs="Courier New"/>
                                  <w:sz w:val="14"/>
                                  <w:szCs w:val="14"/>
                                  <w:lang w:val="en-GB"/>
                                </w:rPr>
                                <w:t>qualified_location_name</w:t>
                              </w:r>
                              <w:proofErr w:type="spellEnd"/>
                              <w:r>
                                <w:rPr>
                                  <w:rFonts w:ascii="Courier New" w:hAnsi="Courier New" w:cs="Courier New"/>
                                  <w:sz w:val="14"/>
                                  <w:szCs w:val="14"/>
                                  <w:lang w:val="en-GB"/>
                                </w:rPr>
                                <w:t xml:space="preserve"> = </w:t>
                              </w:r>
                              <w:proofErr w:type="gramStart"/>
                              <w:r>
                                <w:rPr>
                                  <w:rFonts w:ascii="Courier New" w:hAnsi="Courier New" w:cs="Courier New"/>
                                  <w:sz w:val="14"/>
                                  <w:szCs w:val="14"/>
                                  <w:lang w:val="en-GB"/>
                                </w:rPr>
                                <w:t>5;</w:t>
                              </w:r>
                              <w:proofErr w:type="gramEnd"/>
                            </w:p>
                            <w:p w14:paraId="58A49F2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string </w:t>
                              </w:r>
                              <w:proofErr w:type="spellStart"/>
                              <w:r>
                                <w:rPr>
                                  <w:rFonts w:ascii="Courier New" w:hAnsi="Courier New" w:cs="Courier New"/>
                                  <w:sz w:val="14"/>
                                  <w:szCs w:val="14"/>
                                  <w:lang w:val="en-GB"/>
                                </w:rPr>
                                <w:t>qualified_measurement_type</w:t>
                              </w:r>
                              <w:proofErr w:type="spellEnd"/>
                              <w:r>
                                <w:rPr>
                                  <w:rFonts w:ascii="Courier New" w:hAnsi="Courier New" w:cs="Courier New"/>
                                  <w:sz w:val="14"/>
                                  <w:szCs w:val="14"/>
                                  <w:lang w:val="en-GB"/>
                                </w:rPr>
                                <w:t xml:space="preserve"> = </w:t>
                              </w:r>
                              <w:proofErr w:type="gramStart"/>
                              <w:r>
                                <w:rPr>
                                  <w:rFonts w:ascii="Courier New" w:hAnsi="Courier New" w:cs="Courier New"/>
                                  <w:sz w:val="14"/>
                                  <w:szCs w:val="14"/>
                                  <w:lang w:val="en-GB"/>
                                </w:rPr>
                                <w:t>6;</w:t>
                              </w:r>
                              <w:proofErr w:type="gramEnd"/>
                            </w:p>
                            <w:p w14:paraId="3E7A8B69"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p w14:paraId="7E4318B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proofErr w:type="spellStart"/>
                              <w:r w:rsidRPr="00A31AB6">
                                <w:rPr>
                                  <w:rFonts w:ascii="Courier New" w:hAnsi="Courier New" w:cs="Courier New"/>
                                  <w:sz w:val="14"/>
                                  <w:szCs w:val="14"/>
                                  <w:lang w:val="en-GB"/>
                                </w:rPr>
                                <w:t>enum</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ValueQualifier</w:t>
                              </w:r>
                              <w:proofErr w:type="spellEnd"/>
                              <w:r w:rsidRPr="00A31AB6">
                                <w:rPr>
                                  <w:rFonts w:ascii="Courier New" w:hAnsi="Courier New" w:cs="Courier New"/>
                                  <w:sz w:val="14"/>
                                  <w:szCs w:val="14"/>
                                  <w:lang w:val="en-GB"/>
                                </w:rPr>
                                <w:t xml:space="preserve"> {</w:t>
                              </w:r>
                            </w:p>
                            <w:p w14:paraId="6F1892C0"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OK = </w:t>
                              </w:r>
                              <w:proofErr w:type="gramStart"/>
                              <w:r>
                                <w:rPr>
                                  <w:rFonts w:ascii="Courier New" w:hAnsi="Courier New" w:cs="Courier New"/>
                                  <w:sz w:val="14"/>
                                  <w:szCs w:val="14"/>
                                  <w:lang w:val="en-GB"/>
                                </w:rPr>
                                <w:t>0;</w:t>
                              </w:r>
                              <w:proofErr w:type="gramEnd"/>
                            </w:p>
                            <w:p w14:paraId="1CC2C14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INVALID = </w:t>
                              </w:r>
                              <w:proofErr w:type="gramStart"/>
                              <w:r>
                                <w:rPr>
                                  <w:rFonts w:ascii="Courier New" w:hAnsi="Courier New" w:cs="Courier New"/>
                                  <w:sz w:val="14"/>
                                  <w:szCs w:val="14"/>
                                  <w:lang w:val="en-GB"/>
                                </w:rPr>
                                <w:t>1</w:t>
                              </w:r>
                              <w:r w:rsidRPr="00A31AB6">
                                <w:rPr>
                                  <w:rFonts w:ascii="Courier New" w:hAnsi="Courier New" w:cs="Courier New"/>
                                  <w:sz w:val="14"/>
                                  <w:szCs w:val="14"/>
                                  <w:lang w:val="en-GB"/>
                                </w:rPr>
                                <w:t>;</w:t>
                              </w:r>
                              <w:proofErr w:type="gramEnd"/>
                            </w:p>
                            <w:p w14:paraId="767D2EB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SUSPECT = </w:t>
                              </w:r>
                              <w:proofErr w:type="gramStart"/>
                              <w:r>
                                <w:rPr>
                                  <w:rFonts w:ascii="Courier New" w:hAnsi="Courier New" w:cs="Courier New"/>
                                  <w:sz w:val="14"/>
                                  <w:szCs w:val="14"/>
                                  <w:lang w:val="en-GB"/>
                                </w:rPr>
                                <w:t>2</w:t>
                              </w:r>
                              <w:r w:rsidRPr="00A31AB6">
                                <w:rPr>
                                  <w:rFonts w:ascii="Courier New" w:hAnsi="Courier New" w:cs="Courier New"/>
                                  <w:sz w:val="14"/>
                                  <w:szCs w:val="14"/>
                                  <w:lang w:val="en-GB"/>
                                </w:rPr>
                                <w:t>;</w:t>
                              </w:r>
                              <w:proofErr w:type="gramEnd"/>
                            </w:p>
                            <w:p w14:paraId="3B76C4C1"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MISSING = </w:t>
                              </w:r>
                              <w:proofErr w:type="gramStart"/>
                              <w:r>
                                <w:rPr>
                                  <w:rFonts w:ascii="Courier New" w:hAnsi="Courier New" w:cs="Courier New"/>
                                  <w:sz w:val="14"/>
                                  <w:szCs w:val="14"/>
                                  <w:lang w:val="en-GB"/>
                                </w:rPr>
                                <w:t>3</w:t>
                              </w:r>
                              <w:r w:rsidRPr="00A31AB6">
                                <w:rPr>
                                  <w:rFonts w:ascii="Courier New" w:hAnsi="Courier New" w:cs="Courier New"/>
                                  <w:sz w:val="14"/>
                                  <w:szCs w:val="14"/>
                                  <w:lang w:val="en-GB"/>
                                </w:rPr>
                                <w:t>;</w:t>
                              </w:r>
                              <w:proofErr w:type="gramEnd"/>
                            </w:p>
                            <w:p w14:paraId="5666EDA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PARTIAL = </w:t>
                              </w:r>
                              <w:proofErr w:type="gramStart"/>
                              <w:r>
                                <w:rPr>
                                  <w:rFonts w:ascii="Courier New" w:hAnsi="Courier New" w:cs="Courier New"/>
                                  <w:sz w:val="14"/>
                                  <w:szCs w:val="14"/>
                                  <w:lang w:val="en-GB"/>
                                </w:rPr>
                                <w:t>4</w:t>
                              </w:r>
                              <w:r w:rsidRPr="00A31AB6">
                                <w:rPr>
                                  <w:rFonts w:ascii="Courier New" w:hAnsi="Courier New" w:cs="Courier New"/>
                                  <w:sz w:val="14"/>
                                  <w:szCs w:val="14"/>
                                  <w:lang w:val="en-GB"/>
                                </w:rPr>
                                <w:t>;</w:t>
                              </w:r>
                              <w:proofErr w:type="gramEnd"/>
                            </w:p>
                            <w:p w14:paraId="45B86C86"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p w14:paraId="4F281B62"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proofErr w:type="spellStart"/>
                              <w:r w:rsidRPr="00A31AB6">
                                <w:rPr>
                                  <w:rFonts w:ascii="Courier New" w:hAnsi="Courier New" w:cs="Courier New"/>
                                  <w:sz w:val="14"/>
                                  <w:szCs w:val="14"/>
                                  <w:lang w:val="en-GB"/>
                                </w:rPr>
                                <w:t>enum</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RelativePosition</w:t>
                              </w:r>
                              <w:proofErr w:type="spellEnd"/>
                              <w:r w:rsidRPr="00A31AB6">
                                <w:rPr>
                                  <w:rFonts w:ascii="Courier New" w:hAnsi="Courier New" w:cs="Courier New"/>
                                  <w:sz w:val="14"/>
                                  <w:szCs w:val="14"/>
                                  <w:lang w:val="en-GB"/>
                                </w:rPr>
                                <w:t xml:space="preserve"> {</w:t>
                              </w:r>
                            </w:p>
                            <w:p w14:paraId="50AF5C1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NEAR_END = </w:t>
                              </w:r>
                              <w:proofErr w:type="gramStart"/>
                              <w:r w:rsidRPr="00A31AB6">
                                <w:rPr>
                                  <w:rFonts w:ascii="Courier New" w:hAnsi="Courier New" w:cs="Courier New"/>
                                  <w:sz w:val="14"/>
                                  <w:szCs w:val="14"/>
                                  <w:lang w:val="en-GB"/>
                                </w:rPr>
                                <w:t>0;</w:t>
                              </w:r>
                              <w:proofErr w:type="gramEnd"/>
                            </w:p>
                            <w:p w14:paraId="726D9262"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FAR_END = </w:t>
                              </w:r>
                              <w:proofErr w:type="gramStart"/>
                              <w:r w:rsidRPr="00A31AB6">
                                <w:rPr>
                                  <w:rFonts w:ascii="Courier New" w:hAnsi="Courier New" w:cs="Courier New"/>
                                  <w:sz w:val="14"/>
                                  <w:szCs w:val="14"/>
                                  <w:lang w:val="en-GB"/>
                                </w:rPr>
                                <w:t>1;</w:t>
                              </w:r>
                              <w:proofErr w:type="gramEnd"/>
                            </w:p>
                            <w:p w14:paraId="7095AF3D"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NOT_APPLICABLE = </w:t>
                              </w:r>
                              <w:proofErr w:type="gramStart"/>
                              <w:r w:rsidRPr="00A31AB6">
                                <w:rPr>
                                  <w:rFonts w:ascii="Courier New" w:hAnsi="Courier New" w:cs="Courier New"/>
                                  <w:sz w:val="14"/>
                                  <w:szCs w:val="14"/>
                                  <w:lang w:val="en-GB"/>
                                </w:rPr>
                                <w:t>2;</w:t>
                              </w:r>
                              <w:proofErr w:type="gramEnd"/>
                            </w:p>
                            <w:p w14:paraId="397097E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ALL_LOCATIONS = </w:t>
                              </w:r>
                              <w:proofErr w:type="gramStart"/>
                              <w:r>
                                <w:rPr>
                                  <w:rFonts w:ascii="Courier New" w:hAnsi="Courier New" w:cs="Courier New"/>
                                  <w:sz w:val="14"/>
                                  <w:szCs w:val="14"/>
                                  <w:lang w:val="en-GB"/>
                                </w:rPr>
                                <w:t>3;</w:t>
                              </w:r>
                              <w:proofErr w:type="gramEnd"/>
                            </w:p>
                            <w:p w14:paraId="2F7FF2D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p w14:paraId="5A9453AF"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bookmarkStart w:id="3304" w:name="_Hlk144381562"/>
                              <w:proofErr w:type="spellStart"/>
                              <w:r w:rsidRPr="00A31AB6">
                                <w:rPr>
                                  <w:rFonts w:ascii="Courier New" w:hAnsi="Courier New" w:cs="Courier New"/>
                                  <w:sz w:val="14"/>
                                  <w:szCs w:val="14"/>
                                  <w:lang w:val="en-GB"/>
                                </w:rPr>
                                <w:t>enum</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DirectionOfMeasuredSignal</w:t>
                              </w:r>
                              <w:proofErr w:type="spellEnd"/>
                              <w:r w:rsidRPr="00A31AB6">
                                <w:rPr>
                                  <w:rFonts w:ascii="Courier New" w:hAnsi="Courier New" w:cs="Courier New"/>
                                  <w:sz w:val="14"/>
                                  <w:szCs w:val="14"/>
                                  <w:lang w:val="en-GB"/>
                                </w:rPr>
                                <w:t xml:space="preserve"> {</w:t>
                              </w:r>
                            </w:p>
                            <w:p w14:paraId="075B4D26"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Pr>
                                  <w:rFonts w:ascii="Courier New" w:hAnsi="Courier New" w:cs="Courier New"/>
                                  <w:sz w:val="14"/>
                                  <w:szCs w:val="14"/>
                                  <w:lang w:val="en-GB"/>
                                </w:rPr>
                                <w:t>NO_DIRECTION</w:t>
                              </w:r>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0;</w:t>
                              </w:r>
                              <w:proofErr w:type="gramEnd"/>
                            </w:p>
                            <w:p w14:paraId="54AB65D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RECEIVE =</w:t>
                              </w:r>
                              <w:proofErr w:type="gramStart"/>
                              <w:r w:rsidRPr="00A31AB6">
                                <w:rPr>
                                  <w:rFonts w:ascii="Courier New" w:hAnsi="Courier New" w:cs="Courier New"/>
                                  <w:sz w:val="14"/>
                                  <w:szCs w:val="14"/>
                                  <w:lang w:val="en-GB"/>
                                </w:rPr>
                                <w:t>1;</w:t>
                              </w:r>
                              <w:proofErr w:type="gramEnd"/>
                            </w:p>
                            <w:p w14:paraId="4E6F14C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TRANSMIT = </w:t>
                              </w:r>
                              <w:proofErr w:type="gramStart"/>
                              <w:r w:rsidRPr="00A31AB6">
                                <w:rPr>
                                  <w:rFonts w:ascii="Courier New" w:hAnsi="Courier New" w:cs="Courier New"/>
                                  <w:sz w:val="14"/>
                                  <w:szCs w:val="14"/>
                                  <w:lang w:val="en-GB"/>
                                </w:rPr>
                                <w:t>2;</w:t>
                              </w:r>
                              <w:proofErr w:type="gramEnd"/>
                            </w:p>
                            <w:p w14:paraId="167C825D"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RECEIVE_AND_TRANSMIT = </w:t>
                              </w:r>
                              <w:proofErr w:type="gramStart"/>
                              <w:r>
                                <w:rPr>
                                  <w:rFonts w:ascii="Courier New" w:hAnsi="Courier New" w:cs="Courier New"/>
                                  <w:sz w:val="14"/>
                                  <w:szCs w:val="14"/>
                                  <w:lang w:val="en-GB"/>
                                </w:rPr>
                                <w:t>3;</w:t>
                              </w:r>
                              <w:proofErr w:type="gramEnd"/>
                            </w:p>
                            <w:p w14:paraId="41A1F77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CONTRA_RECEIVE = </w:t>
                              </w:r>
                              <w:proofErr w:type="gramStart"/>
                              <w:r>
                                <w:rPr>
                                  <w:rFonts w:ascii="Courier New" w:hAnsi="Courier New" w:cs="Courier New"/>
                                  <w:sz w:val="14"/>
                                  <w:szCs w:val="14"/>
                                  <w:lang w:val="en-GB"/>
                                </w:rPr>
                                <w:t>4</w:t>
                              </w:r>
                              <w:r w:rsidRPr="00A31AB6">
                                <w:rPr>
                                  <w:rFonts w:ascii="Courier New" w:hAnsi="Courier New" w:cs="Courier New"/>
                                  <w:sz w:val="14"/>
                                  <w:szCs w:val="14"/>
                                  <w:lang w:val="en-GB"/>
                                </w:rPr>
                                <w:t>;</w:t>
                              </w:r>
                              <w:proofErr w:type="gramEnd"/>
                            </w:p>
                            <w:p w14:paraId="7DA037BF"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CONTRA_TRANSMIT = </w:t>
                              </w:r>
                              <w:proofErr w:type="gramStart"/>
                              <w:r>
                                <w:rPr>
                                  <w:rFonts w:ascii="Courier New" w:hAnsi="Courier New" w:cs="Courier New"/>
                                  <w:sz w:val="14"/>
                                  <w:szCs w:val="14"/>
                                  <w:lang w:val="en-GB"/>
                                </w:rPr>
                                <w:t>5</w:t>
                              </w:r>
                              <w:r w:rsidRPr="00A31AB6">
                                <w:rPr>
                                  <w:rFonts w:ascii="Courier New" w:hAnsi="Courier New" w:cs="Courier New"/>
                                  <w:sz w:val="14"/>
                                  <w:szCs w:val="14"/>
                                  <w:lang w:val="en-GB"/>
                                </w:rPr>
                                <w:t>;</w:t>
                              </w:r>
                              <w:proofErr w:type="gramEnd"/>
                            </w:p>
                            <w:p w14:paraId="0687833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CONTRA_RECEIVE_AND_CONTRA_TRANSMIT = </w:t>
                              </w:r>
                              <w:proofErr w:type="gramStart"/>
                              <w:r>
                                <w:rPr>
                                  <w:rFonts w:ascii="Courier New" w:hAnsi="Courier New" w:cs="Courier New"/>
                                  <w:sz w:val="14"/>
                                  <w:szCs w:val="14"/>
                                  <w:lang w:val="en-GB"/>
                                </w:rPr>
                                <w:t>6;</w:t>
                              </w:r>
                              <w:proofErr w:type="gramEnd"/>
                            </w:p>
                            <w:p w14:paraId="17C18CF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bookmarkEnd w:id="3304"/>
                              <w:r w:rsidRPr="00A31AB6">
                                <w:rPr>
                                  <w:rFonts w:ascii="Courier New" w:hAnsi="Courier New" w:cs="Courier New"/>
                                  <w:sz w:val="14"/>
                                  <w:szCs w:val="14"/>
                                  <w:lang w:val="en-GB"/>
                                </w:rPr>
                                <w:t xml:space="preserve">   </w:t>
                              </w:r>
                            </w:p>
                            <w:p w14:paraId="77493A6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proofErr w:type="spellStart"/>
                              <w:r w:rsidRPr="00A31AB6">
                                <w:rPr>
                                  <w:rFonts w:ascii="Courier New" w:hAnsi="Courier New" w:cs="Courier New"/>
                                  <w:sz w:val="14"/>
                                  <w:szCs w:val="14"/>
                                  <w:lang w:val="en-GB"/>
                                </w:rPr>
                                <w:t>enum</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SampleQualifier</w:t>
                              </w:r>
                              <w:proofErr w:type="spellEnd"/>
                              <w:r w:rsidRPr="00A31AB6">
                                <w:rPr>
                                  <w:rFonts w:ascii="Courier New" w:hAnsi="Courier New" w:cs="Courier New"/>
                                  <w:sz w:val="14"/>
                                  <w:szCs w:val="14"/>
                                  <w:lang w:val="en-GB"/>
                                </w:rPr>
                                <w:t xml:space="preserve"> {</w:t>
                              </w:r>
                            </w:p>
                            <w:p w14:paraId="4F52E32D"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NORMAL = </w:t>
                              </w:r>
                              <w:proofErr w:type="gramStart"/>
                              <w:r>
                                <w:rPr>
                                  <w:rFonts w:ascii="Courier New" w:hAnsi="Courier New" w:cs="Courier New"/>
                                  <w:sz w:val="14"/>
                                  <w:szCs w:val="14"/>
                                  <w:lang w:val="en-GB"/>
                                </w:rPr>
                                <w:t>0;</w:t>
                              </w:r>
                              <w:proofErr w:type="gramEnd"/>
                            </w:p>
                            <w:p w14:paraId="39E21A2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DELAYED = </w:t>
                              </w:r>
                              <w:proofErr w:type="gramStart"/>
                              <w:r>
                                <w:rPr>
                                  <w:rFonts w:ascii="Courier New" w:hAnsi="Courier New" w:cs="Courier New"/>
                                  <w:sz w:val="14"/>
                                  <w:szCs w:val="14"/>
                                  <w:lang w:val="en-GB"/>
                                </w:rPr>
                                <w:t>1</w:t>
                              </w:r>
                              <w:r w:rsidRPr="00A31AB6">
                                <w:rPr>
                                  <w:rFonts w:ascii="Courier New" w:hAnsi="Courier New" w:cs="Courier New"/>
                                  <w:sz w:val="14"/>
                                  <w:szCs w:val="14"/>
                                  <w:lang w:val="en-GB"/>
                                </w:rPr>
                                <w:t>;</w:t>
                              </w:r>
                              <w:proofErr w:type="gramEnd"/>
                            </w:p>
                            <w:p w14:paraId="3211233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FINAL = </w:t>
                              </w:r>
                              <w:proofErr w:type="gramStart"/>
                              <w:r>
                                <w:rPr>
                                  <w:rFonts w:ascii="Courier New" w:hAnsi="Courier New" w:cs="Courier New"/>
                                  <w:sz w:val="14"/>
                                  <w:szCs w:val="14"/>
                                  <w:lang w:val="en-GB"/>
                                </w:rPr>
                                <w:t>2</w:t>
                              </w:r>
                              <w:r w:rsidRPr="00A31AB6">
                                <w:rPr>
                                  <w:rFonts w:ascii="Courier New" w:hAnsi="Courier New" w:cs="Courier New"/>
                                  <w:sz w:val="14"/>
                                  <w:szCs w:val="14"/>
                                  <w:lang w:val="en-GB"/>
                                </w:rPr>
                                <w:t>;</w:t>
                              </w:r>
                              <w:proofErr w:type="gramEnd"/>
                            </w:p>
                            <w:p w14:paraId="56814D9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FIRST = </w:t>
                              </w:r>
                              <w:proofErr w:type="gramStart"/>
                              <w:r>
                                <w:rPr>
                                  <w:rFonts w:ascii="Courier New" w:hAnsi="Courier New" w:cs="Courier New"/>
                                  <w:sz w:val="14"/>
                                  <w:szCs w:val="14"/>
                                  <w:lang w:val="en-GB"/>
                                </w:rPr>
                                <w:t>3</w:t>
                              </w:r>
                              <w:r w:rsidRPr="00A31AB6">
                                <w:rPr>
                                  <w:rFonts w:ascii="Courier New" w:hAnsi="Courier New" w:cs="Courier New"/>
                                  <w:sz w:val="14"/>
                                  <w:szCs w:val="14"/>
                                  <w:lang w:val="en-GB"/>
                                </w:rPr>
                                <w:t>;</w:t>
                              </w:r>
                              <w:proofErr w:type="gramEnd"/>
                            </w:p>
                            <w:p w14:paraId="398AC52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BASELINE=</w:t>
                              </w:r>
                              <w:proofErr w:type="gramStart"/>
                              <w:r>
                                <w:rPr>
                                  <w:rFonts w:ascii="Courier New" w:hAnsi="Courier New" w:cs="Courier New"/>
                                  <w:sz w:val="14"/>
                                  <w:szCs w:val="14"/>
                                  <w:lang w:val="en-GB"/>
                                </w:rPr>
                                <w:t>4</w:t>
                              </w:r>
                              <w:r w:rsidRPr="00A31AB6">
                                <w:rPr>
                                  <w:rFonts w:ascii="Courier New" w:hAnsi="Courier New" w:cs="Courier New"/>
                                  <w:sz w:val="14"/>
                                  <w:szCs w:val="14"/>
                                  <w:lang w:val="en-GB"/>
                                </w:rPr>
                                <w:t>;</w:t>
                              </w:r>
                              <w:proofErr w:type="gramEnd"/>
                            </w:p>
                            <w:p w14:paraId="1BB9D8C3" w14:textId="77777777" w:rsidR="0077224A" w:rsidRPr="004A712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5031A7C" id="_x0000_s1053" style="position:absolute;margin-left:0;margin-top:22pt;width:507.25pt;height:612.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" o:allowoverlap="f" fillcolor="#dcf1d3 [664]" strokecolor="#141313 [3213]">
                  <v:path arrowok="t"/>
                  <o:lock v:ext="edit" grouping="t"/>
                  <v:textbox>
                    <w:txbxContent>
                      <w:p w14:paraId="7DA6D716"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message </w:t>
                        </w:r>
                        <w:proofErr w:type="spellStart"/>
                        <w:r>
                          <w:rPr>
                            <w:rFonts w:ascii="Courier New" w:hAnsi="Courier New" w:cs="Courier New"/>
                            <w:sz w:val="14"/>
                            <w:szCs w:val="14"/>
                            <w:lang w:val="en-GB"/>
                          </w:rPr>
                          <w:t>StreamDetails</w:t>
                        </w:r>
                        <w:proofErr w:type="spellEnd"/>
                      </w:p>
                      <w:p w14:paraId="04966999"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proofErr w:type="spellStart"/>
                        <w:r>
                          <w:rPr>
                            <w:rFonts w:ascii="Courier New" w:hAnsi="Courier New" w:cs="Courier New"/>
                            <w:sz w:val="14"/>
                            <w:szCs w:val="14"/>
                            <w:lang w:val="en-GB"/>
                          </w:rPr>
                          <w:t>MeasurememtDetails</w:t>
                        </w:r>
                        <w:proofErr w:type="spellEnd"/>
                        <w:r>
                          <w:rPr>
                            <w:rFonts w:ascii="Courier New" w:hAnsi="Courier New" w:cs="Courier New"/>
                            <w:sz w:val="14"/>
                            <w:szCs w:val="14"/>
                            <w:lang w:val="en-GB"/>
                          </w:rPr>
                          <w:t xml:space="preserve"> </w:t>
                        </w:r>
                        <w:proofErr w:type="spellStart"/>
                        <w:r>
                          <w:rPr>
                            <w:rFonts w:ascii="Courier New" w:hAnsi="Courier New" w:cs="Courier New"/>
                            <w:sz w:val="14"/>
                            <w:szCs w:val="14"/>
                            <w:lang w:val="en-GB"/>
                          </w:rPr>
                          <w:t>measurement_details</w:t>
                        </w:r>
                        <w:proofErr w:type="spellEnd"/>
                        <w:r>
                          <w:rPr>
                            <w:rFonts w:ascii="Courier New" w:hAnsi="Courier New" w:cs="Courier New"/>
                            <w:sz w:val="14"/>
                            <w:szCs w:val="14"/>
                            <w:lang w:val="en-GB"/>
                          </w:rPr>
                          <w:t xml:space="preserve"> = </w:t>
                        </w:r>
                        <w:proofErr w:type="gramStart"/>
                        <w:r>
                          <w:rPr>
                            <w:rFonts w:ascii="Courier New" w:hAnsi="Courier New" w:cs="Courier New"/>
                            <w:sz w:val="14"/>
                            <w:szCs w:val="14"/>
                            <w:lang w:val="en-GB"/>
                          </w:rPr>
                          <w:t>1;</w:t>
                        </w:r>
                        <w:proofErr w:type="gramEnd"/>
                      </w:p>
                      <w:p w14:paraId="195DC529"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w:t>
                        </w:r>
                      </w:p>
                      <w:p w14:paraId="3D6180A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message </w:t>
                        </w:r>
                        <w:proofErr w:type="spellStart"/>
                        <w:r>
                          <w:rPr>
                            <w:rFonts w:ascii="Courier New" w:hAnsi="Courier New" w:cs="Courier New"/>
                            <w:sz w:val="14"/>
                            <w:szCs w:val="14"/>
                            <w:lang w:val="en-GB"/>
                          </w:rPr>
                          <w:t>MeasurementDetails</w:t>
                        </w:r>
                        <w:proofErr w:type="spellEnd"/>
                        <w:r w:rsidRPr="00A31AB6">
                          <w:rPr>
                            <w:rFonts w:ascii="Courier New" w:hAnsi="Courier New" w:cs="Courier New"/>
                            <w:sz w:val="14"/>
                            <w:szCs w:val="14"/>
                            <w:lang w:val="en-GB"/>
                          </w:rPr>
                          <w:t xml:space="preserve"> {</w:t>
                        </w:r>
                      </w:p>
                      <w:p w14:paraId="60922AF6"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sidRPr="00A31AB6">
                          <w:rPr>
                            <w:rFonts w:ascii="Courier New" w:hAnsi="Courier New" w:cs="Courier New"/>
                            <w:sz w:val="14"/>
                            <w:szCs w:val="14"/>
                            <w:lang w:val="en-GB"/>
                          </w:rPr>
                          <w:t>time_measurement_was_</w:t>
                        </w:r>
                        <w:proofErr w:type="gramStart"/>
                        <w:r w:rsidRPr="00A31AB6">
                          <w:rPr>
                            <w:rFonts w:ascii="Courier New" w:hAnsi="Courier New" w:cs="Courier New"/>
                            <w:sz w:val="14"/>
                            <w:szCs w:val="14"/>
                            <w:lang w:val="en-GB"/>
                          </w:rPr>
                          <w:t>sampled</w:t>
                        </w:r>
                        <w:proofErr w:type="spellEnd"/>
                        <w:r w:rsidRPr="00A31AB6">
                          <w:rPr>
                            <w:rFonts w:ascii="Courier New" w:hAnsi="Courier New" w:cs="Courier New"/>
                            <w:sz w:val="14"/>
                            <w:szCs w:val="14"/>
                            <w:lang w:val="en-GB"/>
                          </w:rPr>
                          <w:t xml:space="preserve">  =</w:t>
                        </w:r>
                        <w:proofErr w:type="gramEnd"/>
                        <w:r w:rsidRPr="00A31AB6">
                          <w:rPr>
                            <w:rFonts w:ascii="Courier New" w:hAnsi="Courier New" w:cs="Courier New"/>
                            <w:sz w:val="14"/>
                            <w:szCs w:val="14"/>
                            <w:lang w:val="en-GB"/>
                          </w:rPr>
                          <w:t xml:space="preserve"> 1; </w:t>
                        </w:r>
                      </w:p>
                      <w:p w14:paraId="62870F7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QualifiedMeasuredValue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qualified_measured_value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2;</w:t>
                        </w:r>
                        <w:proofErr w:type="gramEnd"/>
                        <w:r w:rsidRPr="00A31AB6">
                          <w:rPr>
                            <w:rFonts w:ascii="Courier New" w:hAnsi="Courier New" w:cs="Courier New"/>
                            <w:sz w:val="14"/>
                            <w:szCs w:val="14"/>
                            <w:lang w:val="en-GB"/>
                          </w:rPr>
                          <w:t xml:space="preserve"> </w:t>
                        </w:r>
                      </w:p>
                      <w:p w14:paraId="7268F183"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native_resource_id</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3;</w:t>
                        </w:r>
                        <w:proofErr w:type="gramEnd"/>
                      </w:p>
                      <w:p w14:paraId="3F06320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SampleQualifier</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sample_qualifier</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4;</w:t>
                        </w:r>
                        <w:proofErr w:type="gramEnd"/>
                        <w:r w:rsidRPr="00A31AB6">
                          <w:rPr>
                            <w:rFonts w:ascii="Courier New" w:hAnsi="Courier New" w:cs="Courier New"/>
                            <w:sz w:val="14"/>
                            <w:szCs w:val="14"/>
                            <w:lang w:val="en-GB"/>
                          </w:rPr>
                          <w:t xml:space="preserve"> </w:t>
                        </w:r>
                      </w:p>
                      <w:p w14:paraId="6BB98E01"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RelativePosition</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relative_position_of_measurement</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5;</w:t>
                        </w:r>
                        <w:proofErr w:type="gramEnd"/>
                        <w:r w:rsidRPr="00A31AB6">
                          <w:rPr>
                            <w:rFonts w:ascii="Courier New" w:hAnsi="Courier New" w:cs="Courier New"/>
                            <w:sz w:val="14"/>
                            <w:szCs w:val="14"/>
                            <w:lang w:val="en-GB"/>
                          </w:rPr>
                          <w:t xml:space="preserve"> </w:t>
                        </w:r>
                      </w:p>
                      <w:p w14:paraId="4889B24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DirectionOfMeasuredSignal</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direction_of_measured_signal</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6;</w:t>
                        </w:r>
                        <w:proofErr w:type="gramEnd"/>
                        <w:r w:rsidRPr="00A31AB6">
                          <w:rPr>
                            <w:rFonts w:ascii="Courier New" w:hAnsi="Courier New" w:cs="Courier New"/>
                            <w:sz w:val="14"/>
                            <w:szCs w:val="14"/>
                            <w:lang w:val="en-GB"/>
                          </w:rPr>
                          <w:t xml:space="preserve"> </w:t>
                        </w:r>
                      </w:p>
                      <w:p w14:paraId="658A0A3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sidRPr="00A31AB6">
                          <w:rPr>
                            <w:rFonts w:ascii="Courier New" w:hAnsi="Courier New" w:cs="Courier New"/>
                            <w:sz w:val="14"/>
                            <w:szCs w:val="14"/>
                            <w:lang w:val="en-GB"/>
                          </w:rPr>
                          <w:t>sample_interval</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7;</w:t>
                        </w:r>
                        <w:proofErr w:type="gramEnd"/>
                      </w:p>
                      <w:p w14:paraId="7BB6BC7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abstract_resource_ref</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8;</w:t>
                        </w:r>
                        <w:proofErr w:type="gramEnd"/>
                        <w:r w:rsidRPr="00A31AB6">
                          <w:rPr>
                            <w:rFonts w:ascii="Courier New" w:hAnsi="Courier New" w:cs="Courier New"/>
                            <w:sz w:val="14"/>
                            <w:szCs w:val="14"/>
                            <w:lang w:val="en-GB"/>
                          </w:rPr>
                          <w:t xml:space="preserve"> </w:t>
                        </w:r>
                      </w:p>
                      <w:p w14:paraId="2C681A7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native_measurement_type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9;</w:t>
                        </w:r>
                        <w:proofErr w:type="gramEnd"/>
                      </w:p>
                      <w:p w14:paraId="30CAF702"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Pr>
                            <w:rFonts w:ascii="Courier New" w:hAnsi="Courier New" w:cs="Courier New"/>
                            <w:color w:val="auto"/>
                            <w:sz w:val="14"/>
                            <w:szCs w:val="14"/>
                            <w:lang w:val="en-GB"/>
                          </w:rPr>
                          <w:t>NormalizedMeasurementType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normalized_measurement_type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10;</w:t>
                        </w:r>
                        <w:proofErr w:type="gramEnd"/>
                      </w:p>
                      <w:p w14:paraId="7572C3A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repeated </w:t>
                        </w:r>
                        <w:proofErr w:type="spellStart"/>
                        <w:r w:rsidRPr="00A31AB6">
                          <w:rPr>
                            <w:rFonts w:ascii="Courier New" w:hAnsi="Courier New" w:cs="Courier New"/>
                            <w:sz w:val="14"/>
                            <w:szCs w:val="14"/>
                            <w:lang w:val="en-GB"/>
                          </w:rPr>
                          <w:t>QualifiedMeasurment</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qualified_measurement</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11;</w:t>
                        </w:r>
                        <w:proofErr w:type="gramEnd"/>
                      </w:p>
                      <w:p w14:paraId="4EC95CF3"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connection-</w:t>
                        </w:r>
                        <w:proofErr w:type="gramStart"/>
                        <w:r w:rsidRPr="00A31AB6">
                          <w:rPr>
                            <w:rFonts w:ascii="Courier New" w:hAnsi="Courier New" w:cs="Courier New"/>
                            <w:sz w:val="14"/>
                            <w:szCs w:val="14"/>
                            <w:lang w:val="en-GB"/>
                          </w:rPr>
                          <w:t>end-point</w:t>
                        </w:r>
                        <w:proofErr w:type="gramEnd"/>
                        <w:r w:rsidRPr="00A31AB6">
                          <w:rPr>
                            <w:rFonts w:ascii="Courier New" w:hAnsi="Courier New" w:cs="Courier New"/>
                            <w:sz w:val="14"/>
                            <w:szCs w:val="14"/>
                            <w:lang w:val="en-GB"/>
                          </w:rPr>
                          <w:t xml:space="preserve"> = 12</w:t>
                        </w:r>
                        <w:r>
                          <w:rPr>
                            <w:rFonts w:ascii="Courier New" w:hAnsi="Courier New" w:cs="Courier New"/>
                            <w:sz w:val="14"/>
                            <w:szCs w:val="14"/>
                            <w:lang w:val="en-GB"/>
                          </w:rPr>
                          <w:t>;</w:t>
                        </w:r>
                      </w:p>
                      <w:p w14:paraId="1DFFAA6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maintenance-intermediate-point = </w:t>
                        </w:r>
                        <w:proofErr w:type="gramStart"/>
                        <w:r w:rsidRPr="00A31AB6">
                          <w:rPr>
                            <w:rFonts w:ascii="Courier New" w:hAnsi="Courier New" w:cs="Courier New"/>
                            <w:sz w:val="14"/>
                            <w:szCs w:val="14"/>
                            <w:lang w:val="en-GB"/>
                          </w:rPr>
                          <w:t>13;</w:t>
                        </w:r>
                        <w:proofErr w:type="gramEnd"/>
                      </w:p>
                      <w:p w14:paraId="7439CA6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w:t>
                        </w:r>
                        <w:proofErr w:type="gramStart"/>
                        <w:r w:rsidRPr="00A31AB6">
                          <w:rPr>
                            <w:rFonts w:ascii="Courier New" w:hAnsi="Courier New" w:cs="Courier New"/>
                            <w:sz w:val="14"/>
                            <w:szCs w:val="14"/>
                            <w:lang w:val="en-GB"/>
                          </w:rPr>
                          <w:t>end-point</w:t>
                        </w:r>
                        <w:proofErr w:type="gramEnd"/>
                        <w:r w:rsidRPr="00A31AB6">
                          <w:rPr>
                            <w:rFonts w:ascii="Courier New" w:hAnsi="Courier New" w:cs="Courier New"/>
                            <w:sz w:val="14"/>
                            <w:szCs w:val="14"/>
                            <w:lang w:val="en-GB"/>
                          </w:rPr>
                          <w:t xml:space="preserve"> = 14</w:t>
                        </w:r>
                        <w:r>
                          <w:rPr>
                            <w:rFonts w:ascii="Courier New" w:hAnsi="Courier New" w:cs="Courier New"/>
                            <w:sz w:val="14"/>
                            <w:szCs w:val="14"/>
                            <w:lang w:val="en-GB"/>
                          </w:rPr>
                          <w:t>;</w:t>
                        </w:r>
                      </w:p>
                      <w:p w14:paraId="68168AB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Pr>
                            <w:rFonts w:ascii="Courier New" w:hAnsi="Courier New" w:cs="Courier New"/>
                            <w:sz w:val="14"/>
                            <w:szCs w:val="14"/>
                            <w:lang w:val="en-GB"/>
                          </w:rPr>
                          <w:t>measurement</w:t>
                        </w:r>
                        <w:r w:rsidRPr="00A31AB6">
                          <w:rPr>
                            <w:rFonts w:ascii="Courier New" w:hAnsi="Courier New" w:cs="Courier New"/>
                            <w:sz w:val="14"/>
                            <w:szCs w:val="14"/>
                            <w:lang w:val="en-GB"/>
                          </w:rPr>
                          <w:t>_start_time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15;</w:t>
                        </w:r>
                        <w:proofErr w:type="gramEnd"/>
                      </w:p>
                      <w:p w14:paraId="43D54CD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repeated </w:t>
                        </w:r>
                        <w:proofErr w:type="spellStart"/>
                        <w:r w:rsidRPr="00A31AB6">
                          <w:rPr>
                            <w:rFonts w:ascii="Courier New" w:hAnsi="Courier New" w:cs="Courier New"/>
                            <w:sz w:val="14"/>
                            <w:szCs w:val="14"/>
                            <w:lang w:val="en-GB"/>
                          </w:rPr>
                          <w:t>QualifiedMeasuredValue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qualified_measured_value_set</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16;</w:t>
                        </w:r>
                        <w:proofErr w:type="gramEnd"/>
                      </w:p>
                      <w:p w14:paraId="68F21904"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
                      <w:p w14:paraId="2AB695C8"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message </w:t>
                        </w:r>
                        <w:proofErr w:type="spellStart"/>
                        <w:r w:rsidRPr="00A31AB6">
                          <w:rPr>
                            <w:rFonts w:ascii="Courier New" w:hAnsi="Courier New" w:cs="Courier New"/>
                            <w:sz w:val="14"/>
                            <w:szCs w:val="14"/>
                            <w:lang w:val="en-GB"/>
                          </w:rPr>
                          <w:t>QualifiedMeasurement</w:t>
                        </w:r>
                        <w:proofErr w:type="spellEnd"/>
                        <w:r w:rsidRPr="00A31AB6">
                          <w:rPr>
                            <w:rFonts w:ascii="Courier New" w:hAnsi="Courier New" w:cs="Courier New"/>
                            <w:sz w:val="14"/>
                            <w:szCs w:val="14"/>
                            <w:lang w:val="en-GB"/>
                          </w:rPr>
                          <w:t xml:space="preserve"> {</w:t>
                        </w:r>
                      </w:p>
                      <w:p w14:paraId="399CDFA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sidRPr="00A31AB6">
                          <w:rPr>
                            <w:rFonts w:ascii="Courier New" w:hAnsi="Courier New" w:cs="Courier New"/>
                            <w:sz w:val="14"/>
                            <w:szCs w:val="14"/>
                            <w:lang w:val="en-GB"/>
                          </w:rPr>
                          <w:t>time_measurement_was_</w:t>
                        </w:r>
                        <w:proofErr w:type="gramStart"/>
                        <w:r w:rsidRPr="00A31AB6">
                          <w:rPr>
                            <w:rFonts w:ascii="Courier New" w:hAnsi="Courier New" w:cs="Courier New"/>
                            <w:sz w:val="14"/>
                            <w:szCs w:val="14"/>
                            <w:lang w:val="en-GB"/>
                          </w:rPr>
                          <w:t>sampled</w:t>
                        </w:r>
                        <w:proofErr w:type="spellEnd"/>
                        <w:r w:rsidRPr="00A31AB6">
                          <w:rPr>
                            <w:rFonts w:ascii="Courier New" w:hAnsi="Courier New" w:cs="Courier New"/>
                            <w:sz w:val="14"/>
                            <w:szCs w:val="14"/>
                            <w:lang w:val="en-GB"/>
                          </w:rPr>
                          <w:t xml:space="preserve">  =</w:t>
                        </w:r>
                        <w:proofErr w:type="gramEnd"/>
                        <w:r w:rsidRPr="00A31AB6">
                          <w:rPr>
                            <w:rFonts w:ascii="Courier New" w:hAnsi="Courier New" w:cs="Courier New"/>
                            <w:sz w:val="14"/>
                            <w:szCs w:val="14"/>
                            <w:lang w:val="en-GB"/>
                          </w:rPr>
                          <w:t xml:space="preserve"> 1; </w:t>
                        </w:r>
                      </w:p>
                      <w:p w14:paraId="523C631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QualifiedMeasuredValue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qualified_measured_value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2;</w:t>
                        </w:r>
                        <w:proofErr w:type="gramEnd"/>
                        <w:r w:rsidRPr="00A31AB6">
                          <w:rPr>
                            <w:rFonts w:ascii="Courier New" w:hAnsi="Courier New" w:cs="Courier New"/>
                            <w:sz w:val="14"/>
                            <w:szCs w:val="14"/>
                            <w:lang w:val="en-GB"/>
                          </w:rPr>
                          <w:t xml:space="preserve"> </w:t>
                        </w:r>
                      </w:p>
                      <w:p w14:paraId="71B1E18F"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native_resource_id</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3;</w:t>
                        </w:r>
                        <w:proofErr w:type="gramEnd"/>
                      </w:p>
                      <w:p w14:paraId="50272F5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SampleQualifier</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sample_qualifier</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4;</w:t>
                        </w:r>
                        <w:proofErr w:type="gramEnd"/>
                        <w:r w:rsidRPr="00A31AB6">
                          <w:rPr>
                            <w:rFonts w:ascii="Courier New" w:hAnsi="Courier New" w:cs="Courier New"/>
                            <w:sz w:val="14"/>
                            <w:szCs w:val="14"/>
                            <w:lang w:val="en-GB"/>
                          </w:rPr>
                          <w:t xml:space="preserve"> </w:t>
                        </w:r>
                      </w:p>
                      <w:p w14:paraId="0A5041A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RelativePosition</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relative_position_of_measurement</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5;</w:t>
                        </w:r>
                        <w:proofErr w:type="gramEnd"/>
                        <w:r w:rsidRPr="00A31AB6">
                          <w:rPr>
                            <w:rFonts w:ascii="Courier New" w:hAnsi="Courier New" w:cs="Courier New"/>
                            <w:sz w:val="14"/>
                            <w:szCs w:val="14"/>
                            <w:lang w:val="en-GB"/>
                          </w:rPr>
                          <w:t xml:space="preserve"> </w:t>
                        </w:r>
                      </w:p>
                      <w:p w14:paraId="43F4433E"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DirectionOfMeasuredSignal</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direction_of_measured_signal</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6;</w:t>
                        </w:r>
                        <w:proofErr w:type="gramEnd"/>
                        <w:r w:rsidRPr="00A31AB6">
                          <w:rPr>
                            <w:rFonts w:ascii="Courier New" w:hAnsi="Courier New" w:cs="Courier New"/>
                            <w:sz w:val="14"/>
                            <w:szCs w:val="14"/>
                            <w:lang w:val="en-GB"/>
                          </w:rPr>
                          <w:t xml:space="preserve"> </w:t>
                        </w:r>
                      </w:p>
                      <w:p w14:paraId="0CC4809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sidRPr="00A31AB6">
                          <w:rPr>
                            <w:rFonts w:ascii="Courier New" w:hAnsi="Courier New" w:cs="Courier New"/>
                            <w:sz w:val="14"/>
                            <w:szCs w:val="14"/>
                            <w:lang w:val="en-GB"/>
                          </w:rPr>
                          <w:t>sample_interval</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7;</w:t>
                        </w:r>
                        <w:proofErr w:type="gramEnd"/>
                      </w:p>
                      <w:p w14:paraId="6986A76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abstract_resource_ref</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8;</w:t>
                        </w:r>
                        <w:proofErr w:type="gramEnd"/>
                        <w:r w:rsidRPr="00A31AB6">
                          <w:rPr>
                            <w:rFonts w:ascii="Courier New" w:hAnsi="Courier New" w:cs="Courier New"/>
                            <w:sz w:val="14"/>
                            <w:szCs w:val="14"/>
                            <w:lang w:val="en-GB"/>
                          </w:rPr>
                          <w:t xml:space="preserve"> </w:t>
                        </w:r>
                      </w:p>
                      <w:p w14:paraId="6DD1063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native_measurement_type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9;</w:t>
                        </w:r>
                        <w:proofErr w:type="gramEnd"/>
                      </w:p>
                      <w:p w14:paraId="06E93A9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Pr>
                            <w:rFonts w:ascii="Courier New" w:hAnsi="Courier New" w:cs="Courier New"/>
                            <w:color w:val="auto"/>
                            <w:sz w:val="14"/>
                            <w:szCs w:val="14"/>
                            <w:lang w:val="en-GB"/>
                          </w:rPr>
                          <w:t>NormalizedMeasurementType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normalized_measurement_type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10;</w:t>
                        </w:r>
                        <w:proofErr w:type="gramEnd"/>
                      </w:p>
                      <w:p w14:paraId="3C7A549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Pr>
                            <w:rFonts w:ascii="Courier New" w:hAnsi="Courier New" w:cs="Courier New"/>
                            <w:sz w:val="14"/>
                            <w:szCs w:val="14"/>
                            <w:lang w:val="en-GB"/>
                          </w:rPr>
                          <w:t xml:space="preserve">uint64 </w:t>
                        </w:r>
                        <w:proofErr w:type="spellStart"/>
                        <w:r>
                          <w:rPr>
                            <w:rFonts w:ascii="Courier New" w:hAnsi="Courier New" w:cs="Courier New"/>
                            <w:sz w:val="14"/>
                            <w:szCs w:val="14"/>
                            <w:lang w:val="en-GB"/>
                          </w:rPr>
                          <w:t>list_index</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11;</w:t>
                        </w:r>
                        <w:proofErr w:type="gramEnd"/>
                      </w:p>
                      <w:p w14:paraId="3C0C814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connection-</w:t>
                        </w:r>
                        <w:proofErr w:type="gramStart"/>
                        <w:r w:rsidRPr="00A31AB6">
                          <w:rPr>
                            <w:rFonts w:ascii="Courier New" w:hAnsi="Courier New" w:cs="Courier New"/>
                            <w:sz w:val="14"/>
                            <w:szCs w:val="14"/>
                            <w:lang w:val="en-GB"/>
                          </w:rPr>
                          <w:t>end-point</w:t>
                        </w:r>
                        <w:proofErr w:type="gramEnd"/>
                        <w:r w:rsidRPr="00A31AB6">
                          <w:rPr>
                            <w:rFonts w:ascii="Courier New" w:hAnsi="Courier New" w:cs="Courier New"/>
                            <w:sz w:val="14"/>
                            <w:szCs w:val="14"/>
                            <w:lang w:val="en-GB"/>
                          </w:rPr>
                          <w:t xml:space="preserve"> = 12</w:t>
                        </w:r>
                        <w:r>
                          <w:rPr>
                            <w:rFonts w:ascii="Courier New" w:hAnsi="Courier New" w:cs="Courier New"/>
                            <w:sz w:val="14"/>
                            <w:szCs w:val="14"/>
                            <w:lang w:val="en-GB"/>
                          </w:rPr>
                          <w:t>;</w:t>
                        </w:r>
                      </w:p>
                      <w:p w14:paraId="46C902E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maintenance-intermediate-point = </w:t>
                        </w:r>
                        <w:proofErr w:type="gramStart"/>
                        <w:r w:rsidRPr="00A31AB6">
                          <w:rPr>
                            <w:rFonts w:ascii="Courier New" w:hAnsi="Courier New" w:cs="Courier New"/>
                            <w:sz w:val="14"/>
                            <w:szCs w:val="14"/>
                            <w:lang w:val="en-GB"/>
                          </w:rPr>
                          <w:t>13;</w:t>
                        </w:r>
                        <w:proofErr w:type="gramEnd"/>
                      </w:p>
                      <w:p w14:paraId="2881E80F"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w:t>
                        </w:r>
                        <w:proofErr w:type="gramStart"/>
                        <w:r w:rsidRPr="00A31AB6">
                          <w:rPr>
                            <w:rFonts w:ascii="Courier New" w:hAnsi="Courier New" w:cs="Courier New"/>
                            <w:sz w:val="14"/>
                            <w:szCs w:val="14"/>
                            <w:lang w:val="en-GB"/>
                          </w:rPr>
                          <w:t>end-point</w:t>
                        </w:r>
                        <w:proofErr w:type="gramEnd"/>
                        <w:r w:rsidRPr="00A31AB6">
                          <w:rPr>
                            <w:rFonts w:ascii="Courier New" w:hAnsi="Courier New" w:cs="Courier New"/>
                            <w:sz w:val="14"/>
                            <w:szCs w:val="14"/>
                            <w:lang w:val="en-GB"/>
                          </w:rPr>
                          <w:t xml:space="preserve"> = 14</w:t>
                        </w:r>
                        <w:r>
                          <w:rPr>
                            <w:rFonts w:ascii="Courier New" w:hAnsi="Courier New" w:cs="Courier New"/>
                            <w:sz w:val="14"/>
                            <w:szCs w:val="14"/>
                            <w:lang w:val="en-GB"/>
                          </w:rPr>
                          <w:t>;</w:t>
                        </w:r>
                      </w:p>
                      <w:p w14:paraId="1AB0568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Pr>
                            <w:rFonts w:ascii="Courier New" w:hAnsi="Courier New" w:cs="Courier New"/>
                            <w:sz w:val="14"/>
                            <w:szCs w:val="14"/>
                            <w:lang w:val="en-GB"/>
                          </w:rPr>
                          <w:t>measurement</w:t>
                        </w:r>
                        <w:r w:rsidRPr="00A31AB6">
                          <w:rPr>
                            <w:rFonts w:ascii="Courier New" w:hAnsi="Courier New" w:cs="Courier New"/>
                            <w:sz w:val="14"/>
                            <w:szCs w:val="14"/>
                            <w:lang w:val="en-GB"/>
                          </w:rPr>
                          <w:t>_start_time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15;</w:t>
                        </w:r>
                        <w:proofErr w:type="gramEnd"/>
                      </w:p>
                      <w:p w14:paraId="79F3382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repeated </w:t>
                        </w:r>
                        <w:proofErr w:type="spellStart"/>
                        <w:r w:rsidRPr="00A31AB6">
                          <w:rPr>
                            <w:rFonts w:ascii="Courier New" w:hAnsi="Courier New" w:cs="Courier New"/>
                            <w:sz w:val="14"/>
                            <w:szCs w:val="14"/>
                            <w:lang w:val="en-GB"/>
                          </w:rPr>
                          <w:t>QualifiedMeasuredValue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qualified_measured_value_set</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16;</w:t>
                        </w:r>
                        <w:proofErr w:type="gramEnd"/>
                      </w:p>
                      <w:p w14:paraId="02BF01B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
                      <w:p w14:paraId="74B1D4E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message </w:t>
                        </w:r>
                        <w:proofErr w:type="spellStart"/>
                        <w:r w:rsidRPr="00A31AB6">
                          <w:rPr>
                            <w:rFonts w:ascii="Courier New" w:hAnsi="Courier New" w:cs="Courier New"/>
                            <w:sz w:val="14"/>
                            <w:szCs w:val="14"/>
                            <w:lang w:val="en-GB"/>
                          </w:rPr>
                          <w:t>QualifiedMeasuredValue</w:t>
                        </w:r>
                        <w:proofErr w:type="spellEnd"/>
                        <w:r w:rsidRPr="00A31AB6">
                          <w:rPr>
                            <w:rFonts w:ascii="Courier New" w:hAnsi="Courier New" w:cs="Courier New"/>
                            <w:sz w:val="14"/>
                            <w:szCs w:val="14"/>
                            <w:lang w:val="en-GB"/>
                          </w:rPr>
                          <w:t xml:space="preserve"> {</w:t>
                        </w:r>
                      </w:p>
                      <w:p w14:paraId="65423CD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double value = </w:t>
                        </w:r>
                        <w:proofErr w:type="gramStart"/>
                        <w:r w:rsidRPr="00A31AB6">
                          <w:rPr>
                            <w:rFonts w:ascii="Courier New" w:hAnsi="Courier New" w:cs="Courier New"/>
                            <w:sz w:val="14"/>
                            <w:szCs w:val="14"/>
                            <w:lang w:val="en-GB"/>
                          </w:rPr>
                          <w:t>1;</w:t>
                        </w:r>
                        <w:proofErr w:type="gramEnd"/>
                      </w:p>
                      <w:p w14:paraId="39253CF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ValueQualifier</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value_qualifier</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2;</w:t>
                        </w:r>
                        <w:proofErr w:type="gramEnd"/>
                      </w:p>
                      <w:p w14:paraId="64A03A9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units =</w:t>
                        </w:r>
                        <w:r>
                          <w:rPr>
                            <w:rFonts w:ascii="Courier New" w:hAnsi="Courier New" w:cs="Courier New"/>
                            <w:sz w:val="14"/>
                            <w:szCs w:val="14"/>
                            <w:lang w:val="en-GB"/>
                          </w:rPr>
                          <w:t xml:space="preserve"> </w:t>
                        </w:r>
                        <w:proofErr w:type="gramStart"/>
                        <w:r w:rsidRPr="00A31AB6">
                          <w:rPr>
                            <w:rFonts w:ascii="Courier New" w:hAnsi="Courier New" w:cs="Courier New"/>
                            <w:sz w:val="14"/>
                            <w:szCs w:val="14"/>
                            <w:lang w:val="en-GB"/>
                          </w:rPr>
                          <w:t>3;</w:t>
                        </w:r>
                        <w:proofErr w:type="gramEnd"/>
                      </w:p>
                      <w:p w14:paraId="71F4F73D"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sidRPr="004F2CCB">
                          <w:rPr>
                            <w:rFonts w:ascii="Courier New" w:hAnsi="Courier New" w:cs="Courier New"/>
                            <w:sz w:val="14"/>
                            <w:szCs w:val="14"/>
                            <w:lang w:val="en-GB"/>
                          </w:rPr>
                          <w:t xml:space="preserve">string </w:t>
                        </w:r>
                        <w:proofErr w:type="spellStart"/>
                        <w:r w:rsidRPr="004F2CCB">
                          <w:rPr>
                            <w:rFonts w:ascii="Courier New" w:hAnsi="Courier New" w:cs="Courier New"/>
                            <w:sz w:val="14"/>
                            <w:szCs w:val="14"/>
                            <w:lang w:val="en-GB"/>
                          </w:rPr>
                          <w:t>qualified_value_name</w:t>
                        </w:r>
                        <w:proofErr w:type="spellEnd"/>
                        <w:r w:rsidRPr="004F2CCB">
                          <w:rPr>
                            <w:rFonts w:ascii="Courier New" w:hAnsi="Courier New" w:cs="Courier New"/>
                            <w:sz w:val="14"/>
                            <w:szCs w:val="14"/>
                            <w:lang w:val="en-GB"/>
                          </w:rPr>
                          <w:t xml:space="preserve"> =</w:t>
                        </w:r>
                        <w:r>
                          <w:rPr>
                            <w:rFonts w:ascii="Courier New" w:hAnsi="Courier New" w:cs="Courier New"/>
                            <w:sz w:val="14"/>
                            <w:szCs w:val="14"/>
                            <w:lang w:val="en-GB"/>
                          </w:rPr>
                          <w:t xml:space="preserve"> </w:t>
                        </w:r>
                        <w:proofErr w:type="gramStart"/>
                        <w:r w:rsidRPr="004F2CCB">
                          <w:rPr>
                            <w:rFonts w:ascii="Courier New" w:hAnsi="Courier New" w:cs="Courier New"/>
                            <w:sz w:val="14"/>
                            <w:szCs w:val="14"/>
                            <w:lang w:val="en-GB"/>
                          </w:rPr>
                          <w:t>4;</w:t>
                        </w:r>
                        <w:proofErr w:type="gramEnd"/>
                      </w:p>
                      <w:p w14:paraId="5DBDE26F"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string </w:t>
                        </w:r>
                        <w:proofErr w:type="spellStart"/>
                        <w:r>
                          <w:rPr>
                            <w:rFonts w:ascii="Courier New" w:hAnsi="Courier New" w:cs="Courier New"/>
                            <w:sz w:val="14"/>
                            <w:szCs w:val="14"/>
                            <w:lang w:val="en-GB"/>
                          </w:rPr>
                          <w:t>qualified_location_name</w:t>
                        </w:r>
                        <w:proofErr w:type="spellEnd"/>
                        <w:r>
                          <w:rPr>
                            <w:rFonts w:ascii="Courier New" w:hAnsi="Courier New" w:cs="Courier New"/>
                            <w:sz w:val="14"/>
                            <w:szCs w:val="14"/>
                            <w:lang w:val="en-GB"/>
                          </w:rPr>
                          <w:t xml:space="preserve"> = </w:t>
                        </w:r>
                        <w:proofErr w:type="gramStart"/>
                        <w:r>
                          <w:rPr>
                            <w:rFonts w:ascii="Courier New" w:hAnsi="Courier New" w:cs="Courier New"/>
                            <w:sz w:val="14"/>
                            <w:szCs w:val="14"/>
                            <w:lang w:val="en-GB"/>
                          </w:rPr>
                          <w:t>5;</w:t>
                        </w:r>
                        <w:proofErr w:type="gramEnd"/>
                      </w:p>
                      <w:p w14:paraId="58A49F2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string </w:t>
                        </w:r>
                        <w:proofErr w:type="spellStart"/>
                        <w:r>
                          <w:rPr>
                            <w:rFonts w:ascii="Courier New" w:hAnsi="Courier New" w:cs="Courier New"/>
                            <w:sz w:val="14"/>
                            <w:szCs w:val="14"/>
                            <w:lang w:val="en-GB"/>
                          </w:rPr>
                          <w:t>qualified_measurement_type</w:t>
                        </w:r>
                        <w:proofErr w:type="spellEnd"/>
                        <w:r>
                          <w:rPr>
                            <w:rFonts w:ascii="Courier New" w:hAnsi="Courier New" w:cs="Courier New"/>
                            <w:sz w:val="14"/>
                            <w:szCs w:val="14"/>
                            <w:lang w:val="en-GB"/>
                          </w:rPr>
                          <w:t xml:space="preserve"> = </w:t>
                        </w:r>
                        <w:proofErr w:type="gramStart"/>
                        <w:r>
                          <w:rPr>
                            <w:rFonts w:ascii="Courier New" w:hAnsi="Courier New" w:cs="Courier New"/>
                            <w:sz w:val="14"/>
                            <w:szCs w:val="14"/>
                            <w:lang w:val="en-GB"/>
                          </w:rPr>
                          <w:t>6;</w:t>
                        </w:r>
                        <w:proofErr w:type="gramEnd"/>
                      </w:p>
                      <w:p w14:paraId="3E7A8B69"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p w14:paraId="7E4318B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proofErr w:type="spellStart"/>
                        <w:r w:rsidRPr="00A31AB6">
                          <w:rPr>
                            <w:rFonts w:ascii="Courier New" w:hAnsi="Courier New" w:cs="Courier New"/>
                            <w:sz w:val="14"/>
                            <w:szCs w:val="14"/>
                            <w:lang w:val="en-GB"/>
                          </w:rPr>
                          <w:t>enum</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ValueQualifier</w:t>
                        </w:r>
                        <w:proofErr w:type="spellEnd"/>
                        <w:r w:rsidRPr="00A31AB6">
                          <w:rPr>
                            <w:rFonts w:ascii="Courier New" w:hAnsi="Courier New" w:cs="Courier New"/>
                            <w:sz w:val="14"/>
                            <w:szCs w:val="14"/>
                            <w:lang w:val="en-GB"/>
                          </w:rPr>
                          <w:t xml:space="preserve"> {</w:t>
                        </w:r>
                      </w:p>
                      <w:p w14:paraId="6F1892C0"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OK = </w:t>
                        </w:r>
                        <w:proofErr w:type="gramStart"/>
                        <w:r>
                          <w:rPr>
                            <w:rFonts w:ascii="Courier New" w:hAnsi="Courier New" w:cs="Courier New"/>
                            <w:sz w:val="14"/>
                            <w:szCs w:val="14"/>
                            <w:lang w:val="en-GB"/>
                          </w:rPr>
                          <w:t>0;</w:t>
                        </w:r>
                        <w:proofErr w:type="gramEnd"/>
                      </w:p>
                      <w:p w14:paraId="1CC2C14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INVALID = </w:t>
                        </w:r>
                        <w:proofErr w:type="gramStart"/>
                        <w:r>
                          <w:rPr>
                            <w:rFonts w:ascii="Courier New" w:hAnsi="Courier New" w:cs="Courier New"/>
                            <w:sz w:val="14"/>
                            <w:szCs w:val="14"/>
                            <w:lang w:val="en-GB"/>
                          </w:rPr>
                          <w:t>1</w:t>
                        </w:r>
                        <w:r w:rsidRPr="00A31AB6">
                          <w:rPr>
                            <w:rFonts w:ascii="Courier New" w:hAnsi="Courier New" w:cs="Courier New"/>
                            <w:sz w:val="14"/>
                            <w:szCs w:val="14"/>
                            <w:lang w:val="en-GB"/>
                          </w:rPr>
                          <w:t>;</w:t>
                        </w:r>
                        <w:proofErr w:type="gramEnd"/>
                      </w:p>
                      <w:p w14:paraId="767D2EB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SUSPECT = </w:t>
                        </w:r>
                        <w:proofErr w:type="gramStart"/>
                        <w:r>
                          <w:rPr>
                            <w:rFonts w:ascii="Courier New" w:hAnsi="Courier New" w:cs="Courier New"/>
                            <w:sz w:val="14"/>
                            <w:szCs w:val="14"/>
                            <w:lang w:val="en-GB"/>
                          </w:rPr>
                          <w:t>2</w:t>
                        </w:r>
                        <w:r w:rsidRPr="00A31AB6">
                          <w:rPr>
                            <w:rFonts w:ascii="Courier New" w:hAnsi="Courier New" w:cs="Courier New"/>
                            <w:sz w:val="14"/>
                            <w:szCs w:val="14"/>
                            <w:lang w:val="en-GB"/>
                          </w:rPr>
                          <w:t>;</w:t>
                        </w:r>
                        <w:proofErr w:type="gramEnd"/>
                      </w:p>
                      <w:p w14:paraId="3B76C4C1"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MISSING = </w:t>
                        </w:r>
                        <w:proofErr w:type="gramStart"/>
                        <w:r>
                          <w:rPr>
                            <w:rFonts w:ascii="Courier New" w:hAnsi="Courier New" w:cs="Courier New"/>
                            <w:sz w:val="14"/>
                            <w:szCs w:val="14"/>
                            <w:lang w:val="en-GB"/>
                          </w:rPr>
                          <w:t>3</w:t>
                        </w:r>
                        <w:r w:rsidRPr="00A31AB6">
                          <w:rPr>
                            <w:rFonts w:ascii="Courier New" w:hAnsi="Courier New" w:cs="Courier New"/>
                            <w:sz w:val="14"/>
                            <w:szCs w:val="14"/>
                            <w:lang w:val="en-GB"/>
                          </w:rPr>
                          <w:t>;</w:t>
                        </w:r>
                        <w:proofErr w:type="gramEnd"/>
                      </w:p>
                      <w:p w14:paraId="5666EDA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PARTIAL = </w:t>
                        </w:r>
                        <w:proofErr w:type="gramStart"/>
                        <w:r>
                          <w:rPr>
                            <w:rFonts w:ascii="Courier New" w:hAnsi="Courier New" w:cs="Courier New"/>
                            <w:sz w:val="14"/>
                            <w:szCs w:val="14"/>
                            <w:lang w:val="en-GB"/>
                          </w:rPr>
                          <w:t>4</w:t>
                        </w:r>
                        <w:r w:rsidRPr="00A31AB6">
                          <w:rPr>
                            <w:rFonts w:ascii="Courier New" w:hAnsi="Courier New" w:cs="Courier New"/>
                            <w:sz w:val="14"/>
                            <w:szCs w:val="14"/>
                            <w:lang w:val="en-GB"/>
                          </w:rPr>
                          <w:t>;</w:t>
                        </w:r>
                        <w:proofErr w:type="gramEnd"/>
                      </w:p>
                      <w:p w14:paraId="45B86C86"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p w14:paraId="4F281B62"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proofErr w:type="spellStart"/>
                        <w:r w:rsidRPr="00A31AB6">
                          <w:rPr>
                            <w:rFonts w:ascii="Courier New" w:hAnsi="Courier New" w:cs="Courier New"/>
                            <w:sz w:val="14"/>
                            <w:szCs w:val="14"/>
                            <w:lang w:val="en-GB"/>
                          </w:rPr>
                          <w:t>enum</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RelativePosition</w:t>
                        </w:r>
                        <w:proofErr w:type="spellEnd"/>
                        <w:r w:rsidRPr="00A31AB6">
                          <w:rPr>
                            <w:rFonts w:ascii="Courier New" w:hAnsi="Courier New" w:cs="Courier New"/>
                            <w:sz w:val="14"/>
                            <w:szCs w:val="14"/>
                            <w:lang w:val="en-GB"/>
                          </w:rPr>
                          <w:t xml:space="preserve"> {</w:t>
                        </w:r>
                      </w:p>
                      <w:p w14:paraId="50AF5C1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NEAR_END = </w:t>
                        </w:r>
                        <w:proofErr w:type="gramStart"/>
                        <w:r w:rsidRPr="00A31AB6">
                          <w:rPr>
                            <w:rFonts w:ascii="Courier New" w:hAnsi="Courier New" w:cs="Courier New"/>
                            <w:sz w:val="14"/>
                            <w:szCs w:val="14"/>
                            <w:lang w:val="en-GB"/>
                          </w:rPr>
                          <w:t>0;</w:t>
                        </w:r>
                        <w:proofErr w:type="gramEnd"/>
                      </w:p>
                      <w:p w14:paraId="726D9262"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FAR_END = </w:t>
                        </w:r>
                        <w:proofErr w:type="gramStart"/>
                        <w:r w:rsidRPr="00A31AB6">
                          <w:rPr>
                            <w:rFonts w:ascii="Courier New" w:hAnsi="Courier New" w:cs="Courier New"/>
                            <w:sz w:val="14"/>
                            <w:szCs w:val="14"/>
                            <w:lang w:val="en-GB"/>
                          </w:rPr>
                          <w:t>1;</w:t>
                        </w:r>
                        <w:proofErr w:type="gramEnd"/>
                      </w:p>
                      <w:p w14:paraId="7095AF3D"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NOT_APPLICABLE = </w:t>
                        </w:r>
                        <w:proofErr w:type="gramStart"/>
                        <w:r w:rsidRPr="00A31AB6">
                          <w:rPr>
                            <w:rFonts w:ascii="Courier New" w:hAnsi="Courier New" w:cs="Courier New"/>
                            <w:sz w:val="14"/>
                            <w:szCs w:val="14"/>
                            <w:lang w:val="en-GB"/>
                          </w:rPr>
                          <w:t>2;</w:t>
                        </w:r>
                        <w:proofErr w:type="gramEnd"/>
                      </w:p>
                      <w:p w14:paraId="397097E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ALL_LOCATIONS = </w:t>
                        </w:r>
                        <w:proofErr w:type="gramStart"/>
                        <w:r>
                          <w:rPr>
                            <w:rFonts w:ascii="Courier New" w:hAnsi="Courier New" w:cs="Courier New"/>
                            <w:sz w:val="14"/>
                            <w:szCs w:val="14"/>
                            <w:lang w:val="en-GB"/>
                          </w:rPr>
                          <w:t>3;</w:t>
                        </w:r>
                        <w:proofErr w:type="gramEnd"/>
                      </w:p>
                      <w:p w14:paraId="2F7FF2D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p w14:paraId="5A9453AF"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bookmarkStart w:id="3305" w:name="_Hlk144381562"/>
                        <w:proofErr w:type="spellStart"/>
                        <w:r w:rsidRPr="00A31AB6">
                          <w:rPr>
                            <w:rFonts w:ascii="Courier New" w:hAnsi="Courier New" w:cs="Courier New"/>
                            <w:sz w:val="14"/>
                            <w:szCs w:val="14"/>
                            <w:lang w:val="en-GB"/>
                          </w:rPr>
                          <w:t>enum</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DirectionOfMeasuredSignal</w:t>
                        </w:r>
                        <w:proofErr w:type="spellEnd"/>
                        <w:r w:rsidRPr="00A31AB6">
                          <w:rPr>
                            <w:rFonts w:ascii="Courier New" w:hAnsi="Courier New" w:cs="Courier New"/>
                            <w:sz w:val="14"/>
                            <w:szCs w:val="14"/>
                            <w:lang w:val="en-GB"/>
                          </w:rPr>
                          <w:t xml:space="preserve"> {</w:t>
                        </w:r>
                      </w:p>
                      <w:p w14:paraId="075B4D26"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Pr>
                            <w:rFonts w:ascii="Courier New" w:hAnsi="Courier New" w:cs="Courier New"/>
                            <w:sz w:val="14"/>
                            <w:szCs w:val="14"/>
                            <w:lang w:val="en-GB"/>
                          </w:rPr>
                          <w:t>NO_DIRECTION</w:t>
                        </w:r>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0;</w:t>
                        </w:r>
                        <w:proofErr w:type="gramEnd"/>
                      </w:p>
                      <w:p w14:paraId="54AB65D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RECEIVE =</w:t>
                        </w:r>
                        <w:proofErr w:type="gramStart"/>
                        <w:r w:rsidRPr="00A31AB6">
                          <w:rPr>
                            <w:rFonts w:ascii="Courier New" w:hAnsi="Courier New" w:cs="Courier New"/>
                            <w:sz w:val="14"/>
                            <w:szCs w:val="14"/>
                            <w:lang w:val="en-GB"/>
                          </w:rPr>
                          <w:t>1;</w:t>
                        </w:r>
                        <w:proofErr w:type="gramEnd"/>
                      </w:p>
                      <w:p w14:paraId="4E6F14C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TRANSMIT = </w:t>
                        </w:r>
                        <w:proofErr w:type="gramStart"/>
                        <w:r w:rsidRPr="00A31AB6">
                          <w:rPr>
                            <w:rFonts w:ascii="Courier New" w:hAnsi="Courier New" w:cs="Courier New"/>
                            <w:sz w:val="14"/>
                            <w:szCs w:val="14"/>
                            <w:lang w:val="en-GB"/>
                          </w:rPr>
                          <w:t>2;</w:t>
                        </w:r>
                        <w:proofErr w:type="gramEnd"/>
                      </w:p>
                      <w:p w14:paraId="167C825D"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RECEIVE_AND_TRANSMIT = </w:t>
                        </w:r>
                        <w:proofErr w:type="gramStart"/>
                        <w:r>
                          <w:rPr>
                            <w:rFonts w:ascii="Courier New" w:hAnsi="Courier New" w:cs="Courier New"/>
                            <w:sz w:val="14"/>
                            <w:szCs w:val="14"/>
                            <w:lang w:val="en-GB"/>
                          </w:rPr>
                          <w:t>3;</w:t>
                        </w:r>
                        <w:proofErr w:type="gramEnd"/>
                      </w:p>
                      <w:p w14:paraId="41A1F77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CONTRA_RECEIVE = </w:t>
                        </w:r>
                        <w:proofErr w:type="gramStart"/>
                        <w:r>
                          <w:rPr>
                            <w:rFonts w:ascii="Courier New" w:hAnsi="Courier New" w:cs="Courier New"/>
                            <w:sz w:val="14"/>
                            <w:szCs w:val="14"/>
                            <w:lang w:val="en-GB"/>
                          </w:rPr>
                          <w:t>4</w:t>
                        </w:r>
                        <w:r w:rsidRPr="00A31AB6">
                          <w:rPr>
                            <w:rFonts w:ascii="Courier New" w:hAnsi="Courier New" w:cs="Courier New"/>
                            <w:sz w:val="14"/>
                            <w:szCs w:val="14"/>
                            <w:lang w:val="en-GB"/>
                          </w:rPr>
                          <w:t>;</w:t>
                        </w:r>
                        <w:proofErr w:type="gramEnd"/>
                      </w:p>
                      <w:p w14:paraId="7DA037BF"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CONTRA_TRANSMIT = </w:t>
                        </w:r>
                        <w:proofErr w:type="gramStart"/>
                        <w:r>
                          <w:rPr>
                            <w:rFonts w:ascii="Courier New" w:hAnsi="Courier New" w:cs="Courier New"/>
                            <w:sz w:val="14"/>
                            <w:szCs w:val="14"/>
                            <w:lang w:val="en-GB"/>
                          </w:rPr>
                          <w:t>5</w:t>
                        </w:r>
                        <w:r w:rsidRPr="00A31AB6">
                          <w:rPr>
                            <w:rFonts w:ascii="Courier New" w:hAnsi="Courier New" w:cs="Courier New"/>
                            <w:sz w:val="14"/>
                            <w:szCs w:val="14"/>
                            <w:lang w:val="en-GB"/>
                          </w:rPr>
                          <w:t>;</w:t>
                        </w:r>
                        <w:proofErr w:type="gramEnd"/>
                      </w:p>
                      <w:p w14:paraId="0687833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CONTRA_RECEIVE_AND_CONTRA_TRANSMIT = </w:t>
                        </w:r>
                        <w:proofErr w:type="gramStart"/>
                        <w:r>
                          <w:rPr>
                            <w:rFonts w:ascii="Courier New" w:hAnsi="Courier New" w:cs="Courier New"/>
                            <w:sz w:val="14"/>
                            <w:szCs w:val="14"/>
                            <w:lang w:val="en-GB"/>
                          </w:rPr>
                          <w:t>6;</w:t>
                        </w:r>
                        <w:proofErr w:type="gramEnd"/>
                      </w:p>
                      <w:p w14:paraId="17C18CF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bookmarkEnd w:id="3305"/>
                        <w:r w:rsidRPr="00A31AB6">
                          <w:rPr>
                            <w:rFonts w:ascii="Courier New" w:hAnsi="Courier New" w:cs="Courier New"/>
                            <w:sz w:val="14"/>
                            <w:szCs w:val="14"/>
                            <w:lang w:val="en-GB"/>
                          </w:rPr>
                          <w:t xml:space="preserve">   </w:t>
                        </w:r>
                      </w:p>
                      <w:p w14:paraId="77493A6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proofErr w:type="spellStart"/>
                        <w:r w:rsidRPr="00A31AB6">
                          <w:rPr>
                            <w:rFonts w:ascii="Courier New" w:hAnsi="Courier New" w:cs="Courier New"/>
                            <w:sz w:val="14"/>
                            <w:szCs w:val="14"/>
                            <w:lang w:val="en-GB"/>
                          </w:rPr>
                          <w:t>enum</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SampleQualifier</w:t>
                        </w:r>
                        <w:proofErr w:type="spellEnd"/>
                        <w:r w:rsidRPr="00A31AB6">
                          <w:rPr>
                            <w:rFonts w:ascii="Courier New" w:hAnsi="Courier New" w:cs="Courier New"/>
                            <w:sz w:val="14"/>
                            <w:szCs w:val="14"/>
                            <w:lang w:val="en-GB"/>
                          </w:rPr>
                          <w:t xml:space="preserve"> {</w:t>
                        </w:r>
                      </w:p>
                      <w:p w14:paraId="4F52E32D"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NORMAL = </w:t>
                        </w:r>
                        <w:proofErr w:type="gramStart"/>
                        <w:r>
                          <w:rPr>
                            <w:rFonts w:ascii="Courier New" w:hAnsi="Courier New" w:cs="Courier New"/>
                            <w:sz w:val="14"/>
                            <w:szCs w:val="14"/>
                            <w:lang w:val="en-GB"/>
                          </w:rPr>
                          <w:t>0;</w:t>
                        </w:r>
                        <w:proofErr w:type="gramEnd"/>
                      </w:p>
                      <w:p w14:paraId="39E21A2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DELAYED = </w:t>
                        </w:r>
                        <w:proofErr w:type="gramStart"/>
                        <w:r>
                          <w:rPr>
                            <w:rFonts w:ascii="Courier New" w:hAnsi="Courier New" w:cs="Courier New"/>
                            <w:sz w:val="14"/>
                            <w:szCs w:val="14"/>
                            <w:lang w:val="en-GB"/>
                          </w:rPr>
                          <w:t>1</w:t>
                        </w:r>
                        <w:r w:rsidRPr="00A31AB6">
                          <w:rPr>
                            <w:rFonts w:ascii="Courier New" w:hAnsi="Courier New" w:cs="Courier New"/>
                            <w:sz w:val="14"/>
                            <w:szCs w:val="14"/>
                            <w:lang w:val="en-GB"/>
                          </w:rPr>
                          <w:t>;</w:t>
                        </w:r>
                        <w:proofErr w:type="gramEnd"/>
                      </w:p>
                      <w:p w14:paraId="3211233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FINAL = </w:t>
                        </w:r>
                        <w:proofErr w:type="gramStart"/>
                        <w:r>
                          <w:rPr>
                            <w:rFonts w:ascii="Courier New" w:hAnsi="Courier New" w:cs="Courier New"/>
                            <w:sz w:val="14"/>
                            <w:szCs w:val="14"/>
                            <w:lang w:val="en-GB"/>
                          </w:rPr>
                          <w:t>2</w:t>
                        </w:r>
                        <w:r w:rsidRPr="00A31AB6">
                          <w:rPr>
                            <w:rFonts w:ascii="Courier New" w:hAnsi="Courier New" w:cs="Courier New"/>
                            <w:sz w:val="14"/>
                            <w:szCs w:val="14"/>
                            <w:lang w:val="en-GB"/>
                          </w:rPr>
                          <w:t>;</w:t>
                        </w:r>
                        <w:proofErr w:type="gramEnd"/>
                      </w:p>
                      <w:p w14:paraId="56814D9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FIRST = </w:t>
                        </w:r>
                        <w:proofErr w:type="gramStart"/>
                        <w:r>
                          <w:rPr>
                            <w:rFonts w:ascii="Courier New" w:hAnsi="Courier New" w:cs="Courier New"/>
                            <w:sz w:val="14"/>
                            <w:szCs w:val="14"/>
                            <w:lang w:val="en-GB"/>
                          </w:rPr>
                          <w:t>3</w:t>
                        </w:r>
                        <w:r w:rsidRPr="00A31AB6">
                          <w:rPr>
                            <w:rFonts w:ascii="Courier New" w:hAnsi="Courier New" w:cs="Courier New"/>
                            <w:sz w:val="14"/>
                            <w:szCs w:val="14"/>
                            <w:lang w:val="en-GB"/>
                          </w:rPr>
                          <w:t>;</w:t>
                        </w:r>
                        <w:proofErr w:type="gramEnd"/>
                      </w:p>
                      <w:p w14:paraId="398AC52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BASELINE=</w:t>
                        </w:r>
                        <w:proofErr w:type="gramStart"/>
                        <w:r>
                          <w:rPr>
                            <w:rFonts w:ascii="Courier New" w:hAnsi="Courier New" w:cs="Courier New"/>
                            <w:sz w:val="14"/>
                            <w:szCs w:val="14"/>
                            <w:lang w:val="en-GB"/>
                          </w:rPr>
                          <w:t>4</w:t>
                        </w:r>
                        <w:r w:rsidRPr="00A31AB6">
                          <w:rPr>
                            <w:rFonts w:ascii="Courier New" w:hAnsi="Courier New" w:cs="Courier New"/>
                            <w:sz w:val="14"/>
                            <w:szCs w:val="14"/>
                            <w:lang w:val="en-GB"/>
                          </w:rPr>
                          <w:t>;</w:t>
                        </w:r>
                        <w:proofErr w:type="gramEnd"/>
                      </w:p>
                      <w:p w14:paraId="1BB9D8C3" w14:textId="77777777" w:rsidR="0077224A" w:rsidRPr="004A712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txbxContent>
                  </v:textbox>
                  <w10:wrap type="topAndBottom" anchorx="margin"/>
                </v:rect>
              </w:pict>
            </mc:Fallback>
          </mc:AlternateContent>
        </w:r>
      </w:del>
    </w:p>
    <w:p w14:paraId="1B06CDF8" w14:textId="77777777" w:rsidR="00A22CEA" w:rsidRDefault="00974D1E" w:rsidP="00974D1E">
      <w:pPr>
        <w:pStyle w:val="Heading3"/>
      </w:pPr>
      <w:bookmarkStart w:id="3306" w:name="_Toc192619567"/>
      <w:r>
        <w:t>Contents of path</w:t>
      </w:r>
      <w:bookmarkEnd w:id="3306"/>
    </w:p>
    <w:p w14:paraId="6F1876A3" w14:textId="60314F90" w:rsidR="00D34E05" w:rsidRPr="00D34E05" w:rsidRDefault="00D34E05" w:rsidP="00D34E05">
      <w:r>
        <w:t xml:space="preserve">As discussed above, the path is expected to normally identify the </w:t>
      </w:r>
      <w:proofErr w:type="spellStart"/>
      <w:r>
        <w:t>oam</w:t>
      </w:r>
      <w:proofErr w:type="spellEnd"/>
      <w:r>
        <w:t>-job that controls the collection. The path can have no content</w:t>
      </w:r>
      <w:r w:rsidR="005151DA">
        <w:rPr>
          <w:rStyle w:val="FootnoteReference"/>
        </w:rPr>
        <w:footnoteReference w:id="72"/>
      </w:r>
      <w:r w:rsidR="007F6C65">
        <w:t>, essentially placing the measurement in the context if the measurement has sufficient content to be uniquely identifiable.</w:t>
      </w:r>
    </w:p>
    <w:p w14:paraId="188C395D" w14:textId="77777777" w:rsidR="00A447F3" w:rsidRDefault="00A447F3" w:rsidP="00B346D1">
      <w:pPr>
        <w:pStyle w:val="Heading3"/>
      </w:pPr>
      <w:bookmarkStart w:id="3307" w:name="_Ref143677483"/>
      <w:bookmarkStart w:id="3308" w:name="_Toc192619568"/>
      <w:r>
        <w:t>Subscription</w:t>
      </w:r>
      <w:bookmarkEnd w:id="3307"/>
      <w:bookmarkEnd w:id="3308"/>
    </w:p>
    <w:p w14:paraId="568158DC" w14:textId="5A831EDF" w:rsidR="00A447F3" w:rsidRDefault="00A447F3" w:rsidP="00A447F3">
      <w:r>
        <w:t xml:space="preserve">The </w:t>
      </w:r>
      <w:proofErr w:type="spellStart"/>
      <w:r w:rsidR="003F1A9E">
        <w:t>gNMI</w:t>
      </w:r>
      <w:proofErr w:type="spellEnd"/>
      <w:r>
        <w:t xml:space="preserve"> specification [GNMI</w:t>
      </w:r>
      <w:r w:rsidR="0045534B">
        <w:t>-SPEC</w:t>
      </w:r>
      <w:r>
        <w:t>] provides a full description of the subscription approaches available and the associated behavior.</w:t>
      </w:r>
    </w:p>
    <w:p w14:paraId="3B3AD2FA" w14:textId="16EE1531" w:rsidR="00A447F3" w:rsidRDefault="00A447F3" w:rsidP="00A447F3">
      <w:r>
        <w:t>The TAPI solution only utilizes a small subset of the specification</w:t>
      </w:r>
      <w:ins w:id="3309" w:author="Author">
        <w:r w:rsidR="00F10016">
          <w:t xml:space="preserve"> and only supports one stream per port</w:t>
        </w:r>
        <w:r w:rsidR="00357F13">
          <w:t xml:space="preserve"> in this release</w:t>
        </w:r>
      </w:ins>
      <w:r>
        <w:t xml:space="preserve">. The following list explains what is used and what not in the </w:t>
      </w:r>
      <w:proofErr w:type="spellStart"/>
      <w:r w:rsidRPr="00683EB1">
        <w:t>SubscribeRequest</w:t>
      </w:r>
      <w:proofErr w:type="spellEnd"/>
      <w:r>
        <w:t>:</w:t>
      </w:r>
    </w:p>
    <w:p w14:paraId="5ABC9F9A" w14:textId="77777777" w:rsidR="00A447F3" w:rsidRDefault="00A447F3" w:rsidP="00A447F3">
      <w:pPr>
        <w:pStyle w:val="ListParagraph"/>
        <w:numPr>
          <w:ilvl w:val="0"/>
          <w:numId w:val="83"/>
        </w:numPr>
        <w:spacing w:line="259" w:lineRule="auto"/>
      </w:pPr>
      <w:r w:rsidRPr="00D8489D">
        <w:rPr>
          <w:rFonts w:ascii="Consolas" w:hAnsi="Consolas"/>
          <w:color w:val="1F2328"/>
          <w:sz w:val="20"/>
          <w:szCs w:val="20"/>
        </w:rPr>
        <w:t>subscribe</w:t>
      </w:r>
      <w:r>
        <w:t xml:space="preserve">: provides a single entry </w:t>
      </w:r>
      <w:proofErr w:type="spellStart"/>
      <w:r w:rsidRPr="00D8489D">
        <w:rPr>
          <w:rFonts w:ascii="Consolas" w:hAnsi="Consolas"/>
          <w:color w:val="1F2328"/>
          <w:sz w:val="20"/>
          <w:szCs w:val="20"/>
        </w:rPr>
        <w:t>SubscriptionList</w:t>
      </w:r>
      <w:proofErr w:type="spellEnd"/>
    </w:p>
    <w:p w14:paraId="1143CE89" w14:textId="77777777" w:rsidR="00A447F3" w:rsidRDefault="00A447F3" w:rsidP="00A447F3">
      <w:pPr>
        <w:pStyle w:val="ListParagraph"/>
        <w:numPr>
          <w:ilvl w:val="0"/>
          <w:numId w:val="83"/>
        </w:numPr>
        <w:spacing w:line="259" w:lineRule="auto"/>
        <w:ind w:left="1080"/>
        <w:rPr>
          <w:rFonts w:ascii="Consolas" w:hAnsi="Consolas"/>
          <w:color w:val="1F2328"/>
          <w:sz w:val="20"/>
          <w:szCs w:val="20"/>
        </w:rPr>
      </w:pPr>
      <w:r>
        <w:rPr>
          <w:rFonts w:ascii="Consolas" w:hAnsi="Consolas"/>
          <w:color w:val="1F2328"/>
          <w:sz w:val="20"/>
          <w:szCs w:val="20"/>
        </w:rPr>
        <w:t xml:space="preserve">prefix: </w:t>
      </w:r>
      <w:r w:rsidRPr="00C41665">
        <w:rPr>
          <w:rFonts w:asciiTheme="minorHAnsi" w:hAnsiTheme="minorHAnsi"/>
          <w:color w:val="auto"/>
          <w:sz w:val="22"/>
          <w:szCs w:val="22"/>
        </w:rPr>
        <w:t>The path is everything in the context hence only the target needs to be specified</w:t>
      </w:r>
    </w:p>
    <w:p w14:paraId="71570D59" w14:textId="77777777" w:rsidR="00A447F3" w:rsidRDefault="00A447F3" w:rsidP="00A447F3">
      <w:pPr>
        <w:pStyle w:val="ListParagraph"/>
        <w:numPr>
          <w:ilvl w:val="1"/>
          <w:numId w:val="83"/>
        </w:numPr>
        <w:spacing w:line="259" w:lineRule="auto"/>
        <w:ind w:left="1800"/>
        <w:rPr>
          <w:rFonts w:ascii="Consolas" w:hAnsi="Consolas"/>
          <w:color w:val="1F2328"/>
          <w:sz w:val="20"/>
          <w:szCs w:val="20"/>
        </w:rPr>
      </w:pPr>
      <w:r>
        <w:rPr>
          <w:rFonts w:ascii="Consolas" w:hAnsi="Consolas"/>
          <w:color w:val="1F2328"/>
          <w:sz w:val="20"/>
          <w:szCs w:val="20"/>
        </w:rPr>
        <w:t>origin</w:t>
      </w:r>
      <w:r w:rsidRPr="00D01A6C">
        <w:rPr>
          <w:rFonts w:ascii="Consolas" w:hAnsi="Consolas"/>
          <w:color w:val="1F2328"/>
          <w:sz w:val="20"/>
          <w:szCs w:val="20"/>
        </w:rPr>
        <w:t xml:space="preserve">: </w:t>
      </w:r>
      <w:r>
        <w:t>omitted (disambiguates the path)</w:t>
      </w:r>
    </w:p>
    <w:p w14:paraId="33A7F649" w14:textId="77777777" w:rsidR="00A447F3" w:rsidRDefault="00A447F3" w:rsidP="00A447F3">
      <w:pPr>
        <w:pStyle w:val="ListParagraph"/>
        <w:numPr>
          <w:ilvl w:val="1"/>
          <w:numId w:val="83"/>
        </w:numPr>
        <w:spacing w:line="259" w:lineRule="auto"/>
        <w:ind w:left="1800"/>
        <w:rPr>
          <w:rFonts w:ascii="Consolas" w:hAnsi="Consolas"/>
          <w:color w:val="1F2328"/>
          <w:sz w:val="20"/>
          <w:szCs w:val="20"/>
        </w:rPr>
      </w:pPr>
      <w:proofErr w:type="spellStart"/>
      <w:r>
        <w:rPr>
          <w:rFonts w:ascii="Consolas" w:hAnsi="Consolas"/>
          <w:color w:val="1F2328"/>
          <w:sz w:val="20"/>
          <w:szCs w:val="20"/>
        </w:rPr>
        <w:t>elem</w:t>
      </w:r>
      <w:proofErr w:type="spellEnd"/>
      <w:r w:rsidRPr="00D01A6C">
        <w:rPr>
          <w:rFonts w:ascii="Consolas" w:hAnsi="Consolas"/>
          <w:color w:val="1F2328"/>
          <w:sz w:val="20"/>
          <w:szCs w:val="20"/>
        </w:rPr>
        <w:t xml:space="preserve">: </w:t>
      </w:r>
      <w:r>
        <w:t>omitted (no path details necessary as the stream is not restricted)</w:t>
      </w:r>
    </w:p>
    <w:p w14:paraId="4DA0182C" w14:textId="77777777" w:rsidR="00A447F3" w:rsidRPr="00457CE2" w:rsidRDefault="00A447F3" w:rsidP="00A447F3">
      <w:pPr>
        <w:pStyle w:val="ListParagraph"/>
        <w:numPr>
          <w:ilvl w:val="1"/>
          <w:numId w:val="83"/>
        </w:numPr>
        <w:spacing w:line="259" w:lineRule="auto"/>
        <w:ind w:left="1800"/>
        <w:rPr>
          <w:rFonts w:ascii="Consolas" w:hAnsi="Consolas"/>
          <w:color w:val="1F2328"/>
          <w:sz w:val="20"/>
          <w:szCs w:val="20"/>
        </w:rPr>
      </w:pPr>
      <w:r w:rsidRPr="00D01A6C">
        <w:rPr>
          <w:rFonts w:ascii="Consolas" w:hAnsi="Consolas"/>
          <w:color w:val="1F2328"/>
          <w:sz w:val="20"/>
          <w:szCs w:val="20"/>
        </w:rPr>
        <w:t xml:space="preserve">target: </w:t>
      </w:r>
      <w:r>
        <w:t>“</w:t>
      </w:r>
      <w:proofErr w:type="spellStart"/>
      <w:r>
        <w:t>tapi</w:t>
      </w:r>
      <w:proofErr w:type="spellEnd"/>
      <w:r>
        <w:t>”</w:t>
      </w:r>
      <w:r w:rsidR="00FE4D75">
        <w:t xml:space="preserve"> (</w:t>
      </w:r>
      <w:r w:rsidR="007F6C65">
        <w:t>n</w:t>
      </w:r>
      <w:r w:rsidR="00FE4D75" w:rsidRPr="00FE4D75">
        <w:t>o formal usage at this point. This may be omitted</w:t>
      </w:r>
      <w:r w:rsidR="00FE4D75">
        <w:t>)</w:t>
      </w:r>
    </w:p>
    <w:p w14:paraId="11CC3F08" w14:textId="77777777" w:rsidR="00A447F3" w:rsidRDefault="00A447F3" w:rsidP="00A447F3">
      <w:pPr>
        <w:pStyle w:val="ListParagraph"/>
        <w:numPr>
          <w:ilvl w:val="0"/>
          <w:numId w:val="82"/>
        </w:numPr>
        <w:spacing w:line="259" w:lineRule="auto"/>
        <w:ind w:left="1080"/>
      </w:pPr>
      <w:r>
        <w:rPr>
          <w:rFonts w:ascii="Consolas" w:hAnsi="Consolas"/>
          <w:color w:val="1F2328"/>
          <w:sz w:val="20"/>
          <w:szCs w:val="20"/>
        </w:rPr>
        <w:t>subscription</w:t>
      </w:r>
      <w:r>
        <w:t>:  only a single entry is required in the list</w:t>
      </w:r>
    </w:p>
    <w:p w14:paraId="639AD0B9" w14:textId="77777777" w:rsidR="00A447F3" w:rsidRPr="00AB472D" w:rsidRDefault="00A447F3" w:rsidP="00A447F3">
      <w:pPr>
        <w:pStyle w:val="ListParagraph"/>
        <w:numPr>
          <w:ilvl w:val="1"/>
          <w:numId w:val="82"/>
        </w:numPr>
        <w:spacing w:line="259" w:lineRule="auto"/>
        <w:ind w:left="1800"/>
      </w:pPr>
      <w:r>
        <w:rPr>
          <w:rFonts w:ascii="Consolas" w:hAnsi="Consolas"/>
          <w:color w:val="1F2328"/>
          <w:sz w:val="20"/>
          <w:szCs w:val="20"/>
        </w:rPr>
        <w:t>path</w:t>
      </w:r>
      <w:r w:rsidRPr="00D01A6C">
        <w:rPr>
          <w:rFonts w:ascii="Consolas" w:hAnsi="Consolas"/>
          <w:color w:val="1F2328"/>
          <w:sz w:val="20"/>
          <w:szCs w:val="20"/>
        </w:rPr>
        <w:t>:</w:t>
      </w:r>
      <w:r>
        <w:rPr>
          <w:rFonts w:ascii="Consolas" w:hAnsi="Consolas"/>
          <w:color w:val="1F2328"/>
          <w:sz w:val="20"/>
          <w:szCs w:val="20"/>
        </w:rPr>
        <w:t xml:space="preserve"> set to “{}”. </w:t>
      </w:r>
      <w:r>
        <w:t>Path is just the context and hence the root element, so the path is</w:t>
      </w:r>
      <w:r>
        <w:rPr>
          <w:rFonts w:ascii="Consolas" w:hAnsi="Consolas"/>
          <w:color w:val="1F2328"/>
          <w:sz w:val="20"/>
          <w:szCs w:val="20"/>
        </w:rPr>
        <w:t xml:space="preserve"> </w:t>
      </w:r>
      <w:r w:rsidRPr="00C41665">
        <w:rPr>
          <w:rFonts w:asciiTheme="minorHAnsi" w:hAnsiTheme="minorHAnsi"/>
          <w:color w:val="auto"/>
          <w:sz w:val="22"/>
          <w:szCs w:val="22"/>
        </w:rPr>
        <w:t xml:space="preserve">essentially </w:t>
      </w:r>
      <w:r>
        <w:rPr>
          <w:rFonts w:ascii="Consolas" w:hAnsi="Consolas"/>
          <w:color w:val="1F2328"/>
          <w:sz w:val="20"/>
          <w:szCs w:val="20"/>
        </w:rPr>
        <w:t>null.</w:t>
      </w:r>
    </w:p>
    <w:p w14:paraId="45463999" w14:textId="77777777" w:rsidR="00A447F3" w:rsidRDefault="00A447F3" w:rsidP="00A447F3">
      <w:pPr>
        <w:pStyle w:val="ListParagraph"/>
        <w:numPr>
          <w:ilvl w:val="1"/>
          <w:numId w:val="82"/>
        </w:numPr>
        <w:spacing w:line="259" w:lineRule="auto"/>
        <w:ind w:left="1800"/>
      </w:pPr>
      <w:r>
        <w:rPr>
          <w:rFonts w:ascii="Consolas" w:hAnsi="Consolas"/>
          <w:color w:val="1F2328"/>
          <w:sz w:val="20"/>
          <w:szCs w:val="20"/>
        </w:rPr>
        <w:t>mode</w:t>
      </w:r>
      <w:r>
        <w:t>: TARGET_DEFINED. This allows the provider to choose the best reporting strategy, i.e., whether the report is on change, sample etc., depending upon the specific measure characteristics</w:t>
      </w:r>
    </w:p>
    <w:p w14:paraId="321C8E1B" w14:textId="185248B3" w:rsidR="00A447F3" w:rsidRDefault="00A447F3" w:rsidP="00A447F3">
      <w:pPr>
        <w:pStyle w:val="ListParagraph"/>
        <w:numPr>
          <w:ilvl w:val="1"/>
          <w:numId w:val="82"/>
        </w:numPr>
        <w:spacing w:line="259" w:lineRule="auto"/>
        <w:ind w:left="1800"/>
      </w:pPr>
      <w:proofErr w:type="spellStart"/>
      <w:r>
        <w:rPr>
          <w:rFonts w:ascii="Consolas" w:hAnsi="Consolas"/>
          <w:color w:val="1F2328"/>
          <w:sz w:val="20"/>
          <w:szCs w:val="20"/>
        </w:rPr>
        <w:t>sample_interval</w:t>
      </w:r>
      <w:proofErr w:type="spellEnd"/>
      <w:r>
        <w:t>: omitted (</w:t>
      </w:r>
      <w:proofErr w:type="spellStart"/>
      <w:r w:rsidR="003F1A9E">
        <w:t>gNMI</w:t>
      </w:r>
      <w:proofErr w:type="spellEnd"/>
      <w:r>
        <w:t xml:space="preserve"> specifies that the value zero means provider choice, however as the field is optional in </w:t>
      </w:r>
      <w:proofErr w:type="spellStart"/>
      <w:r>
        <w:t>protobuf</w:t>
      </w:r>
      <w:proofErr w:type="spellEnd"/>
      <w:r>
        <w:t xml:space="preserve"> it would appear reasonable to omit the field </w:t>
      </w:r>
      <w:proofErr w:type="gramStart"/>
      <w:r>
        <w:t>so as to</w:t>
      </w:r>
      <w:proofErr w:type="gramEnd"/>
      <w:r>
        <w:t xml:space="preserve"> indicate provider choice).</w:t>
      </w:r>
    </w:p>
    <w:p w14:paraId="0C846E64" w14:textId="77777777" w:rsidR="00A447F3" w:rsidRDefault="00A447F3" w:rsidP="00A447F3">
      <w:pPr>
        <w:pStyle w:val="ListParagraph"/>
        <w:numPr>
          <w:ilvl w:val="1"/>
          <w:numId w:val="82"/>
        </w:numPr>
        <w:spacing w:line="259" w:lineRule="auto"/>
        <w:ind w:left="1800"/>
      </w:pPr>
      <w:proofErr w:type="spellStart"/>
      <w:r>
        <w:rPr>
          <w:rFonts w:ascii="Consolas" w:hAnsi="Consolas"/>
          <w:color w:val="1F2328"/>
          <w:sz w:val="20"/>
          <w:szCs w:val="20"/>
        </w:rPr>
        <w:t>suppress_redundant</w:t>
      </w:r>
      <w:proofErr w:type="spellEnd"/>
      <w:r>
        <w:t>: omitted (Value suppression is not supported currently and will be specified on a per counter basis in future. Hence this is provider choice based upon other properties).</w:t>
      </w:r>
    </w:p>
    <w:p w14:paraId="4F8B97DE" w14:textId="77777777" w:rsidR="00A447F3" w:rsidRDefault="00A447F3" w:rsidP="00A447F3">
      <w:pPr>
        <w:pStyle w:val="ListParagraph"/>
        <w:numPr>
          <w:ilvl w:val="1"/>
          <w:numId w:val="82"/>
        </w:numPr>
        <w:spacing w:line="259" w:lineRule="auto"/>
        <w:ind w:left="1800"/>
      </w:pPr>
      <w:proofErr w:type="spellStart"/>
      <w:r>
        <w:rPr>
          <w:rFonts w:ascii="Consolas" w:hAnsi="Consolas"/>
          <w:color w:val="1F2328"/>
          <w:sz w:val="20"/>
          <w:szCs w:val="20"/>
        </w:rPr>
        <w:t>heartbeat_interval</w:t>
      </w:r>
      <w:proofErr w:type="spellEnd"/>
      <w:r>
        <w:t>: omitted</w:t>
      </w:r>
      <w:r w:rsidR="0063041E">
        <w:rPr>
          <w:rStyle w:val="FootnoteReference"/>
        </w:rPr>
        <w:footnoteReference w:id="73"/>
      </w:r>
    </w:p>
    <w:p w14:paraId="394DF990" w14:textId="77777777" w:rsidR="00A447F3" w:rsidRDefault="00A447F3" w:rsidP="00A447F3">
      <w:pPr>
        <w:pStyle w:val="ListParagraph"/>
        <w:numPr>
          <w:ilvl w:val="0"/>
          <w:numId w:val="82"/>
        </w:numPr>
        <w:spacing w:line="259" w:lineRule="auto"/>
        <w:ind w:left="1080"/>
      </w:pPr>
      <w:proofErr w:type="spellStart"/>
      <w:r>
        <w:rPr>
          <w:rFonts w:ascii="Consolas" w:hAnsi="Consolas"/>
          <w:color w:val="1F2328"/>
          <w:sz w:val="20"/>
          <w:szCs w:val="20"/>
        </w:rPr>
        <w:t>qos</w:t>
      </w:r>
      <w:proofErr w:type="spellEnd"/>
      <w:r>
        <w:t>: omitted (the field is not used and hence should not be present in the subscription. If present it should be ignored)</w:t>
      </w:r>
    </w:p>
    <w:p w14:paraId="7F6BE1F3" w14:textId="77777777" w:rsidR="00A447F3" w:rsidRPr="00267231" w:rsidRDefault="00A447F3" w:rsidP="00A447F3">
      <w:pPr>
        <w:pStyle w:val="ListParagraph"/>
        <w:numPr>
          <w:ilvl w:val="0"/>
          <w:numId w:val="82"/>
        </w:numPr>
        <w:spacing w:line="259" w:lineRule="auto"/>
        <w:ind w:left="1080"/>
      </w:pPr>
      <w:r>
        <w:rPr>
          <w:rFonts w:ascii="Consolas" w:hAnsi="Consolas"/>
          <w:color w:val="1F2328"/>
          <w:sz w:val="20"/>
          <w:szCs w:val="20"/>
        </w:rPr>
        <w:t xml:space="preserve">mode: </w:t>
      </w:r>
      <w:r w:rsidRPr="00F76D40">
        <w:rPr>
          <w:rFonts w:asciiTheme="minorHAnsi" w:hAnsiTheme="minorHAnsi"/>
          <w:color w:val="auto"/>
          <w:sz w:val="22"/>
          <w:szCs w:val="22"/>
        </w:rPr>
        <w:t>STREAM</w:t>
      </w:r>
    </w:p>
    <w:p w14:paraId="68C822E8" w14:textId="77777777" w:rsidR="00A447F3" w:rsidRDefault="00A447F3" w:rsidP="00A447F3">
      <w:pPr>
        <w:pStyle w:val="ListParagraph"/>
        <w:numPr>
          <w:ilvl w:val="0"/>
          <w:numId w:val="82"/>
        </w:numPr>
        <w:spacing w:line="259" w:lineRule="auto"/>
        <w:ind w:left="1080"/>
      </w:pPr>
      <w:proofErr w:type="spellStart"/>
      <w:r>
        <w:rPr>
          <w:rFonts w:ascii="Consolas" w:hAnsi="Consolas"/>
          <w:color w:val="1F2328"/>
          <w:sz w:val="20"/>
          <w:szCs w:val="20"/>
        </w:rPr>
        <w:t>allow_aggregation</w:t>
      </w:r>
      <w:proofErr w:type="spellEnd"/>
      <w:r>
        <w:rPr>
          <w:rFonts w:ascii="Consolas" w:hAnsi="Consolas"/>
          <w:color w:val="1F2328"/>
          <w:sz w:val="20"/>
          <w:szCs w:val="20"/>
        </w:rPr>
        <w:t xml:space="preserve">: </w:t>
      </w:r>
      <w:r>
        <w:t>omitted (the field is not used and hence should not be present in the subscription. If present it should be ignored).</w:t>
      </w:r>
    </w:p>
    <w:p w14:paraId="60F01364" w14:textId="77777777" w:rsidR="00A447F3" w:rsidRDefault="00A447F3" w:rsidP="00A447F3">
      <w:pPr>
        <w:pStyle w:val="ListParagraph"/>
        <w:numPr>
          <w:ilvl w:val="0"/>
          <w:numId w:val="82"/>
        </w:numPr>
        <w:spacing w:line="259" w:lineRule="auto"/>
        <w:ind w:left="1080"/>
      </w:pPr>
      <w:proofErr w:type="spellStart"/>
      <w:r>
        <w:rPr>
          <w:rFonts w:ascii="Consolas" w:hAnsi="Consolas"/>
          <w:color w:val="1F2328"/>
          <w:sz w:val="20"/>
          <w:szCs w:val="20"/>
        </w:rPr>
        <w:t>use_models</w:t>
      </w:r>
      <w:proofErr w:type="spellEnd"/>
      <w:r>
        <w:t>: omitted (not stated as this means all models are considered)</w:t>
      </w:r>
    </w:p>
    <w:p w14:paraId="7524DFDB" w14:textId="77777777" w:rsidR="00A447F3" w:rsidRDefault="00A447F3" w:rsidP="00A447F3">
      <w:pPr>
        <w:pStyle w:val="ListParagraph"/>
        <w:numPr>
          <w:ilvl w:val="0"/>
          <w:numId w:val="82"/>
        </w:numPr>
        <w:spacing w:line="259" w:lineRule="auto"/>
        <w:ind w:left="1080"/>
      </w:pPr>
      <w:proofErr w:type="spellStart"/>
      <w:r>
        <w:rPr>
          <w:rFonts w:ascii="Consolas" w:hAnsi="Consolas"/>
          <w:color w:val="1F2328"/>
          <w:sz w:val="20"/>
          <w:szCs w:val="20"/>
        </w:rPr>
        <w:t>updates_only</w:t>
      </w:r>
      <w:proofErr w:type="spellEnd"/>
      <w:r>
        <w:t>: true (same value suppression</w:t>
      </w:r>
      <w:r w:rsidR="0045534B">
        <w:t>, when supported,</w:t>
      </w:r>
      <w:r>
        <w:t xml:space="preserve"> will use another mechanism)</w:t>
      </w:r>
    </w:p>
    <w:p w14:paraId="22ACD06B" w14:textId="77777777" w:rsidR="00A447F3" w:rsidRDefault="00A447F3" w:rsidP="00A447F3">
      <w:pPr>
        <w:pStyle w:val="ListParagraph"/>
        <w:numPr>
          <w:ilvl w:val="0"/>
          <w:numId w:val="82"/>
        </w:numPr>
        <w:spacing w:line="259" w:lineRule="auto"/>
      </w:pPr>
      <w:r>
        <w:rPr>
          <w:rFonts w:ascii="Consolas" w:hAnsi="Consolas"/>
          <w:color w:val="1F2328"/>
          <w:sz w:val="20"/>
          <w:szCs w:val="20"/>
        </w:rPr>
        <w:t>extension</w:t>
      </w:r>
      <w:r w:rsidRPr="000C25FF">
        <w:t>:</w:t>
      </w:r>
      <w:r>
        <w:t xml:space="preserve"> </w:t>
      </w:r>
    </w:p>
    <w:p w14:paraId="5AC45616" w14:textId="77777777" w:rsidR="00A447F3" w:rsidRDefault="00A447F3" w:rsidP="00A447F3">
      <w:pPr>
        <w:pStyle w:val="ListParagraph"/>
        <w:numPr>
          <w:ilvl w:val="1"/>
          <w:numId w:val="82"/>
        </w:numPr>
        <w:spacing w:line="259" w:lineRule="auto"/>
      </w:pPr>
      <w:r>
        <w:rPr>
          <w:rFonts w:ascii="Consolas" w:hAnsi="Consolas"/>
          <w:color w:val="1F2328"/>
          <w:sz w:val="20"/>
          <w:szCs w:val="20"/>
        </w:rPr>
        <w:t>History</w:t>
      </w:r>
      <w:r w:rsidRPr="00863769">
        <w:t>:</w:t>
      </w:r>
      <w:r>
        <w:t xml:space="preserve"> </w:t>
      </w:r>
      <w:r w:rsidR="002C20B9">
        <w:t>This is defined in [GNMI-HIST]</w:t>
      </w:r>
    </w:p>
    <w:p w14:paraId="39277331" w14:textId="77777777" w:rsidR="00A447F3" w:rsidRPr="003F4897" w:rsidRDefault="00A447F3" w:rsidP="00A447F3">
      <w:pPr>
        <w:pStyle w:val="ListParagraph"/>
        <w:numPr>
          <w:ilvl w:val="2"/>
          <w:numId w:val="82"/>
        </w:numPr>
        <w:spacing w:line="259" w:lineRule="auto"/>
      </w:pPr>
      <w:r w:rsidRPr="00227E97">
        <w:rPr>
          <w:rFonts w:ascii="Consolas" w:hAnsi="Consolas"/>
          <w:color w:val="1F2328"/>
          <w:sz w:val="20"/>
          <w:szCs w:val="20"/>
        </w:rPr>
        <w:t>range</w:t>
      </w:r>
      <w:r>
        <w:rPr>
          <w:rFonts w:ascii="Consolas" w:hAnsi="Consolas"/>
          <w:color w:val="1F2328"/>
          <w:sz w:val="20"/>
          <w:szCs w:val="20"/>
        </w:rPr>
        <w:t xml:space="preserve">: </w:t>
      </w:r>
      <w:r>
        <w:t xml:space="preserve">Used to allow for lossless recovery from short comms failures. Uses </w:t>
      </w:r>
      <w:r w:rsidRPr="005B073E">
        <w:rPr>
          <w:rFonts w:ascii="Consolas" w:eastAsia="Times New Roman" w:hAnsi="Consolas" w:cs="Courier New"/>
          <w:color w:val="1F2328"/>
          <w:sz w:val="20"/>
          <w:szCs w:val="20"/>
          <w:bdr w:val="none" w:sz="0" w:space="0" w:color="auto" w:frame="1"/>
        </w:rPr>
        <w:t xml:space="preserve">message </w:t>
      </w:r>
      <w:proofErr w:type="spellStart"/>
      <w:r w:rsidRPr="005B073E">
        <w:rPr>
          <w:rFonts w:ascii="Consolas" w:eastAsia="Times New Roman" w:hAnsi="Consolas" w:cs="Courier New"/>
          <w:color w:val="1F2328"/>
          <w:sz w:val="20"/>
          <w:szCs w:val="20"/>
          <w:bdr w:val="none" w:sz="0" w:space="0" w:color="auto" w:frame="1"/>
        </w:rPr>
        <w:t>TimeRange</w:t>
      </w:r>
      <w:proofErr w:type="spellEnd"/>
      <w:r>
        <w:rPr>
          <w:rFonts w:ascii="Consolas" w:eastAsia="Times New Roman" w:hAnsi="Consolas" w:cs="Courier New"/>
          <w:color w:val="1F2328"/>
          <w:sz w:val="20"/>
          <w:szCs w:val="20"/>
          <w:bdr w:val="none" w:sz="0" w:space="0" w:color="auto" w:frame="1"/>
        </w:rPr>
        <w:t>:</w:t>
      </w:r>
    </w:p>
    <w:p w14:paraId="397AF98A" w14:textId="15AE2BCA" w:rsidR="00A447F3" w:rsidRPr="00C13B9C" w:rsidRDefault="00A447F3" w:rsidP="00A447F3">
      <w:pPr>
        <w:pStyle w:val="ListParagraph"/>
        <w:numPr>
          <w:ilvl w:val="3"/>
          <w:numId w:val="82"/>
        </w:numPr>
        <w:spacing w:line="259" w:lineRule="auto"/>
      </w:pPr>
      <w:r>
        <w:rPr>
          <w:rFonts w:ascii="Consolas" w:hAnsi="Consolas"/>
          <w:color w:val="1F2328"/>
          <w:sz w:val="20"/>
          <w:szCs w:val="20"/>
        </w:rPr>
        <w:lastRenderedPageBreak/>
        <w:t xml:space="preserve">start: </w:t>
      </w:r>
      <w:r w:rsidRPr="00C809B3">
        <w:t>the time from which the stream continuation is required. If the start time has not yet elapsed, the server may either return an UNIMPLEMENTED error or start from the next available performance report</w:t>
      </w:r>
      <w:r w:rsidRPr="00C03246">
        <w:rPr>
          <w:rPrChange w:id="3310" w:author="Author">
            <w:rPr>
              <w:rFonts w:ascii="Consolas" w:hAnsi="Consolas"/>
              <w:color w:val="1F2328"/>
              <w:sz w:val="20"/>
              <w:szCs w:val="20"/>
            </w:rPr>
          </w:rPrChange>
        </w:rPr>
        <w:t xml:space="preserve">. </w:t>
      </w:r>
      <w:r w:rsidRPr="00C03246">
        <w:rPr>
          <w:rPrChange w:id="3311" w:author="Author">
            <w:rPr>
              <w:rFonts w:asciiTheme="minorHAnsi" w:hAnsiTheme="minorHAnsi"/>
              <w:color w:val="auto"/>
              <w:sz w:val="22"/>
              <w:szCs w:val="22"/>
            </w:rPr>
          </w:rPrChange>
        </w:rPr>
        <w:t xml:space="preserve">This is to be interpreted as the time the record was </w:t>
      </w:r>
      <w:del w:id="3312" w:author="Author">
        <w:r w:rsidRPr="00C03246" w:rsidDel="00D54F0F">
          <w:rPr>
            <w:rPrChange w:id="3313" w:author="Author">
              <w:rPr>
                <w:rFonts w:asciiTheme="minorHAnsi" w:hAnsiTheme="minorHAnsi"/>
                <w:color w:val="auto"/>
                <w:sz w:val="22"/>
                <w:szCs w:val="22"/>
              </w:rPr>
            </w:rPrChange>
          </w:rPr>
          <w:delText xml:space="preserve">sent </w:delText>
        </w:r>
      </w:del>
      <w:ins w:id="3314" w:author="Author">
        <w:r w:rsidR="00D54F0F" w:rsidRPr="00C03246">
          <w:rPr>
            <w:rPrChange w:id="3315" w:author="Author">
              <w:rPr>
                <w:rFonts w:asciiTheme="minorHAnsi" w:hAnsiTheme="minorHAnsi"/>
                <w:color w:val="auto"/>
                <w:sz w:val="22"/>
                <w:szCs w:val="22"/>
              </w:rPr>
            </w:rPrChange>
          </w:rPr>
          <w:t xml:space="preserve">created/logged </w:t>
        </w:r>
      </w:ins>
      <w:r w:rsidRPr="00C03246">
        <w:rPr>
          <w:rPrChange w:id="3316" w:author="Author">
            <w:rPr>
              <w:rFonts w:asciiTheme="minorHAnsi" w:hAnsiTheme="minorHAnsi"/>
              <w:color w:val="auto"/>
              <w:sz w:val="22"/>
              <w:szCs w:val="22"/>
            </w:rPr>
          </w:rPrChange>
        </w:rPr>
        <w:t xml:space="preserve">(not the time the measure was </w:t>
      </w:r>
      <w:ins w:id="3317" w:author="Author">
        <w:r w:rsidR="00D54F0F" w:rsidRPr="00C03246">
          <w:rPr>
            <w:rPrChange w:id="3318" w:author="Author">
              <w:rPr>
                <w:rFonts w:asciiTheme="minorHAnsi" w:hAnsiTheme="minorHAnsi"/>
                <w:color w:val="auto"/>
                <w:sz w:val="22"/>
                <w:szCs w:val="22"/>
              </w:rPr>
            </w:rPrChange>
          </w:rPr>
          <w:t>made/</w:t>
        </w:r>
      </w:ins>
      <w:r w:rsidRPr="00C03246">
        <w:rPr>
          <w:rPrChange w:id="3319" w:author="Author">
            <w:rPr>
              <w:rFonts w:asciiTheme="minorHAnsi" w:hAnsiTheme="minorHAnsi"/>
              <w:color w:val="auto"/>
              <w:sz w:val="22"/>
              <w:szCs w:val="22"/>
            </w:rPr>
          </w:rPrChange>
        </w:rPr>
        <w:t>collected).</w:t>
      </w:r>
    </w:p>
    <w:p w14:paraId="3DC3FBB3" w14:textId="67085230" w:rsidR="00A447F3" w:rsidRDefault="00A447F3" w:rsidP="00A447F3">
      <w:pPr>
        <w:pStyle w:val="ListParagraph"/>
        <w:numPr>
          <w:ilvl w:val="3"/>
          <w:numId w:val="82"/>
        </w:numPr>
        <w:spacing w:line="259" w:lineRule="auto"/>
      </w:pPr>
      <w:r>
        <w:rPr>
          <w:rFonts w:ascii="Consolas" w:hAnsi="Consolas"/>
          <w:color w:val="1F2328"/>
          <w:sz w:val="20"/>
          <w:szCs w:val="20"/>
        </w:rPr>
        <w:t xml:space="preserve">end: </w:t>
      </w:r>
      <w:r w:rsidRPr="00C809B3">
        <w:t>omitted (</w:t>
      </w:r>
      <w:proofErr w:type="spellStart"/>
      <w:r w:rsidR="003F1A9E">
        <w:t>gNMI</w:t>
      </w:r>
      <w:proofErr w:type="spellEnd"/>
      <w:r w:rsidRPr="00C809B3">
        <w:t xml:space="preserve"> specifies that max int means no end, however as the field is optional in </w:t>
      </w:r>
      <w:proofErr w:type="spellStart"/>
      <w:r w:rsidRPr="00C809B3">
        <w:t>protobuf</w:t>
      </w:r>
      <w:proofErr w:type="spellEnd"/>
      <w:r w:rsidRPr="00C809B3">
        <w:t xml:space="preserve"> it </w:t>
      </w:r>
      <w:r>
        <w:t xml:space="preserve">would appear reasonable to omit the field </w:t>
      </w:r>
      <w:proofErr w:type="gramStart"/>
      <w:r>
        <w:t>so as to</w:t>
      </w:r>
      <w:proofErr w:type="gramEnd"/>
      <w:r>
        <w:t xml:space="preserve"> indicate no end).</w:t>
      </w:r>
    </w:p>
    <w:p w14:paraId="229BD054" w14:textId="77777777" w:rsidR="00A447F3" w:rsidRDefault="00A447F3" w:rsidP="00A447F3">
      <w:pPr>
        <w:pStyle w:val="ListParagraph"/>
        <w:numPr>
          <w:ilvl w:val="2"/>
          <w:numId w:val="82"/>
        </w:numPr>
        <w:spacing w:line="259" w:lineRule="auto"/>
      </w:pPr>
      <w:proofErr w:type="spellStart"/>
      <w:r>
        <w:rPr>
          <w:rFonts w:ascii="Consolas" w:hAnsi="Consolas"/>
          <w:color w:val="1F2328"/>
          <w:sz w:val="20"/>
          <w:szCs w:val="20"/>
        </w:rPr>
        <w:t>snapshot_time</w:t>
      </w:r>
      <w:proofErr w:type="spellEnd"/>
      <w:r>
        <w:rPr>
          <w:rFonts w:ascii="Consolas" w:hAnsi="Consolas"/>
          <w:color w:val="1F2328"/>
          <w:sz w:val="20"/>
          <w:szCs w:val="20"/>
        </w:rPr>
        <w:t xml:space="preserve">: </w:t>
      </w:r>
      <w:r w:rsidRPr="00F76D40">
        <w:rPr>
          <w:rFonts w:asciiTheme="minorHAnsi" w:hAnsiTheme="minorHAnsi"/>
          <w:color w:val="auto"/>
          <w:sz w:val="22"/>
          <w:szCs w:val="22"/>
        </w:rPr>
        <w:t>Not used.</w:t>
      </w:r>
    </w:p>
    <w:p w14:paraId="4E93F93C" w14:textId="77777777" w:rsidR="00A447F3" w:rsidRDefault="00A447F3" w:rsidP="00A447F3">
      <w:r>
        <w:t xml:space="preserve">Following is an example subscription message (which will be encoded in </w:t>
      </w:r>
      <w:proofErr w:type="spellStart"/>
      <w:r>
        <w:t>protobuf</w:t>
      </w:r>
      <w:proofErr w:type="spellEnd"/>
      <w:r>
        <w:t>):</w:t>
      </w:r>
    </w:p>
    <w:p w14:paraId="1DCD6105"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w:t>
      </w:r>
    </w:p>
    <w:p w14:paraId="6B0FB7B5"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"subscribe": {</w:t>
      </w:r>
    </w:p>
    <w:p w14:paraId="5507921D"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"prefix": {</w:t>
      </w:r>
    </w:p>
    <w:p w14:paraId="1E7D4A03"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"target": "</w:t>
      </w:r>
      <w:proofErr w:type="spellStart"/>
      <w:r w:rsidRPr="00CB23C2">
        <w:rPr>
          <w:rFonts w:ascii="Consolas" w:eastAsia="Times New Roman" w:hAnsi="Consolas" w:cs="Courier New"/>
          <w:color w:val="1D1C1D"/>
          <w:sz w:val="18"/>
        </w:rPr>
        <w:t>tapi</w:t>
      </w:r>
      <w:proofErr w:type="spellEnd"/>
      <w:r w:rsidRPr="00CB23C2">
        <w:rPr>
          <w:rFonts w:ascii="Consolas" w:eastAsia="Times New Roman" w:hAnsi="Consolas" w:cs="Courier New"/>
          <w:color w:val="1D1C1D"/>
          <w:sz w:val="18"/>
        </w:rPr>
        <w:t>"</w:t>
      </w:r>
    </w:p>
    <w:p w14:paraId="478D2902"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0D6B1C5A"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"subscription": [</w:t>
      </w:r>
    </w:p>
    <w:p w14:paraId="612B6E60"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5A36563B"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"mode": "SAMPLE",</w:t>
      </w:r>
    </w:p>
    <w:p w14:paraId="7196EAD9"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"path": {},</w:t>
      </w:r>
    </w:p>
    <w:p w14:paraId="45BC89BB"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roofErr w:type="spellStart"/>
      <w:proofErr w:type="gramStart"/>
      <w:r w:rsidRPr="00CB23C2">
        <w:rPr>
          <w:rFonts w:ascii="Consolas" w:eastAsia="Times New Roman" w:hAnsi="Consolas" w:cs="Courier New"/>
          <w:color w:val="1D1C1D"/>
          <w:sz w:val="18"/>
        </w:rPr>
        <w:t>sample</w:t>
      </w:r>
      <w:proofErr w:type="gramEnd"/>
      <w:r w:rsidRPr="00CB23C2">
        <w:rPr>
          <w:rFonts w:ascii="Consolas" w:eastAsia="Times New Roman" w:hAnsi="Consolas" w:cs="Courier New"/>
          <w:color w:val="1D1C1D"/>
          <w:sz w:val="18"/>
        </w:rPr>
        <w:t>_interval</w:t>
      </w:r>
      <w:proofErr w:type="spellEnd"/>
      <w:r w:rsidRPr="00CB23C2">
        <w:rPr>
          <w:rFonts w:ascii="Consolas" w:eastAsia="Times New Roman" w:hAnsi="Consolas" w:cs="Courier New"/>
          <w:color w:val="1D1C1D"/>
          <w:sz w:val="18"/>
        </w:rPr>
        <w:t>": 0</w:t>
      </w:r>
    </w:p>
    <w:p w14:paraId="6CFCB15C"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352CFBE0"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19C7981E"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roofErr w:type="spellStart"/>
      <w:r w:rsidRPr="00CB23C2">
        <w:rPr>
          <w:rFonts w:ascii="Consolas" w:eastAsia="Times New Roman" w:hAnsi="Consolas" w:cs="Courier New"/>
          <w:color w:val="1D1C1D"/>
          <w:sz w:val="18"/>
        </w:rPr>
        <w:t>updatesOnly</w:t>
      </w:r>
      <w:proofErr w:type="spellEnd"/>
      <w:r w:rsidRPr="00CB23C2">
        <w:rPr>
          <w:rFonts w:ascii="Consolas" w:eastAsia="Times New Roman" w:hAnsi="Consolas" w:cs="Courier New"/>
          <w:color w:val="1D1C1D"/>
          <w:sz w:val="18"/>
        </w:rPr>
        <w:t>": true</w:t>
      </w:r>
    </w:p>
    <w:p w14:paraId="19238547"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02BCA81F"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w:t>
      </w:r>
    </w:p>
    <w:p w14:paraId="1A8A7100" w14:textId="77777777" w:rsidR="00A447F3" w:rsidRDefault="00A447F3" w:rsidP="00A447F3"/>
    <w:p w14:paraId="4C1DC845" w14:textId="77777777" w:rsidR="00A447F3" w:rsidRDefault="00A447F3" w:rsidP="00A447F3">
      <w:r>
        <w:t>Note that it is anticipated that when suppression mechanisms are supported such that a baseline needs to be provided, that “</w:t>
      </w:r>
      <w:proofErr w:type="spellStart"/>
      <w:r>
        <w:rPr>
          <w:rFonts w:ascii="Consolas" w:hAnsi="Consolas"/>
          <w:color w:val="1F2328"/>
          <w:sz w:val="20"/>
          <w:szCs w:val="20"/>
        </w:rPr>
        <w:t>updates_only</w:t>
      </w:r>
      <w:proofErr w:type="spellEnd"/>
      <w:r>
        <w:t xml:space="preserve">” will be false and there will be some initial updates that provide the baseline (as essentially current state). </w:t>
      </w:r>
    </w:p>
    <w:p w14:paraId="2D98E38C" w14:textId="77777777" w:rsidR="00A447F3" w:rsidRDefault="00A447F3" w:rsidP="00A447F3">
      <w:pPr>
        <w:pStyle w:val="ListParagraph"/>
        <w:numPr>
          <w:ilvl w:val="0"/>
          <w:numId w:val="82"/>
        </w:numPr>
        <w:spacing w:line="259" w:lineRule="auto"/>
      </w:pPr>
      <w:r>
        <w:t>“</w:t>
      </w:r>
      <w:r w:rsidRPr="007C7D19">
        <w:t xml:space="preserve">a client creating a subscription receives an initial set of updates, terminated by a message indicating that initial </w:t>
      </w:r>
      <w:proofErr w:type="spellStart"/>
      <w:r w:rsidRPr="007C7D19">
        <w:t>synchronisation</w:t>
      </w:r>
      <w:proofErr w:type="spellEnd"/>
      <w:r w:rsidRPr="007C7D19">
        <w:t xml:space="preserve"> has completed, and then receives subsequent updates indicating changes to the initial state of those elements.</w:t>
      </w:r>
      <w:r>
        <w:t>”</w:t>
      </w:r>
    </w:p>
    <w:p w14:paraId="5D5E3B96" w14:textId="77777777" w:rsidR="00A447F3" w:rsidRDefault="00A447F3" w:rsidP="00A447F3">
      <w:pPr>
        <w:pStyle w:val="ListParagraph"/>
        <w:numPr>
          <w:ilvl w:val="0"/>
          <w:numId w:val="82"/>
        </w:numPr>
        <w:spacing w:line="259" w:lineRule="auto"/>
      </w:pPr>
      <w:r>
        <w:t>Initial: As all performance data records are independent (as same value suppression is not yet specified), there is no initial state.</w:t>
      </w:r>
    </w:p>
    <w:p w14:paraId="0320DF82" w14:textId="77777777" w:rsidR="00A447F3" w:rsidRDefault="00A447F3" w:rsidP="00A447F3">
      <w:pPr>
        <w:pStyle w:val="ListParagraph"/>
        <w:numPr>
          <w:ilvl w:val="0"/>
          <w:numId w:val="82"/>
        </w:numPr>
        <w:spacing w:line="259" w:lineRule="auto"/>
      </w:pPr>
      <w:r>
        <w:t>Subsequent: Each performance record is considered as new and hence corresponds to a creation where all values are considered as having new values</w:t>
      </w:r>
    </w:p>
    <w:p w14:paraId="1F2B34ED" w14:textId="77777777" w:rsidR="00A447F3" w:rsidRDefault="00A447F3" w:rsidP="00B346D1">
      <w:pPr>
        <w:pStyle w:val="Heading3"/>
      </w:pPr>
      <w:bookmarkStart w:id="3320" w:name="_Toc192619569"/>
      <w:r>
        <w:t>Stream record response</w:t>
      </w:r>
      <w:bookmarkEnd w:id="3320"/>
    </w:p>
    <w:p w14:paraId="579A3281" w14:textId="1A74E153" w:rsidR="00A447F3" w:rsidRDefault="00A447F3" w:rsidP="00252D13">
      <w:pPr>
        <w:spacing w:after="0"/>
      </w:pPr>
      <w:r>
        <w:t xml:space="preserve">The response will be conformant to the model as discussed earlier. Following </w:t>
      </w:r>
      <w:r w:rsidR="00364C1F">
        <w:t>are</w:t>
      </w:r>
      <w:r>
        <w:t xml:space="preserve"> example</w:t>
      </w:r>
      <w:r w:rsidR="00B2439F">
        <w:t>s</w:t>
      </w:r>
      <w:r>
        <w:t xml:space="preserve"> of stream record</w:t>
      </w:r>
      <w:r w:rsidR="00B2439F">
        <w:t>s</w:t>
      </w:r>
      <w:r>
        <w:t xml:space="preserve"> (which will be encoded in </w:t>
      </w:r>
      <w:proofErr w:type="spellStart"/>
      <w:r>
        <w:t>protobuf</w:t>
      </w:r>
      <w:proofErr w:type="spellEnd"/>
      <w:r w:rsidR="00B2439F">
        <w:t xml:space="preserve"> – see</w:t>
      </w:r>
      <w:r w:rsidR="007A3702">
        <w:t xml:space="preserve"> </w:t>
      </w:r>
      <w:r w:rsidR="00E830FB">
        <w:t xml:space="preserve">section </w:t>
      </w:r>
      <w:r w:rsidR="00E830FB">
        <w:fldChar w:fldCharType="begin"/>
      </w:r>
      <w:r w:rsidR="00E830FB">
        <w:instrText xml:space="preserve"> REF _Ref149860412 \r \h </w:instrText>
      </w:r>
      <w:r w:rsidR="00E830FB">
        <w:fldChar w:fldCharType="separate"/>
      </w:r>
      <w:r w:rsidR="00B53275">
        <w:t>8.7</w:t>
      </w:r>
      <w:r w:rsidR="00E830FB">
        <w:fldChar w:fldCharType="end"/>
      </w:r>
      <w:r w:rsidR="00E830FB">
        <w:t xml:space="preserve"> </w:t>
      </w:r>
      <w:r w:rsidR="00E830FB">
        <w:fldChar w:fldCharType="begin"/>
      </w:r>
      <w:r w:rsidR="00E830FB">
        <w:instrText xml:space="preserve"> REF _Ref149860416 \h </w:instrText>
      </w:r>
      <w:r w:rsidR="00E830FB">
        <w:fldChar w:fldCharType="separate"/>
      </w:r>
      <w:r w:rsidR="00B53275">
        <w:t xml:space="preserve">Appendix – </w:t>
      </w:r>
      <w:proofErr w:type="spellStart"/>
      <w:r w:rsidR="00B53275">
        <w:t>Protobuf</w:t>
      </w:r>
      <w:proofErr w:type="spellEnd"/>
      <w:r w:rsidR="00B53275">
        <w:t xml:space="preserve"> encoding sketch</w:t>
      </w:r>
      <w:r w:rsidR="00E830FB">
        <w:fldChar w:fldCharType="end"/>
      </w:r>
      <w:r w:rsidR="008E2373">
        <w:t xml:space="preserve"> </w:t>
      </w:r>
      <w:r w:rsidR="00E830FB">
        <w:t xml:space="preserve">on page </w:t>
      </w:r>
      <w:r w:rsidR="00E830FB">
        <w:fldChar w:fldCharType="begin"/>
      </w:r>
      <w:r w:rsidR="00E830FB">
        <w:instrText xml:space="preserve"> PAGEREF _Ref149860420 \h </w:instrText>
      </w:r>
      <w:r w:rsidR="00E830FB">
        <w:fldChar w:fldCharType="separate"/>
      </w:r>
      <w:r w:rsidR="00B53275">
        <w:rPr>
          <w:noProof/>
        </w:rPr>
        <w:t>141</w:t>
      </w:r>
      <w:r w:rsidR="00E830FB">
        <w:fldChar w:fldCharType="end"/>
      </w:r>
      <w:r w:rsidR="008E2373">
        <w:t>).</w:t>
      </w:r>
    </w:p>
    <w:p w14:paraId="07BD73D2" w14:textId="77777777" w:rsidR="00252D13" w:rsidRDefault="00252D13" w:rsidP="00252D13">
      <w:pPr>
        <w:spacing w:after="0"/>
      </w:pPr>
    </w:p>
    <w:p w14:paraId="51905781" w14:textId="77777777" w:rsidR="007C5AAA" w:rsidRDefault="007C5AAA" w:rsidP="007C5AAA">
      <w:pPr>
        <w:pStyle w:val="Heading4"/>
      </w:pPr>
      <w:bookmarkStart w:id="3321" w:name="_Toc192619570"/>
      <w:r>
        <w:t>A simple complete measurement</w:t>
      </w:r>
      <w:bookmarkEnd w:id="3321"/>
    </w:p>
    <w:p w14:paraId="2979C52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3F8C77F4"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"timestamp"</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"1693240502242882097"</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5500"/>
          <w:sz w:val="20"/>
          <w:szCs w:val="20"/>
          <w:lang w:eastAsia="en-US"/>
        </w:rPr>
        <w:t xml:space="preserve">// 2023-08-28 16:35:02.242 </w:t>
      </w:r>
    </w:p>
    <w:p w14:paraId="0AE293E0"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"prefix": {</w:t>
      </w:r>
    </w:p>
    <w:p w14:paraId="314FAFC0"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"target": "</w:t>
      </w:r>
      <w:proofErr w:type="spellStart"/>
      <w:r w:rsidRPr="007C5AAA">
        <w:rPr>
          <w:rFonts w:ascii="inherit" w:eastAsia="Times New Roman" w:hAnsi="inherit" w:cs="Courier New"/>
          <w:color w:val="237BE8" w:themeColor="accent3" w:themeTint="99"/>
          <w:sz w:val="20"/>
          <w:szCs w:val="20"/>
          <w:lang w:eastAsia="en-US"/>
        </w:rPr>
        <w:t>tapi</w:t>
      </w:r>
      <w:proofErr w:type="spellEnd"/>
      <w:r w:rsidRPr="007C5AAA">
        <w:rPr>
          <w:rFonts w:ascii="inherit" w:eastAsia="Times New Roman" w:hAnsi="inherit" w:cs="Courier New"/>
          <w:color w:val="237BE8" w:themeColor="accent3" w:themeTint="99"/>
          <w:sz w:val="20"/>
          <w:szCs w:val="20"/>
          <w:lang w:eastAsia="en-US"/>
        </w:rPr>
        <w:t>"</w:t>
      </w:r>
      <w:r w:rsidRPr="00F60ADB">
        <w:rPr>
          <w:rFonts w:ascii="inherit" w:eastAsia="Times New Roman" w:hAnsi="inherit" w:cs="Courier New"/>
          <w:color w:val="237BE8" w:themeColor="accent3" w:themeTint="99"/>
          <w:sz w:val="20"/>
          <w:szCs w:val="20"/>
          <w:lang w:eastAsia="en-US"/>
        </w:rPr>
        <w:t xml:space="preserve"> </w:t>
      </w:r>
      <w:r w:rsidRPr="004958E4">
        <w:rPr>
          <w:rFonts w:ascii="inherit" w:eastAsia="Times New Roman" w:hAnsi="inherit" w:cs="Courier New"/>
          <w:color w:val="auto"/>
          <w:sz w:val="20"/>
          <w:szCs w:val="20"/>
          <w:lang w:eastAsia="en-US"/>
        </w:rPr>
        <w:t>//</w:t>
      </w:r>
      <w:r w:rsidR="00965C10">
        <w:rPr>
          <w:rFonts w:ascii="inherit" w:eastAsia="Times New Roman" w:hAnsi="inherit" w:cs="Courier New"/>
          <w:color w:val="auto"/>
          <w:sz w:val="20"/>
          <w:szCs w:val="20"/>
          <w:lang w:eastAsia="en-US"/>
        </w:rPr>
        <w:t>No formal usage at this point. This is expected to evolve with deployment experience</w:t>
      </w:r>
    </w:p>
    <w:p w14:paraId="59161524"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3F35EF5A"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lastRenderedPageBreak/>
        <w:t xml:space="preserve">    </w:t>
      </w:r>
      <w:r w:rsidRPr="007C5AAA">
        <w:rPr>
          <w:rFonts w:ascii="inherit" w:eastAsia="Times New Roman" w:hAnsi="inherit" w:cs="Courier New"/>
          <w:color w:val="AA1111"/>
          <w:sz w:val="20"/>
          <w:szCs w:val="20"/>
          <w:lang w:eastAsia="en-US"/>
        </w:rPr>
        <w:t>"update"</w:t>
      </w:r>
      <w:r w:rsidRPr="007C5AAA">
        <w:rPr>
          <w:rFonts w:ascii="inherit" w:eastAsia="Times New Roman" w:hAnsi="inherit" w:cs="Courier New"/>
          <w:color w:val="1D1C1D"/>
          <w:sz w:val="20"/>
          <w:szCs w:val="20"/>
          <w:lang w:eastAsia="en-US"/>
        </w:rPr>
        <w:t>: [</w:t>
      </w:r>
    </w:p>
    <w:p w14:paraId="132C3168"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217010DD"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"path"</w:t>
      </w:r>
      <w:r w:rsidRPr="007C5AAA">
        <w:rPr>
          <w:rFonts w:ascii="inherit" w:eastAsia="Times New Roman" w:hAnsi="inherit" w:cs="Courier New"/>
          <w:color w:val="1D1C1D"/>
          <w:sz w:val="20"/>
          <w:szCs w:val="20"/>
          <w:lang w:eastAsia="en-US"/>
        </w:rPr>
        <w:t>: {</w:t>
      </w:r>
    </w:p>
    <w:p w14:paraId="6343BCF5"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roofErr w:type="spellStart"/>
      <w:r w:rsidRPr="007C5AAA">
        <w:rPr>
          <w:rFonts w:ascii="inherit" w:eastAsia="Times New Roman" w:hAnsi="inherit" w:cs="Courier New"/>
          <w:color w:val="237BE8" w:themeColor="accent3" w:themeTint="99"/>
          <w:sz w:val="20"/>
          <w:szCs w:val="20"/>
          <w:lang w:eastAsia="en-US"/>
        </w:rPr>
        <w:t>elem</w:t>
      </w:r>
      <w:proofErr w:type="spellEnd"/>
      <w:r w:rsidRPr="007C5AAA">
        <w:rPr>
          <w:rFonts w:ascii="inherit" w:eastAsia="Times New Roman" w:hAnsi="inherit" w:cs="Courier New"/>
          <w:color w:val="237BE8" w:themeColor="accent3" w:themeTint="99"/>
          <w:sz w:val="20"/>
          <w:szCs w:val="20"/>
          <w:lang w:eastAsia="en-US"/>
        </w:rPr>
        <w:t>": [</w:t>
      </w:r>
      <w:r>
        <w:rPr>
          <w:rFonts w:ascii="inherit" w:eastAsia="Times New Roman" w:hAnsi="inherit" w:cs="Courier New"/>
          <w:color w:val="237BE8" w:themeColor="accent3" w:themeTint="99"/>
          <w:sz w:val="20"/>
          <w:szCs w:val="20"/>
          <w:lang w:eastAsia="en-US"/>
        </w:rPr>
        <w:t xml:space="preserve"> </w:t>
      </w:r>
      <w:r w:rsidRPr="004958E4">
        <w:rPr>
          <w:rFonts w:ascii="inherit" w:eastAsia="Times New Roman" w:hAnsi="inherit" w:cs="Courier New"/>
          <w:color w:val="auto"/>
          <w:sz w:val="20"/>
          <w:szCs w:val="20"/>
          <w:lang w:eastAsia="en-US"/>
        </w:rPr>
        <w:t>//</w:t>
      </w:r>
      <w:r w:rsidR="001F4072">
        <w:rPr>
          <w:rFonts w:ascii="inherit" w:eastAsia="Times New Roman" w:hAnsi="inherit" w:cs="Courier New"/>
          <w:color w:val="auto"/>
          <w:sz w:val="20"/>
          <w:szCs w:val="20"/>
          <w:lang w:eastAsia="en-US"/>
        </w:rPr>
        <w:t>The path will normally be the job that “controls” the measurement. It can be another entity</w:t>
      </w:r>
    </w:p>
    <w:p w14:paraId="38B4F891"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11B0AC4B"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"name": "</w:t>
      </w:r>
      <w:proofErr w:type="spellStart"/>
      <w:r w:rsidR="001F4072">
        <w:rPr>
          <w:rFonts w:ascii="inherit" w:eastAsia="Times New Roman" w:hAnsi="inherit" w:cs="Courier New"/>
          <w:color w:val="237BE8" w:themeColor="accent3" w:themeTint="99"/>
          <w:sz w:val="20"/>
          <w:szCs w:val="20"/>
          <w:lang w:eastAsia="en-US"/>
        </w:rPr>
        <w:t>oam</w:t>
      </w:r>
      <w:proofErr w:type="spellEnd"/>
      <w:r w:rsidR="001F4072">
        <w:rPr>
          <w:rFonts w:ascii="inherit" w:eastAsia="Times New Roman" w:hAnsi="inherit" w:cs="Courier New"/>
          <w:color w:val="237BE8" w:themeColor="accent3" w:themeTint="99"/>
          <w:sz w:val="20"/>
          <w:szCs w:val="20"/>
          <w:lang w:eastAsia="en-US"/>
        </w:rPr>
        <w:t>-job</w:t>
      </w:r>
      <w:r w:rsidRPr="007C5AAA">
        <w:rPr>
          <w:rFonts w:ascii="inherit" w:eastAsia="Times New Roman" w:hAnsi="inherit" w:cs="Courier New"/>
          <w:color w:val="237BE8" w:themeColor="accent3" w:themeTint="99"/>
          <w:sz w:val="20"/>
          <w:szCs w:val="20"/>
          <w:lang w:eastAsia="en-US"/>
        </w:rPr>
        <w:t>"</w:t>
      </w:r>
      <w:r w:rsidR="00F54113">
        <w:rPr>
          <w:rFonts w:ascii="inherit" w:eastAsia="Times New Roman" w:hAnsi="inherit" w:cs="Courier New"/>
          <w:color w:val="237BE8" w:themeColor="accent3" w:themeTint="99"/>
          <w:sz w:val="20"/>
          <w:szCs w:val="20"/>
          <w:lang w:eastAsia="en-US"/>
        </w:rPr>
        <w:t>,</w:t>
      </w:r>
    </w:p>
    <w:p w14:paraId="41CE7603" w14:textId="77777777" w:rsidR="00F54113" w:rsidRPr="007C5AAA" w:rsidRDefault="00F54113" w:rsidP="00F541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"key": {</w:t>
      </w:r>
    </w:p>
    <w:p w14:paraId="289236D8" w14:textId="77777777" w:rsidR="00F54113" w:rsidRPr="007C5AAA" w:rsidRDefault="00F54113" w:rsidP="00F541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roofErr w:type="spellStart"/>
      <w:r w:rsidR="00C7427F">
        <w:rPr>
          <w:rFonts w:ascii="inherit" w:eastAsia="Times New Roman" w:hAnsi="inherit" w:cs="Courier New"/>
          <w:color w:val="237BE8" w:themeColor="accent3" w:themeTint="99"/>
          <w:sz w:val="20"/>
          <w:szCs w:val="20"/>
          <w:lang w:eastAsia="en-US"/>
        </w:rPr>
        <w:t>uuid</w:t>
      </w:r>
      <w:proofErr w:type="spellEnd"/>
      <w:r w:rsidRPr="007C5AAA">
        <w:rPr>
          <w:rFonts w:ascii="inherit" w:eastAsia="Times New Roman" w:hAnsi="inherit" w:cs="Courier New"/>
          <w:color w:val="237BE8" w:themeColor="accent3" w:themeTint="99"/>
          <w:sz w:val="20"/>
          <w:szCs w:val="20"/>
          <w:lang w:eastAsia="en-US"/>
        </w:rPr>
        <w:t>": "</w:t>
      </w:r>
      <w:r w:rsidR="005E57AC" w:rsidRPr="005E57AC">
        <w:rPr>
          <w:rFonts w:ascii="inherit" w:eastAsia="Times New Roman" w:hAnsi="inherit" w:cs="Courier New"/>
          <w:color w:val="237BE8" w:themeColor="accent3" w:themeTint="99"/>
          <w:sz w:val="20"/>
          <w:szCs w:val="20"/>
          <w:lang w:eastAsia="en-US"/>
        </w:rPr>
        <w:t>560b49b5-670d-3d36-baca-31f560b2c4c6</w:t>
      </w:r>
      <w:r w:rsidRPr="007C5AAA">
        <w:rPr>
          <w:rFonts w:ascii="inherit" w:eastAsia="Times New Roman" w:hAnsi="inherit" w:cs="Courier New"/>
          <w:color w:val="237BE8" w:themeColor="accent3" w:themeTint="99"/>
          <w:sz w:val="20"/>
          <w:szCs w:val="20"/>
          <w:lang w:eastAsia="en-US"/>
        </w:rPr>
        <w:t>"</w:t>
      </w:r>
    </w:p>
    <w:p w14:paraId="0C4EC993" w14:textId="77777777" w:rsidR="00F54113" w:rsidRPr="007C5AAA" w:rsidRDefault="00F54113" w:rsidP="00F541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4597BC5B"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6921D27C"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5194E0AC"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577C0977"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proofErr w:type="spellStart"/>
      <w:r w:rsidR="00690F27">
        <w:rPr>
          <w:rFonts w:ascii="inherit" w:eastAsia="Times New Roman" w:hAnsi="inherit" w:cs="Courier New"/>
          <w:color w:val="AA1111"/>
          <w:sz w:val="20"/>
          <w:szCs w:val="20"/>
          <w:lang w:eastAsia="en-US"/>
        </w:rPr>
        <w:t>v</w:t>
      </w:r>
      <w:r>
        <w:rPr>
          <w:rFonts w:ascii="inherit" w:eastAsia="Times New Roman" w:hAnsi="inherit" w:cs="Courier New"/>
          <w:color w:val="AA1111"/>
          <w:sz w:val="20"/>
          <w:szCs w:val="20"/>
          <w:lang w:eastAsia="en-US"/>
        </w:rPr>
        <w:t>al</w:t>
      </w:r>
      <w:proofErr w:type="spellEnd"/>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w:t>
      </w:r>
    </w:p>
    <w:p w14:paraId="4C83F20C" w14:textId="77777777" w:rsidR="00670CD9" w:rsidRPr="00470D92" w:rsidRDefault="00670CD9"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A1111"/>
          <w:sz w:val="20"/>
          <w:szCs w:val="20"/>
          <w:lang w:eastAsia="en-US"/>
        </w:rPr>
      </w:pPr>
      <w:r w:rsidRPr="00470D92">
        <w:rPr>
          <w:rFonts w:ascii="inherit" w:eastAsia="Times New Roman" w:hAnsi="inherit" w:cs="Courier New"/>
          <w:color w:val="AA1111"/>
          <w:sz w:val="20"/>
          <w:szCs w:val="20"/>
          <w:lang w:eastAsia="en-US"/>
        </w:rPr>
        <w:t xml:space="preserve">                “</w:t>
      </w:r>
      <w:proofErr w:type="spellStart"/>
      <w:r w:rsidRPr="00470D92">
        <w:rPr>
          <w:rFonts w:ascii="inherit" w:eastAsia="Times New Roman" w:hAnsi="inherit" w:cs="Courier New"/>
          <w:color w:val="AA1111"/>
          <w:sz w:val="20"/>
          <w:szCs w:val="20"/>
          <w:lang w:eastAsia="en-US"/>
        </w:rPr>
        <w:t>proto</w:t>
      </w:r>
      <w:r w:rsidR="0077730D" w:rsidRPr="00470D92">
        <w:rPr>
          <w:rFonts w:ascii="inherit" w:eastAsia="Times New Roman" w:hAnsi="inherit" w:cs="Courier New"/>
          <w:color w:val="AA1111"/>
          <w:sz w:val="20"/>
          <w:szCs w:val="20"/>
          <w:lang w:eastAsia="en-US"/>
        </w:rPr>
        <w:t>Bytes</w:t>
      </w:r>
      <w:proofErr w:type="spellEnd"/>
      <w:proofErr w:type="gramStart"/>
      <w:r w:rsidR="0077730D" w:rsidRPr="00470D92">
        <w:rPr>
          <w:rFonts w:ascii="inherit" w:eastAsia="Times New Roman" w:hAnsi="inherit" w:cs="Courier New"/>
          <w:color w:val="AA1111"/>
          <w:sz w:val="20"/>
          <w:szCs w:val="20"/>
          <w:lang w:eastAsia="en-US"/>
        </w:rPr>
        <w:t>”:{</w:t>
      </w:r>
      <w:proofErr w:type="gramEnd"/>
    </w:p>
    <w:p w14:paraId="7CE98BB3" w14:textId="77777777" w:rsidR="004958E4" w:rsidRPr="007C5AAA" w:rsidRDefault="007A3EA2"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4958E4" w:rsidRPr="007C5AAA">
        <w:rPr>
          <w:rFonts w:ascii="inherit" w:eastAsia="Times New Roman" w:hAnsi="inherit" w:cs="Courier New"/>
          <w:color w:val="1D1C1D"/>
          <w:sz w:val="20"/>
          <w:szCs w:val="20"/>
          <w:lang w:eastAsia="en-US"/>
        </w:rPr>
        <w:t xml:space="preserve">                </w:t>
      </w:r>
      <w:r w:rsidR="004958E4" w:rsidRPr="007C5AAA">
        <w:rPr>
          <w:rFonts w:ascii="inherit" w:eastAsia="Times New Roman" w:hAnsi="inherit" w:cs="Courier New"/>
          <w:color w:val="AA1111"/>
          <w:sz w:val="20"/>
          <w:szCs w:val="20"/>
          <w:lang w:eastAsia="en-US"/>
        </w:rPr>
        <w:t>"</w:t>
      </w:r>
      <w:proofErr w:type="spellStart"/>
      <w:r w:rsidR="00690F27" w:rsidRPr="00470D92">
        <w:rPr>
          <w:rFonts w:ascii="inherit" w:eastAsia="Times New Roman" w:hAnsi="inherit" w:cs="Courier New"/>
          <w:color w:val="AA1111"/>
          <w:sz w:val="20"/>
          <w:szCs w:val="20"/>
          <w:lang w:eastAsia="en-US"/>
        </w:rPr>
        <w:t>m</w:t>
      </w:r>
      <w:r w:rsidR="004958E4" w:rsidRPr="00470D92">
        <w:rPr>
          <w:rFonts w:ascii="inherit" w:eastAsia="Times New Roman" w:hAnsi="inherit" w:cs="Courier New"/>
          <w:color w:val="AA1111"/>
          <w:sz w:val="20"/>
          <w:szCs w:val="20"/>
          <w:lang w:eastAsia="en-US"/>
        </w:rPr>
        <w:t>easurementDetails</w:t>
      </w:r>
      <w:proofErr w:type="spellEnd"/>
      <w:r w:rsidR="004958E4" w:rsidRPr="007C5AAA">
        <w:rPr>
          <w:rFonts w:ascii="inherit" w:eastAsia="Times New Roman" w:hAnsi="inherit" w:cs="Courier New"/>
          <w:color w:val="AA1111"/>
          <w:sz w:val="20"/>
          <w:szCs w:val="20"/>
          <w:lang w:eastAsia="en-US"/>
        </w:rPr>
        <w:t>"</w:t>
      </w:r>
      <w:r w:rsidR="004958E4" w:rsidRPr="007C5AAA">
        <w:rPr>
          <w:rFonts w:ascii="inherit" w:eastAsia="Times New Roman" w:hAnsi="inherit" w:cs="Courier New"/>
          <w:color w:val="1D1C1D"/>
          <w:sz w:val="20"/>
          <w:szCs w:val="20"/>
          <w:lang w:eastAsia="en-US"/>
        </w:rPr>
        <w:t>: {</w:t>
      </w:r>
    </w:p>
    <w:p w14:paraId="26A14DF6" w14:textId="77777777" w:rsidR="004958E4" w:rsidRPr="007C5AAA" w:rsidRDefault="004958E4" w:rsidP="004958E4">
      <w:pPr>
        <w:shd w:val="clear" w:color="auto" w:fill="FFFFFF"/>
        <w:tabs>
          <w:tab w:val="left" w:pos="916"/>
          <w:tab w:val="left" w:pos="1832"/>
          <w:tab w:val="left" w:pos="255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proofErr w:type="spellStart"/>
      <w:r w:rsidRPr="007C5AAA">
        <w:rPr>
          <w:rFonts w:ascii="inherit" w:eastAsia="Times New Roman" w:hAnsi="inherit" w:cs="Courier New"/>
          <w:color w:val="AA1111"/>
          <w:sz w:val="20"/>
          <w:szCs w:val="20"/>
          <w:lang w:eastAsia="en-US"/>
        </w:rPr>
        <w:t>timeMeasurementWasSampled</w:t>
      </w:r>
      <w:proofErr w:type="spellEnd"/>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"1693240037000"</w:t>
      </w:r>
      <w:r w:rsidR="00E00D92">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uto"/>
          <w:sz w:val="20"/>
          <w:szCs w:val="20"/>
          <w:lang w:eastAsia="en-US"/>
        </w:rPr>
        <w:t>//2023-08-28 16:27:17.000</w:t>
      </w:r>
    </w:p>
    <w:p w14:paraId="15389AA1"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proofErr w:type="spellStart"/>
      <w:r w:rsidRPr="007C5AAA">
        <w:rPr>
          <w:rFonts w:ascii="inherit" w:eastAsia="Times New Roman" w:hAnsi="inherit" w:cs="Courier New"/>
          <w:color w:val="AA1111"/>
          <w:sz w:val="20"/>
          <w:szCs w:val="20"/>
          <w:lang w:eastAsia="en-US"/>
        </w:rPr>
        <w:t>qualifiedMeasuredValue</w:t>
      </w:r>
      <w:proofErr w:type="spellEnd"/>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w:t>
      </w:r>
    </w:p>
    <w:p w14:paraId="3790D82C"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"value"</w:t>
      </w:r>
      <w:r w:rsidRPr="007C5AAA">
        <w:rPr>
          <w:rFonts w:ascii="inherit" w:eastAsia="Times New Roman" w:hAnsi="inherit" w:cs="Courier New"/>
          <w:color w:val="1D1C1D"/>
          <w:sz w:val="20"/>
          <w:szCs w:val="20"/>
          <w:lang w:eastAsia="en-US"/>
        </w:rPr>
        <w:t>: -</w:t>
      </w:r>
      <w:r>
        <w:rPr>
          <w:rFonts w:ascii="inherit" w:eastAsia="Times New Roman" w:hAnsi="inherit" w:cs="Courier New"/>
          <w:color w:val="116644"/>
          <w:sz w:val="20"/>
          <w:szCs w:val="20"/>
          <w:lang w:eastAsia="en-US"/>
        </w:rPr>
        <w:t>5.2</w:t>
      </w:r>
      <w:r w:rsidR="00F54113">
        <w:rPr>
          <w:rFonts w:ascii="inherit" w:eastAsia="Times New Roman" w:hAnsi="inherit" w:cs="Courier New"/>
          <w:color w:val="116644"/>
          <w:sz w:val="20"/>
          <w:szCs w:val="20"/>
          <w:lang w:eastAsia="en-US"/>
        </w:rPr>
        <w:t>,</w:t>
      </w:r>
    </w:p>
    <w:p w14:paraId="4AC1E6FA" w14:textId="77777777" w:rsidR="004958E4" w:rsidRPr="00357B03"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 xml:space="preserve">            "units": "dBm",</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//Inherent in the measurement and hence need not be present</w:t>
      </w:r>
    </w:p>
    <w:p w14:paraId="0BC6DA3E"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357B03">
        <w:rPr>
          <w:rFonts w:ascii="inherit" w:eastAsia="Times New Roman" w:hAnsi="inherit" w:cs="Courier New"/>
          <w:color w:val="3AE7FF" w:themeColor="accent1" w:themeTint="99"/>
          <w:sz w:val="20"/>
          <w:szCs w:val="20"/>
          <w:lang w:eastAsia="en-US"/>
        </w:rPr>
        <w:t xml:space="preserve">               </w:t>
      </w:r>
      <w:r w:rsidR="007A3EA2">
        <w:rPr>
          <w:rFonts w:ascii="inherit" w:eastAsia="Times New Roman" w:hAnsi="inherit" w:cs="Courier New"/>
          <w:color w:val="3AE7FF" w:themeColor="accent1" w:themeTint="99"/>
          <w:sz w:val="20"/>
          <w:szCs w:val="20"/>
          <w:lang w:eastAsia="en-US"/>
        </w:rPr>
        <w:t xml:space="preserve">   </w:t>
      </w:r>
      <w:r w:rsidRPr="00357B03">
        <w:rPr>
          <w:rFonts w:ascii="inherit" w:eastAsia="Times New Roman" w:hAnsi="inherit" w:cs="Courier New"/>
          <w:color w:val="3AE7FF" w:themeColor="accent1" w:themeTint="99"/>
          <w:sz w:val="20"/>
          <w:szCs w:val="20"/>
          <w:lang w:eastAsia="en-US"/>
        </w:rPr>
        <w:t xml:space="preserve">         </w:t>
      </w:r>
      <w:r w:rsidRPr="004958E4">
        <w:rPr>
          <w:rFonts w:ascii="inherit" w:eastAsia="Times New Roman" w:hAnsi="inherit" w:cs="Courier New"/>
          <w:color w:val="00B050"/>
          <w:sz w:val="20"/>
          <w:szCs w:val="20"/>
          <w:lang w:eastAsia="en-US"/>
        </w:rPr>
        <w:t>“</w:t>
      </w:r>
      <w:proofErr w:type="spellStart"/>
      <w:r w:rsidRPr="004958E4">
        <w:rPr>
          <w:rFonts w:ascii="inherit" w:eastAsia="Times New Roman" w:hAnsi="inherit" w:cs="Courier New"/>
          <w:color w:val="00B050"/>
          <w:sz w:val="20"/>
          <w:szCs w:val="20"/>
          <w:lang w:eastAsia="en-US"/>
        </w:rPr>
        <w:t>qualifiedValueName</w:t>
      </w:r>
      <w:proofErr w:type="spellEnd"/>
      <w:proofErr w:type="gramStart"/>
      <w:r w:rsidRPr="004958E4">
        <w:rPr>
          <w:rFonts w:ascii="inherit" w:eastAsia="Times New Roman" w:hAnsi="inherit" w:cs="Courier New"/>
          <w:color w:val="00B050"/>
          <w:sz w:val="20"/>
          <w:szCs w:val="20"/>
          <w:lang w:eastAsia="en-US"/>
        </w:rPr>
        <w:t>” :</w:t>
      </w:r>
      <w:proofErr w:type="gramEnd"/>
      <w:r w:rsidRPr="004958E4">
        <w:rPr>
          <w:rFonts w:ascii="inherit" w:eastAsia="Times New Roman" w:hAnsi="inherit" w:cs="Courier New"/>
          <w:color w:val="00B050"/>
          <w:sz w:val="20"/>
          <w:szCs w:val="20"/>
          <w:lang w:eastAsia="en-US"/>
        </w:rPr>
        <w:t xml:space="preserve"> “MIN” </w:t>
      </w:r>
      <w:r>
        <w:rPr>
          <w:rFonts w:ascii="inherit" w:eastAsia="Times New Roman" w:hAnsi="inherit" w:cs="Courier New"/>
          <w:color w:val="auto"/>
          <w:sz w:val="20"/>
          <w:szCs w:val="20"/>
          <w:lang w:eastAsia="en-US"/>
        </w:rPr>
        <w:t>//Present if</w:t>
      </w:r>
      <w:r w:rsidR="00344ABB">
        <w:rPr>
          <w:rFonts w:ascii="inherit" w:eastAsia="Times New Roman" w:hAnsi="inherit" w:cs="Courier New"/>
          <w:color w:val="auto"/>
          <w:sz w:val="20"/>
          <w:szCs w:val="20"/>
          <w:lang w:eastAsia="en-US"/>
        </w:rPr>
        <w:t xml:space="preserve"> only</w:t>
      </w:r>
      <w:r>
        <w:rPr>
          <w:rFonts w:ascii="inherit" w:eastAsia="Times New Roman" w:hAnsi="inherit" w:cs="Courier New"/>
          <w:color w:val="auto"/>
          <w:sz w:val="20"/>
          <w:szCs w:val="20"/>
          <w:lang w:eastAsia="en-US"/>
        </w:rPr>
        <w:t xml:space="preserve"> </w:t>
      </w:r>
      <w:proofErr w:type="spellStart"/>
      <w:r>
        <w:rPr>
          <w:rFonts w:ascii="inherit" w:eastAsia="Times New Roman" w:hAnsi="inherit" w:cs="Courier New"/>
          <w:color w:val="auto"/>
          <w:sz w:val="20"/>
          <w:szCs w:val="20"/>
          <w:lang w:eastAsia="en-US"/>
        </w:rPr>
        <w:t>normalizedMeasurementType</w:t>
      </w:r>
      <w:proofErr w:type="spellEnd"/>
      <w:r w:rsidR="00763429">
        <w:rPr>
          <w:rFonts w:ascii="inherit" w:eastAsia="Times New Roman" w:hAnsi="inherit" w:cs="Courier New"/>
          <w:color w:val="auto"/>
          <w:sz w:val="20"/>
          <w:szCs w:val="20"/>
          <w:lang w:eastAsia="en-US"/>
        </w:rPr>
        <w:t xml:space="preserve"> </w:t>
      </w:r>
      <w:r>
        <w:rPr>
          <w:rFonts w:ascii="inherit" w:eastAsia="Times New Roman" w:hAnsi="inherit" w:cs="Courier New"/>
          <w:color w:val="auto"/>
          <w:sz w:val="20"/>
          <w:szCs w:val="20"/>
          <w:lang w:eastAsia="en-US"/>
        </w:rPr>
        <w:t xml:space="preserve">present </w:t>
      </w:r>
    </w:p>
    <w:p w14:paraId="66AF32B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p>
    <w:p w14:paraId="6A38BD04" w14:textId="77777777" w:rsidR="004958E4"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w:t>
      </w:r>
      <w:proofErr w:type="spellStart"/>
      <w:r w:rsidRPr="007C5AAA">
        <w:rPr>
          <w:rFonts w:ascii="inherit" w:eastAsia="Times New Roman" w:hAnsi="inherit" w:cs="Courier New"/>
          <w:color w:val="A6A6A6" w:themeColor="background1" w:themeShade="A6"/>
          <w:sz w:val="20"/>
          <w:szCs w:val="20"/>
          <w:lang w:eastAsia="en-US"/>
        </w:rPr>
        <w:t>nativeResourceId</w:t>
      </w:r>
      <w:proofErr w:type="spellEnd"/>
      <w:r w:rsidRPr="007C5AAA">
        <w:rPr>
          <w:rFonts w:ascii="inherit" w:eastAsia="Times New Roman" w:hAnsi="inherit" w:cs="Courier New"/>
          <w:color w:val="A6A6A6" w:themeColor="background1" w:themeShade="A6"/>
          <w:sz w:val="20"/>
          <w:szCs w:val="20"/>
          <w:lang w:eastAsia="en-US"/>
        </w:rPr>
        <w:t>": "OPT-8-7-13",</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 xml:space="preserve">//Need not be present if the resource referenced by </w:t>
      </w:r>
    </w:p>
    <w:p w14:paraId="1DB820F1"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Pr>
          <w:rFonts w:ascii="inherit" w:eastAsia="Times New Roman" w:hAnsi="inherit" w:cs="Courier New"/>
          <w:color w:val="auto"/>
          <w:sz w:val="20"/>
          <w:szCs w:val="20"/>
          <w:lang w:eastAsia="en-US"/>
        </w:rPr>
        <w:t xml:space="preserve">                    </w:t>
      </w:r>
      <w:r w:rsidR="007A3EA2">
        <w:rPr>
          <w:rFonts w:ascii="inherit" w:eastAsia="Times New Roman" w:hAnsi="inherit" w:cs="Courier New"/>
          <w:color w:val="auto"/>
          <w:sz w:val="20"/>
          <w:szCs w:val="20"/>
          <w:lang w:eastAsia="en-US"/>
        </w:rPr>
        <w:t xml:space="preserve">   </w:t>
      </w:r>
      <w:r>
        <w:rPr>
          <w:rFonts w:ascii="inherit" w:eastAsia="Times New Roman" w:hAnsi="inherit" w:cs="Courier New"/>
          <w:color w:val="auto"/>
          <w:sz w:val="20"/>
          <w:szCs w:val="20"/>
          <w:lang w:eastAsia="en-US"/>
        </w:rPr>
        <w:t xml:space="preserve">                                                                              //</w:t>
      </w:r>
      <w:proofErr w:type="spellStart"/>
      <w:r>
        <w:rPr>
          <w:rFonts w:ascii="inherit" w:eastAsia="Times New Roman" w:hAnsi="inherit" w:cs="Courier New"/>
          <w:color w:val="auto"/>
          <w:sz w:val="20"/>
          <w:szCs w:val="20"/>
          <w:lang w:eastAsia="en-US"/>
        </w:rPr>
        <w:t>abstractResourceRef</w:t>
      </w:r>
      <w:proofErr w:type="spellEnd"/>
      <w:r>
        <w:rPr>
          <w:rFonts w:ascii="inherit" w:eastAsia="Times New Roman" w:hAnsi="inherit" w:cs="Courier New"/>
          <w:color w:val="auto"/>
          <w:sz w:val="20"/>
          <w:szCs w:val="20"/>
          <w:lang w:eastAsia="en-US"/>
        </w:rPr>
        <w:t xml:space="preserve"> carries this detail</w:t>
      </w:r>
    </w:p>
    <w:p w14:paraId="3BD472E6"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w:t>
      </w:r>
      <w:proofErr w:type="spellStart"/>
      <w:r w:rsidRPr="007C5AAA">
        <w:rPr>
          <w:rFonts w:ascii="inherit" w:eastAsia="Times New Roman" w:hAnsi="inherit" w:cs="Courier New"/>
          <w:color w:val="A6A6A6" w:themeColor="background1" w:themeShade="A6"/>
          <w:sz w:val="20"/>
          <w:szCs w:val="20"/>
          <w:lang w:eastAsia="en-US"/>
        </w:rPr>
        <w:t>relativePositionOfMeasurement</w:t>
      </w:r>
      <w:proofErr w:type="spellEnd"/>
      <w:r w:rsidRPr="007C5AAA">
        <w:rPr>
          <w:rFonts w:ascii="inherit" w:eastAsia="Times New Roman" w:hAnsi="inherit" w:cs="Courier New"/>
          <w:color w:val="A6A6A6" w:themeColor="background1" w:themeShade="A6"/>
          <w:sz w:val="20"/>
          <w:szCs w:val="20"/>
          <w:lang w:eastAsia="en-US"/>
        </w:rPr>
        <w:t>": "NEAR_END",</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//The default and hence need not be present.</w:t>
      </w:r>
    </w:p>
    <w:p w14:paraId="6048C7FB"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w:t>
      </w:r>
      <w:proofErr w:type="spellStart"/>
      <w:r w:rsidRPr="007C5AAA">
        <w:rPr>
          <w:rFonts w:ascii="inherit" w:eastAsia="Times New Roman" w:hAnsi="inherit" w:cs="Courier New"/>
          <w:color w:val="A6A6A6" w:themeColor="background1" w:themeShade="A6"/>
          <w:sz w:val="20"/>
          <w:szCs w:val="20"/>
          <w:lang w:eastAsia="en-US"/>
        </w:rPr>
        <w:t>directionOfMeasuredSignal</w:t>
      </w:r>
      <w:proofErr w:type="spellEnd"/>
      <w:r w:rsidRPr="007C5AAA">
        <w:rPr>
          <w:rFonts w:ascii="inherit" w:eastAsia="Times New Roman" w:hAnsi="inherit" w:cs="Courier New"/>
          <w:color w:val="A6A6A6" w:themeColor="background1" w:themeShade="A6"/>
          <w:sz w:val="20"/>
          <w:szCs w:val="20"/>
          <w:lang w:eastAsia="en-US"/>
        </w:rPr>
        <w:t>": "RECEIVE",</w:t>
      </w:r>
      <w:r w:rsidRPr="00357B03">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//Inherent in the measurement type and hence need not be present</w:t>
      </w:r>
    </w:p>
    <w:p w14:paraId="632CCDA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w:t>
      </w:r>
      <w:proofErr w:type="spellStart"/>
      <w:r w:rsidRPr="007C5AAA">
        <w:rPr>
          <w:rFonts w:ascii="inherit" w:eastAsia="Times New Roman" w:hAnsi="inherit" w:cs="Courier New"/>
          <w:color w:val="A6A6A6" w:themeColor="background1" w:themeShade="A6"/>
          <w:sz w:val="20"/>
          <w:szCs w:val="20"/>
          <w:lang w:eastAsia="en-US"/>
        </w:rPr>
        <w:t>sampleInterval</w:t>
      </w:r>
      <w:proofErr w:type="spellEnd"/>
      <w:r w:rsidRPr="007C5AAA">
        <w:rPr>
          <w:rFonts w:ascii="inherit" w:eastAsia="Times New Roman" w:hAnsi="inherit" w:cs="Courier New"/>
          <w:color w:val="A6A6A6" w:themeColor="background1" w:themeShade="A6"/>
          <w:sz w:val="20"/>
          <w:szCs w:val="20"/>
          <w:lang w:eastAsia="en-US"/>
        </w:rPr>
        <w:t>": "900000000000",</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//Is in the containing job and hence need not be present</w:t>
      </w:r>
    </w:p>
    <w:p w14:paraId="48D9BDCE"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proofErr w:type="spellStart"/>
      <w:r w:rsidRPr="007C5AAA">
        <w:rPr>
          <w:rFonts w:ascii="inherit" w:eastAsia="Times New Roman" w:hAnsi="inherit" w:cs="Courier New"/>
          <w:color w:val="AA1111"/>
          <w:sz w:val="20"/>
          <w:szCs w:val="20"/>
          <w:lang w:eastAsia="en-US"/>
        </w:rPr>
        <w:t>abstractResourceRef</w:t>
      </w:r>
      <w:proofErr w:type="spellEnd"/>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r>
        <w:rPr>
          <w:rFonts w:ascii="inherit" w:eastAsia="Times New Roman" w:hAnsi="inherit" w:cs="Courier New"/>
          <w:color w:val="AA1111"/>
          <w:sz w:val="20"/>
          <w:szCs w:val="20"/>
          <w:lang w:eastAsia="en-US"/>
        </w:rPr>
        <w:t>NE1-</w:t>
      </w:r>
      <w:r w:rsidRPr="007C5AAA">
        <w:rPr>
          <w:rFonts w:ascii="inherit" w:eastAsia="Times New Roman" w:hAnsi="inherit" w:cs="Courier New"/>
          <w:color w:val="AA1111"/>
          <w:sz w:val="20"/>
          <w:szCs w:val="20"/>
          <w:lang w:eastAsia="en-US"/>
        </w:rPr>
        <w:t>OPT-8-7-13"</w:t>
      </w:r>
      <w:r w:rsidRPr="007C5AAA">
        <w:rPr>
          <w:rFonts w:ascii="inherit" w:eastAsia="Times New Roman" w:hAnsi="inherit" w:cs="Courier New"/>
          <w:color w:val="1D1C1D"/>
          <w:sz w:val="20"/>
          <w:szCs w:val="20"/>
          <w:lang w:eastAsia="en-US"/>
        </w:rPr>
        <w:t>,</w:t>
      </w:r>
      <w:r>
        <w:rPr>
          <w:rFonts w:ascii="inherit" w:eastAsia="Times New Roman" w:hAnsi="inherit" w:cs="Courier New"/>
          <w:color w:val="1D1C1D"/>
          <w:sz w:val="20"/>
          <w:szCs w:val="20"/>
          <w:lang w:eastAsia="en-US"/>
        </w:rPr>
        <w:t xml:space="preserve"> </w:t>
      </w:r>
      <w:r>
        <w:rPr>
          <w:rFonts w:ascii="inherit" w:eastAsia="Times New Roman" w:hAnsi="inherit" w:cs="Courier New"/>
          <w:color w:val="auto"/>
          <w:sz w:val="20"/>
          <w:szCs w:val="20"/>
          <w:lang w:eastAsia="en-US"/>
        </w:rPr>
        <w:t>//Used in place of CEP/MEP/MIP reference</w:t>
      </w:r>
      <w:r w:rsidR="00965C10">
        <w:rPr>
          <w:rFonts w:ascii="inherit" w:eastAsia="Times New Roman" w:hAnsi="inherit" w:cs="Courier New"/>
          <w:color w:val="auto"/>
          <w:sz w:val="20"/>
          <w:szCs w:val="20"/>
          <w:lang w:eastAsia="en-US"/>
        </w:rPr>
        <w:t>. Treated as opaque.</w:t>
      </w:r>
    </w:p>
    <w:p w14:paraId="64536EA3" w14:textId="77777777" w:rsidR="004958E4"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3AE7FF" w:themeColor="accent1" w:themeTint="99"/>
          <w:sz w:val="20"/>
          <w:szCs w:val="20"/>
          <w:lang w:eastAsia="en-US"/>
        </w:rPr>
        <w:t>"</w:t>
      </w:r>
      <w:proofErr w:type="spellStart"/>
      <w:r w:rsidRPr="007C5AAA">
        <w:rPr>
          <w:rFonts w:ascii="inherit" w:eastAsia="Times New Roman" w:hAnsi="inherit" w:cs="Courier New"/>
          <w:color w:val="3AE7FF" w:themeColor="accent1" w:themeTint="99"/>
          <w:sz w:val="20"/>
          <w:szCs w:val="20"/>
          <w:lang w:eastAsia="en-US"/>
        </w:rPr>
        <w:t>nativeMeasurementType</w:t>
      </w:r>
      <w:proofErr w:type="spellEnd"/>
      <w:r w:rsidRPr="007C5AAA">
        <w:rPr>
          <w:rFonts w:ascii="inherit" w:eastAsia="Times New Roman" w:hAnsi="inherit" w:cs="Courier New"/>
          <w:color w:val="3AE7FF" w:themeColor="accent1" w:themeTint="99"/>
          <w:sz w:val="20"/>
          <w:szCs w:val="20"/>
          <w:lang w:eastAsia="en-US"/>
        </w:rPr>
        <w:t>": "RX_OPTICAL_POWER_MIN",</w:t>
      </w:r>
      <w:r>
        <w:rPr>
          <w:rFonts w:ascii="inherit" w:eastAsia="Times New Roman" w:hAnsi="inherit" w:cs="Courier New"/>
          <w:color w:val="1D1C1D"/>
          <w:sz w:val="20"/>
          <w:szCs w:val="20"/>
          <w:lang w:eastAsia="en-US"/>
        </w:rPr>
        <w:t xml:space="preserve"> </w:t>
      </w:r>
      <w:r>
        <w:rPr>
          <w:rFonts w:ascii="inherit" w:eastAsia="Times New Roman" w:hAnsi="inherit" w:cs="Courier New"/>
          <w:color w:val="auto"/>
          <w:sz w:val="20"/>
          <w:szCs w:val="20"/>
          <w:lang w:eastAsia="en-US"/>
        </w:rPr>
        <w:t>//</w:t>
      </w:r>
      <w:r w:rsidR="001951D7">
        <w:rPr>
          <w:rFonts w:ascii="inherit" w:eastAsia="Times New Roman" w:hAnsi="inherit" w:cs="Courier New"/>
          <w:color w:val="auto"/>
          <w:sz w:val="20"/>
          <w:szCs w:val="20"/>
          <w:lang w:eastAsia="en-US"/>
        </w:rPr>
        <w:t>Mandatory</w:t>
      </w:r>
      <w:r>
        <w:rPr>
          <w:rFonts w:ascii="inherit" w:eastAsia="Times New Roman" w:hAnsi="inherit" w:cs="Courier New"/>
          <w:color w:val="auto"/>
          <w:sz w:val="20"/>
          <w:szCs w:val="20"/>
          <w:lang w:eastAsia="en-US"/>
        </w:rPr>
        <w:t xml:space="preserve"> if normalized type in metadata</w:t>
      </w:r>
    </w:p>
    <w:p w14:paraId="6FC84525" w14:textId="35DB614F"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4958E4">
        <w:rPr>
          <w:rFonts w:ascii="inherit" w:eastAsia="Times New Roman" w:hAnsi="inherit" w:cs="Courier New"/>
          <w:color w:val="00B050"/>
          <w:sz w:val="20"/>
          <w:szCs w:val="20"/>
          <w:lang w:eastAsia="en-US"/>
        </w:rPr>
        <w:t xml:space="preserve">                   </w:t>
      </w:r>
      <w:r w:rsidR="007A3EA2">
        <w:rPr>
          <w:rFonts w:ascii="inherit" w:eastAsia="Times New Roman" w:hAnsi="inherit" w:cs="Courier New"/>
          <w:color w:val="00B050"/>
          <w:sz w:val="20"/>
          <w:szCs w:val="20"/>
          <w:lang w:eastAsia="en-US"/>
        </w:rPr>
        <w:t xml:space="preserve">   </w:t>
      </w:r>
      <w:r w:rsidRPr="004958E4">
        <w:rPr>
          <w:rFonts w:ascii="inherit" w:eastAsia="Times New Roman" w:hAnsi="inherit" w:cs="Courier New"/>
          <w:color w:val="00B050"/>
          <w:sz w:val="20"/>
          <w:szCs w:val="20"/>
          <w:lang w:eastAsia="en-US"/>
        </w:rPr>
        <w:t xml:space="preserve"> “</w:t>
      </w:r>
      <w:proofErr w:type="spellStart"/>
      <w:r w:rsidRPr="004958E4">
        <w:rPr>
          <w:rFonts w:ascii="inherit" w:eastAsia="Times New Roman" w:hAnsi="inherit" w:cs="Courier New"/>
          <w:color w:val="00B050"/>
          <w:sz w:val="20"/>
          <w:szCs w:val="20"/>
          <w:lang w:eastAsia="en-US"/>
        </w:rPr>
        <w:t>normalizedMeasurmentType</w:t>
      </w:r>
      <w:proofErr w:type="spellEnd"/>
      <w:r w:rsidRPr="004958E4">
        <w:rPr>
          <w:rFonts w:ascii="inherit" w:eastAsia="Times New Roman" w:hAnsi="inherit" w:cs="Courier New"/>
          <w:color w:val="00B050"/>
          <w:sz w:val="20"/>
          <w:szCs w:val="20"/>
          <w:lang w:eastAsia="en-US"/>
        </w:rPr>
        <w:t xml:space="preserve">”: </w:t>
      </w:r>
      <w:r w:rsidR="00BE7667">
        <w:rPr>
          <w:rFonts w:ascii="inherit" w:eastAsia="Times New Roman" w:hAnsi="inherit" w:cs="Courier New"/>
          <w:color w:val="00B050"/>
          <w:sz w:val="20"/>
          <w:szCs w:val="20"/>
          <w:lang w:eastAsia="en-US"/>
        </w:rPr>
        <w:t>“</w:t>
      </w:r>
      <w:r w:rsidRPr="004958E4">
        <w:rPr>
          <w:rFonts w:ascii="inherit" w:eastAsia="Times New Roman" w:hAnsi="inherit" w:cs="Courier New"/>
          <w:color w:val="00B050"/>
          <w:sz w:val="20"/>
          <w:szCs w:val="20"/>
          <w:lang w:eastAsia="en-US"/>
        </w:rPr>
        <w:t>OPT</w:t>
      </w:r>
      <w:r w:rsidR="00F13C79">
        <w:rPr>
          <w:rFonts w:ascii="inherit" w:eastAsia="Times New Roman" w:hAnsi="inherit" w:cs="Courier New"/>
          <w:color w:val="00B050"/>
          <w:sz w:val="20"/>
          <w:szCs w:val="20"/>
          <w:lang w:eastAsia="en-US"/>
        </w:rPr>
        <w:t>_TOTAL</w:t>
      </w:r>
      <w:r w:rsidRPr="004958E4">
        <w:rPr>
          <w:rFonts w:ascii="inherit" w:eastAsia="Times New Roman" w:hAnsi="inherit" w:cs="Courier New"/>
          <w:color w:val="00B050"/>
          <w:sz w:val="20"/>
          <w:szCs w:val="20"/>
          <w:lang w:eastAsia="en-US"/>
        </w:rPr>
        <w:t>_PWR_INPUT</w:t>
      </w:r>
      <w:r w:rsidR="00370531">
        <w:rPr>
          <w:rFonts w:ascii="inherit" w:eastAsia="Times New Roman" w:hAnsi="inherit" w:cs="Courier New"/>
          <w:color w:val="00B050"/>
          <w:sz w:val="20"/>
          <w:szCs w:val="20"/>
          <w:lang w:eastAsia="en-US"/>
        </w:rPr>
        <w:t>”</w:t>
      </w:r>
      <w:r w:rsidRPr="004958E4">
        <w:rPr>
          <w:rFonts w:ascii="inherit" w:eastAsia="Times New Roman" w:hAnsi="inherit" w:cs="Courier New"/>
          <w:color w:val="00B050"/>
          <w:sz w:val="20"/>
          <w:szCs w:val="20"/>
          <w:lang w:eastAsia="en-US"/>
        </w:rPr>
        <w:t xml:space="preserve"> </w:t>
      </w:r>
      <w:r>
        <w:rPr>
          <w:rFonts w:ascii="inherit" w:eastAsia="Times New Roman" w:hAnsi="inherit" w:cs="Courier New"/>
          <w:color w:val="auto"/>
          <w:sz w:val="20"/>
          <w:szCs w:val="20"/>
          <w:lang w:eastAsia="en-US"/>
        </w:rPr>
        <w:t>//Native type can be in metadata</w:t>
      </w:r>
    </w:p>
    <w:p w14:paraId="711185CA" w14:textId="77777777" w:rsidR="0077730D" w:rsidRDefault="0077730D"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p>
    <w:p w14:paraId="48467F35"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538AF296"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148958A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741A0728"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25916E3D"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573ED26E" w14:textId="77777777" w:rsidR="007C5AAA" w:rsidRPr="007C5AAA" w:rsidRDefault="007C5AAA" w:rsidP="007C5AAA"/>
    <w:p w14:paraId="201BAF9D" w14:textId="77777777" w:rsidR="007C5AAA" w:rsidRDefault="007C5AAA" w:rsidP="007C5AAA">
      <w:pPr>
        <w:pStyle w:val="Heading4"/>
      </w:pPr>
      <w:bookmarkStart w:id="3322" w:name="_Toc192619571"/>
      <w:r>
        <w:t>A suspect measurement</w:t>
      </w:r>
      <w:bookmarkEnd w:id="3322"/>
    </w:p>
    <w:p w14:paraId="612CD1DB" w14:textId="77777777" w:rsidR="001815AC" w:rsidRDefault="00180FA4" w:rsidP="007C5AAA">
      <w:r>
        <w:t xml:space="preserve">This example shows </w:t>
      </w:r>
      <w:r w:rsidR="00DC7A98">
        <w:t xml:space="preserve">a measurement that the system considers as suspect. The example also shows a minimal </w:t>
      </w:r>
      <w:r w:rsidR="002E7C7C">
        <w:t>use of fields.</w:t>
      </w:r>
      <w:r w:rsidR="003618E5">
        <w:t xml:space="preserve"> The prefix is omitted as the measurement target is considered </w:t>
      </w:r>
      <w:r w:rsidR="005E0BEE">
        <w:t>to require</w:t>
      </w:r>
      <w:r w:rsidR="003618E5">
        <w:t xml:space="preserve"> no further refinement.</w:t>
      </w:r>
    </w:p>
    <w:p w14:paraId="0F7BA4C4"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156C9D64"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"timestamp"</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"1693240502242882097"</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5500"/>
          <w:sz w:val="20"/>
          <w:szCs w:val="20"/>
          <w:lang w:eastAsia="en-US"/>
        </w:rPr>
        <w:t xml:space="preserve">// 2023-08-28 16:35:02.242 </w:t>
      </w:r>
    </w:p>
    <w:p w14:paraId="02DEC2E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"update"</w:t>
      </w:r>
      <w:r w:rsidRPr="007C5AAA">
        <w:rPr>
          <w:rFonts w:ascii="inherit" w:eastAsia="Times New Roman" w:hAnsi="inherit" w:cs="Courier New"/>
          <w:color w:val="1D1C1D"/>
          <w:sz w:val="20"/>
          <w:szCs w:val="20"/>
          <w:lang w:eastAsia="en-US"/>
        </w:rPr>
        <w:t>: [</w:t>
      </w:r>
    </w:p>
    <w:p w14:paraId="36E8970D"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13F793D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"path"</w:t>
      </w:r>
      <w:r w:rsidRPr="007C5AAA">
        <w:rPr>
          <w:rFonts w:ascii="inherit" w:eastAsia="Times New Roman" w:hAnsi="inherit" w:cs="Courier New"/>
          <w:color w:val="1D1C1D"/>
          <w:sz w:val="20"/>
          <w:szCs w:val="20"/>
          <w:lang w:eastAsia="en-US"/>
        </w:rPr>
        <w:t>: {</w:t>
      </w:r>
    </w:p>
    <w:p w14:paraId="1BF02A01"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roofErr w:type="spellStart"/>
      <w:r w:rsidRPr="007C5AAA">
        <w:rPr>
          <w:rFonts w:ascii="inherit" w:eastAsia="Times New Roman" w:hAnsi="inherit" w:cs="Courier New"/>
          <w:color w:val="237BE8" w:themeColor="accent3" w:themeTint="99"/>
          <w:sz w:val="20"/>
          <w:szCs w:val="20"/>
          <w:lang w:eastAsia="en-US"/>
        </w:rPr>
        <w:t>elem</w:t>
      </w:r>
      <w:proofErr w:type="spellEnd"/>
      <w:r w:rsidRPr="007C5AAA">
        <w:rPr>
          <w:rFonts w:ascii="inherit" w:eastAsia="Times New Roman" w:hAnsi="inherit" w:cs="Courier New"/>
          <w:color w:val="237BE8" w:themeColor="accent3" w:themeTint="99"/>
          <w:sz w:val="20"/>
          <w:szCs w:val="20"/>
          <w:lang w:eastAsia="en-US"/>
        </w:rPr>
        <w:t>": [</w:t>
      </w:r>
    </w:p>
    <w:p w14:paraId="67881BFD"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6BA69884" w14:textId="77777777" w:rsidR="009D14D8" w:rsidRPr="007C5AAA"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"name": "</w:t>
      </w:r>
      <w:proofErr w:type="spellStart"/>
      <w:r>
        <w:rPr>
          <w:rFonts w:ascii="inherit" w:eastAsia="Times New Roman" w:hAnsi="inherit" w:cs="Courier New"/>
          <w:color w:val="237BE8" w:themeColor="accent3" w:themeTint="99"/>
          <w:sz w:val="20"/>
          <w:szCs w:val="20"/>
          <w:lang w:eastAsia="en-US"/>
        </w:rPr>
        <w:t>oam</w:t>
      </w:r>
      <w:proofErr w:type="spellEnd"/>
      <w:r>
        <w:rPr>
          <w:rFonts w:ascii="inherit" w:eastAsia="Times New Roman" w:hAnsi="inherit" w:cs="Courier New"/>
          <w:color w:val="237BE8" w:themeColor="accent3" w:themeTint="99"/>
          <w:sz w:val="20"/>
          <w:szCs w:val="20"/>
          <w:lang w:eastAsia="en-US"/>
        </w:rPr>
        <w:t>-job</w:t>
      </w:r>
      <w:r w:rsidRPr="007C5AAA">
        <w:rPr>
          <w:rFonts w:ascii="inherit" w:eastAsia="Times New Roman" w:hAnsi="inherit" w:cs="Courier New"/>
          <w:color w:val="237BE8" w:themeColor="accent3" w:themeTint="99"/>
          <w:sz w:val="20"/>
          <w:szCs w:val="20"/>
          <w:lang w:eastAsia="en-US"/>
        </w:rPr>
        <w:t>"</w:t>
      </w:r>
      <w:r>
        <w:rPr>
          <w:rFonts w:ascii="inherit" w:eastAsia="Times New Roman" w:hAnsi="inherit" w:cs="Courier New"/>
          <w:color w:val="237BE8" w:themeColor="accent3" w:themeTint="99"/>
          <w:sz w:val="20"/>
          <w:szCs w:val="20"/>
          <w:lang w:eastAsia="en-US"/>
        </w:rPr>
        <w:t>,</w:t>
      </w:r>
    </w:p>
    <w:p w14:paraId="7135F776" w14:textId="77777777" w:rsidR="009D14D8" w:rsidRPr="007C5AAA"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"key": {</w:t>
      </w:r>
    </w:p>
    <w:p w14:paraId="3E635F48" w14:textId="77777777" w:rsidR="009D14D8" w:rsidRPr="007C5AAA"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roofErr w:type="spellStart"/>
      <w:r>
        <w:rPr>
          <w:rFonts w:ascii="inherit" w:eastAsia="Times New Roman" w:hAnsi="inherit" w:cs="Courier New"/>
          <w:color w:val="237BE8" w:themeColor="accent3" w:themeTint="99"/>
          <w:sz w:val="20"/>
          <w:szCs w:val="20"/>
          <w:lang w:eastAsia="en-US"/>
        </w:rPr>
        <w:t>uuid</w:t>
      </w:r>
      <w:proofErr w:type="spellEnd"/>
      <w:r w:rsidRPr="007C5AAA">
        <w:rPr>
          <w:rFonts w:ascii="inherit" w:eastAsia="Times New Roman" w:hAnsi="inherit" w:cs="Courier New"/>
          <w:color w:val="237BE8" w:themeColor="accent3" w:themeTint="99"/>
          <w:sz w:val="20"/>
          <w:szCs w:val="20"/>
          <w:lang w:eastAsia="en-US"/>
        </w:rPr>
        <w:t>": "</w:t>
      </w:r>
      <w:r w:rsidRPr="005E57AC">
        <w:rPr>
          <w:rFonts w:ascii="inherit" w:eastAsia="Times New Roman" w:hAnsi="inherit" w:cs="Courier New"/>
          <w:color w:val="237BE8" w:themeColor="accent3" w:themeTint="99"/>
          <w:sz w:val="20"/>
          <w:szCs w:val="20"/>
          <w:lang w:eastAsia="en-US"/>
        </w:rPr>
        <w:t>560b49b5-670d-3d36-baca-31f560b2c4c6</w:t>
      </w:r>
      <w:r w:rsidRPr="007C5AAA">
        <w:rPr>
          <w:rFonts w:ascii="inherit" w:eastAsia="Times New Roman" w:hAnsi="inherit" w:cs="Courier New"/>
          <w:color w:val="237BE8" w:themeColor="accent3" w:themeTint="99"/>
          <w:sz w:val="20"/>
          <w:szCs w:val="20"/>
          <w:lang w:eastAsia="en-US"/>
        </w:rPr>
        <w:t>"</w:t>
      </w:r>
    </w:p>
    <w:p w14:paraId="054B18EA" w14:textId="77777777" w:rsidR="009D14D8"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2D076EA0" w14:textId="77777777" w:rsidR="007C5AAA" w:rsidRPr="007C5AAA" w:rsidRDefault="007C5AAA"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112BAAA6"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533E5076"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18A19483" w14:textId="77777777" w:rsidR="00206F53" w:rsidRPr="00206F53" w:rsidRDefault="00206F53"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A1111"/>
          <w:sz w:val="20"/>
          <w:szCs w:val="20"/>
          <w:lang w:eastAsia="en-US"/>
        </w:rPr>
      </w:pPr>
      <w:r w:rsidRPr="00206F53">
        <w:rPr>
          <w:rFonts w:ascii="inherit" w:eastAsia="Times New Roman" w:hAnsi="inherit" w:cs="Courier New"/>
          <w:color w:val="AA1111"/>
          <w:sz w:val="20"/>
          <w:szCs w:val="20"/>
          <w:lang w:eastAsia="en-US"/>
        </w:rPr>
        <w:t xml:space="preserve">            “</w:t>
      </w:r>
      <w:proofErr w:type="spellStart"/>
      <w:r w:rsidRPr="00206F53">
        <w:rPr>
          <w:rFonts w:ascii="inherit" w:eastAsia="Times New Roman" w:hAnsi="inherit" w:cs="Courier New"/>
          <w:color w:val="AA1111"/>
          <w:sz w:val="20"/>
          <w:szCs w:val="20"/>
          <w:lang w:eastAsia="en-US"/>
        </w:rPr>
        <w:t>val</w:t>
      </w:r>
      <w:proofErr w:type="spellEnd"/>
      <w:proofErr w:type="gramStart"/>
      <w:r w:rsidRPr="00206F53">
        <w:rPr>
          <w:rFonts w:ascii="inherit" w:eastAsia="Times New Roman" w:hAnsi="inherit" w:cs="Courier New"/>
          <w:color w:val="AA1111"/>
          <w:sz w:val="20"/>
          <w:szCs w:val="20"/>
          <w:lang w:eastAsia="en-US"/>
        </w:rPr>
        <w:t>”:{</w:t>
      </w:r>
      <w:proofErr w:type="gramEnd"/>
    </w:p>
    <w:p w14:paraId="09CB30AC" w14:textId="77777777" w:rsidR="007C5AAA" w:rsidRPr="007C5AAA" w:rsidRDefault="00206F53"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7C5AAA" w:rsidRPr="007C5AAA">
        <w:rPr>
          <w:rFonts w:ascii="inherit" w:eastAsia="Times New Roman" w:hAnsi="inherit" w:cs="Courier New"/>
          <w:color w:val="1D1C1D"/>
          <w:sz w:val="20"/>
          <w:szCs w:val="20"/>
          <w:lang w:eastAsia="en-US"/>
        </w:rPr>
        <w:t xml:space="preserve">            </w:t>
      </w:r>
      <w:r w:rsidR="007C5AAA" w:rsidRPr="007C5AAA">
        <w:rPr>
          <w:rFonts w:ascii="inherit" w:eastAsia="Times New Roman" w:hAnsi="inherit" w:cs="Courier New"/>
          <w:color w:val="AA1111"/>
          <w:sz w:val="20"/>
          <w:szCs w:val="20"/>
          <w:lang w:eastAsia="en-US"/>
        </w:rPr>
        <w:t>"</w:t>
      </w:r>
      <w:proofErr w:type="spellStart"/>
      <w:r w:rsidR="0030081E">
        <w:rPr>
          <w:rFonts w:ascii="inherit" w:eastAsia="Times New Roman" w:hAnsi="inherit" w:cs="Courier New"/>
          <w:color w:val="AA1111"/>
          <w:sz w:val="20"/>
          <w:szCs w:val="20"/>
          <w:lang w:eastAsia="en-US"/>
        </w:rPr>
        <w:t>protoBytes</w:t>
      </w:r>
      <w:proofErr w:type="spellEnd"/>
      <w:r w:rsidR="007C5AAA" w:rsidRPr="007C5AAA">
        <w:rPr>
          <w:rFonts w:ascii="inherit" w:eastAsia="Times New Roman" w:hAnsi="inherit" w:cs="Courier New"/>
          <w:color w:val="AA1111"/>
          <w:sz w:val="20"/>
          <w:szCs w:val="20"/>
          <w:lang w:eastAsia="en-US"/>
        </w:rPr>
        <w:t>"</w:t>
      </w:r>
      <w:r w:rsidR="007C5AAA" w:rsidRPr="007C5AAA">
        <w:rPr>
          <w:rFonts w:ascii="inherit" w:eastAsia="Times New Roman" w:hAnsi="inherit" w:cs="Courier New"/>
          <w:color w:val="1D1C1D"/>
          <w:sz w:val="20"/>
          <w:szCs w:val="20"/>
          <w:lang w:eastAsia="en-US"/>
        </w:rPr>
        <w:t>: {</w:t>
      </w:r>
    </w:p>
    <w:p w14:paraId="5316EA1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proofErr w:type="spellStart"/>
      <w:r w:rsidR="00206F53">
        <w:rPr>
          <w:rFonts w:ascii="inherit" w:eastAsia="Times New Roman" w:hAnsi="inherit" w:cs="Courier New"/>
          <w:color w:val="AA1111"/>
          <w:sz w:val="20"/>
          <w:szCs w:val="20"/>
          <w:lang w:eastAsia="en-US"/>
        </w:rPr>
        <w:t>m</w:t>
      </w:r>
      <w:r w:rsidRPr="007C5AAA">
        <w:rPr>
          <w:rFonts w:ascii="inherit" w:eastAsia="Times New Roman" w:hAnsi="inherit" w:cs="Courier New"/>
          <w:color w:val="AA1111"/>
          <w:sz w:val="20"/>
          <w:szCs w:val="20"/>
          <w:lang w:eastAsia="en-US"/>
        </w:rPr>
        <w:t>easurementDetails</w:t>
      </w:r>
      <w:proofErr w:type="spellEnd"/>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w:t>
      </w:r>
    </w:p>
    <w:p w14:paraId="312013C8" w14:textId="77777777" w:rsidR="009342AE" w:rsidRPr="007C5AAA" w:rsidRDefault="009342AE" w:rsidP="004958E4">
      <w:pPr>
        <w:shd w:val="clear" w:color="auto" w:fill="FFFFFF"/>
        <w:tabs>
          <w:tab w:val="left" w:pos="916"/>
          <w:tab w:val="left" w:pos="1832"/>
          <w:tab w:val="left" w:pos="255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proofErr w:type="spellStart"/>
      <w:r w:rsidRPr="007C5AAA">
        <w:rPr>
          <w:rFonts w:ascii="inherit" w:eastAsia="Times New Roman" w:hAnsi="inherit" w:cs="Courier New"/>
          <w:color w:val="AA1111"/>
          <w:sz w:val="20"/>
          <w:szCs w:val="20"/>
          <w:lang w:eastAsia="en-US"/>
        </w:rPr>
        <w:t>timeMeasurementWasSampled</w:t>
      </w:r>
      <w:proofErr w:type="spellEnd"/>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"1693240037000"</w:t>
      </w:r>
      <w:r w:rsidR="00F1473C">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uto"/>
          <w:sz w:val="20"/>
          <w:szCs w:val="20"/>
          <w:lang w:eastAsia="en-US"/>
        </w:rPr>
        <w:t>//2023-08-28 16:27:17.000</w:t>
      </w:r>
    </w:p>
    <w:p w14:paraId="36A3B0CE" w14:textId="77777777" w:rsidR="009342AE" w:rsidRPr="007C5AAA"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proofErr w:type="spellStart"/>
      <w:r w:rsidRPr="007C5AAA">
        <w:rPr>
          <w:rFonts w:ascii="inherit" w:eastAsia="Times New Roman" w:hAnsi="inherit" w:cs="Courier New"/>
          <w:color w:val="AA1111"/>
          <w:sz w:val="20"/>
          <w:szCs w:val="20"/>
          <w:lang w:eastAsia="en-US"/>
        </w:rPr>
        <w:t>qualifiedMeasuredValue</w:t>
      </w:r>
      <w:proofErr w:type="spellEnd"/>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w:t>
      </w:r>
    </w:p>
    <w:p w14:paraId="40C29DD0" w14:textId="77777777" w:rsidR="009342AE" w:rsidRPr="007C5AAA"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"value"</w:t>
      </w:r>
      <w:r w:rsidRPr="007C5AAA">
        <w:rPr>
          <w:rFonts w:ascii="inherit" w:eastAsia="Times New Roman" w:hAnsi="inherit" w:cs="Courier New"/>
          <w:color w:val="1D1C1D"/>
          <w:sz w:val="20"/>
          <w:szCs w:val="20"/>
          <w:lang w:eastAsia="en-US"/>
        </w:rPr>
        <w:t>: -</w:t>
      </w:r>
      <w:r w:rsidRPr="007C5AAA">
        <w:rPr>
          <w:rFonts w:ascii="inherit" w:eastAsia="Times New Roman" w:hAnsi="inherit" w:cs="Courier New"/>
          <w:color w:val="116644"/>
          <w:sz w:val="20"/>
          <w:szCs w:val="20"/>
          <w:lang w:eastAsia="en-US"/>
        </w:rPr>
        <w:t>99</w:t>
      </w:r>
      <w:r w:rsidR="00F1473C">
        <w:rPr>
          <w:rFonts w:ascii="inherit" w:eastAsia="Times New Roman" w:hAnsi="inherit" w:cs="Courier New"/>
          <w:color w:val="116644"/>
          <w:sz w:val="20"/>
          <w:szCs w:val="20"/>
          <w:lang w:eastAsia="en-US"/>
        </w:rPr>
        <w:t>,</w:t>
      </w:r>
    </w:p>
    <w:p w14:paraId="052CF947" w14:textId="77777777" w:rsidR="009342AE" w:rsidRPr="004702FF"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AA1111"/>
          <w:sz w:val="20"/>
          <w:szCs w:val="20"/>
          <w:lang w:eastAsia="en-US"/>
        </w:rPr>
        <w:lastRenderedPageBreak/>
        <w:t xml:space="preserve">               </w:t>
      </w:r>
      <w:r w:rsidR="00206F53">
        <w:rPr>
          <w:rFonts w:ascii="inherit" w:eastAsia="Times New Roman" w:hAnsi="inherit" w:cs="Courier New"/>
          <w:color w:val="AA1111"/>
          <w:sz w:val="20"/>
          <w:szCs w:val="20"/>
          <w:lang w:eastAsia="en-US"/>
        </w:rPr>
        <w:t xml:space="preserve">   </w:t>
      </w:r>
      <w:r>
        <w:rPr>
          <w:rFonts w:ascii="inherit" w:eastAsia="Times New Roman" w:hAnsi="inherit" w:cs="Courier New"/>
          <w:color w:val="AA1111"/>
          <w:sz w:val="20"/>
          <w:szCs w:val="20"/>
          <w:lang w:eastAsia="en-US"/>
        </w:rPr>
        <w:t xml:space="preserve">         </w:t>
      </w:r>
      <w:r w:rsidRPr="007C5AAA">
        <w:rPr>
          <w:rFonts w:ascii="inherit" w:eastAsia="Times New Roman" w:hAnsi="inherit" w:cs="Courier New"/>
          <w:color w:val="AA1111"/>
          <w:sz w:val="20"/>
          <w:szCs w:val="20"/>
          <w:lang w:eastAsia="en-US"/>
        </w:rPr>
        <w:t>"</w:t>
      </w:r>
      <w:proofErr w:type="spellStart"/>
      <w:r w:rsidRPr="007C5AAA">
        <w:rPr>
          <w:rFonts w:ascii="inherit" w:eastAsia="Times New Roman" w:hAnsi="inherit" w:cs="Courier New"/>
          <w:color w:val="AA1111"/>
          <w:sz w:val="20"/>
          <w:szCs w:val="20"/>
          <w:lang w:eastAsia="en-US"/>
        </w:rPr>
        <w:t>valueQualifier</w:t>
      </w:r>
      <w:proofErr w:type="spellEnd"/>
      <w:proofErr w:type="gramStart"/>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xml:space="preserve"> :</w:t>
      </w:r>
      <w:proofErr w:type="gramEnd"/>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"SUSPECT"</w:t>
      </w:r>
      <w:r w:rsidRPr="007C5AAA">
        <w:rPr>
          <w:rFonts w:ascii="inherit" w:eastAsia="Times New Roman" w:hAnsi="inherit" w:cs="Courier New"/>
          <w:color w:val="1D1C1D"/>
          <w:sz w:val="20"/>
          <w:szCs w:val="20"/>
          <w:lang w:eastAsia="en-US"/>
        </w:rPr>
        <w:t>,</w:t>
      </w:r>
      <w:r w:rsidR="00F60ADB">
        <w:rPr>
          <w:rFonts w:ascii="inherit" w:eastAsia="Times New Roman" w:hAnsi="inherit" w:cs="Courier New"/>
          <w:color w:val="1D1C1D"/>
          <w:sz w:val="20"/>
          <w:szCs w:val="20"/>
          <w:lang w:eastAsia="en-US"/>
        </w:rPr>
        <w:t xml:space="preserve"> //Suspect as other measures have indicated that the function is operating</w:t>
      </w:r>
    </w:p>
    <w:p w14:paraId="2963BB90" w14:textId="77777777" w:rsidR="00357B03" w:rsidRPr="007C5AAA" w:rsidRDefault="00357B03"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357B03">
        <w:rPr>
          <w:rFonts w:ascii="inherit" w:eastAsia="Times New Roman" w:hAnsi="inherit" w:cs="Courier New"/>
          <w:color w:val="3AE7FF" w:themeColor="accent1" w:themeTint="99"/>
          <w:sz w:val="20"/>
          <w:szCs w:val="20"/>
          <w:lang w:eastAsia="en-US"/>
        </w:rPr>
        <w:t xml:space="preserve">                     </w:t>
      </w:r>
      <w:r w:rsidR="00206F53">
        <w:rPr>
          <w:rFonts w:ascii="inherit" w:eastAsia="Times New Roman" w:hAnsi="inherit" w:cs="Courier New"/>
          <w:color w:val="3AE7FF" w:themeColor="accent1" w:themeTint="99"/>
          <w:sz w:val="20"/>
          <w:szCs w:val="20"/>
          <w:lang w:eastAsia="en-US"/>
        </w:rPr>
        <w:t xml:space="preserve">   </w:t>
      </w:r>
      <w:r w:rsidRPr="00357B03">
        <w:rPr>
          <w:rFonts w:ascii="inherit" w:eastAsia="Times New Roman" w:hAnsi="inherit" w:cs="Courier New"/>
          <w:color w:val="3AE7FF" w:themeColor="accent1" w:themeTint="99"/>
          <w:sz w:val="20"/>
          <w:szCs w:val="20"/>
          <w:lang w:eastAsia="en-US"/>
        </w:rPr>
        <w:t xml:space="preserve">    </w:t>
      </w:r>
      <w:r w:rsidRPr="004958E4">
        <w:rPr>
          <w:rFonts w:ascii="inherit" w:eastAsia="Times New Roman" w:hAnsi="inherit" w:cs="Courier New"/>
          <w:color w:val="00B050"/>
          <w:sz w:val="20"/>
          <w:szCs w:val="20"/>
          <w:lang w:eastAsia="en-US"/>
        </w:rPr>
        <w:t>“</w:t>
      </w:r>
      <w:proofErr w:type="spellStart"/>
      <w:r w:rsidRPr="004958E4">
        <w:rPr>
          <w:rFonts w:ascii="inherit" w:eastAsia="Times New Roman" w:hAnsi="inherit" w:cs="Courier New"/>
          <w:color w:val="00B050"/>
          <w:sz w:val="20"/>
          <w:szCs w:val="20"/>
          <w:lang w:eastAsia="en-US"/>
        </w:rPr>
        <w:t>qualifiedValueName</w:t>
      </w:r>
      <w:proofErr w:type="spellEnd"/>
      <w:proofErr w:type="gramStart"/>
      <w:r w:rsidRPr="004958E4">
        <w:rPr>
          <w:rFonts w:ascii="inherit" w:eastAsia="Times New Roman" w:hAnsi="inherit" w:cs="Courier New"/>
          <w:color w:val="00B050"/>
          <w:sz w:val="20"/>
          <w:szCs w:val="20"/>
          <w:lang w:eastAsia="en-US"/>
        </w:rPr>
        <w:t>” :</w:t>
      </w:r>
      <w:proofErr w:type="gramEnd"/>
      <w:r w:rsidRPr="004958E4">
        <w:rPr>
          <w:rFonts w:ascii="inherit" w:eastAsia="Times New Roman" w:hAnsi="inherit" w:cs="Courier New"/>
          <w:color w:val="00B050"/>
          <w:sz w:val="20"/>
          <w:szCs w:val="20"/>
          <w:lang w:eastAsia="en-US"/>
        </w:rPr>
        <w:t xml:space="preserve"> “</w:t>
      </w:r>
      <w:r w:rsidR="0064046F">
        <w:rPr>
          <w:rFonts w:ascii="inherit" w:eastAsia="Times New Roman" w:hAnsi="inherit" w:cs="Courier New"/>
          <w:color w:val="00B050"/>
          <w:sz w:val="20"/>
          <w:szCs w:val="20"/>
          <w:lang w:eastAsia="en-US"/>
        </w:rPr>
        <w:t>MAX</w:t>
      </w:r>
      <w:r w:rsidRPr="004958E4">
        <w:rPr>
          <w:rFonts w:ascii="inherit" w:eastAsia="Times New Roman" w:hAnsi="inherit" w:cs="Courier New"/>
          <w:color w:val="00B050"/>
          <w:sz w:val="20"/>
          <w:szCs w:val="20"/>
          <w:lang w:eastAsia="en-US"/>
        </w:rPr>
        <w:t>”</w:t>
      </w:r>
      <w:r w:rsidR="00F1473C">
        <w:rPr>
          <w:rFonts w:ascii="inherit" w:eastAsia="Times New Roman" w:hAnsi="inherit" w:cs="Courier New"/>
          <w:color w:val="00B050"/>
          <w:sz w:val="20"/>
          <w:szCs w:val="20"/>
          <w:lang w:eastAsia="en-US"/>
        </w:rPr>
        <w:t xml:space="preserve"> </w:t>
      </w:r>
      <w:r>
        <w:rPr>
          <w:rFonts w:ascii="inherit" w:eastAsia="Times New Roman" w:hAnsi="inherit" w:cs="Courier New"/>
          <w:color w:val="auto"/>
          <w:sz w:val="20"/>
          <w:szCs w:val="20"/>
          <w:lang w:eastAsia="en-US"/>
        </w:rPr>
        <w:t xml:space="preserve">//Present </w:t>
      </w:r>
      <w:r w:rsidR="004702FF">
        <w:rPr>
          <w:rFonts w:ascii="inherit" w:eastAsia="Times New Roman" w:hAnsi="inherit" w:cs="Courier New"/>
          <w:color w:val="auto"/>
          <w:sz w:val="20"/>
          <w:szCs w:val="20"/>
          <w:lang w:eastAsia="en-US"/>
        </w:rPr>
        <w:t xml:space="preserve">as only </w:t>
      </w:r>
      <w:proofErr w:type="spellStart"/>
      <w:r>
        <w:rPr>
          <w:rFonts w:ascii="inherit" w:eastAsia="Times New Roman" w:hAnsi="inherit" w:cs="Courier New"/>
          <w:color w:val="auto"/>
          <w:sz w:val="20"/>
          <w:szCs w:val="20"/>
          <w:lang w:eastAsia="en-US"/>
        </w:rPr>
        <w:t>normalized</w:t>
      </w:r>
      <w:r w:rsidR="004958E4">
        <w:rPr>
          <w:rFonts w:ascii="inherit" w:eastAsia="Times New Roman" w:hAnsi="inherit" w:cs="Courier New"/>
          <w:color w:val="auto"/>
          <w:sz w:val="20"/>
          <w:szCs w:val="20"/>
          <w:lang w:eastAsia="en-US"/>
        </w:rPr>
        <w:t>MeasurementType</w:t>
      </w:r>
      <w:proofErr w:type="spellEnd"/>
      <w:r w:rsidR="004958E4">
        <w:rPr>
          <w:rFonts w:ascii="inherit" w:eastAsia="Times New Roman" w:hAnsi="inherit" w:cs="Courier New"/>
          <w:color w:val="auto"/>
          <w:sz w:val="20"/>
          <w:szCs w:val="20"/>
          <w:lang w:eastAsia="en-US"/>
        </w:rPr>
        <w:t xml:space="preserve"> present</w:t>
      </w:r>
      <w:r>
        <w:rPr>
          <w:rFonts w:ascii="inherit" w:eastAsia="Times New Roman" w:hAnsi="inherit" w:cs="Courier New"/>
          <w:color w:val="auto"/>
          <w:sz w:val="20"/>
          <w:szCs w:val="20"/>
          <w:lang w:eastAsia="en-US"/>
        </w:rPr>
        <w:t xml:space="preserve"> </w:t>
      </w:r>
    </w:p>
    <w:p w14:paraId="721F4193" w14:textId="77777777" w:rsidR="009342AE" w:rsidRPr="007C5AAA" w:rsidRDefault="00206F53"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9342AE" w:rsidRPr="007C5AAA">
        <w:rPr>
          <w:rFonts w:ascii="inherit" w:eastAsia="Times New Roman" w:hAnsi="inherit" w:cs="Courier New"/>
          <w:color w:val="1D1C1D"/>
          <w:sz w:val="20"/>
          <w:szCs w:val="20"/>
          <w:lang w:eastAsia="en-US"/>
        </w:rPr>
        <w:t xml:space="preserve">                    },</w:t>
      </w:r>
    </w:p>
    <w:p w14:paraId="3423A26F" w14:textId="77777777" w:rsidR="009342AE" w:rsidRPr="007C5AAA"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206F53">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 xml:space="preserve">     </w:t>
      </w:r>
      <w:r w:rsidRPr="002E7C7C">
        <w:rPr>
          <w:rFonts w:ascii="inherit" w:eastAsia="Times New Roman" w:hAnsi="inherit" w:cs="Courier New"/>
          <w:color w:val="AA1111"/>
          <w:sz w:val="20"/>
          <w:szCs w:val="20"/>
          <w:lang w:eastAsia="en-US"/>
        </w:rPr>
        <w:t>"</w:t>
      </w:r>
      <w:proofErr w:type="spellStart"/>
      <w:r w:rsidRPr="002E7C7C">
        <w:rPr>
          <w:rFonts w:ascii="inherit" w:eastAsia="Times New Roman" w:hAnsi="inherit" w:cs="Courier New"/>
          <w:color w:val="AA1111"/>
          <w:sz w:val="20"/>
          <w:szCs w:val="20"/>
          <w:lang w:eastAsia="en-US"/>
        </w:rPr>
        <w:t>sampleInterval</w:t>
      </w:r>
      <w:proofErr w:type="spellEnd"/>
      <w:r w:rsidRPr="002E7C7C">
        <w:rPr>
          <w:rFonts w:ascii="inherit" w:eastAsia="Times New Roman" w:hAnsi="inherit" w:cs="Courier New"/>
          <w:color w:val="AA1111"/>
          <w:sz w:val="20"/>
          <w:szCs w:val="20"/>
          <w:lang w:eastAsia="en-US"/>
        </w:rPr>
        <w:t>": "</w:t>
      </w:r>
      <w:r w:rsidR="002E7C7C" w:rsidRPr="002E7C7C">
        <w:rPr>
          <w:rFonts w:ascii="inherit" w:eastAsia="Times New Roman" w:hAnsi="inherit" w:cs="Courier New"/>
          <w:color w:val="AA1111"/>
          <w:sz w:val="20"/>
          <w:szCs w:val="20"/>
          <w:lang w:eastAsia="en-US"/>
        </w:rPr>
        <w:t>7</w:t>
      </w:r>
      <w:r w:rsidRPr="002E7C7C">
        <w:rPr>
          <w:rFonts w:ascii="inherit" w:eastAsia="Times New Roman" w:hAnsi="inherit" w:cs="Courier New"/>
          <w:color w:val="AA1111"/>
          <w:sz w:val="20"/>
          <w:szCs w:val="20"/>
          <w:lang w:eastAsia="en-US"/>
        </w:rPr>
        <w:t>00000000000",</w:t>
      </w:r>
      <w:r w:rsidR="00357B03" w:rsidRPr="002E7C7C">
        <w:rPr>
          <w:rFonts w:ascii="inherit" w:eastAsia="Times New Roman" w:hAnsi="inherit" w:cs="Courier New"/>
          <w:color w:val="AA1111"/>
          <w:sz w:val="20"/>
          <w:szCs w:val="20"/>
          <w:lang w:eastAsia="en-US"/>
        </w:rPr>
        <w:t xml:space="preserve"> </w:t>
      </w:r>
      <w:r w:rsidR="00357B03">
        <w:rPr>
          <w:rFonts w:ascii="inherit" w:eastAsia="Times New Roman" w:hAnsi="inherit" w:cs="Courier New"/>
          <w:color w:val="auto"/>
          <w:sz w:val="20"/>
          <w:szCs w:val="20"/>
          <w:lang w:eastAsia="en-US"/>
        </w:rPr>
        <w:t xml:space="preserve">//Is </w:t>
      </w:r>
      <w:r w:rsidR="00E00D92">
        <w:rPr>
          <w:rFonts w:ascii="inherit" w:eastAsia="Times New Roman" w:hAnsi="inherit" w:cs="Courier New"/>
          <w:color w:val="auto"/>
          <w:sz w:val="20"/>
          <w:szCs w:val="20"/>
          <w:lang w:eastAsia="en-US"/>
        </w:rPr>
        <w:t>different from what is stated in the job</w:t>
      </w:r>
    </w:p>
    <w:p w14:paraId="561B43E1"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proofErr w:type="spellStart"/>
      <w:r w:rsidRPr="007C5AAA">
        <w:rPr>
          <w:rFonts w:ascii="inherit" w:eastAsia="Times New Roman" w:hAnsi="inherit" w:cs="Courier New"/>
          <w:color w:val="AA1111"/>
          <w:sz w:val="20"/>
          <w:szCs w:val="20"/>
          <w:lang w:eastAsia="en-US"/>
        </w:rPr>
        <w:t>abstractResourceRef</w:t>
      </w:r>
      <w:proofErr w:type="spellEnd"/>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r>
        <w:rPr>
          <w:rFonts w:ascii="inherit" w:eastAsia="Times New Roman" w:hAnsi="inherit" w:cs="Courier New"/>
          <w:color w:val="AA1111"/>
          <w:sz w:val="20"/>
          <w:szCs w:val="20"/>
          <w:lang w:eastAsia="en-US"/>
        </w:rPr>
        <w:t>NE1-</w:t>
      </w:r>
      <w:r w:rsidRPr="007C5AAA">
        <w:rPr>
          <w:rFonts w:ascii="inherit" w:eastAsia="Times New Roman" w:hAnsi="inherit" w:cs="Courier New"/>
          <w:color w:val="AA1111"/>
          <w:sz w:val="20"/>
          <w:szCs w:val="20"/>
          <w:lang w:eastAsia="en-US"/>
        </w:rPr>
        <w:t>OPT-8-7-13"</w:t>
      </w:r>
      <w:r w:rsidRPr="007C5AAA">
        <w:rPr>
          <w:rFonts w:ascii="inherit" w:eastAsia="Times New Roman" w:hAnsi="inherit" w:cs="Courier New"/>
          <w:color w:val="1D1C1D"/>
          <w:sz w:val="20"/>
          <w:szCs w:val="20"/>
          <w:lang w:eastAsia="en-US"/>
        </w:rPr>
        <w:t>,</w:t>
      </w:r>
      <w:r w:rsidR="00357B03">
        <w:rPr>
          <w:rFonts w:ascii="inherit" w:eastAsia="Times New Roman" w:hAnsi="inherit" w:cs="Courier New"/>
          <w:color w:val="1D1C1D"/>
          <w:sz w:val="20"/>
          <w:szCs w:val="20"/>
          <w:lang w:eastAsia="en-US"/>
        </w:rPr>
        <w:t xml:space="preserve"> </w:t>
      </w:r>
      <w:r w:rsidR="00357B03">
        <w:rPr>
          <w:rFonts w:ascii="inherit" w:eastAsia="Times New Roman" w:hAnsi="inherit" w:cs="Courier New"/>
          <w:color w:val="auto"/>
          <w:sz w:val="20"/>
          <w:szCs w:val="20"/>
          <w:lang w:eastAsia="en-US"/>
        </w:rPr>
        <w:t>//Used in place of CEP/MEP/MIP reference</w:t>
      </w:r>
      <w:r w:rsidR="0064046F">
        <w:rPr>
          <w:rFonts w:ascii="inherit" w:eastAsia="Times New Roman" w:hAnsi="inherit" w:cs="Courier New"/>
          <w:color w:val="auto"/>
          <w:sz w:val="20"/>
          <w:szCs w:val="20"/>
          <w:lang w:eastAsia="en-US"/>
        </w:rPr>
        <w:t>.</w:t>
      </w:r>
      <w:r w:rsidR="0064046F" w:rsidRPr="0064046F">
        <w:rPr>
          <w:rFonts w:ascii="inherit" w:eastAsia="Times New Roman" w:hAnsi="inherit" w:cs="Courier New"/>
          <w:color w:val="auto"/>
          <w:sz w:val="20"/>
          <w:szCs w:val="20"/>
          <w:lang w:eastAsia="en-US"/>
        </w:rPr>
        <w:t xml:space="preserve"> </w:t>
      </w:r>
      <w:r w:rsidR="0064046F">
        <w:rPr>
          <w:rFonts w:ascii="inherit" w:eastAsia="Times New Roman" w:hAnsi="inherit" w:cs="Courier New"/>
          <w:color w:val="auto"/>
          <w:sz w:val="20"/>
          <w:szCs w:val="20"/>
          <w:lang w:eastAsia="en-US"/>
        </w:rPr>
        <w:t>Treated as opaque.</w:t>
      </w:r>
    </w:p>
    <w:p w14:paraId="6F07FA7C" w14:textId="4B323BE4" w:rsidR="004958E4" w:rsidRPr="007C5AAA" w:rsidRDefault="004958E4"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4958E4">
        <w:rPr>
          <w:rFonts w:ascii="inherit" w:eastAsia="Times New Roman" w:hAnsi="inherit" w:cs="Courier New"/>
          <w:color w:val="00B050"/>
          <w:sz w:val="20"/>
          <w:szCs w:val="20"/>
          <w:lang w:eastAsia="en-US"/>
        </w:rPr>
        <w:t xml:space="preserve">                   </w:t>
      </w:r>
      <w:r w:rsidR="00206F53">
        <w:rPr>
          <w:rFonts w:ascii="inherit" w:eastAsia="Times New Roman" w:hAnsi="inherit" w:cs="Courier New"/>
          <w:color w:val="00B050"/>
          <w:sz w:val="20"/>
          <w:szCs w:val="20"/>
          <w:lang w:eastAsia="en-US"/>
        </w:rPr>
        <w:t xml:space="preserve">   </w:t>
      </w:r>
      <w:r w:rsidRPr="004958E4">
        <w:rPr>
          <w:rFonts w:ascii="inherit" w:eastAsia="Times New Roman" w:hAnsi="inherit" w:cs="Courier New"/>
          <w:color w:val="00B050"/>
          <w:sz w:val="20"/>
          <w:szCs w:val="20"/>
          <w:lang w:eastAsia="en-US"/>
        </w:rPr>
        <w:t xml:space="preserve"> “</w:t>
      </w:r>
      <w:proofErr w:type="spellStart"/>
      <w:r w:rsidRPr="004958E4">
        <w:rPr>
          <w:rFonts w:ascii="inherit" w:eastAsia="Times New Roman" w:hAnsi="inherit" w:cs="Courier New"/>
          <w:color w:val="00B050"/>
          <w:sz w:val="20"/>
          <w:szCs w:val="20"/>
          <w:lang w:eastAsia="en-US"/>
        </w:rPr>
        <w:t>normalizedMeasurmentType</w:t>
      </w:r>
      <w:proofErr w:type="spellEnd"/>
      <w:r w:rsidRPr="004958E4">
        <w:rPr>
          <w:rFonts w:ascii="inherit" w:eastAsia="Times New Roman" w:hAnsi="inherit" w:cs="Courier New"/>
          <w:color w:val="00B050"/>
          <w:sz w:val="20"/>
          <w:szCs w:val="20"/>
          <w:lang w:eastAsia="en-US"/>
        </w:rPr>
        <w:t xml:space="preserve">”: </w:t>
      </w:r>
      <w:r w:rsidR="00BE7667">
        <w:rPr>
          <w:rFonts w:ascii="inherit" w:eastAsia="Times New Roman" w:hAnsi="inherit" w:cs="Courier New"/>
          <w:color w:val="00B050"/>
          <w:sz w:val="20"/>
          <w:szCs w:val="20"/>
          <w:lang w:eastAsia="en-US"/>
        </w:rPr>
        <w:t>“</w:t>
      </w:r>
      <w:r w:rsidR="00F13C79" w:rsidRPr="004958E4">
        <w:rPr>
          <w:rFonts w:ascii="inherit" w:eastAsia="Times New Roman" w:hAnsi="inherit" w:cs="Courier New"/>
          <w:color w:val="00B050"/>
          <w:sz w:val="20"/>
          <w:szCs w:val="20"/>
          <w:lang w:eastAsia="en-US"/>
        </w:rPr>
        <w:t>OPT</w:t>
      </w:r>
      <w:r w:rsidR="00F13C79">
        <w:rPr>
          <w:rFonts w:ascii="inherit" w:eastAsia="Times New Roman" w:hAnsi="inherit" w:cs="Courier New"/>
          <w:color w:val="00B050"/>
          <w:sz w:val="20"/>
          <w:szCs w:val="20"/>
          <w:lang w:eastAsia="en-US"/>
        </w:rPr>
        <w:t>_TOTAL</w:t>
      </w:r>
      <w:r w:rsidR="00F13C79" w:rsidRPr="004958E4">
        <w:rPr>
          <w:rFonts w:ascii="inherit" w:eastAsia="Times New Roman" w:hAnsi="inherit" w:cs="Courier New"/>
          <w:color w:val="00B050"/>
          <w:sz w:val="20"/>
          <w:szCs w:val="20"/>
          <w:lang w:eastAsia="en-US"/>
        </w:rPr>
        <w:t>_PWR_INPUT</w:t>
      </w:r>
      <w:r w:rsidR="00BE7667">
        <w:rPr>
          <w:rFonts w:ascii="inherit" w:eastAsia="Times New Roman" w:hAnsi="inherit" w:cs="Courier New"/>
          <w:color w:val="00B050"/>
          <w:sz w:val="20"/>
          <w:szCs w:val="20"/>
          <w:lang w:eastAsia="en-US"/>
        </w:rPr>
        <w:t>”</w:t>
      </w:r>
      <w:r w:rsidRPr="004958E4">
        <w:rPr>
          <w:rFonts w:ascii="inherit" w:eastAsia="Times New Roman" w:hAnsi="inherit" w:cs="Courier New"/>
          <w:color w:val="00B050"/>
          <w:sz w:val="20"/>
          <w:szCs w:val="20"/>
          <w:lang w:eastAsia="en-US"/>
        </w:rPr>
        <w:t xml:space="preserve"> </w:t>
      </w:r>
      <w:r>
        <w:rPr>
          <w:rFonts w:ascii="inherit" w:eastAsia="Times New Roman" w:hAnsi="inherit" w:cs="Courier New"/>
          <w:color w:val="auto"/>
          <w:sz w:val="20"/>
          <w:szCs w:val="20"/>
          <w:lang w:eastAsia="en-US"/>
        </w:rPr>
        <w:t xml:space="preserve">//Standard </w:t>
      </w:r>
      <w:proofErr w:type="spellStart"/>
      <w:r>
        <w:rPr>
          <w:rFonts w:ascii="inherit" w:eastAsia="Times New Roman" w:hAnsi="inherit" w:cs="Courier New"/>
          <w:color w:val="auto"/>
          <w:sz w:val="20"/>
          <w:szCs w:val="20"/>
          <w:lang w:eastAsia="en-US"/>
        </w:rPr>
        <w:t>enum</w:t>
      </w:r>
      <w:proofErr w:type="spellEnd"/>
      <w:r>
        <w:rPr>
          <w:rFonts w:ascii="inherit" w:eastAsia="Times New Roman" w:hAnsi="inherit" w:cs="Courier New"/>
          <w:color w:val="auto"/>
          <w:sz w:val="20"/>
          <w:szCs w:val="20"/>
          <w:lang w:eastAsia="en-US"/>
        </w:rPr>
        <w:t>. Native type can be in metadata</w:t>
      </w:r>
    </w:p>
    <w:p w14:paraId="20214888" w14:textId="77777777" w:rsidR="0064046F" w:rsidRDefault="0064046F"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p>
    <w:p w14:paraId="37E84905"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654626D2"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4F4C369B"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39D7BCDD"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24753AF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4064A113" w14:textId="77777777" w:rsidR="00A447F3" w:rsidRDefault="00A447F3" w:rsidP="007C5AAA">
      <w:r>
        <w:t xml:space="preserve">                      </w:t>
      </w:r>
    </w:p>
    <w:p w14:paraId="6F843356" w14:textId="77777777" w:rsidR="00A447F3" w:rsidRDefault="00CC5709" w:rsidP="00CC5709">
      <w:pPr>
        <w:pStyle w:val="Heading3"/>
      </w:pPr>
      <w:bookmarkStart w:id="3323" w:name="_Toc192619572"/>
      <w:r>
        <w:t>Using abstract-resource-ref</w:t>
      </w:r>
      <w:bookmarkEnd w:id="3323"/>
    </w:p>
    <w:p w14:paraId="3DB2577D" w14:textId="37B900D0" w:rsidR="00CC5709" w:rsidRDefault="00CC5709" w:rsidP="00CC5709">
      <w:r>
        <w:t xml:space="preserve">The approaches to referencing the resource to which the measurement being reported applies are covered in section </w:t>
      </w:r>
      <w:r>
        <w:fldChar w:fldCharType="begin"/>
      </w:r>
      <w:r>
        <w:instrText xml:space="preserve"> REF _Ref143691490 \r \h </w:instrText>
      </w:r>
      <w:r>
        <w:fldChar w:fldCharType="separate"/>
      </w:r>
      <w:r w:rsidR="00B53275">
        <w:t>8.6</w:t>
      </w:r>
      <w:r>
        <w:fldChar w:fldCharType="end"/>
      </w:r>
      <w:r>
        <w:t xml:space="preserve"> </w:t>
      </w:r>
      <w:r>
        <w:fldChar w:fldCharType="begin"/>
      </w:r>
      <w:r>
        <w:instrText xml:space="preserve"> REF _Ref143691490 \h </w:instrText>
      </w:r>
      <w:r>
        <w:fldChar w:fldCharType="separate"/>
      </w:r>
      <w:r w:rsidR="00B53275">
        <w:t>Appendix – Measurement data – Referencing resources</w:t>
      </w:r>
      <w:r>
        <w:fldChar w:fldCharType="end"/>
      </w:r>
      <w:r>
        <w:t xml:space="preserve"> </w:t>
      </w:r>
      <w:r>
        <w:fldChar w:fldCharType="begin"/>
      </w:r>
      <w:r>
        <w:instrText xml:space="preserve"> PAGEREF _Ref143691490 \p \h </w:instrText>
      </w:r>
      <w:r>
        <w:fldChar w:fldCharType="separate"/>
      </w:r>
      <w:ins w:id="3324" w:author="Author">
        <w:r w:rsidR="00B53275">
          <w:rPr>
            <w:noProof/>
          </w:rPr>
          <w:t>on page 140</w:t>
        </w:r>
        <w:del w:id="3325" w:author="Author">
          <w:r w:rsidR="006D1621" w:rsidDel="00B53275">
            <w:rPr>
              <w:noProof/>
            </w:rPr>
            <w:delText>on page 140</w:delText>
          </w:r>
        </w:del>
      </w:ins>
      <w:del w:id="3326" w:author="Author">
        <w:r w:rsidR="00C1187B" w:rsidDel="00B53275">
          <w:rPr>
            <w:noProof/>
          </w:rPr>
          <w:delText>on page 141</w:delText>
        </w:r>
      </w:del>
      <w:r>
        <w:fldChar w:fldCharType="end"/>
      </w:r>
      <w:r>
        <w:t>. As explained in that description, where the abstract-resource-ref is being used, the resource being referenced will include one or more abstract-resource-refs.</w:t>
      </w:r>
    </w:p>
    <w:p w14:paraId="7DD329F4" w14:textId="77777777" w:rsidR="00CC5709" w:rsidRDefault="00CC5709" w:rsidP="00CC5709">
      <w:r>
        <w:t>Any resource could be being measured. To allow for this the general-purpose name attribute is used (as it appears in all entities).</w:t>
      </w:r>
    </w:p>
    <w:p w14:paraId="28FD63C9" w14:textId="77777777" w:rsidR="00CC5709" w:rsidRDefault="00CC5709" w:rsidP="00CC5709">
      <w:r>
        <w:t xml:space="preserve">An entity representing a resource that is to have measurement reported against it </w:t>
      </w:r>
      <w:r w:rsidR="00E64FD9">
        <w:t>shall use</w:t>
      </w:r>
      <w:r>
        <w:t xml:space="preserve"> </w:t>
      </w:r>
      <w:r w:rsidR="00E64FD9">
        <w:t>the standard</w:t>
      </w:r>
      <w:r>
        <w:t xml:space="preserve"> name attribute </w:t>
      </w:r>
      <w:r w:rsidR="00E64FD9">
        <w:t>and include</w:t>
      </w:r>
      <w:r w:rsidR="0089411A">
        <w:t xml:space="preserve"> ABSTRACT_RESOURCE_REF as in the table below.</w:t>
      </w:r>
    </w:p>
    <w:p w14:paraId="1BE9F076" w14:textId="77777777" w:rsidR="00CC5709" w:rsidRDefault="00CC5709" w:rsidP="00CC5709"/>
    <w:tbl>
      <w:tblPr>
        <w:tblStyle w:val="GridTable6ColourfulAccent5"/>
        <w:tblW w:w="10490" w:type="dxa"/>
        <w:tblLayout w:type="fixed"/>
        <w:tblLook w:val="0420" w:firstRow="1" w:lastRow="0" w:firstColumn="0" w:lastColumn="0" w:noHBand="0" w:noVBand="1"/>
      </w:tblPr>
      <w:tblGrid>
        <w:gridCol w:w="2405"/>
        <w:gridCol w:w="3544"/>
        <w:gridCol w:w="709"/>
        <w:gridCol w:w="567"/>
        <w:gridCol w:w="3265"/>
      </w:tblGrid>
      <w:tr w:rsidR="00CC5709" w:rsidRPr="007E6AEE" w14:paraId="23F2EA55" w14:textId="77777777" w:rsidTr="0033340C">
        <w:trPr>
          <w:cnfStyle w:val="100000000000" w:firstRow="1" w:lastRow="0" w:firstColumn="0" w:lastColumn="0" w:oddVBand="0" w:evenVBand="0" w:oddHBand="0" w:evenHBand="0" w:firstRowFirstColumn="0" w:firstRowLastColumn="0" w:lastRowFirstColumn="0" w:lastRowLastColumn="0"/>
        </w:trPr>
        <w:tc>
          <w:tcPr>
            <w:tcW w:w="2405" w:type="dxa"/>
          </w:tcPr>
          <w:p w14:paraId="78BA9B8E" w14:textId="77777777" w:rsidR="00CC5709" w:rsidRPr="007E6AEE" w:rsidRDefault="00CC5709" w:rsidP="0033340C">
            <w:pPr>
              <w:spacing w:after="0"/>
              <w:rPr>
                <w:sz w:val="18"/>
                <w:lang w:eastAsia="en-US"/>
              </w:rPr>
            </w:pPr>
            <w:r w:rsidRPr="007E6AEE">
              <w:rPr>
                <w:sz w:val="18"/>
                <w:lang w:eastAsia="en-US"/>
              </w:rPr>
              <w:t>name</w:t>
            </w:r>
          </w:p>
        </w:tc>
        <w:tc>
          <w:tcPr>
            <w:tcW w:w="3544" w:type="dxa"/>
          </w:tcPr>
          <w:p w14:paraId="29EE9BBC" w14:textId="77777777" w:rsidR="00CC5709" w:rsidRPr="007E6AEE" w:rsidRDefault="00CC5709" w:rsidP="0033340C">
            <w:pPr>
              <w:spacing w:after="0"/>
              <w:rPr>
                <w:sz w:val="18"/>
                <w:lang w:eastAsia="en-US"/>
              </w:rPr>
            </w:pPr>
            <w:r w:rsidRPr="007E6AEE">
              <w:rPr>
                <w:sz w:val="18"/>
                <w:lang w:eastAsia="en-US"/>
              </w:rPr>
              <w:t>List of {value-name: value} MUST include</w:t>
            </w:r>
          </w:p>
          <w:p w14:paraId="41D94C98" w14:textId="77777777" w:rsidR="00CC5709" w:rsidRPr="007E6AEE" w:rsidRDefault="00CC5709" w:rsidP="0033340C">
            <w:pPr>
              <w:spacing w:after="0"/>
              <w:contextualSpacing/>
              <w:rPr>
                <w:sz w:val="18"/>
                <w:lang w:eastAsia="en-US"/>
              </w:rPr>
            </w:pPr>
            <w:r w:rsidRPr="007E6AEE">
              <w:rPr>
                <w:sz w:val="18"/>
                <w:lang w:eastAsia="en-US"/>
              </w:rPr>
              <w:t>"</w:t>
            </w:r>
            <w:proofErr w:type="gramStart"/>
            <w:r w:rsidRPr="007E6AEE">
              <w:rPr>
                <w:sz w:val="18"/>
                <w:lang w:eastAsia="en-US"/>
              </w:rPr>
              <w:t>value</w:t>
            </w:r>
            <w:proofErr w:type="gramEnd"/>
            <w:r w:rsidRPr="007E6AEE">
              <w:rPr>
                <w:sz w:val="18"/>
                <w:lang w:eastAsia="en-US"/>
              </w:rPr>
              <w:t>-name": "</w:t>
            </w:r>
            <w:r>
              <w:rPr>
                <w:sz w:val="18"/>
                <w:lang w:eastAsia="en-US"/>
              </w:rPr>
              <w:t>ABSTRACT_RESOURCE_REF</w:t>
            </w:r>
            <w:r w:rsidRPr="007E6AEE">
              <w:rPr>
                <w:sz w:val="18"/>
                <w:lang w:eastAsia="en-US"/>
              </w:rPr>
              <w:t>"</w:t>
            </w:r>
          </w:p>
          <w:p w14:paraId="485C4021" w14:textId="61E09035" w:rsidR="00CC5709" w:rsidRPr="007E6AEE" w:rsidRDefault="00CC5709" w:rsidP="0033340C">
            <w:pPr>
              <w:spacing w:after="0"/>
              <w:contextualSpacing/>
              <w:rPr>
                <w:sz w:val="18"/>
                <w:lang w:eastAsia="en-US"/>
              </w:rPr>
            </w:pPr>
            <w:r w:rsidRPr="007E6AEE">
              <w:rPr>
                <w:sz w:val="18"/>
                <w:lang w:eastAsia="en-US"/>
              </w:rPr>
              <w:t xml:space="preserve">"value": </w:t>
            </w:r>
            <w:r w:rsidR="005D6431">
              <w:rPr>
                <w:sz w:val="18"/>
                <w:lang w:eastAsia="en-US"/>
              </w:rPr>
              <w:t>string</w:t>
            </w:r>
          </w:p>
          <w:p w14:paraId="161514D2" w14:textId="77777777" w:rsidR="00CC5709" w:rsidRPr="007E6AEE" w:rsidRDefault="00CC5709" w:rsidP="0033340C">
            <w:pPr>
              <w:spacing w:after="0"/>
              <w:contextualSpacing/>
              <w:rPr>
                <w:sz w:val="18"/>
                <w:lang w:eastAsia="en-US"/>
              </w:rPr>
            </w:pPr>
          </w:p>
        </w:tc>
        <w:tc>
          <w:tcPr>
            <w:tcW w:w="709" w:type="dxa"/>
          </w:tcPr>
          <w:p w14:paraId="41CC862B" w14:textId="77777777" w:rsidR="00CC5709" w:rsidRPr="007E6AEE" w:rsidRDefault="00CC5709" w:rsidP="0033340C">
            <w:pPr>
              <w:spacing w:after="0"/>
              <w:rPr>
                <w:sz w:val="18"/>
                <w:lang w:eastAsia="en-US"/>
              </w:rPr>
            </w:pPr>
            <w:r w:rsidRPr="007E6AEE">
              <w:rPr>
                <w:sz w:val="18"/>
                <w:lang w:eastAsia="en-US"/>
              </w:rPr>
              <w:t>RO</w:t>
            </w:r>
          </w:p>
        </w:tc>
        <w:tc>
          <w:tcPr>
            <w:tcW w:w="567" w:type="dxa"/>
          </w:tcPr>
          <w:p w14:paraId="5E43FD34" w14:textId="77777777" w:rsidR="00CC5709" w:rsidRPr="007E6AEE" w:rsidRDefault="00CC5709" w:rsidP="0033340C">
            <w:pPr>
              <w:spacing w:after="0"/>
              <w:rPr>
                <w:sz w:val="18"/>
                <w:lang w:eastAsia="en-US"/>
              </w:rPr>
            </w:pPr>
            <w:r>
              <w:rPr>
                <w:sz w:val="18"/>
                <w:lang w:eastAsia="en-US"/>
              </w:rPr>
              <w:t>C</w:t>
            </w:r>
          </w:p>
        </w:tc>
        <w:tc>
          <w:tcPr>
            <w:tcW w:w="3265" w:type="dxa"/>
          </w:tcPr>
          <w:p w14:paraId="7155AF12" w14:textId="77777777" w:rsidR="00CC5709" w:rsidRPr="00E64FD9" w:rsidRDefault="00CC5709" w:rsidP="00CC5709">
            <w:pPr>
              <w:numPr>
                <w:ilvl w:val="0"/>
                <w:numId w:val="89"/>
              </w:numPr>
              <w:spacing w:after="0"/>
              <w:ind w:left="144" w:hanging="144"/>
              <w:contextualSpacing/>
              <w:jc w:val="both"/>
              <w:rPr>
                <w:b w:val="0"/>
                <w:bCs w:val="0"/>
                <w:sz w:val="18"/>
                <w:lang w:eastAsia="en-US"/>
              </w:rPr>
            </w:pPr>
            <w:r w:rsidRPr="00E64FD9">
              <w:rPr>
                <w:b w:val="0"/>
                <w:bCs w:val="0"/>
                <w:sz w:val="18"/>
                <w:lang w:eastAsia="en-US"/>
              </w:rPr>
              <w:t xml:space="preserve">Provided by </w:t>
            </w:r>
            <w:proofErr w:type="spellStart"/>
            <w:r w:rsidRPr="00E64FD9">
              <w:rPr>
                <w:b w:val="0"/>
                <w:bCs w:val="0"/>
                <w:i/>
                <w:sz w:val="18"/>
                <w:lang w:eastAsia="en-US"/>
              </w:rPr>
              <w:t>tapi</w:t>
            </w:r>
            <w:proofErr w:type="spellEnd"/>
            <w:r w:rsidRPr="00E64FD9">
              <w:rPr>
                <w:b w:val="0"/>
                <w:bCs w:val="0"/>
                <w:i/>
                <w:sz w:val="18"/>
                <w:lang w:eastAsia="en-US"/>
              </w:rPr>
              <w:t>-server</w:t>
            </w:r>
          </w:p>
          <w:p w14:paraId="7F2A370D" w14:textId="77777777" w:rsidR="0089411A" w:rsidRPr="00E64FD9" w:rsidRDefault="0089411A" w:rsidP="00CC5709">
            <w:pPr>
              <w:numPr>
                <w:ilvl w:val="0"/>
                <w:numId w:val="89"/>
              </w:numPr>
              <w:spacing w:after="0"/>
              <w:ind w:left="144" w:hanging="144"/>
              <w:contextualSpacing/>
              <w:jc w:val="both"/>
              <w:rPr>
                <w:b w:val="0"/>
                <w:bCs w:val="0"/>
                <w:sz w:val="18"/>
                <w:lang w:eastAsia="en-US"/>
              </w:rPr>
            </w:pPr>
            <w:r w:rsidRPr="00E64FD9">
              <w:rPr>
                <w:b w:val="0"/>
                <w:bCs w:val="0"/>
                <w:sz w:val="18"/>
                <w:lang w:eastAsia="en-US"/>
              </w:rPr>
              <w:t>Must be present when the resource represented by the entity is to have measurements reported related to it.</w:t>
            </w:r>
          </w:p>
          <w:p w14:paraId="118EF51F" w14:textId="7723607A" w:rsidR="0089411A" w:rsidRPr="00E64FD9" w:rsidRDefault="0089411A" w:rsidP="00CC5709">
            <w:pPr>
              <w:numPr>
                <w:ilvl w:val="0"/>
                <w:numId w:val="89"/>
              </w:numPr>
              <w:spacing w:after="0"/>
              <w:ind w:left="144" w:hanging="144"/>
              <w:contextualSpacing/>
              <w:jc w:val="both"/>
              <w:rPr>
                <w:b w:val="0"/>
                <w:bCs w:val="0"/>
                <w:sz w:val="18"/>
                <w:lang w:eastAsia="en-US"/>
              </w:rPr>
            </w:pPr>
            <w:r w:rsidRPr="00E64FD9">
              <w:rPr>
                <w:b w:val="0"/>
                <w:bCs w:val="0"/>
                <w:sz w:val="18"/>
                <w:lang w:eastAsia="en-US"/>
              </w:rPr>
              <w:t>Where there are several refs to report</w:t>
            </w:r>
            <w:r w:rsidR="00205C2A">
              <w:rPr>
                <w:b w:val="0"/>
                <w:bCs w:val="0"/>
                <w:sz w:val="18"/>
                <w:lang w:eastAsia="en-US"/>
              </w:rPr>
              <w:t>,</w:t>
            </w:r>
            <w:r w:rsidRPr="00E64FD9">
              <w:rPr>
                <w:b w:val="0"/>
                <w:bCs w:val="0"/>
                <w:sz w:val="18"/>
                <w:lang w:eastAsia="en-US"/>
              </w:rPr>
              <w:t xml:space="preserve"> the string can be a comma separated list of refs.</w:t>
            </w:r>
          </w:p>
          <w:p w14:paraId="345E626E" w14:textId="1381BBC5" w:rsidR="0089411A" w:rsidRPr="007E6AEE" w:rsidRDefault="0089411A" w:rsidP="00CC5709">
            <w:pPr>
              <w:numPr>
                <w:ilvl w:val="0"/>
                <w:numId w:val="89"/>
              </w:numPr>
              <w:spacing w:after="0"/>
              <w:ind w:left="144" w:hanging="144"/>
              <w:contextualSpacing/>
              <w:jc w:val="both"/>
              <w:rPr>
                <w:sz w:val="18"/>
                <w:lang w:eastAsia="en-US"/>
              </w:rPr>
            </w:pPr>
            <w:r w:rsidRPr="00E64FD9">
              <w:rPr>
                <w:b w:val="0"/>
                <w:bCs w:val="0"/>
                <w:sz w:val="18"/>
                <w:lang w:eastAsia="en-US"/>
              </w:rPr>
              <w:t xml:space="preserve">Where the set of abstract-resource-refs exceeds the string size limit one or more </w:t>
            </w:r>
            <w:r w:rsidR="00E64FD9">
              <w:rPr>
                <w:b w:val="0"/>
                <w:bCs w:val="0"/>
                <w:sz w:val="18"/>
                <w:lang w:eastAsia="en-US"/>
              </w:rPr>
              <w:t xml:space="preserve">additional </w:t>
            </w:r>
            <w:r w:rsidRPr="00E64FD9">
              <w:rPr>
                <w:b w:val="0"/>
                <w:bCs w:val="0"/>
                <w:sz w:val="18"/>
                <w:lang w:eastAsia="en-US"/>
              </w:rPr>
              <w:t>name</w:t>
            </w:r>
            <w:r w:rsidR="00E64FD9">
              <w:rPr>
                <w:b w:val="0"/>
                <w:bCs w:val="0"/>
                <w:sz w:val="18"/>
                <w:lang w:eastAsia="en-US"/>
              </w:rPr>
              <w:t>d</w:t>
            </w:r>
            <w:r w:rsidRPr="00E64FD9">
              <w:rPr>
                <w:b w:val="0"/>
                <w:bCs w:val="0"/>
                <w:sz w:val="18"/>
                <w:lang w:eastAsia="en-US"/>
              </w:rPr>
              <w:t xml:space="preserve"> entries can be </w:t>
            </w:r>
            <w:r w:rsidR="00E64FD9">
              <w:rPr>
                <w:b w:val="0"/>
                <w:bCs w:val="0"/>
                <w:sz w:val="18"/>
                <w:lang w:eastAsia="en-US"/>
              </w:rPr>
              <w:t>included</w:t>
            </w:r>
            <w:r w:rsidRPr="00E64FD9">
              <w:rPr>
                <w:b w:val="0"/>
                <w:bCs w:val="0"/>
                <w:sz w:val="18"/>
                <w:lang w:eastAsia="en-US"/>
              </w:rPr>
              <w:t xml:space="preserve"> where the value-name</w:t>
            </w:r>
            <w:r w:rsidR="00E64FD9">
              <w:rPr>
                <w:b w:val="0"/>
                <w:bCs w:val="0"/>
                <w:sz w:val="18"/>
                <w:lang w:eastAsia="en-US"/>
              </w:rPr>
              <w:t xml:space="preserve"> can be differentiated as follows</w:t>
            </w:r>
            <w:r w:rsidRPr="00E64FD9">
              <w:rPr>
                <w:b w:val="0"/>
                <w:bCs w:val="0"/>
                <w:sz w:val="18"/>
                <w:lang w:eastAsia="en-US"/>
              </w:rPr>
              <w:t xml:space="preserve"> “ABTRACT_RESOURCE_REF_1” etc.</w:t>
            </w:r>
            <w:r w:rsidR="00E40709">
              <w:rPr>
                <w:b w:val="0"/>
                <w:bCs w:val="0"/>
                <w:sz w:val="18"/>
                <w:lang w:eastAsia="en-US"/>
              </w:rPr>
              <w:t xml:space="preserve"> </w:t>
            </w:r>
            <w:r w:rsidR="000E7D0D">
              <w:rPr>
                <w:b w:val="0"/>
                <w:bCs w:val="0"/>
                <w:sz w:val="18"/>
                <w:lang w:eastAsia="en-US"/>
              </w:rPr>
              <w:t>T</w:t>
            </w:r>
            <w:r w:rsidR="00E40709">
              <w:rPr>
                <w:b w:val="0"/>
                <w:bCs w:val="0"/>
                <w:sz w:val="18"/>
                <w:lang w:eastAsia="en-US"/>
              </w:rPr>
              <w:t xml:space="preserve">his scheme can be used wherever multiple </w:t>
            </w:r>
            <w:r w:rsidR="00282CD5">
              <w:rPr>
                <w:b w:val="0"/>
                <w:bCs w:val="0"/>
                <w:sz w:val="18"/>
                <w:lang w:eastAsia="en-US"/>
              </w:rPr>
              <w:t xml:space="preserve">abstract-resource-refs need to be provided </w:t>
            </w:r>
            <w:r w:rsidR="000E7D0D">
              <w:rPr>
                <w:b w:val="0"/>
                <w:bCs w:val="0"/>
                <w:sz w:val="18"/>
                <w:lang w:eastAsia="en-US"/>
              </w:rPr>
              <w:t>(</w:t>
            </w:r>
            <w:r w:rsidR="00282CD5">
              <w:rPr>
                <w:b w:val="0"/>
                <w:bCs w:val="0"/>
                <w:sz w:val="18"/>
                <w:lang w:eastAsia="en-US"/>
              </w:rPr>
              <w:t>instead of the comma separated approach)</w:t>
            </w:r>
            <w:r w:rsidR="00D24D75">
              <w:rPr>
                <w:b w:val="0"/>
                <w:bCs w:val="0"/>
                <w:sz w:val="18"/>
                <w:lang w:eastAsia="en-US"/>
              </w:rPr>
              <w:t>.</w:t>
            </w:r>
          </w:p>
        </w:tc>
      </w:tr>
    </w:tbl>
    <w:p w14:paraId="39148696" w14:textId="77777777" w:rsidR="00CC5709" w:rsidRPr="00CC5709" w:rsidRDefault="00CC5709" w:rsidP="00CC5709">
      <w:r>
        <w:t xml:space="preserve"> </w:t>
      </w:r>
    </w:p>
    <w:p w14:paraId="637BFBD0" w14:textId="77777777" w:rsidR="00A447F3" w:rsidRDefault="00104E15" w:rsidP="00104E15">
      <w:pPr>
        <w:pStyle w:val="Heading3"/>
      </w:pPr>
      <w:bookmarkStart w:id="3327" w:name="_Toc192619573"/>
      <w:r>
        <w:t>Use of normalized-measurement-type</w:t>
      </w:r>
      <w:bookmarkEnd w:id="3327"/>
    </w:p>
    <w:p w14:paraId="267833CE" w14:textId="77777777" w:rsidR="00104E15" w:rsidRDefault="00104E15" w:rsidP="00104E15">
      <w:r>
        <w:t xml:space="preserve">Normalization of measurement types is vital for correct interpretation of the measurements. The normalized-measurement-type property provides a method for normalization. </w:t>
      </w:r>
    </w:p>
    <w:p w14:paraId="6C68261F" w14:textId="77777777" w:rsidR="00104E15" w:rsidRDefault="00104E15" w:rsidP="00104E15">
      <w:r>
        <w:t>However, this may place a performance burden on the originator. Considering the importance of throughput an alternative method that simply allows the provider to convey a non-normalized measurement record and to also provide the client with normalization metadata (the normalization rules are invariant) is being considered.</w:t>
      </w:r>
    </w:p>
    <w:p w14:paraId="728B6D9E" w14:textId="77777777" w:rsidR="00104E15" w:rsidRPr="00104E15" w:rsidRDefault="00104E15" w:rsidP="00104E15">
      <w:r>
        <w:t xml:space="preserve">In this alternative method the normalization mapping would be carried by the specification for the entity type that is originating the measurement. As this specification mechanism is not yet available, it may be necessary to use the normalized-measurement-type property. </w:t>
      </w:r>
    </w:p>
    <w:p w14:paraId="69F93810" w14:textId="77777777" w:rsidR="006F4953" w:rsidRDefault="006F4953" w:rsidP="00D95492">
      <w:pPr>
        <w:pStyle w:val="NormalWeb"/>
      </w:pPr>
    </w:p>
    <w:p w14:paraId="18E8ACC9" w14:textId="77777777" w:rsidR="0072673E" w:rsidRPr="00D95492" w:rsidRDefault="0072673E" w:rsidP="00D95492">
      <w:pPr>
        <w:pStyle w:val="NormalWeb"/>
        <w:rPr>
          <w:rFonts w:eastAsiaTheme="minorEastAsia"/>
        </w:rPr>
      </w:pPr>
      <w:r>
        <w:br w:type="page"/>
      </w:r>
    </w:p>
    <w:p w14:paraId="31394EDF" w14:textId="77777777" w:rsidR="007B4527" w:rsidRDefault="007B4527" w:rsidP="007B4527">
      <w:pPr>
        <w:pStyle w:val="Heading1"/>
        <w:rPr>
          <w:rFonts w:eastAsia="Times New Roman"/>
        </w:rPr>
      </w:pPr>
      <w:bookmarkStart w:id="3328" w:name="_Ref121383288"/>
      <w:bookmarkStart w:id="3329" w:name="_Ref121383289"/>
      <w:bookmarkStart w:id="3330" w:name="_Ref121383290"/>
      <w:bookmarkStart w:id="3331" w:name="_Ref121383367"/>
      <w:bookmarkStart w:id="3332" w:name="_Ref121383371"/>
      <w:bookmarkStart w:id="3333" w:name="_Ref121383395"/>
      <w:bookmarkStart w:id="3334" w:name="_Toc192619574"/>
      <w:r>
        <w:rPr>
          <w:rFonts w:eastAsia="Times New Roman"/>
        </w:rPr>
        <w:lastRenderedPageBreak/>
        <w:t>Use Cases</w:t>
      </w:r>
      <w:bookmarkEnd w:id="3204"/>
      <w:bookmarkEnd w:id="3205"/>
      <w:bookmarkEnd w:id="3206"/>
      <w:bookmarkEnd w:id="3328"/>
      <w:bookmarkEnd w:id="3329"/>
      <w:bookmarkEnd w:id="3330"/>
      <w:bookmarkEnd w:id="3331"/>
      <w:bookmarkEnd w:id="3332"/>
      <w:bookmarkEnd w:id="3333"/>
      <w:bookmarkEnd w:id="3334"/>
    </w:p>
    <w:p w14:paraId="7E938F29" w14:textId="77777777" w:rsidR="007B4527" w:rsidRDefault="007B4527" w:rsidP="00EB62A7">
      <w:pPr>
        <w:pStyle w:val="Heading2"/>
      </w:pPr>
      <w:bookmarkStart w:id="3335" w:name="_Toc192619575"/>
      <w:r>
        <w:t xml:space="preserve">Use Case </w:t>
      </w:r>
      <w:r w:rsidR="00E705B4">
        <w:t>General Considerations</w:t>
      </w:r>
      <w:bookmarkEnd w:id="3335"/>
    </w:p>
    <w:p w14:paraId="7DE8030A" w14:textId="77777777" w:rsidR="007B4527" w:rsidRDefault="00E705B4" w:rsidP="007B4527">
      <w:pPr>
        <w:pStyle w:val="Heading3"/>
        <w:rPr>
          <w:rFonts w:eastAsia="Times New Roman"/>
        </w:rPr>
      </w:pPr>
      <w:bookmarkStart w:id="3336" w:name="_Toc192619576"/>
      <w:r>
        <w:rPr>
          <w:rFonts w:eastAsia="Times New Roman"/>
        </w:rPr>
        <w:t>TAPI Context</w:t>
      </w:r>
      <w:bookmarkEnd w:id="3336"/>
    </w:p>
    <w:p w14:paraId="48C98D3E" w14:textId="77777777" w:rsidR="007018D6" w:rsidRDefault="007B4527" w:rsidP="007B4527">
      <w:pPr>
        <w:pStyle w:val="NormalWeb"/>
      </w:pPr>
      <w:r>
        <w:t xml:space="preserve">Initial TAPI deployments </w:t>
      </w:r>
      <w:r w:rsidR="007018D6">
        <w:t xml:space="preserve">using TAPI </w:t>
      </w:r>
      <w:r w:rsidR="00B817A7">
        <w:t>2.4</w:t>
      </w:r>
      <w:r w:rsidR="007018D6">
        <w:t xml:space="preserve"> </w:t>
      </w:r>
      <w:r>
        <w:t xml:space="preserve">are applied to solutions where </w:t>
      </w:r>
      <w:r w:rsidR="00F03C9D">
        <w:t>a provider</w:t>
      </w:r>
      <w:r>
        <w:t xml:space="preserve"> is feeding a </w:t>
      </w:r>
      <w:r w:rsidR="00F03C9D">
        <w:t>client</w:t>
      </w:r>
      <w:r>
        <w:t xml:space="preserve"> </w:t>
      </w:r>
      <w:r w:rsidR="007018D6">
        <w:t>from a single context</w:t>
      </w:r>
      <w:r>
        <w:t xml:space="preserve"> that is taking a view of the entire</w:t>
      </w:r>
      <w:r w:rsidR="00F03C9D">
        <w:t xml:space="preserve"> controlled</w:t>
      </w:r>
      <w:r>
        <w:t xml:space="preserve"> network for all layers. </w:t>
      </w:r>
    </w:p>
    <w:p w14:paraId="773C720A" w14:textId="77777777" w:rsidR="007B4527" w:rsidRDefault="007B4527" w:rsidP="007B4527">
      <w:pPr>
        <w:pStyle w:val="Heading3"/>
        <w:rPr>
          <w:rFonts w:eastAsia="Times New Roman"/>
        </w:rPr>
      </w:pPr>
      <w:bookmarkStart w:id="3337" w:name="_Toc192619577"/>
      <w:r>
        <w:rPr>
          <w:rFonts w:eastAsia="Times New Roman"/>
        </w:rPr>
        <w:t xml:space="preserve">Underlying </w:t>
      </w:r>
      <w:r w:rsidR="00E705B4">
        <w:rPr>
          <w:rFonts w:eastAsia="Times New Roman"/>
        </w:rPr>
        <w:t>behavior</w:t>
      </w:r>
      <w:bookmarkEnd w:id="3337"/>
    </w:p>
    <w:p w14:paraId="64EFE6C3" w14:textId="77777777" w:rsidR="007B4527" w:rsidRDefault="007B4527" w:rsidP="007B4527">
      <w:pPr>
        <w:pStyle w:val="NormalWeb"/>
        <w:rPr>
          <w:rFonts w:eastAsiaTheme="minorEastAsia"/>
        </w:rPr>
      </w:pPr>
      <w:r>
        <w:t xml:space="preserve">It is assumed that at start up the </w:t>
      </w:r>
      <w:r w:rsidR="00F03C9D">
        <w:t>provider</w:t>
      </w:r>
      <w:r>
        <w:t xml:space="preserve"> will form the necessary full context and will initialize various streams. It is also assumed that the </w:t>
      </w:r>
      <w:r w:rsidR="00F03C9D">
        <w:t>provider</w:t>
      </w:r>
      <w:r>
        <w:t xml:space="preserve"> will recover from</w:t>
      </w:r>
      <w:r w:rsidR="004D3831">
        <w:t xml:space="preserve"> any</w:t>
      </w:r>
      <w:r>
        <w:t xml:space="preserve"> internal problems to ensure that the streams allow the client to achieve eventual consistency.</w:t>
      </w:r>
    </w:p>
    <w:p w14:paraId="6274ADDD" w14:textId="77777777" w:rsidR="007B4527" w:rsidRDefault="007B4527" w:rsidP="007B4527">
      <w:pPr>
        <w:pStyle w:val="NormalWeb"/>
      </w:pPr>
      <w:r>
        <w:t xml:space="preserve">There are </w:t>
      </w:r>
      <w:proofErr w:type="gramStart"/>
      <w:r>
        <w:t>a number of</w:t>
      </w:r>
      <w:proofErr w:type="gramEnd"/>
      <w:r>
        <w:t xml:space="preserve"> critical behaviors assumed from the underlying system (essentially use cases for other components):</w:t>
      </w:r>
    </w:p>
    <w:p w14:paraId="313EEE1F" w14:textId="77777777" w:rsidR="00145FFB" w:rsidRDefault="007B4527" w:rsidP="00761816">
      <w:pPr>
        <w:pStyle w:val="ListParagraph"/>
        <w:numPr>
          <w:ilvl w:val="0"/>
          <w:numId w:val="19"/>
        </w:numPr>
      </w:pPr>
      <w:r w:rsidRPr="008605CD">
        <w:t xml:space="preserve">TAPI is fed from a reliable source that has necessary notifications and access to current state etc. (e.g., has alarm notifications). </w:t>
      </w:r>
    </w:p>
    <w:p w14:paraId="5641F83F" w14:textId="77777777" w:rsidR="00145FFB" w:rsidRPr="00145FFB" w:rsidRDefault="007B4527" w:rsidP="00761816">
      <w:pPr>
        <w:pStyle w:val="ListParagraph"/>
        <w:numPr>
          <w:ilvl w:val="1"/>
          <w:numId w:val="19"/>
        </w:numPr>
      </w:pPr>
      <w:r w:rsidRPr="00145FFB">
        <w:rPr>
          <w:rFonts w:eastAsia="Times New Roman"/>
        </w:rPr>
        <w:t xml:space="preserve">I.e., the underlying system through the </w:t>
      </w:r>
      <w:r w:rsidR="00F03C9D">
        <w:rPr>
          <w:rFonts w:eastAsia="Times New Roman"/>
        </w:rPr>
        <w:t>provider</w:t>
      </w:r>
      <w:r w:rsidRPr="00145FFB">
        <w:rPr>
          <w:rFonts w:eastAsia="Times New Roman"/>
        </w:rPr>
        <w:t xml:space="preserve"> to the </w:t>
      </w:r>
      <w:r w:rsidR="00F03C9D">
        <w:rPr>
          <w:rFonts w:eastAsia="Times New Roman"/>
        </w:rPr>
        <w:t>network d</w:t>
      </w:r>
      <w:r w:rsidR="00B758CA">
        <w:rPr>
          <w:rFonts w:eastAsia="Times New Roman"/>
        </w:rPr>
        <w:t>evice</w:t>
      </w:r>
      <w:r w:rsidRPr="00145FFB">
        <w:rPr>
          <w:rFonts w:eastAsia="Times New Roman"/>
        </w:rPr>
        <w:t xml:space="preserve"> is reliable (appropriate pipelines</w:t>
      </w:r>
      <w:r w:rsidR="00EB62A7">
        <w:rPr>
          <w:rFonts w:eastAsia="Times New Roman"/>
        </w:rPr>
        <w:t>,</w:t>
      </w:r>
      <w:r w:rsidRPr="00145FFB">
        <w:rPr>
          <w:rFonts w:eastAsia="Times New Roman"/>
        </w:rPr>
        <w:t xml:space="preserve"> etc</w:t>
      </w:r>
      <w:r w:rsidR="00E705B4">
        <w:rPr>
          <w:rFonts w:eastAsia="Times New Roman"/>
        </w:rPr>
        <w:t>.</w:t>
      </w:r>
      <w:r w:rsidRPr="00145FFB">
        <w:rPr>
          <w:rFonts w:eastAsia="Times New Roman"/>
        </w:rPr>
        <w:t xml:space="preserve">) so that the </w:t>
      </w:r>
      <w:r w:rsidR="00F03C9D">
        <w:rPr>
          <w:rFonts w:eastAsia="Times New Roman"/>
        </w:rPr>
        <w:t>provider</w:t>
      </w:r>
      <w:r w:rsidRPr="00145FFB">
        <w:rPr>
          <w:rFonts w:eastAsia="Times New Roman"/>
        </w:rPr>
        <w:t xml:space="preserve"> cannot lose eventual consistency with the </w:t>
      </w:r>
      <w:r w:rsidR="00A1407C">
        <w:rPr>
          <w:rFonts w:eastAsia="Times New Roman"/>
        </w:rPr>
        <w:t>Device</w:t>
      </w:r>
      <w:r w:rsidR="00A1407C" w:rsidRPr="00145FFB">
        <w:rPr>
          <w:rFonts w:eastAsia="Times New Roman"/>
        </w:rPr>
        <w:t>s.</w:t>
      </w:r>
    </w:p>
    <w:p w14:paraId="3BDD72B0" w14:textId="77777777" w:rsidR="00145FFB" w:rsidRPr="00145FFB" w:rsidRDefault="007B4527" w:rsidP="00761816">
      <w:pPr>
        <w:pStyle w:val="ListParagraph"/>
        <w:numPr>
          <w:ilvl w:val="1"/>
          <w:numId w:val="19"/>
        </w:numPr>
      </w:pPr>
      <w:r w:rsidRPr="00145FFB">
        <w:rPr>
          <w:rFonts w:eastAsia="Times New Roman"/>
        </w:rPr>
        <w:t>The solution may use compacted stream in which case the compaction delay and tombstone</w:t>
      </w:r>
      <w:r w:rsidR="00CD28C7">
        <w:rPr>
          <w:rFonts w:eastAsia="Times New Roman"/>
        </w:rPr>
        <w:t>-</w:t>
      </w:r>
      <w:r w:rsidRPr="00145FFB">
        <w:rPr>
          <w:rFonts w:eastAsia="Times New Roman"/>
        </w:rPr>
        <w:t xml:space="preserve">retention are compatible with TAPI </w:t>
      </w:r>
      <w:r w:rsidR="00A1407C" w:rsidRPr="00145FFB">
        <w:rPr>
          <w:rFonts w:eastAsia="Times New Roman"/>
        </w:rPr>
        <w:t>needs.</w:t>
      </w:r>
    </w:p>
    <w:p w14:paraId="39858FB2" w14:textId="77777777" w:rsidR="00145FFB" w:rsidRPr="00145FFB" w:rsidRDefault="007B4527" w:rsidP="00761816">
      <w:pPr>
        <w:pStyle w:val="ListParagraph"/>
        <w:numPr>
          <w:ilvl w:val="0"/>
          <w:numId w:val="19"/>
        </w:numPr>
      </w:pPr>
      <w:r w:rsidRPr="00145FFB">
        <w:rPr>
          <w:rFonts w:eastAsia="Times New Roman"/>
        </w:rPr>
        <w:t xml:space="preserve">The notifications are well behaved both at the </w:t>
      </w:r>
      <w:r w:rsidR="0041250A">
        <w:rPr>
          <w:rFonts w:eastAsia="Times New Roman"/>
        </w:rPr>
        <w:t>network d</w:t>
      </w:r>
      <w:r w:rsidR="00B758CA">
        <w:rPr>
          <w:rFonts w:eastAsia="Times New Roman"/>
        </w:rPr>
        <w:t>evice</w:t>
      </w:r>
      <w:r w:rsidRPr="00145FFB">
        <w:rPr>
          <w:rFonts w:eastAsia="Times New Roman"/>
        </w:rPr>
        <w:t xml:space="preserve"> level and within </w:t>
      </w:r>
      <w:r w:rsidR="0041250A">
        <w:rPr>
          <w:rFonts w:eastAsia="Times New Roman"/>
        </w:rPr>
        <w:t xml:space="preserve">the </w:t>
      </w:r>
      <w:r w:rsidR="00F03C9D">
        <w:rPr>
          <w:rFonts w:eastAsia="Times New Roman"/>
        </w:rPr>
        <w:t>provider</w:t>
      </w:r>
      <w:r w:rsidRPr="00145FFB">
        <w:rPr>
          <w:rFonts w:eastAsia="Times New Roman"/>
        </w:rPr>
        <w:t xml:space="preserve">, e.g., for alarms such </w:t>
      </w:r>
      <w:r w:rsidR="00A1407C" w:rsidRPr="00145FFB">
        <w:rPr>
          <w:rFonts w:eastAsia="Times New Roman"/>
        </w:rPr>
        <w:t>that</w:t>
      </w:r>
      <w:r w:rsidR="00A1407C">
        <w:rPr>
          <w:rFonts w:eastAsia="Times New Roman"/>
        </w:rPr>
        <w:t>:</w:t>
      </w:r>
      <w:r w:rsidRPr="00145FFB">
        <w:rPr>
          <w:rFonts w:eastAsia="Times New Roman"/>
        </w:rPr>
        <w:t xml:space="preserve">  </w:t>
      </w:r>
    </w:p>
    <w:p w14:paraId="53E67DA0" w14:textId="77777777" w:rsidR="00145FFB" w:rsidRPr="00145FFB" w:rsidRDefault="007B4527" w:rsidP="00761816">
      <w:pPr>
        <w:pStyle w:val="ListParagraph"/>
        <w:numPr>
          <w:ilvl w:val="1"/>
          <w:numId w:val="19"/>
        </w:numPr>
      </w:pPr>
      <w:r w:rsidRPr="00145FFB">
        <w:rPr>
          <w:rFonts w:eastAsia="Times New Roman"/>
        </w:rPr>
        <w:t xml:space="preserve">An alarm will have a defined active and a defined </w:t>
      </w:r>
      <w:r w:rsidR="00A1407C" w:rsidRPr="00145FFB">
        <w:rPr>
          <w:rFonts w:eastAsia="Times New Roman"/>
        </w:rPr>
        <w:t>clear.</w:t>
      </w:r>
      <w:r w:rsidRPr="00145FFB">
        <w:rPr>
          <w:rFonts w:eastAsia="Times New Roman"/>
        </w:rPr>
        <w:t> </w:t>
      </w:r>
    </w:p>
    <w:p w14:paraId="4C6E346C" w14:textId="77777777" w:rsidR="00395D55" w:rsidRPr="00395D55" w:rsidRDefault="007B4527" w:rsidP="00761816">
      <w:pPr>
        <w:pStyle w:val="ListParagraph"/>
        <w:numPr>
          <w:ilvl w:val="1"/>
          <w:numId w:val="19"/>
        </w:numPr>
      </w:pPr>
      <w:r w:rsidRPr="00145FFB">
        <w:rPr>
          <w:rFonts w:eastAsia="Times New Roman"/>
        </w:rPr>
        <w:t>Only legal transitions (clear to active and active to clear</w:t>
      </w:r>
      <w:r w:rsidR="008B721A" w:rsidRPr="00145FFB">
        <w:rPr>
          <w:rFonts w:eastAsia="Times New Roman"/>
        </w:rPr>
        <w:t xml:space="preserve"> etc.</w:t>
      </w:r>
      <w:r w:rsidRPr="00145FFB">
        <w:rPr>
          <w:rFonts w:eastAsia="Times New Roman"/>
        </w:rPr>
        <w:t xml:space="preserve">) are </w:t>
      </w:r>
      <w:r w:rsidR="00A1407C" w:rsidRPr="00145FFB">
        <w:rPr>
          <w:rFonts w:eastAsia="Times New Roman"/>
        </w:rPr>
        <w:t>represented.</w:t>
      </w:r>
    </w:p>
    <w:p w14:paraId="3ADDF025" w14:textId="77777777" w:rsidR="00395D55" w:rsidRPr="00395D55" w:rsidRDefault="007B4527" w:rsidP="00D66FC5">
      <w:pPr>
        <w:pStyle w:val="ListParagraph"/>
        <w:numPr>
          <w:ilvl w:val="0"/>
          <w:numId w:val="24"/>
        </w:numPr>
      </w:pPr>
      <w:r w:rsidRPr="00395D55">
        <w:rPr>
          <w:rFonts w:eastAsia="Times New Roman"/>
        </w:rPr>
        <w:t xml:space="preserve">If the resource is </w:t>
      </w:r>
      <w:proofErr w:type="spellStart"/>
      <w:r w:rsidRPr="00395D55">
        <w:rPr>
          <w:rFonts w:eastAsia="Times New Roman"/>
        </w:rPr>
        <w:t>deconfigured</w:t>
      </w:r>
      <w:proofErr w:type="spellEnd"/>
      <w:r w:rsidR="004C7FD2">
        <w:rPr>
          <w:rStyle w:val="FootnoteReference"/>
          <w:rFonts w:eastAsia="Times New Roman"/>
        </w:rPr>
        <w:footnoteReference w:id="74"/>
      </w:r>
      <w:r w:rsidRPr="00395D55">
        <w:rPr>
          <w:rFonts w:eastAsia="Times New Roman"/>
        </w:rPr>
        <w:t xml:space="preserve">/deleted a </w:t>
      </w:r>
      <w:r w:rsidR="00CD28C7">
        <w:rPr>
          <w:rFonts w:eastAsia="Times New Roman"/>
        </w:rPr>
        <w:t>TOMBSTONE record</w:t>
      </w:r>
      <w:r w:rsidRPr="00395D55">
        <w:rPr>
          <w:rFonts w:eastAsia="Times New Roman"/>
        </w:rPr>
        <w:t xml:space="preserve"> will be logged for each dependent resource (</w:t>
      </w:r>
      <w:r w:rsidR="00A1407C" w:rsidRPr="00395D55">
        <w:rPr>
          <w:rFonts w:eastAsia="Times New Roman"/>
        </w:rPr>
        <w:t>e.g.,</w:t>
      </w:r>
      <w:r w:rsidRPr="00395D55">
        <w:rPr>
          <w:rFonts w:eastAsia="Times New Roman"/>
        </w:rPr>
        <w:t xml:space="preserve"> alarm detector) related to the resource that was indicating active just prior to the deconfiguration/delet</w:t>
      </w:r>
      <w:r w:rsidR="00F516A3">
        <w:rPr>
          <w:rFonts w:eastAsia="Times New Roman"/>
        </w:rPr>
        <w:t>ion</w:t>
      </w:r>
      <w:r w:rsidR="00536B53">
        <w:rPr>
          <w:rFonts w:eastAsia="Times New Roman"/>
        </w:rPr>
        <w:t>.</w:t>
      </w:r>
    </w:p>
    <w:p w14:paraId="6F529E45" w14:textId="77777777" w:rsidR="00395D55" w:rsidRPr="00395D55" w:rsidRDefault="007B4527" w:rsidP="00D66FC5">
      <w:pPr>
        <w:pStyle w:val="ListParagraph"/>
        <w:numPr>
          <w:ilvl w:val="0"/>
          <w:numId w:val="24"/>
        </w:numPr>
      </w:pPr>
      <w:r w:rsidRPr="00395D55">
        <w:rPr>
          <w:rFonts w:eastAsia="Times New Roman"/>
        </w:rPr>
        <w:t>If a circuit pack is configured the states of any dependent resources will be reported appropriately, e.g., if an alarm detector indicates active an active alarm record will be logged</w:t>
      </w:r>
      <w:r w:rsidR="00536B53">
        <w:rPr>
          <w:rFonts w:eastAsia="Times New Roman"/>
        </w:rPr>
        <w:t>.</w:t>
      </w:r>
    </w:p>
    <w:p w14:paraId="4F8EAD4F" w14:textId="77777777" w:rsidR="007B4527" w:rsidRPr="00807E0F" w:rsidRDefault="007B4527" w:rsidP="00D66FC5">
      <w:pPr>
        <w:pStyle w:val="ListParagraph"/>
        <w:numPr>
          <w:ilvl w:val="0"/>
          <w:numId w:val="24"/>
        </w:numPr>
      </w:pPr>
      <w:r w:rsidRPr="00395D55">
        <w:rPr>
          <w:rFonts w:eastAsia="Times New Roman"/>
        </w:rPr>
        <w:t xml:space="preserve">If a circuit pack is </w:t>
      </w:r>
      <w:proofErr w:type="spellStart"/>
      <w:r w:rsidRPr="00395D55">
        <w:rPr>
          <w:rFonts w:eastAsia="Times New Roman"/>
        </w:rPr>
        <w:t>deconfigured</w:t>
      </w:r>
      <w:proofErr w:type="spellEnd"/>
      <w:r w:rsidRPr="00395D55">
        <w:rPr>
          <w:rFonts w:eastAsia="Times New Roman"/>
        </w:rPr>
        <w:t xml:space="preserve"> any dependent resource will be </w:t>
      </w:r>
      <w:proofErr w:type="spellStart"/>
      <w:r w:rsidRPr="00395D55">
        <w:rPr>
          <w:rFonts w:eastAsia="Times New Roman"/>
        </w:rPr>
        <w:t>tombstoned</w:t>
      </w:r>
      <w:proofErr w:type="spellEnd"/>
      <w:r w:rsidRPr="00395D55">
        <w:rPr>
          <w:rFonts w:eastAsia="Times New Roman"/>
        </w:rPr>
        <w:t xml:space="preserve">, e.g., any dependent alarm detectors that are active will have </w:t>
      </w:r>
      <w:r w:rsidR="00163DAA">
        <w:rPr>
          <w:rFonts w:eastAsia="Times New Roman"/>
        </w:rPr>
        <w:t>T</w:t>
      </w:r>
      <w:r w:rsidRPr="00395D55">
        <w:rPr>
          <w:rFonts w:eastAsia="Times New Roman"/>
        </w:rPr>
        <w:t>ombstones logged</w:t>
      </w:r>
      <w:r w:rsidR="00536B53">
        <w:rPr>
          <w:rFonts w:eastAsia="Times New Roman"/>
        </w:rPr>
        <w:t>.</w:t>
      </w:r>
    </w:p>
    <w:p w14:paraId="2F9B8D70" w14:textId="77777777" w:rsidR="00807E0F" w:rsidRDefault="00807E0F" w:rsidP="00807E0F">
      <w:pPr>
        <w:pStyle w:val="Heading3"/>
      </w:pPr>
      <w:bookmarkStart w:id="3338" w:name="_Toc192619578"/>
      <w:r>
        <w:t>Model conformance</w:t>
      </w:r>
      <w:bookmarkEnd w:id="3338"/>
    </w:p>
    <w:p w14:paraId="7D8DBE14" w14:textId="288933B1" w:rsidR="00A32133" w:rsidRDefault="00807E0F" w:rsidP="00A32133">
      <w:r>
        <w:t>Where a compacted log stream is used for gaining and maintaining alignment (see ST-0</w:t>
      </w:r>
      <w:r w:rsidR="00581958">
        <w:t>.</w:t>
      </w:r>
      <w:r>
        <w:t>3)</w:t>
      </w:r>
      <w:r w:rsidR="00353C62">
        <w:t xml:space="preserve">, the entities should comply with TAPI </w:t>
      </w:r>
      <w:r w:rsidR="00375A28">
        <w:t>YANG</w:t>
      </w:r>
      <w:r w:rsidR="00353C62">
        <w:t xml:space="preserve"> and </w:t>
      </w:r>
      <w:r w:rsidR="00B025E9">
        <w:t xml:space="preserve">with </w:t>
      </w:r>
      <w:r w:rsidR="00353C62">
        <w:t xml:space="preserve">the </w:t>
      </w:r>
      <w:r w:rsidR="00511498">
        <w:t>“Relevant parameter</w:t>
      </w:r>
      <w:r w:rsidR="00792B9A">
        <w:t xml:space="preserve">s” </w:t>
      </w:r>
      <w:r w:rsidR="00353C62">
        <w:t>definitions in</w:t>
      </w:r>
      <w:r w:rsidR="00F44EEC">
        <w:t xml:space="preserve"> the specific use case set out in</w:t>
      </w:r>
      <w:r w:rsidR="00353C62">
        <w:t xml:space="preserve"> [</w:t>
      </w:r>
      <w:del w:id="3339" w:author="Author">
        <w:r w:rsidR="00353C62" w:rsidDel="00FC1099">
          <w:delText>ONF TR-547</w:delText>
        </w:r>
      </w:del>
      <w:ins w:id="3340" w:author="Author">
        <w:r w:rsidR="00FC1099">
          <w:t>LF TR-547</w:t>
        </w:r>
      </w:ins>
      <w:r w:rsidR="002E3921">
        <w:t>]</w:t>
      </w:r>
      <w:r w:rsidR="00FD03D1">
        <w:t xml:space="preserve"> as </w:t>
      </w:r>
      <w:r w:rsidR="00A32133">
        <w:t>explained in the following table</w:t>
      </w:r>
      <w:r w:rsidR="00956BD2">
        <w:t>. This table is for guidance</w:t>
      </w:r>
      <w:r w:rsidR="00CC76EF">
        <w:t xml:space="preserve"> only</w:t>
      </w:r>
      <w:r w:rsidR="00347B4B">
        <w:t>. W</w:t>
      </w:r>
      <w:r w:rsidR="002A629B">
        <w:t xml:space="preserve">here the table does not reflect </w:t>
      </w:r>
      <w:r w:rsidR="00D3389D">
        <w:t>[</w:t>
      </w:r>
      <w:del w:id="3341" w:author="Author">
        <w:r w:rsidR="00D3389D" w:rsidDel="00FC1099">
          <w:delText>ONF TR-547</w:delText>
        </w:r>
      </w:del>
      <w:ins w:id="3342" w:author="Author">
        <w:r w:rsidR="00FC1099">
          <w:t>LF TR-547</w:t>
        </w:r>
      </w:ins>
      <w:r w:rsidR="00D3389D">
        <w:t>]</w:t>
      </w:r>
      <w:r w:rsidR="002A629B">
        <w:t xml:space="preserve">, clearly, </w:t>
      </w:r>
      <w:r w:rsidR="00673375">
        <w:t>[</w:t>
      </w:r>
      <w:del w:id="3343" w:author="Author">
        <w:r w:rsidR="00673375" w:rsidDel="00FC1099">
          <w:delText>ONF TR-547</w:delText>
        </w:r>
      </w:del>
      <w:ins w:id="3344" w:author="Author">
        <w:r w:rsidR="00FC1099">
          <w:t>LF TR-547</w:t>
        </w:r>
      </w:ins>
      <w:r w:rsidR="00673375">
        <w:t xml:space="preserve">] </w:t>
      </w:r>
      <w:r w:rsidR="002A629B">
        <w:t>takes precedence.</w:t>
      </w:r>
      <w:r w:rsidR="001963FD">
        <w:t xml:space="preserve"> All properties and structures usage specified in </w:t>
      </w:r>
      <w:r w:rsidR="00673375">
        <w:t>[</w:t>
      </w:r>
      <w:del w:id="3345" w:author="Author">
        <w:r w:rsidR="00673375" w:rsidDel="00FC1099">
          <w:delText>ONF TR-547</w:delText>
        </w:r>
      </w:del>
      <w:ins w:id="3346" w:author="Author">
        <w:r w:rsidR="00FC1099">
          <w:t>LF TR-547</w:t>
        </w:r>
      </w:ins>
      <w:r w:rsidR="00673375">
        <w:t xml:space="preserve">] </w:t>
      </w:r>
      <w:r w:rsidR="001963FD">
        <w:t>should be supported.</w:t>
      </w:r>
    </w:p>
    <w:p w14:paraId="41C1EE8A" w14:textId="77777777" w:rsidR="004C7FD2" w:rsidRDefault="003661F9" w:rsidP="00A32133">
      <w:r>
        <w:t>Note that some entity types</w:t>
      </w:r>
      <w:r w:rsidR="004C7FD2">
        <w:t>:</w:t>
      </w:r>
    </w:p>
    <w:p w14:paraId="47E905EA" w14:textId="669FB043" w:rsidR="004C7FD2" w:rsidRDefault="003661F9" w:rsidP="00515260">
      <w:pPr>
        <w:pStyle w:val="ListParagraph"/>
        <w:numPr>
          <w:ilvl w:val="0"/>
          <w:numId w:val="65"/>
        </w:numPr>
      </w:pPr>
      <w:r>
        <w:t xml:space="preserve">vary in parameters depending upon the layer-protocol (as described in </w:t>
      </w:r>
      <w:r w:rsidR="004C7FD2">
        <w:t>[</w:t>
      </w:r>
      <w:del w:id="3347" w:author="Author">
        <w:r w:rsidR="00D9247A" w:rsidDel="00FC1099">
          <w:delText xml:space="preserve">ONF </w:delText>
        </w:r>
        <w:r w:rsidDel="00FC1099">
          <w:delText>TR-547</w:delText>
        </w:r>
      </w:del>
      <w:ins w:id="3348" w:author="Author">
        <w:r w:rsidR="00FC1099">
          <w:t>LF TR-547</w:t>
        </w:r>
      </w:ins>
      <w:r w:rsidR="00D9247A">
        <w:t>]</w:t>
      </w:r>
      <w:r>
        <w:t xml:space="preserve"> use case</w:t>
      </w:r>
      <w:r w:rsidR="00D9247A">
        <w:t>s</w:t>
      </w:r>
      <w:r>
        <w:t>).</w:t>
      </w:r>
    </w:p>
    <w:p w14:paraId="5194BD6B" w14:textId="137523BC" w:rsidR="00A835CF" w:rsidRDefault="00A835CF" w:rsidP="00515260">
      <w:pPr>
        <w:pStyle w:val="ListParagraph"/>
        <w:numPr>
          <w:ilvl w:val="0"/>
          <w:numId w:val="65"/>
        </w:numPr>
      </w:pPr>
      <w:r>
        <w:t xml:space="preserve">have additional NVP properties defined in </w:t>
      </w:r>
      <w:r w:rsidR="00D9247A">
        <w:t>[</w:t>
      </w:r>
      <w:del w:id="3349" w:author="Author">
        <w:r w:rsidR="00D9247A" w:rsidDel="00FC1099">
          <w:delText xml:space="preserve">ONF </w:delText>
        </w:r>
        <w:r w:rsidDel="00FC1099">
          <w:delText>TR-547</w:delText>
        </w:r>
      </w:del>
      <w:ins w:id="3350" w:author="Author">
        <w:r w:rsidR="00FC1099">
          <w:t>LF TR-547</w:t>
        </w:r>
      </w:ins>
      <w:r w:rsidR="00D9247A">
        <w:t>]</w:t>
      </w:r>
      <w:r>
        <w:t>.</w:t>
      </w:r>
    </w:p>
    <w:p w14:paraId="5233A2CA" w14:textId="0D746EA6" w:rsidR="00AC0B39" w:rsidRDefault="00AC0B39" w:rsidP="00AC0B39">
      <w:pPr>
        <w:pStyle w:val="Caption"/>
        <w:keepNext/>
      </w:pPr>
      <w:bookmarkStart w:id="3351" w:name="_Toc192620420"/>
      <w:r w:rsidRPr="001D7585">
        <w:lastRenderedPageBreak/>
        <w:t xml:space="preserve">Table </w:t>
      </w:r>
      <w:r w:rsidRPr="001D7585">
        <w:rPr>
          <w:noProof/>
        </w:rPr>
        <w:fldChar w:fldCharType="begin"/>
      </w:r>
      <w:r w:rsidRPr="001D7585">
        <w:rPr>
          <w:noProof/>
        </w:rPr>
        <w:instrText xml:space="preserve"> SEQ Table \* ARABIC </w:instrText>
      </w:r>
      <w:r w:rsidRPr="001D7585">
        <w:rPr>
          <w:noProof/>
        </w:rPr>
        <w:fldChar w:fldCharType="separate"/>
      </w:r>
      <w:r w:rsidR="00B53275">
        <w:rPr>
          <w:noProof/>
        </w:rPr>
        <w:t>3</w:t>
      </w:r>
      <w:r w:rsidRPr="001D7585">
        <w:rPr>
          <w:noProof/>
        </w:rPr>
        <w:fldChar w:fldCharType="end"/>
      </w:r>
      <w:r w:rsidRPr="001D7585">
        <w:t>:</w:t>
      </w:r>
      <w:r w:rsidRPr="001D7585">
        <w:rPr>
          <w:rFonts w:hint="eastAsia"/>
        </w:rPr>
        <w:t xml:space="preserve"> </w:t>
      </w:r>
      <w:r w:rsidR="005451D5">
        <w:t>Parameters per entity type</w:t>
      </w:r>
      <w:bookmarkEnd w:id="3351"/>
    </w:p>
    <w:tbl>
      <w:tblPr>
        <w:tblStyle w:val="Cuadrculamedia3-nfasis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5"/>
        <w:gridCol w:w="3485"/>
        <w:gridCol w:w="3486"/>
      </w:tblGrid>
      <w:tr w:rsidR="00A32133" w:rsidRPr="00B0295C" w14:paraId="54E2B5EF" w14:textId="77777777" w:rsidTr="00B0295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1F8EEF5" w14:textId="77777777" w:rsidR="00A32133" w:rsidRPr="00B0295C" w:rsidRDefault="00A32133" w:rsidP="00A32133">
            <w:pPr>
              <w:rPr>
                <w:sz w:val="22"/>
                <w:szCs w:val="16"/>
              </w:rPr>
            </w:pPr>
            <w:r w:rsidRPr="00B0295C">
              <w:rPr>
                <w:sz w:val="22"/>
                <w:szCs w:val="16"/>
              </w:rPr>
              <w:t>Entity Type</w:t>
            </w:r>
            <w:r w:rsidR="004925DB">
              <w:rPr>
                <w:sz w:val="22"/>
                <w:szCs w:val="16"/>
              </w:rPr>
              <w:t xml:space="preserve"> (class/</w:t>
            </w:r>
            <w:proofErr w:type="gramStart"/>
            <w:r w:rsidR="004925DB">
              <w:rPr>
                <w:sz w:val="22"/>
                <w:szCs w:val="16"/>
              </w:rPr>
              <w:t>data</w:t>
            </w:r>
            <w:r w:rsidR="00432F57">
              <w:rPr>
                <w:sz w:val="22"/>
                <w:szCs w:val="16"/>
              </w:rPr>
              <w:t>-type</w:t>
            </w:r>
            <w:proofErr w:type="gramEnd"/>
            <w:r w:rsidR="00432F57">
              <w:rPr>
                <w:sz w:val="22"/>
                <w:szCs w:val="16"/>
              </w:rPr>
              <w:t>)</w:t>
            </w:r>
          </w:p>
        </w:tc>
        <w:tc>
          <w:tcPr>
            <w:tcW w:w="3485" w:type="dxa"/>
            <w:tcBorders>
              <w:top w:val="none" w:sz="0" w:space="0" w:color="auto"/>
              <w:left w:val="none" w:sz="0" w:space="0" w:color="auto"/>
              <w:bottom w:val="none" w:sz="0" w:space="0" w:color="auto"/>
              <w:right w:val="none" w:sz="0" w:space="0" w:color="auto"/>
            </w:tcBorders>
          </w:tcPr>
          <w:p w14:paraId="65F40318" w14:textId="77777777" w:rsidR="00A32133" w:rsidRPr="00B0295C" w:rsidRDefault="00A32133" w:rsidP="00A32133">
            <w:pPr>
              <w:cnfStyle w:val="100000000000" w:firstRow="1" w:lastRow="0" w:firstColumn="0" w:lastColumn="0" w:oddVBand="0" w:evenVBand="0" w:oddHBand="0" w:evenHBand="0" w:firstRowFirstColumn="0" w:firstRowLastColumn="0" w:lastRowFirstColumn="0" w:lastRowLastColumn="0"/>
              <w:rPr>
                <w:sz w:val="22"/>
                <w:szCs w:val="16"/>
              </w:rPr>
            </w:pPr>
            <w:r w:rsidRPr="00B0295C">
              <w:rPr>
                <w:sz w:val="22"/>
                <w:szCs w:val="16"/>
              </w:rPr>
              <w:t>Required Parameters stated in TR-547 Use Case</w:t>
            </w:r>
            <w:r w:rsidR="003B35EB">
              <w:rPr>
                <w:sz w:val="22"/>
                <w:szCs w:val="16"/>
              </w:rPr>
              <w:t>/Section</w:t>
            </w:r>
          </w:p>
        </w:tc>
        <w:tc>
          <w:tcPr>
            <w:tcW w:w="3486" w:type="dxa"/>
            <w:tcBorders>
              <w:top w:val="none" w:sz="0" w:space="0" w:color="auto"/>
              <w:left w:val="none" w:sz="0" w:space="0" w:color="auto"/>
              <w:bottom w:val="none" w:sz="0" w:space="0" w:color="auto"/>
              <w:right w:val="none" w:sz="0" w:space="0" w:color="auto"/>
            </w:tcBorders>
          </w:tcPr>
          <w:p w14:paraId="5D27A49B" w14:textId="77777777" w:rsidR="00A32133" w:rsidRPr="00B0295C" w:rsidRDefault="00A32133" w:rsidP="00A32133">
            <w:pPr>
              <w:cnfStyle w:val="100000000000" w:firstRow="1" w:lastRow="0" w:firstColumn="0" w:lastColumn="0" w:oddVBand="0" w:evenVBand="0" w:oddHBand="0" w:evenHBand="0" w:firstRowFirstColumn="0" w:firstRowLastColumn="0" w:lastRowFirstColumn="0" w:lastRowLastColumn="0"/>
              <w:rPr>
                <w:sz w:val="22"/>
                <w:szCs w:val="16"/>
              </w:rPr>
            </w:pPr>
            <w:r w:rsidRPr="00B0295C">
              <w:rPr>
                <w:sz w:val="22"/>
                <w:szCs w:val="16"/>
              </w:rPr>
              <w:t>Comments</w:t>
            </w:r>
          </w:p>
        </w:tc>
      </w:tr>
      <w:tr w:rsidR="00A32133" w:rsidRPr="00B0295C" w14:paraId="0A61AB9F" w14:textId="77777777" w:rsidTr="00767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86A73AF" w14:textId="77777777" w:rsidR="00A32133" w:rsidRPr="00B0295C" w:rsidRDefault="002505AE" w:rsidP="00A32133">
            <w:pPr>
              <w:rPr>
                <w:sz w:val="22"/>
                <w:szCs w:val="16"/>
              </w:rPr>
            </w:pPr>
            <w:r w:rsidRPr="00B0295C">
              <w:rPr>
                <w:sz w:val="22"/>
                <w:szCs w:val="16"/>
              </w:rPr>
              <w:t>c</w:t>
            </w:r>
            <w:r w:rsidR="00A32133" w:rsidRPr="00B0295C">
              <w:rPr>
                <w:sz w:val="22"/>
                <w:szCs w:val="16"/>
              </w:rPr>
              <w:t>ontext</w:t>
            </w:r>
          </w:p>
        </w:tc>
        <w:tc>
          <w:tcPr>
            <w:tcW w:w="3485" w:type="dxa"/>
            <w:tcBorders>
              <w:top w:val="none" w:sz="0" w:space="0" w:color="auto"/>
              <w:left w:val="none" w:sz="0" w:space="0" w:color="auto"/>
              <w:bottom w:val="none" w:sz="0" w:space="0" w:color="auto"/>
              <w:right w:val="none" w:sz="0" w:space="0" w:color="auto"/>
            </w:tcBorders>
          </w:tcPr>
          <w:p w14:paraId="46E4BC97" w14:textId="77777777" w:rsidR="00A32133" w:rsidRPr="00B0295C" w:rsidRDefault="002F294A" w:rsidP="00A32133">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0a</w:t>
            </w:r>
          </w:p>
        </w:tc>
        <w:tc>
          <w:tcPr>
            <w:tcW w:w="3486" w:type="dxa"/>
            <w:tcBorders>
              <w:top w:val="none" w:sz="0" w:space="0" w:color="auto"/>
              <w:left w:val="none" w:sz="0" w:space="0" w:color="auto"/>
              <w:bottom w:val="none" w:sz="0" w:space="0" w:color="auto"/>
              <w:right w:val="none" w:sz="0" w:space="0" w:color="auto"/>
            </w:tcBorders>
          </w:tcPr>
          <w:p w14:paraId="5023D9A7" w14:textId="77777777" w:rsidR="00A32133" w:rsidRPr="00B0295C" w:rsidRDefault="00A32133" w:rsidP="00A32133">
            <w:pPr>
              <w:cnfStyle w:val="000000100000" w:firstRow="0" w:lastRow="0" w:firstColumn="0" w:lastColumn="0" w:oddVBand="0" w:evenVBand="0" w:oddHBand="1" w:evenHBand="0" w:firstRowFirstColumn="0" w:firstRowLastColumn="0" w:lastRowFirstColumn="0" w:lastRowLastColumn="0"/>
              <w:rPr>
                <w:sz w:val="22"/>
                <w:szCs w:val="16"/>
              </w:rPr>
            </w:pPr>
          </w:p>
        </w:tc>
      </w:tr>
      <w:tr w:rsidR="00A32133" w:rsidRPr="00B0295C" w14:paraId="2071BF20"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0019EF8" w14:textId="77777777" w:rsidR="00A32133" w:rsidRPr="00B0295C" w:rsidRDefault="002505AE" w:rsidP="00A32133">
            <w:pPr>
              <w:rPr>
                <w:sz w:val="22"/>
                <w:szCs w:val="16"/>
              </w:rPr>
            </w:pPr>
            <w:r w:rsidRPr="00B0295C">
              <w:rPr>
                <w:sz w:val="22"/>
                <w:szCs w:val="16"/>
              </w:rPr>
              <w:t>service-interface-point</w:t>
            </w:r>
          </w:p>
        </w:tc>
        <w:tc>
          <w:tcPr>
            <w:tcW w:w="0" w:type="dxa"/>
          </w:tcPr>
          <w:p w14:paraId="393C7061" w14:textId="77777777" w:rsidR="00A32133" w:rsidRPr="00B0295C" w:rsidRDefault="002F294A" w:rsidP="00A32133">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0a</w:t>
            </w:r>
          </w:p>
        </w:tc>
        <w:tc>
          <w:tcPr>
            <w:tcW w:w="0" w:type="dxa"/>
          </w:tcPr>
          <w:p w14:paraId="5EAFFC5F" w14:textId="77777777" w:rsidR="00A32133" w:rsidRPr="00B0295C" w:rsidRDefault="00523A1C" w:rsidP="00A3213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E32B52" w:rsidRPr="00B0295C" w14:paraId="2EEF1DDF"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6BDF6B5" w14:textId="77777777" w:rsidR="00E32B52" w:rsidRPr="00B0295C" w:rsidRDefault="0001672F" w:rsidP="00A32133">
            <w:pPr>
              <w:rPr>
                <w:sz w:val="22"/>
                <w:szCs w:val="16"/>
              </w:rPr>
            </w:pPr>
            <w:r>
              <w:rPr>
                <w:sz w:val="22"/>
                <w:szCs w:val="16"/>
              </w:rPr>
              <w:t>p</w:t>
            </w:r>
            <w:r w:rsidR="00E32B52">
              <w:rPr>
                <w:sz w:val="22"/>
                <w:szCs w:val="16"/>
              </w:rPr>
              <w:t>rofile</w:t>
            </w:r>
          </w:p>
        </w:tc>
        <w:tc>
          <w:tcPr>
            <w:tcW w:w="0" w:type="dxa"/>
            <w:tcBorders>
              <w:top w:val="none" w:sz="0" w:space="0" w:color="auto"/>
              <w:left w:val="none" w:sz="0" w:space="0" w:color="auto"/>
              <w:bottom w:val="none" w:sz="0" w:space="0" w:color="auto"/>
              <w:right w:val="none" w:sz="0" w:space="0" w:color="auto"/>
            </w:tcBorders>
          </w:tcPr>
          <w:p w14:paraId="00AE4D8F" w14:textId="77777777" w:rsidR="00E32B52" w:rsidRPr="00B0295C" w:rsidRDefault="00E32B52" w:rsidP="00A32133">
            <w:pPr>
              <w:cnfStyle w:val="000000100000" w:firstRow="0" w:lastRow="0" w:firstColumn="0" w:lastColumn="0" w:oddVBand="0" w:evenVBand="0" w:oddHBand="1" w:evenHBand="0" w:firstRowFirstColumn="0" w:firstRowLastColumn="0" w:lastRowFirstColumn="0" w:lastRowLastColumn="0"/>
              <w:rPr>
                <w:sz w:val="22"/>
                <w:szCs w:val="16"/>
              </w:rPr>
            </w:pPr>
          </w:p>
        </w:tc>
        <w:tc>
          <w:tcPr>
            <w:tcW w:w="0" w:type="dxa"/>
            <w:tcBorders>
              <w:top w:val="none" w:sz="0" w:space="0" w:color="auto"/>
              <w:left w:val="none" w:sz="0" w:space="0" w:color="auto"/>
              <w:bottom w:val="none" w:sz="0" w:space="0" w:color="auto"/>
              <w:right w:val="none" w:sz="0" w:space="0" w:color="auto"/>
            </w:tcBorders>
          </w:tcPr>
          <w:p w14:paraId="39E20539" w14:textId="77777777" w:rsidR="00E32B52" w:rsidRPr="00B0295C" w:rsidRDefault="00E32B52" w:rsidP="00A32133">
            <w:pPr>
              <w:cnfStyle w:val="000000100000" w:firstRow="0" w:lastRow="0" w:firstColumn="0" w:lastColumn="0" w:oddVBand="0" w:evenVBand="0" w:oddHBand="1" w:evenHBand="0" w:firstRowFirstColumn="0" w:firstRowLastColumn="0" w:lastRowFirstColumn="0" w:lastRowLastColumn="0"/>
              <w:rPr>
                <w:sz w:val="22"/>
                <w:szCs w:val="16"/>
              </w:rPr>
            </w:pPr>
          </w:p>
        </w:tc>
      </w:tr>
      <w:tr w:rsidR="00A32133" w:rsidRPr="00B0295C" w14:paraId="11BC706B"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2659C1DD" w14:textId="77777777" w:rsidR="00A32133" w:rsidRPr="00B0295C" w:rsidRDefault="002505AE" w:rsidP="00A32133">
            <w:pPr>
              <w:rPr>
                <w:sz w:val="22"/>
                <w:szCs w:val="16"/>
              </w:rPr>
            </w:pPr>
            <w:r w:rsidRPr="00B0295C">
              <w:rPr>
                <w:sz w:val="22"/>
                <w:szCs w:val="16"/>
              </w:rPr>
              <w:t>t</w:t>
            </w:r>
            <w:r w:rsidR="002F294A" w:rsidRPr="00B0295C">
              <w:rPr>
                <w:sz w:val="22"/>
                <w:szCs w:val="16"/>
              </w:rPr>
              <w:t>opology</w:t>
            </w:r>
          </w:p>
        </w:tc>
        <w:tc>
          <w:tcPr>
            <w:tcW w:w="0" w:type="dxa"/>
          </w:tcPr>
          <w:p w14:paraId="5C6F0A8F" w14:textId="77777777" w:rsidR="00A32133" w:rsidRPr="00B0295C" w:rsidRDefault="002F294A" w:rsidP="00A32133">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0b</w:t>
            </w:r>
          </w:p>
        </w:tc>
        <w:tc>
          <w:tcPr>
            <w:tcW w:w="0" w:type="dxa"/>
          </w:tcPr>
          <w:p w14:paraId="2AF4F089" w14:textId="77777777" w:rsidR="00A32133" w:rsidRPr="00B0295C" w:rsidRDefault="00A32133" w:rsidP="00A32133">
            <w:pPr>
              <w:cnfStyle w:val="000000000000" w:firstRow="0" w:lastRow="0" w:firstColumn="0" w:lastColumn="0" w:oddVBand="0" w:evenVBand="0" w:oddHBand="0" w:evenHBand="0" w:firstRowFirstColumn="0" w:firstRowLastColumn="0" w:lastRowFirstColumn="0" w:lastRowLastColumn="0"/>
              <w:rPr>
                <w:sz w:val="22"/>
                <w:szCs w:val="16"/>
              </w:rPr>
            </w:pPr>
          </w:p>
        </w:tc>
      </w:tr>
      <w:tr w:rsidR="00A32133" w:rsidRPr="00B0295C" w14:paraId="23084298"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053178A4" w14:textId="77777777" w:rsidR="00A32133" w:rsidRPr="00B0295C" w:rsidRDefault="002505AE" w:rsidP="00A32133">
            <w:pPr>
              <w:rPr>
                <w:sz w:val="22"/>
                <w:szCs w:val="16"/>
              </w:rPr>
            </w:pPr>
            <w:r w:rsidRPr="00B0295C">
              <w:rPr>
                <w:sz w:val="22"/>
                <w:szCs w:val="16"/>
              </w:rPr>
              <w:t>n</w:t>
            </w:r>
            <w:r w:rsidR="003F0317" w:rsidRPr="00B0295C">
              <w:rPr>
                <w:sz w:val="22"/>
                <w:szCs w:val="16"/>
              </w:rPr>
              <w:t>ode</w:t>
            </w:r>
          </w:p>
        </w:tc>
        <w:tc>
          <w:tcPr>
            <w:tcW w:w="0" w:type="dxa"/>
            <w:tcBorders>
              <w:top w:val="none" w:sz="0" w:space="0" w:color="auto"/>
              <w:left w:val="none" w:sz="0" w:space="0" w:color="auto"/>
              <w:bottom w:val="none" w:sz="0" w:space="0" w:color="auto"/>
              <w:right w:val="none" w:sz="0" w:space="0" w:color="auto"/>
            </w:tcBorders>
          </w:tcPr>
          <w:p w14:paraId="55EDCECB" w14:textId="77777777" w:rsidR="00A32133" w:rsidRPr="00B0295C" w:rsidRDefault="003F0317" w:rsidP="00A32133">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0b</w:t>
            </w:r>
          </w:p>
        </w:tc>
        <w:tc>
          <w:tcPr>
            <w:tcW w:w="0" w:type="dxa"/>
            <w:tcBorders>
              <w:top w:val="none" w:sz="0" w:space="0" w:color="auto"/>
              <w:left w:val="none" w:sz="0" w:space="0" w:color="auto"/>
              <w:bottom w:val="none" w:sz="0" w:space="0" w:color="auto"/>
              <w:right w:val="none" w:sz="0" w:space="0" w:color="auto"/>
            </w:tcBorders>
          </w:tcPr>
          <w:p w14:paraId="1F2329D3" w14:textId="77777777" w:rsidR="00A32133" w:rsidRPr="00B0295C" w:rsidRDefault="00A32133" w:rsidP="00A32133">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0AF84F19" w14:textId="77777777" w:rsidTr="00767BDE">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EEF8AE0" w14:textId="77777777" w:rsidR="00C0431A" w:rsidRPr="00B0295C" w:rsidRDefault="00C0431A" w:rsidP="00C0431A">
            <w:pPr>
              <w:rPr>
                <w:sz w:val="22"/>
                <w:szCs w:val="16"/>
              </w:rPr>
            </w:pPr>
            <w:r w:rsidRPr="00B0295C">
              <w:rPr>
                <w:sz w:val="22"/>
                <w:szCs w:val="16"/>
              </w:rPr>
              <w:t>node-edge-point</w:t>
            </w:r>
          </w:p>
        </w:tc>
        <w:tc>
          <w:tcPr>
            <w:tcW w:w="3485" w:type="dxa"/>
          </w:tcPr>
          <w:p w14:paraId="16AF7C0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0b, 0d</w:t>
            </w:r>
          </w:p>
        </w:tc>
        <w:tc>
          <w:tcPr>
            <w:tcW w:w="3486" w:type="dxa"/>
          </w:tcPr>
          <w:p w14:paraId="65370644"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C0431A" w:rsidRPr="00B0295C" w14:paraId="1DBD5EFD"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72FF373D" w14:textId="77777777" w:rsidR="00C0431A" w:rsidRPr="00B0295C" w:rsidRDefault="00C0431A" w:rsidP="00C0431A">
            <w:pPr>
              <w:rPr>
                <w:sz w:val="22"/>
                <w:szCs w:val="16"/>
              </w:rPr>
            </w:pPr>
            <w:r w:rsidRPr="00B0295C">
              <w:rPr>
                <w:sz w:val="22"/>
                <w:szCs w:val="16"/>
              </w:rPr>
              <w:t>node-rule-group</w:t>
            </w:r>
          </w:p>
        </w:tc>
        <w:tc>
          <w:tcPr>
            <w:tcW w:w="0" w:type="dxa"/>
            <w:tcBorders>
              <w:top w:val="none" w:sz="0" w:space="0" w:color="auto"/>
              <w:left w:val="none" w:sz="0" w:space="0" w:color="auto"/>
              <w:bottom w:val="none" w:sz="0" w:space="0" w:color="auto"/>
              <w:right w:val="none" w:sz="0" w:space="0" w:color="auto"/>
            </w:tcBorders>
          </w:tcPr>
          <w:p w14:paraId="43F7121A"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0b</w:t>
            </w:r>
          </w:p>
        </w:tc>
        <w:tc>
          <w:tcPr>
            <w:tcW w:w="0" w:type="dxa"/>
            <w:tcBorders>
              <w:top w:val="none" w:sz="0" w:space="0" w:color="auto"/>
              <w:left w:val="none" w:sz="0" w:space="0" w:color="auto"/>
              <w:bottom w:val="none" w:sz="0" w:space="0" w:color="auto"/>
              <w:right w:val="none" w:sz="0" w:space="0" w:color="auto"/>
            </w:tcBorders>
          </w:tcPr>
          <w:p w14:paraId="787E3B7F"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DA5AD8" w:rsidRPr="00B0295C" w14:paraId="7DCDF334"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04F1E076" w14:textId="77777777" w:rsidR="00DA5AD8" w:rsidRPr="00B0295C" w:rsidRDefault="004D7EAD" w:rsidP="00C0431A">
            <w:pPr>
              <w:rPr>
                <w:sz w:val="22"/>
                <w:szCs w:val="16"/>
              </w:rPr>
            </w:pPr>
            <w:r>
              <w:rPr>
                <w:sz w:val="22"/>
                <w:szCs w:val="16"/>
              </w:rPr>
              <w:t>rule</w:t>
            </w:r>
          </w:p>
        </w:tc>
        <w:tc>
          <w:tcPr>
            <w:tcW w:w="0" w:type="dxa"/>
          </w:tcPr>
          <w:p w14:paraId="4E3CCC75" w14:textId="77777777" w:rsidR="00DA5AD8" w:rsidRPr="00B0295C" w:rsidRDefault="004D7EAD"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0b</w:t>
            </w:r>
          </w:p>
        </w:tc>
        <w:tc>
          <w:tcPr>
            <w:tcW w:w="0" w:type="dxa"/>
          </w:tcPr>
          <w:p w14:paraId="0D7C8A2F" w14:textId="77777777" w:rsidR="00DA5AD8" w:rsidRPr="00B0295C" w:rsidRDefault="00DA5AD8"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E32B52" w:rsidRPr="00B0295C" w14:paraId="1B994196"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0F812B1" w14:textId="77777777" w:rsidR="00E32B52" w:rsidRPr="00B0295C" w:rsidRDefault="002F2A50" w:rsidP="00C0431A">
            <w:pPr>
              <w:rPr>
                <w:sz w:val="22"/>
                <w:szCs w:val="16"/>
              </w:rPr>
            </w:pPr>
            <w:r>
              <w:rPr>
                <w:sz w:val="22"/>
                <w:szCs w:val="16"/>
              </w:rPr>
              <w:t>i</w:t>
            </w:r>
            <w:r w:rsidR="00E32B52">
              <w:rPr>
                <w:sz w:val="22"/>
                <w:szCs w:val="16"/>
              </w:rPr>
              <w:t>nter-rule-group</w:t>
            </w:r>
          </w:p>
        </w:tc>
        <w:tc>
          <w:tcPr>
            <w:tcW w:w="0" w:type="dxa"/>
            <w:tcBorders>
              <w:top w:val="none" w:sz="0" w:space="0" w:color="auto"/>
              <w:left w:val="none" w:sz="0" w:space="0" w:color="auto"/>
              <w:bottom w:val="none" w:sz="0" w:space="0" w:color="auto"/>
              <w:right w:val="none" w:sz="0" w:space="0" w:color="auto"/>
            </w:tcBorders>
          </w:tcPr>
          <w:p w14:paraId="27F1F36F" w14:textId="77777777" w:rsidR="00E32B52" w:rsidRPr="00B0295C" w:rsidRDefault="00E32B52" w:rsidP="00C0431A">
            <w:pPr>
              <w:cnfStyle w:val="000000100000" w:firstRow="0" w:lastRow="0" w:firstColumn="0" w:lastColumn="0" w:oddVBand="0" w:evenVBand="0" w:oddHBand="1" w:evenHBand="0" w:firstRowFirstColumn="0" w:firstRowLastColumn="0" w:lastRowFirstColumn="0" w:lastRowLastColumn="0"/>
              <w:rPr>
                <w:sz w:val="22"/>
                <w:szCs w:val="16"/>
              </w:rPr>
            </w:pPr>
          </w:p>
        </w:tc>
        <w:tc>
          <w:tcPr>
            <w:tcW w:w="0" w:type="dxa"/>
            <w:tcBorders>
              <w:top w:val="none" w:sz="0" w:space="0" w:color="auto"/>
              <w:left w:val="none" w:sz="0" w:space="0" w:color="auto"/>
              <w:bottom w:val="none" w:sz="0" w:space="0" w:color="auto"/>
              <w:right w:val="none" w:sz="0" w:space="0" w:color="auto"/>
            </w:tcBorders>
          </w:tcPr>
          <w:p w14:paraId="0814A8B8" w14:textId="77777777" w:rsidR="00E32B52" w:rsidRPr="00B0295C" w:rsidRDefault="00E32B52"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13713911"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175C772" w14:textId="77777777" w:rsidR="00C0431A" w:rsidRPr="00B0295C" w:rsidRDefault="00C0431A" w:rsidP="00C0431A">
            <w:pPr>
              <w:rPr>
                <w:sz w:val="22"/>
                <w:szCs w:val="16"/>
              </w:rPr>
            </w:pPr>
            <w:r w:rsidRPr="00B0295C">
              <w:rPr>
                <w:sz w:val="22"/>
                <w:szCs w:val="16"/>
              </w:rPr>
              <w:t>link</w:t>
            </w:r>
          </w:p>
        </w:tc>
        <w:tc>
          <w:tcPr>
            <w:tcW w:w="0" w:type="dxa"/>
          </w:tcPr>
          <w:p w14:paraId="7E7143D7"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0b</w:t>
            </w:r>
          </w:p>
        </w:tc>
        <w:tc>
          <w:tcPr>
            <w:tcW w:w="0" w:type="dxa"/>
          </w:tcPr>
          <w:p w14:paraId="5A4490BB"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7245DE" w:rsidRPr="00B0295C" w14:paraId="2BA02AF9"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9A70090" w14:textId="77777777" w:rsidR="007245DE" w:rsidRPr="00B0295C" w:rsidRDefault="007245DE" w:rsidP="00C0431A">
            <w:pPr>
              <w:rPr>
                <w:sz w:val="22"/>
                <w:szCs w:val="16"/>
              </w:rPr>
            </w:pPr>
            <w:proofErr w:type="gramStart"/>
            <w:r>
              <w:rPr>
                <w:sz w:val="22"/>
                <w:szCs w:val="16"/>
              </w:rPr>
              <w:t>physical-rout</w:t>
            </w:r>
            <w:r w:rsidR="009447B3">
              <w:rPr>
                <w:sz w:val="22"/>
                <w:szCs w:val="16"/>
              </w:rPr>
              <w:t>e</w:t>
            </w:r>
            <w:proofErr w:type="gramEnd"/>
          </w:p>
        </w:tc>
        <w:tc>
          <w:tcPr>
            <w:tcW w:w="3485" w:type="dxa"/>
            <w:tcBorders>
              <w:top w:val="none" w:sz="0" w:space="0" w:color="auto"/>
              <w:left w:val="none" w:sz="0" w:space="0" w:color="auto"/>
              <w:bottom w:val="none" w:sz="0" w:space="0" w:color="auto"/>
              <w:right w:val="none" w:sz="0" w:space="0" w:color="auto"/>
            </w:tcBorders>
          </w:tcPr>
          <w:p w14:paraId="16CD87C8" w14:textId="77777777" w:rsidR="007245DE" w:rsidRPr="00B0295C" w:rsidRDefault="004570D1" w:rsidP="00C0431A">
            <w:pPr>
              <w:tabs>
                <w:tab w:val="left" w:pos="1755"/>
              </w:tabs>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0c.1</w:t>
            </w:r>
          </w:p>
        </w:tc>
        <w:tc>
          <w:tcPr>
            <w:tcW w:w="3486" w:type="dxa"/>
            <w:tcBorders>
              <w:top w:val="none" w:sz="0" w:space="0" w:color="auto"/>
              <w:left w:val="none" w:sz="0" w:space="0" w:color="auto"/>
              <w:bottom w:val="none" w:sz="0" w:space="0" w:color="auto"/>
              <w:right w:val="none" w:sz="0" w:space="0" w:color="auto"/>
            </w:tcBorders>
          </w:tcPr>
          <w:p w14:paraId="65DEB3AF" w14:textId="77777777" w:rsidR="007245DE" w:rsidRPr="00B0295C" w:rsidRDefault="007245DE"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9447B3" w:rsidRPr="00B0295C" w14:paraId="53C471C9"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A9D6999" w14:textId="77777777" w:rsidR="009447B3" w:rsidRDefault="009447B3" w:rsidP="00C0431A">
            <w:pPr>
              <w:rPr>
                <w:sz w:val="22"/>
                <w:szCs w:val="16"/>
              </w:rPr>
            </w:pPr>
            <w:r>
              <w:rPr>
                <w:sz w:val="22"/>
                <w:szCs w:val="16"/>
              </w:rPr>
              <w:t>physical-route-element</w:t>
            </w:r>
          </w:p>
        </w:tc>
        <w:tc>
          <w:tcPr>
            <w:tcW w:w="3485" w:type="dxa"/>
          </w:tcPr>
          <w:p w14:paraId="43E8F5F0" w14:textId="77777777" w:rsidR="009447B3" w:rsidRPr="00B0295C" w:rsidRDefault="009447B3" w:rsidP="00C0431A">
            <w:pPr>
              <w:tabs>
                <w:tab w:val="left" w:pos="1755"/>
              </w:tabs>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0c</w:t>
            </w:r>
            <w:r w:rsidR="004570D1">
              <w:rPr>
                <w:sz w:val="22"/>
                <w:szCs w:val="16"/>
              </w:rPr>
              <w:t>.1</w:t>
            </w:r>
          </w:p>
        </w:tc>
        <w:tc>
          <w:tcPr>
            <w:tcW w:w="3486" w:type="dxa"/>
          </w:tcPr>
          <w:p w14:paraId="5B2FCC7B" w14:textId="77777777" w:rsidR="009447B3" w:rsidRPr="00B0295C" w:rsidRDefault="009447B3"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0111327D"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24E0376" w14:textId="77777777" w:rsidR="00C0431A" w:rsidRPr="00B0295C" w:rsidRDefault="00C0431A" w:rsidP="00C0431A">
            <w:pPr>
              <w:rPr>
                <w:sz w:val="22"/>
                <w:szCs w:val="16"/>
              </w:rPr>
            </w:pPr>
            <w:r w:rsidRPr="00B0295C">
              <w:rPr>
                <w:sz w:val="22"/>
                <w:szCs w:val="16"/>
              </w:rPr>
              <w:t>connectivity-service</w:t>
            </w:r>
          </w:p>
        </w:tc>
        <w:tc>
          <w:tcPr>
            <w:tcW w:w="3485" w:type="dxa"/>
            <w:tcBorders>
              <w:top w:val="none" w:sz="0" w:space="0" w:color="auto"/>
              <w:left w:val="none" w:sz="0" w:space="0" w:color="auto"/>
              <w:bottom w:val="none" w:sz="0" w:space="0" w:color="auto"/>
              <w:right w:val="none" w:sz="0" w:space="0" w:color="auto"/>
            </w:tcBorders>
          </w:tcPr>
          <w:p w14:paraId="75E79EBB" w14:textId="77777777" w:rsidR="00C0431A" w:rsidRPr="00B0295C" w:rsidRDefault="00C0431A" w:rsidP="00C0431A">
            <w:pPr>
              <w:tabs>
                <w:tab w:val="left" w:pos="1755"/>
              </w:tabs>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1.0, 1a, 3a, 3b, 3c, 3d, 3e, 3f,</w:t>
            </w:r>
            <w:r w:rsidR="005B060A">
              <w:rPr>
                <w:sz w:val="22"/>
                <w:szCs w:val="16"/>
              </w:rPr>
              <w:t xml:space="preserve"> </w:t>
            </w:r>
            <w:r w:rsidRPr="00B0295C">
              <w:rPr>
                <w:sz w:val="22"/>
                <w:szCs w:val="16"/>
              </w:rPr>
              <w:t>5b, 5c, 6a, 6b, 7a, 7b, 8, 9</w:t>
            </w:r>
            <w:r w:rsidR="00807D5E">
              <w:rPr>
                <w:sz w:val="22"/>
                <w:szCs w:val="16"/>
              </w:rPr>
              <w:t>, 12c</w:t>
            </w:r>
            <w:r w:rsidR="003B35EB">
              <w:rPr>
                <w:sz w:val="22"/>
                <w:szCs w:val="16"/>
              </w:rPr>
              <w:t xml:space="preserve"> and Section 6.4</w:t>
            </w:r>
          </w:p>
        </w:tc>
        <w:tc>
          <w:tcPr>
            <w:tcW w:w="3486" w:type="dxa"/>
            <w:tcBorders>
              <w:top w:val="none" w:sz="0" w:space="0" w:color="auto"/>
              <w:left w:val="none" w:sz="0" w:space="0" w:color="auto"/>
              <w:bottom w:val="none" w:sz="0" w:space="0" w:color="auto"/>
              <w:right w:val="none" w:sz="0" w:space="0" w:color="auto"/>
            </w:tcBorders>
          </w:tcPr>
          <w:p w14:paraId="51C1561B"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5E8A0278"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BCA8F60" w14:textId="77777777" w:rsidR="00C0431A" w:rsidRPr="00B0295C" w:rsidRDefault="00C0431A" w:rsidP="00C0431A">
            <w:pPr>
              <w:rPr>
                <w:sz w:val="22"/>
                <w:szCs w:val="16"/>
              </w:rPr>
            </w:pPr>
            <w:r w:rsidRPr="00B0295C">
              <w:rPr>
                <w:sz w:val="22"/>
                <w:szCs w:val="16"/>
              </w:rPr>
              <w:t>connectivity-service-</w:t>
            </w:r>
            <w:proofErr w:type="gramStart"/>
            <w:r w:rsidRPr="00B0295C">
              <w:rPr>
                <w:sz w:val="22"/>
                <w:szCs w:val="16"/>
              </w:rPr>
              <w:t>end-point</w:t>
            </w:r>
            <w:proofErr w:type="gramEnd"/>
          </w:p>
        </w:tc>
        <w:tc>
          <w:tcPr>
            <w:tcW w:w="3485" w:type="dxa"/>
          </w:tcPr>
          <w:p w14:paraId="74EAFE8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1.0, 1a, 1c,</w:t>
            </w:r>
            <w:r w:rsidR="00DD6B9F">
              <w:rPr>
                <w:sz w:val="22"/>
                <w:szCs w:val="16"/>
              </w:rPr>
              <w:t xml:space="preserve"> 1</w:t>
            </w:r>
            <w:r w:rsidR="00981C1A">
              <w:rPr>
                <w:sz w:val="22"/>
                <w:szCs w:val="16"/>
              </w:rPr>
              <w:t>e,</w:t>
            </w:r>
            <w:r w:rsidR="00654343">
              <w:rPr>
                <w:sz w:val="22"/>
                <w:szCs w:val="16"/>
              </w:rPr>
              <w:t xml:space="preserve"> 1f,</w:t>
            </w:r>
            <w:r w:rsidRPr="00B0295C">
              <w:rPr>
                <w:sz w:val="22"/>
                <w:szCs w:val="16"/>
              </w:rPr>
              <w:t xml:space="preserve"> 1g, 2a, 2b, 2c, 5b</w:t>
            </w:r>
            <w:r w:rsidR="00D11E54">
              <w:rPr>
                <w:sz w:val="22"/>
                <w:szCs w:val="16"/>
              </w:rPr>
              <w:t>, 17b</w:t>
            </w:r>
          </w:p>
        </w:tc>
        <w:tc>
          <w:tcPr>
            <w:tcW w:w="3486" w:type="dxa"/>
          </w:tcPr>
          <w:p w14:paraId="7634B17D"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C0431A" w:rsidRPr="00B0295C" w14:paraId="5663D5D1"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F8D8B62" w14:textId="77777777" w:rsidR="00C0431A" w:rsidRPr="00B0295C" w:rsidRDefault="00C0431A" w:rsidP="00C0431A">
            <w:pPr>
              <w:rPr>
                <w:sz w:val="22"/>
                <w:szCs w:val="16"/>
              </w:rPr>
            </w:pPr>
            <w:r w:rsidRPr="00B0295C">
              <w:rPr>
                <w:sz w:val="22"/>
                <w:szCs w:val="16"/>
              </w:rPr>
              <w:t>connection</w:t>
            </w:r>
          </w:p>
        </w:tc>
        <w:tc>
          <w:tcPr>
            <w:tcW w:w="3485" w:type="dxa"/>
            <w:tcBorders>
              <w:top w:val="none" w:sz="0" w:space="0" w:color="auto"/>
              <w:left w:val="none" w:sz="0" w:space="0" w:color="auto"/>
              <w:bottom w:val="none" w:sz="0" w:space="0" w:color="auto"/>
              <w:right w:val="none" w:sz="0" w:space="0" w:color="auto"/>
            </w:tcBorders>
          </w:tcPr>
          <w:p w14:paraId="24292DFB" w14:textId="77777777" w:rsidR="00C0431A" w:rsidRPr="00B0295C" w:rsidRDefault="00C0431A" w:rsidP="00C0431A">
            <w:pPr>
              <w:tabs>
                <w:tab w:val="left" w:pos="990"/>
              </w:tabs>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1.0, 5b</w:t>
            </w:r>
          </w:p>
        </w:tc>
        <w:tc>
          <w:tcPr>
            <w:tcW w:w="3486" w:type="dxa"/>
            <w:tcBorders>
              <w:top w:val="none" w:sz="0" w:space="0" w:color="auto"/>
              <w:left w:val="none" w:sz="0" w:space="0" w:color="auto"/>
              <w:bottom w:val="none" w:sz="0" w:space="0" w:color="auto"/>
              <w:right w:val="none" w:sz="0" w:space="0" w:color="auto"/>
            </w:tcBorders>
          </w:tcPr>
          <w:p w14:paraId="5AD5C7EE"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Including switch control and switch</w:t>
            </w:r>
          </w:p>
        </w:tc>
      </w:tr>
      <w:tr w:rsidR="00C0431A" w:rsidRPr="00B0295C" w14:paraId="5901B8BD"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F0EA364" w14:textId="77777777" w:rsidR="00C0431A" w:rsidRPr="00B0295C" w:rsidRDefault="00C0431A" w:rsidP="00C0431A">
            <w:pPr>
              <w:rPr>
                <w:sz w:val="22"/>
                <w:szCs w:val="16"/>
              </w:rPr>
            </w:pPr>
            <w:r w:rsidRPr="00B0295C">
              <w:rPr>
                <w:sz w:val="22"/>
                <w:szCs w:val="16"/>
              </w:rPr>
              <w:t>connection-</w:t>
            </w:r>
            <w:proofErr w:type="gramStart"/>
            <w:r w:rsidRPr="00B0295C">
              <w:rPr>
                <w:sz w:val="22"/>
                <w:szCs w:val="16"/>
              </w:rPr>
              <w:t>end-point</w:t>
            </w:r>
            <w:proofErr w:type="gramEnd"/>
          </w:p>
        </w:tc>
        <w:tc>
          <w:tcPr>
            <w:tcW w:w="0" w:type="dxa"/>
          </w:tcPr>
          <w:p w14:paraId="7F9F25D1"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1.0, 1c</w:t>
            </w:r>
            <w:r w:rsidR="006F526E">
              <w:rPr>
                <w:sz w:val="22"/>
                <w:szCs w:val="16"/>
              </w:rPr>
              <w:t>, 17b</w:t>
            </w:r>
            <w:r w:rsidR="001242AE">
              <w:rPr>
                <w:sz w:val="22"/>
                <w:szCs w:val="16"/>
              </w:rPr>
              <w:t>, 17e</w:t>
            </w:r>
          </w:p>
        </w:tc>
        <w:tc>
          <w:tcPr>
            <w:tcW w:w="0" w:type="dxa"/>
          </w:tcPr>
          <w:p w14:paraId="177AB1B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C0431A" w:rsidRPr="00B0295C" w14:paraId="2CB10BA2"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2190806" w14:textId="77777777" w:rsidR="00C0431A" w:rsidRPr="00B0295C" w:rsidRDefault="00C0431A" w:rsidP="00C0431A">
            <w:pPr>
              <w:rPr>
                <w:sz w:val="22"/>
                <w:szCs w:val="16"/>
              </w:rPr>
            </w:pPr>
            <w:r w:rsidRPr="00B0295C">
              <w:rPr>
                <w:sz w:val="22"/>
                <w:szCs w:val="16"/>
              </w:rPr>
              <w:t>route</w:t>
            </w:r>
          </w:p>
        </w:tc>
        <w:tc>
          <w:tcPr>
            <w:tcW w:w="3485" w:type="dxa"/>
            <w:tcBorders>
              <w:top w:val="none" w:sz="0" w:space="0" w:color="auto"/>
              <w:left w:val="none" w:sz="0" w:space="0" w:color="auto"/>
              <w:bottom w:val="none" w:sz="0" w:space="0" w:color="auto"/>
              <w:right w:val="none" w:sz="0" w:space="0" w:color="auto"/>
            </w:tcBorders>
          </w:tcPr>
          <w:p w14:paraId="05558E19"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1.0</w:t>
            </w:r>
          </w:p>
        </w:tc>
        <w:tc>
          <w:tcPr>
            <w:tcW w:w="3486" w:type="dxa"/>
            <w:tcBorders>
              <w:top w:val="none" w:sz="0" w:space="0" w:color="auto"/>
              <w:left w:val="none" w:sz="0" w:space="0" w:color="auto"/>
              <w:bottom w:val="none" w:sz="0" w:space="0" w:color="auto"/>
              <w:right w:val="none" w:sz="0" w:space="0" w:color="auto"/>
            </w:tcBorders>
          </w:tcPr>
          <w:p w14:paraId="3E39063C"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5D0470" w:rsidRPr="00B0295C" w14:paraId="3641CB4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F18058B" w14:textId="77777777" w:rsidR="005D0470" w:rsidRPr="00B0295C" w:rsidRDefault="005D0470" w:rsidP="00C0431A">
            <w:pPr>
              <w:rPr>
                <w:sz w:val="22"/>
                <w:szCs w:val="16"/>
              </w:rPr>
            </w:pPr>
            <w:r>
              <w:rPr>
                <w:sz w:val="22"/>
                <w:szCs w:val="16"/>
              </w:rPr>
              <w:t>switch-control</w:t>
            </w:r>
          </w:p>
        </w:tc>
        <w:tc>
          <w:tcPr>
            <w:tcW w:w="3485" w:type="dxa"/>
          </w:tcPr>
          <w:p w14:paraId="7799681B" w14:textId="77777777" w:rsidR="005D0470" w:rsidRPr="00B0295C" w:rsidRDefault="005D0470"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5b</w:t>
            </w:r>
          </w:p>
        </w:tc>
        <w:tc>
          <w:tcPr>
            <w:tcW w:w="3486" w:type="dxa"/>
          </w:tcPr>
          <w:p w14:paraId="533BC001" w14:textId="77777777" w:rsidR="005D0470" w:rsidRPr="00B0295C" w:rsidRDefault="005D0470"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224F7F" w:rsidRPr="00B0295C" w14:paraId="35D3A7C3"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520C96D" w14:textId="77777777" w:rsidR="00224F7F" w:rsidRDefault="00224F7F" w:rsidP="00C0431A">
            <w:pPr>
              <w:rPr>
                <w:sz w:val="22"/>
                <w:szCs w:val="16"/>
              </w:rPr>
            </w:pPr>
            <w:r>
              <w:rPr>
                <w:sz w:val="22"/>
                <w:szCs w:val="16"/>
              </w:rPr>
              <w:t>switch</w:t>
            </w:r>
          </w:p>
        </w:tc>
        <w:tc>
          <w:tcPr>
            <w:tcW w:w="3485" w:type="dxa"/>
            <w:tcBorders>
              <w:top w:val="none" w:sz="0" w:space="0" w:color="auto"/>
              <w:left w:val="none" w:sz="0" w:space="0" w:color="auto"/>
              <w:bottom w:val="none" w:sz="0" w:space="0" w:color="auto"/>
              <w:right w:val="none" w:sz="0" w:space="0" w:color="auto"/>
            </w:tcBorders>
          </w:tcPr>
          <w:p w14:paraId="25DC1186" w14:textId="77777777" w:rsidR="00224F7F" w:rsidRDefault="00224F7F"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5b</w:t>
            </w:r>
          </w:p>
        </w:tc>
        <w:tc>
          <w:tcPr>
            <w:tcW w:w="3486" w:type="dxa"/>
            <w:tcBorders>
              <w:top w:val="none" w:sz="0" w:space="0" w:color="auto"/>
              <w:left w:val="none" w:sz="0" w:space="0" w:color="auto"/>
              <w:bottom w:val="none" w:sz="0" w:space="0" w:color="auto"/>
              <w:right w:val="none" w:sz="0" w:space="0" w:color="auto"/>
            </w:tcBorders>
          </w:tcPr>
          <w:p w14:paraId="0698FAA1" w14:textId="77777777" w:rsidR="00224F7F" w:rsidRPr="00B0295C" w:rsidRDefault="00224F7F"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3B595F35"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D7C34D" w14:textId="77777777" w:rsidR="00C0431A" w:rsidRPr="00B0295C" w:rsidRDefault="00C0431A" w:rsidP="00C0431A">
            <w:pPr>
              <w:rPr>
                <w:sz w:val="22"/>
                <w:szCs w:val="16"/>
              </w:rPr>
            </w:pPr>
            <w:r w:rsidRPr="00B0295C">
              <w:rPr>
                <w:sz w:val="22"/>
                <w:szCs w:val="16"/>
              </w:rPr>
              <w:t>equipment</w:t>
            </w:r>
          </w:p>
        </w:tc>
        <w:tc>
          <w:tcPr>
            <w:tcW w:w="3485" w:type="dxa"/>
          </w:tcPr>
          <w:p w14:paraId="576C242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4b</w:t>
            </w:r>
          </w:p>
        </w:tc>
        <w:tc>
          <w:tcPr>
            <w:tcW w:w="3486" w:type="dxa"/>
          </w:tcPr>
          <w:p w14:paraId="6AB4F64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194F1E" w:rsidRPr="00B0295C" w14:paraId="40C5F7DC"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EA6446D" w14:textId="77777777" w:rsidR="00194F1E" w:rsidRPr="00B0295C" w:rsidRDefault="00194F1E" w:rsidP="00C0431A">
            <w:pPr>
              <w:rPr>
                <w:sz w:val="22"/>
                <w:szCs w:val="16"/>
              </w:rPr>
            </w:pPr>
            <w:r>
              <w:rPr>
                <w:sz w:val="22"/>
                <w:szCs w:val="16"/>
              </w:rPr>
              <w:t>holder</w:t>
            </w:r>
          </w:p>
        </w:tc>
        <w:tc>
          <w:tcPr>
            <w:tcW w:w="3485" w:type="dxa"/>
            <w:tcBorders>
              <w:top w:val="none" w:sz="0" w:space="0" w:color="auto"/>
              <w:left w:val="none" w:sz="0" w:space="0" w:color="auto"/>
              <w:bottom w:val="none" w:sz="0" w:space="0" w:color="auto"/>
              <w:right w:val="none" w:sz="0" w:space="0" w:color="auto"/>
            </w:tcBorders>
          </w:tcPr>
          <w:p w14:paraId="7B9BF112" w14:textId="77777777" w:rsidR="00194F1E" w:rsidRPr="00B0295C" w:rsidRDefault="00194F1E"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4b</w:t>
            </w:r>
          </w:p>
        </w:tc>
        <w:tc>
          <w:tcPr>
            <w:tcW w:w="3486" w:type="dxa"/>
            <w:tcBorders>
              <w:top w:val="none" w:sz="0" w:space="0" w:color="auto"/>
              <w:left w:val="none" w:sz="0" w:space="0" w:color="auto"/>
              <w:bottom w:val="none" w:sz="0" w:space="0" w:color="auto"/>
              <w:right w:val="none" w:sz="0" w:space="0" w:color="auto"/>
            </w:tcBorders>
          </w:tcPr>
          <w:p w14:paraId="287C39E6" w14:textId="77777777" w:rsidR="00194F1E" w:rsidRPr="00B0295C" w:rsidRDefault="00194F1E"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1FCEF492"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5C27B75" w14:textId="77777777" w:rsidR="00C0431A" w:rsidRPr="00B0295C" w:rsidRDefault="00C0431A" w:rsidP="00C0431A">
            <w:pPr>
              <w:rPr>
                <w:sz w:val="22"/>
                <w:szCs w:val="16"/>
              </w:rPr>
            </w:pPr>
            <w:r w:rsidRPr="00B0295C">
              <w:rPr>
                <w:sz w:val="22"/>
                <w:szCs w:val="16"/>
              </w:rPr>
              <w:t>device</w:t>
            </w:r>
          </w:p>
        </w:tc>
        <w:tc>
          <w:tcPr>
            <w:tcW w:w="3485" w:type="dxa"/>
          </w:tcPr>
          <w:p w14:paraId="1106E464"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4b</w:t>
            </w:r>
          </w:p>
        </w:tc>
        <w:tc>
          <w:tcPr>
            <w:tcW w:w="3486" w:type="dxa"/>
          </w:tcPr>
          <w:p w14:paraId="50747C3C"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572350" w:rsidRPr="00B0295C" w14:paraId="3DB0DD51"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18958A8" w14:textId="77777777" w:rsidR="00572350" w:rsidRPr="00B0295C" w:rsidRDefault="00572350" w:rsidP="00C0431A">
            <w:pPr>
              <w:rPr>
                <w:sz w:val="22"/>
                <w:szCs w:val="16"/>
              </w:rPr>
            </w:pPr>
            <w:proofErr w:type="gramStart"/>
            <w:r>
              <w:rPr>
                <w:sz w:val="22"/>
                <w:szCs w:val="16"/>
              </w:rPr>
              <w:t>physical-span</w:t>
            </w:r>
            <w:proofErr w:type="gramEnd"/>
          </w:p>
        </w:tc>
        <w:tc>
          <w:tcPr>
            <w:tcW w:w="3485" w:type="dxa"/>
            <w:tcBorders>
              <w:top w:val="none" w:sz="0" w:space="0" w:color="auto"/>
              <w:left w:val="none" w:sz="0" w:space="0" w:color="auto"/>
              <w:bottom w:val="none" w:sz="0" w:space="0" w:color="auto"/>
              <w:right w:val="none" w:sz="0" w:space="0" w:color="auto"/>
            </w:tcBorders>
          </w:tcPr>
          <w:p w14:paraId="6D1B1A24" w14:textId="77777777" w:rsidR="00572350" w:rsidRPr="00B0295C" w:rsidRDefault="00572350"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4b</w:t>
            </w:r>
          </w:p>
        </w:tc>
        <w:tc>
          <w:tcPr>
            <w:tcW w:w="3486" w:type="dxa"/>
            <w:tcBorders>
              <w:top w:val="none" w:sz="0" w:space="0" w:color="auto"/>
              <w:left w:val="none" w:sz="0" w:space="0" w:color="auto"/>
              <w:bottom w:val="none" w:sz="0" w:space="0" w:color="auto"/>
              <w:right w:val="none" w:sz="0" w:space="0" w:color="auto"/>
            </w:tcBorders>
          </w:tcPr>
          <w:p w14:paraId="43C6D39C" w14:textId="77777777" w:rsidR="00572350" w:rsidRPr="00B0295C" w:rsidRDefault="00572350"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6F2902F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5273781" w14:textId="77777777" w:rsidR="00C0431A" w:rsidRPr="00B0295C" w:rsidRDefault="00C0431A" w:rsidP="00C0431A">
            <w:pPr>
              <w:rPr>
                <w:sz w:val="22"/>
                <w:szCs w:val="16"/>
              </w:rPr>
            </w:pPr>
            <w:r w:rsidRPr="00B0295C">
              <w:rPr>
                <w:sz w:val="22"/>
                <w:szCs w:val="16"/>
              </w:rPr>
              <w:t>path-computation-context</w:t>
            </w:r>
          </w:p>
        </w:tc>
        <w:tc>
          <w:tcPr>
            <w:tcW w:w="3485" w:type="dxa"/>
          </w:tcPr>
          <w:p w14:paraId="0C8929DB"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05176FC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4454AEEA"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644C86" w14:textId="77777777" w:rsidR="00C0431A" w:rsidRPr="00B0295C" w:rsidRDefault="00C0431A" w:rsidP="00C0431A">
            <w:pPr>
              <w:rPr>
                <w:sz w:val="22"/>
                <w:szCs w:val="16"/>
              </w:rPr>
            </w:pPr>
            <w:r w:rsidRPr="00B0295C">
              <w:rPr>
                <w:sz w:val="22"/>
                <w:szCs w:val="16"/>
              </w:rPr>
              <w:t>path-computation-service</w:t>
            </w:r>
          </w:p>
        </w:tc>
        <w:tc>
          <w:tcPr>
            <w:tcW w:w="3485" w:type="dxa"/>
            <w:tcBorders>
              <w:top w:val="none" w:sz="0" w:space="0" w:color="auto"/>
              <w:left w:val="none" w:sz="0" w:space="0" w:color="auto"/>
              <w:bottom w:val="none" w:sz="0" w:space="0" w:color="auto"/>
              <w:right w:val="none" w:sz="0" w:space="0" w:color="auto"/>
            </w:tcBorders>
          </w:tcPr>
          <w:p w14:paraId="09D8758B"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12a</w:t>
            </w:r>
          </w:p>
        </w:tc>
        <w:tc>
          <w:tcPr>
            <w:tcW w:w="3486" w:type="dxa"/>
            <w:tcBorders>
              <w:top w:val="none" w:sz="0" w:space="0" w:color="auto"/>
              <w:left w:val="none" w:sz="0" w:space="0" w:color="auto"/>
              <w:bottom w:val="none" w:sz="0" w:space="0" w:color="auto"/>
              <w:right w:val="none" w:sz="0" w:space="0" w:color="auto"/>
            </w:tcBorders>
          </w:tcPr>
          <w:p w14:paraId="50220633"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66EE53D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FC71F6B" w14:textId="77777777" w:rsidR="00C0431A" w:rsidRPr="00B0295C" w:rsidRDefault="00C0431A" w:rsidP="00C0431A">
            <w:pPr>
              <w:rPr>
                <w:sz w:val="22"/>
                <w:szCs w:val="16"/>
              </w:rPr>
            </w:pPr>
            <w:r w:rsidRPr="00B0295C">
              <w:rPr>
                <w:sz w:val="22"/>
                <w:szCs w:val="16"/>
              </w:rPr>
              <w:t>path-service-</w:t>
            </w:r>
            <w:proofErr w:type="gramStart"/>
            <w:r w:rsidRPr="00B0295C">
              <w:rPr>
                <w:sz w:val="22"/>
                <w:szCs w:val="16"/>
              </w:rPr>
              <w:t>end-point</w:t>
            </w:r>
            <w:proofErr w:type="gramEnd"/>
          </w:p>
        </w:tc>
        <w:tc>
          <w:tcPr>
            <w:tcW w:w="3485" w:type="dxa"/>
          </w:tcPr>
          <w:p w14:paraId="150D58F7"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3C1AB068"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2C2543A7"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013DCBC" w14:textId="77777777" w:rsidR="00C0431A" w:rsidRPr="00B0295C" w:rsidRDefault="00C0431A" w:rsidP="00C0431A">
            <w:pPr>
              <w:rPr>
                <w:sz w:val="22"/>
                <w:szCs w:val="16"/>
              </w:rPr>
            </w:pPr>
            <w:r w:rsidRPr="00B0295C">
              <w:rPr>
                <w:sz w:val="22"/>
                <w:szCs w:val="16"/>
              </w:rPr>
              <w:t>topology-constraint</w:t>
            </w:r>
          </w:p>
        </w:tc>
        <w:tc>
          <w:tcPr>
            <w:tcW w:w="3485" w:type="dxa"/>
            <w:tcBorders>
              <w:top w:val="none" w:sz="0" w:space="0" w:color="auto"/>
              <w:left w:val="none" w:sz="0" w:space="0" w:color="auto"/>
              <w:bottom w:val="none" w:sz="0" w:space="0" w:color="auto"/>
              <w:right w:val="none" w:sz="0" w:space="0" w:color="auto"/>
            </w:tcBorders>
          </w:tcPr>
          <w:p w14:paraId="750812E0"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12a</w:t>
            </w:r>
          </w:p>
        </w:tc>
        <w:tc>
          <w:tcPr>
            <w:tcW w:w="3486" w:type="dxa"/>
            <w:tcBorders>
              <w:top w:val="none" w:sz="0" w:space="0" w:color="auto"/>
              <w:left w:val="none" w:sz="0" w:space="0" w:color="auto"/>
              <w:bottom w:val="none" w:sz="0" w:space="0" w:color="auto"/>
              <w:right w:val="none" w:sz="0" w:space="0" w:color="auto"/>
            </w:tcBorders>
          </w:tcPr>
          <w:p w14:paraId="51C921DF"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5F91F887"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CA116C4" w14:textId="77777777" w:rsidR="00C0431A" w:rsidRPr="00B0295C" w:rsidRDefault="00C0431A" w:rsidP="00C0431A">
            <w:pPr>
              <w:rPr>
                <w:sz w:val="22"/>
                <w:szCs w:val="16"/>
              </w:rPr>
            </w:pPr>
            <w:r w:rsidRPr="00B0295C">
              <w:rPr>
                <w:sz w:val="22"/>
                <w:szCs w:val="16"/>
              </w:rPr>
              <w:t>routing-constraint</w:t>
            </w:r>
          </w:p>
        </w:tc>
        <w:tc>
          <w:tcPr>
            <w:tcW w:w="3485" w:type="dxa"/>
          </w:tcPr>
          <w:p w14:paraId="3AF3206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1C2F59B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348B898C"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DF84993" w14:textId="77777777" w:rsidR="00C0431A" w:rsidRPr="00B0295C" w:rsidRDefault="00C0431A" w:rsidP="00C0431A">
            <w:pPr>
              <w:rPr>
                <w:sz w:val="22"/>
                <w:szCs w:val="16"/>
              </w:rPr>
            </w:pPr>
            <w:r w:rsidRPr="00B0295C">
              <w:rPr>
                <w:sz w:val="22"/>
                <w:szCs w:val="16"/>
              </w:rPr>
              <w:t>objective-function</w:t>
            </w:r>
          </w:p>
        </w:tc>
        <w:tc>
          <w:tcPr>
            <w:tcW w:w="3485" w:type="dxa"/>
            <w:tcBorders>
              <w:top w:val="none" w:sz="0" w:space="0" w:color="auto"/>
              <w:left w:val="none" w:sz="0" w:space="0" w:color="auto"/>
              <w:bottom w:val="none" w:sz="0" w:space="0" w:color="auto"/>
              <w:right w:val="none" w:sz="0" w:space="0" w:color="auto"/>
            </w:tcBorders>
          </w:tcPr>
          <w:p w14:paraId="392B9A3E"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12a</w:t>
            </w:r>
          </w:p>
        </w:tc>
        <w:tc>
          <w:tcPr>
            <w:tcW w:w="3486" w:type="dxa"/>
            <w:tcBorders>
              <w:top w:val="none" w:sz="0" w:space="0" w:color="auto"/>
              <w:left w:val="none" w:sz="0" w:space="0" w:color="auto"/>
              <w:bottom w:val="none" w:sz="0" w:space="0" w:color="auto"/>
              <w:right w:val="none" w:sz="0" w:space="0" w:color="auto"/>
            </w:tcBorders>
          </w:tcPr>
          <w:p w14:paraId="58C91084"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7CFF9279"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828816B" w14:textId="77777777" w:rsidR="00C0431A" w:rsidRPr="00B0295C" w:rsidRDefault="00C0431A" w:rsidP="00C0431A">
            <w:pPr>
              <w:rPr>
                <w:sz w:val="22"/>
                <w:szCs w:val="16"/>
              </w:rPr>
            </w:pPr>
            <w:r w:rsidRPr="00B0295C">
              <w:rPr>
                <w:sz w:val="22"/>
                <w:szCs w:val="16"/>
              </w:rPr>
              <w:lastRenderedPageBreak/>
              <w:t>optimization-constraint</w:t>
            </w:r>
          </w:p>
        </w:tc>
        <w:tc>
          <w:tcPr>
            <w:tcW w:w="3485" w:type="dxa"/>
          </w:tcPr>
          <w:p w14:paraId="74F9E399"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319D5CD8"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77FFE23E"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3A31B26" w14:textId="77777777" w:rsidR="00C0431A" w:rsidRPr="00B0295C" w:rsidRDefault="00C0431A" w:rsidP="00C0431A">
            <w:pPr>
              <w:rPr>
                <w:sz w:val="22"/>
                <w:szCs w:val="16"/>
              </w:rPr>
            </w:pPr>
            <w:proofErr w:type="spellStart"/>
            <w:r w:rsidRPr="00B0295C">
              <w:rPr>
                <w:sz w:val="22"/>
                <w:szCs w:val="16"/>
              </w:rPr>
              <w:t>oam</w:t>
            </w:r>
            <w:proofErr w:type="spellEnd"/>
            <w:r w:rsidRPr="00B0295C">
              <w:rPr>
                <w:sz w:val="22"/>
                <w:szCs w:val="16"/>
              </w:rPr>
              <w:t>-service</w:t>
            </w:r>
          </w:p>
        </w:tc>
        <w:tc>
          <w:tcPr>
            <w:tcW w:w="3485" w:type="dxa"/>
            <w:tcBorders>
              <w:top w:val="none" w:sz="0" w:space="0" w:color="auto"/>
              <w:left w:val="none" w:sz="0" w:space="0" w:color="auto"/>
              <w:bottom w:val="none" w:sz="0" w:space="0" w:color="auto"/>
              <w:right w:val="none" w:sz="0" w:space="0" w:color="auto"/>
            </w:tcBorders>
          </w:tcPr>
          <w:p w14:paraId="53556FEC"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r w:rsidR="008C0B70">
              <w:rPr>
                <w:sz w:val="22"/>
                <w:szCs w:val="16"/>
              </w:rPr>
              <w:t>, 17e</w:t>
            </w:r>
          </w:p>
        </w:tc>
        <w:tc>
          <w:tcPr>
            <w:tcW w:w="3486" w:type="dxa"/>
            <w:tcBorders>
              <w:top w:val="none" w:sz="0" w:space="0" w:color="auto"/>
              <w:left w:val="none" w:sz="0" w:space="0" w:color="auto"/>
              <w:bottom w:val="none" w:sz="0" w:space="0" w:color="auto"/>
              <w:right w:val="none" w:sz="0" w:space="0" w:color="auto"/>
            </w:tcBorders>
          </w:tcPr>
          <w:p w14:paraId="0FB398F7"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7E39CB05"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E974C4D" w14:textId="77777777" w:rsidR="00C0431A" w:rsidRPr="00B0295C" w:rsidRDefault="00C0431A" w:rsidP="00C0431A">
            <w:pPr>
              <w:rPr>
                <w:sz w:val="22"/>
                <w:szCs w:val="16"/>
              </w:rPr>
            </w:pPr>
            <w:proofErr w:type="spellStart"/>
            <w:r w:rsidRPr="00B0295C">
              <w:rPr>
                <w:sz w:val="22"/>
                <w:szCs w:val="16"/>
              </w:rPr>
              <w:t>oam</w:t>
            </w:r>
            <w:proofErr w:type="spellEnd"/>
            <w:r w:rsidRPr="00B0295C">
              <w:rPr>
                <w:sz w:val="22"/>
                <w:szCs w:val="16"/>
              </w:rPr>
              <w:t>-service-point</w:t>
            </w:r>
          </w:p>
        </w:tc>
        <w:tc>
          <w:tcPr>
            <w:tcW w:w="3485" w:type="dxa"/>
          </w:tcPr>
          <w:p w14:paraId="7D56EF79"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r w:rsidR="001242AE">
              <w:rPr>
                <w:sz w:val="22"/>
                <w:szCs w:val="16"/>
              </w:rPr>
              <w:t>, 17e</w:t>
            </w:r>
          </w:p>
        </w:tc>
        <w:tc>
          <w:tcPr>
            <w:tcW w:w="3486" w:type="dxa"/>
          </w:tcPr>
          <w:p w14:paraId="0B2DFC6E"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4D1C35AB"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A2E6E77" w14:textId="77777777" w:rsidR="00C0431A" w:rsidRPr="00B0295C" w:rsidRDefault="00C0431A" w:rsidP="00C0431A">
            <w:pPr>
              <w:rPr>
                <w:sz w:val="22"/>
                <w:szCs w:val="16"/>
              </w:rPr>
            </w:pPr>
            <w:r w:rsidRPr="00B0295C">
              <w:rPr>
                <w:sz w:val="22"/>
                <w:szCs w:val="16"/>
              </w:rPr>
              <w:t>meg</w:t>
            </w:r>
          </w:p>
        </w:tc>
        <w:tc>
          <w:tcPr>
            <w:tcW w:w="3485" w:type="dxa"/>
            <w:tcBorders>
              <w:top w:val="none" w:sz="0" w:space="0" w:color="auto"/>
              <w:left w:val="none" w:sz="0" w:space="0" w:color="auto"/>
              <w:bottom w:val="none" w:sz="0" w:space="0" w:color="auto"/>
              <w:right w:val="none" w:sz="0" w:space="0" w:color="auto"/>
            </w:tcBorders>
          </w:tcPr>
          <w:p w14:paraId="32507138"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53144EB4"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02145C20"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E43B8A3" w14:textId="77777777" w:rsidR="00C0431A" w:rsidRPr="00B0295C" w:rsidRDefault="00C0431A" w:rsidP="00C0431A">
            <w:pPr>
              <w:rPr>
                <w:sz w:val="22"/>
                <w:szCs w:val="16"/>
              </w:rPr>
            </w:pPr>
            <w:proofErr w:type="spellStart"/>
            <w:r w:rsidRPr="00B0295C">
              <w:rPr>
                <w:sz w:val="22"/>
                <w:szCs w:val="16"/>
              </w:rPr>
              <w:t>mep</w:t>
            </w:r>
            <w:proofErr w:type="spellEnd"/>
          </w:p>
        </w:tc>
        <w:tc>
          <w:tcPr>
            <w:tcW w:w="3485" w:type="dxa"/>
          </w:tcPr>
          <w:p w14:paraId="170F250D"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p>
        </w:tc>
        <w:tc>
          <w:tcPr>
            <w:tcW w:w="3486" w:type="dxa"/>
          </w:tcPr>
          <w:p w14:paraId="3B0D236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79BCF543"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21ED718" w14:textId="77777777" w:rsidR="00C0431A" w:rsidRPr="00B0295C" w:rsidRDefault="00C0431A" w:rsidP="00C0431A">
            <w:pPr>
              <w:rPr>
                <w:sz w:val="22"/>
                <w:szCs w:val="16"/>
              </w:rPr>
            </w:pPr>
            <w:proofErr w:type="spellStart"/>
            <w:r w:rsidRPr="00B0295C">
              <w:rPr>
                <w:sz w:val="22"/>
                <w:szCs w:val="16"/>
              </w:rPr>
              <w:t>mip</w:t>
            </w:r>
            <w:proofErr w:type="spellEnd"/>
          </w:p>
        </w:tc>
        <w:tc>
          <w:tcPr>
            <w:tcW w:w="3485" w:type="dxa"/>
            <w:tcBorders>
              <w:top w:val="none" w:sz="0" w:space="0" w:color="auto"/>
              <w:left w:val="none" w:sz="0" w:space="0" w:color="auto"/>
              <w:bottom w:val="none" w:sz="0" w:space="0" w:color="auto"/>
              <w:right w:val="none" w:sz="0" w:space="0" w:color="auto"/>
            </w:tcBorders>
          </w:tcPr>
          <w:p w14:paraId="542E98A6"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1AA2FC7D"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1F95C83E"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11A11D6" w14:textId="77777777" w:rsidR="00C0431A" w:rsidRPr="00B0295C" w:rsidRDefault="00C0431A" w:rsidP="00C0431A">
            <w:pPr>
              <w:rPr>
                <w:sz w:val="22"/>
                <w:szCs w:val="16"/>
              </w:rPr>
            </w:pPr>
            <w:proofErr w:type="gramStart"/>
            <w:r w:rsidRPr="00B0295C">
              <w:rPr>
                <w:sz w:val="22"/>
                <w:szCs w:val="16"/>
              </w:rPr>
              <w:t>current-data</w:t>
            </w:r>
            <w:proofErr w:type="gramEnd"/>
          </w:p>
        </w:tc>
        <w:tc>
          <w:tcPr>
            <w:tcW w:w="3485" w:type="dxa"/>
          </w:tcPr>
          <w:p w14:paraId="402B1A61"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p>
        </w:tc>
        <w:tc>
          <w:tcPr>
            <w:tcW w:w="3486" w:type="dxa"/>
          </w:tcPr>
          <w:p w14:paraId="509FDAB2"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7F5C8280"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02FA360" w14:textId="77777777" w:rsidR="00C0431A" w:rsidRPr="00B0295C" w:rsidRDefault="00C0431A" w:rsidP="00C0431A">
            <w:pPr>
              <w:rPr>
                <w:sz w:val="22"/>
                <w:szCs w:val="16"/>
              </w:rPr>
            </w:pPr>
            <w:r w:rsidRPr="00B0295C">
              <w:rPr>
                <w:sz w:val="22"/>
                <w:szCs w:val="16"/>
              </w:rPr>
              <w:t>history-data</w:t>
            </w:r>
          </w:p>
        </w:tc>
        <w:tc>
          <w:tcPr>
            <w:tcW w:w="3485" w:type="dxa"/>
            <w:tcBorders>
              <w:top w:val="none" w:sz="0" w:space="0" w:color="auto"/>
              <w:left w:val="none" w:sz="0" w:space="0" w:color="auto"/>
              <w:bottom w:val="none" w:sz="0" w:space="0" w:color="auto"/>
              <w:right w:val="none" w:sz="0" w:space="0" w:color="auto"/>
            </w:tcBorders>
          </w:tcPr>
          <w:p w14:paraId="4E9B8433"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3F2B68B3"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490EDA" w:rsidRPr="00B0295C" w14:paraId="5EEE2718"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B0762C9" w14:textId="77777777" w:rsidR="00490EDA" w:rsidRPr="00B0295C" w:rsidRDefault="00490EDA" w:rsidP="00C0431A">
            <w:pPr>
              <w:rPr>
                <w:sz w:val="22"/>
                <w:szCs w:val="16"/>
              </w:rPr>
            </w:pPr>
            <w:proofErr w:type="spellStart"/>
            <w:r>
              <w:rPr>
                <w:sz w:val="22"/>
                <w:szCs w:val="16"/>
              </w:rPr>
              <w:t>otu</w:t>
            </w:r>
            <w:proofErr w:type="spellEnd"/>
            <w:r>
              <w:rPr>
                <w:sz w:val="22"/>
                <w:szCs w:val="16"/>
              </w:rPr>
              <w:t>-</w:t>
            </w:r>
            <w:proofErr w:type="spellStart"/>
            <w:r>
              <w:rPr>
                <w:sz w:val="22"/>
                <w:szCs w:val="16"/>
              </w:rPr>
              <w:t>fec</w:t>
            </w:r>
            <w:proofErr w:type="spellEnd"/>
            <w:r>
              <w:rPr>
                <w:sz w:val="22"/>
                <w:szCs w:val="16"/>
              </w:rPr>
              <w:t>-performance-data</w:t>
            </w:r>
          </w:p>
        </w:tc>
        <w:tc>
          <w:tcPr>
            <w:tcW w:w="3485" w:type="dxa"/>
          </w:tcPr>
          <w:p w14:paraId="05657D48" w14:textId="77777777" w:rsidR="00490EDA" w:rsidRPr="00B0295C" w:rsidRDefault="00490ED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17a</w:t>
            </w:r>
          </w:p>
        </w:tc>
        <w:tc>
          <w:tcPr>
            <w:tcW w:w="3486" w:type="dxa"/>
          </w:tcPr>
          <w:p w14:paraId="2183F8D7" w14:textId="77777777" w:rsidR="00490EDA" w:rsidRPr="00B0295C" w:rsidRDefault="00490ED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4A34B9" w:rsidRPr="00B0295C" w14:paraId="5F07D31E"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15EBF7F" w14:textId="77777777" w:rsidR="004A34B9" w:rsidRDefault="004A34B9" w:rsidP="00C0431A">
            <w:pPr>
              <w:rPr>
                <w:sz w:val="22"/>
                <w:szCs w:val="16"/>
              </w:rPr>
            </w:pPr>
            <w:proofErr w:type="spellStart"/>
            <w:r>
              <w:rPr>
                <w:sz w:val="22"/>
                <w:szCs w:val="16"/>
              </w:rPr>
              <w:t>odu</w:t>
            </w:r>
            <w:proofErr w:type="spellEnd"/>
            <w:r>
              <w:rPr>
                <w:sz w:val="22"/>
                <w:szCs w:val="16"/>
              </w:rPr>
              <w:t>-error-performance-data</w:t>
            </w:r>
          </w:p>
        </w:tc>
        <w:tc>
          <w:tcPr>
            <w:tcW w:w="3485" w:type="dxa"/>
            <w:tcBorders>
              <w:top w:val="none" w:sz="0" w:space="0" w:color="auto"/>
              <w:left w:val="none" w:sz="0" w:space="0" w:color="auto"/>
              <w:bottom w:val="none" w:sz="0" w:space="0" w:color="auto"/>
              <w:right w:val="none" w:sz="0" w:space="0" w:color="auto"/>
            </w:tcBorders>
          </w:tcPr>
          <w:p w14:paraId="5AE56E09" w14:textId="77777777" w:rsidR="004A34B9" w:rsidRDefault="004A34B9"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2EBB35B3" w14:textId="77777777" w:rsidR="004A34B9" w:rsidRPr="00B0295C" w:rsidRDefault="004A34B9"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22F57C36"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A3AFD7D" w14:textId="77777777" w:rsidR="00C0431A" w:rsidRPr="00B0295C" w:rsidRDefault="00C0431A" w:rsidP="00C0431A">
            <w:pPr>
              <w:rPr>
                <w:sz w:val="22"/>
                <w:szCs w:val="16"/>
              </w:rPr>
            </w:pPr>
            <w:r w:rsidRPr="00B0295C">
              <w:rPr>
                <w:sz w:val="22"/>
                <w:szCs w:val="16"/>
              </w:rPr>
              <w:t>pm-threshold-data</w:t>
            </w:r>
          </w:p>
        </w:tc>
        <w:tc>
          <w:tcPr>
            <w:tcW w:w="3485" w:type="dxa"/>
          </w:tcPr>
          <w:p w14:paraId="541B8B36"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p>
        </w:tc>
        <w:tc>
          <w:tcPr>
            <w:tcW w:w="3486" w:type="dxa"/>
          </w:tcPr>
          <w:p w14:paraId="3FB8788C"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F225F2" w:rsidRPr="00B0295C" w14:paraId="7D5C3737"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EAAE5EE" w14:textId="77777777" w:rsidR="00F225F2" w:rsidRPr="00A56331" w:rsidRDefault="00F225F2" w:rsidP="00B90A17">
            <w:pPr>
              <w:rPr>
                <w:color w:val="auto"/>
                <w:sz w:val="22"/>
                <w:szCs w:val="16"/>
              </w:rPr>
            </w:pPr>
            <w:proofErr w:type="spellStart"/>
            <w:r w:rsidRPr="00A56331">
              <w:rPr>
                <w:color w:val="auto"/>
                <w:sz w:val="22"/>
                <w:szCs w:val="16"/>
              </w:rPr>
              <w:t>oam</w:t>
            </w:r>
            <w:proofErr w:type="spellEnd"/>
            <w:r w:rsidRPr="00A56331">
              <w:rPr>
                <w:color w:val="auto"/>
                <w:sz w:val="22"/>
                <w:szCs w:val="16"/>
              </w:rPr>
              <w:t>-job</w:t>
            </w:r>
          </w:p>
        </w:tc>
        <w:tc>
          <w:tcPr>
            <w:tcW w:w="3485" w:type="dxa"/>
            <w:tcBorders>
              <w:top w:val="none" w:sz="0" w:space="0" w:color="auto"/>
              <w:left w:val="none" w:sz="0" w:space="0" w:color="auto"/>
              <w:bottom w:val="none" w:sz="0" w:space="0" w:color="auto"/>
              <w:right w:val="none" w:sz="0" w:space="0" w:color="auto"/>
            </w:tcBorders>
          </w:tcPr>
          <w:p w14:paraId="3D43ABC9" w14:textId="77777777" w:rsidR="00F225F2" w:rsidRPr="00180A89" w:rsidRDefault="00394894" w:rsidP="00B90A17">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B0295C">
              <w:rPr>
                <w:sz w:val="22"/>
                <w:szCs w:val="16"/>
              </w:rPr>
              <w:t>Use Case 17a</w:t>
            </w:r>
            <w:r w:rsidR="00E76FA4">
              <w:rPr>
                <w:sz w:val="22"/>
                <w:szCs w:val="16"/>
              </w:rPr>
              <w:t>, 17d</w:t>
            </w:r>
          </w:p>
        </w:tc>
        <w:tc>
          <w:tcPr>
            <w:tcW w:w="3486" w:type="dxa"/>
            <w:tcBorders>
              <w:top w:val="none" w:sz="0" w:space="0" w:color="auto"/>
              <w:left w:val="none" w:sz="0" w:space="0" w:color="auto"/>
              <w:bottom w:val="none" w:sz="0" w:space="0" w:color="auto"/>
              <w:right w:val="none" w:sz="0" w:space="0" w:color="auto"/>
            </w:tcBorders>
          </w:tcPr>
          <w:p w14:paraId="68220D11" w14:textId="77777777" w:rsidR="00F225F2" w:rsidRPr="00B0295C" w:rsidRDefault="00F225F2"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F225F2" w:rsidRPr="00B0295C" w14:paraId="16BA630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5BF245A" w14:textId="77777777" w:rsidR="00F225F2" w:rsidRPr="00A56331" w:rsidRDefault="00F225F2" w:rsidP="00B90A17">
            <w:pPr>
              <w:rPr>
                <w:color w:val="auto"/>
                <w:sz w:val="22"/>
                <w:szCs w:val="16"/>
              </w:rPr>
            </w:pPr>
            <w:proofErr w:type="spellStart"/>
            <w:r w:rsidRPr="00A56331">
              <w:rPr>
                <w:color w:val="auto"/>
                <w:sz w:val="22"/>
                <w:szCs w:val="16"/>
              </w:rPr>
              <w:t>oam</w:t>
            </w:r>
            <w:proofErr w:type="spellEnd"/>
            <w:r w:rsidRPr="00A56331">
              <w:rPr>
                <w:color w:val="auto"/>
                <w:sz w:val="22"/>
                <w:szCs w:val="16"/>
              </w:rPr>
              <w:t>-profile</w:t>
            </w:r>
          </w:p>
        </w:tc>
        <w:tc>
          <w:tcPr>
            <w:tcW w:w="3485" w:type="dxa"/>
          </w:tcPr>
          <w:p w14:paraId="20E275C7" w14:textId="77777777" w:rsidR="00F225F2" w:rsidRPr="00180A89" w:rsidRDefault="00124243" w:rsidP="00B90A17">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Pr>
                <w:sz w:val="22"/>
                <w:szCs w:val="16"/>
              </w:rPr>
              <w:t>Section 6.8</w:t>
            </w:r>
            <w:r w:rsidR="00DF2B81">
              <w:rPr>
                <w:sz w:val="22"/>
                <w:szCs w:val="16"/>
              </w:rPr>
              <w:t>.2</w:t>
            </w:r>
            <w:r>
              <w:rPr>
                <w:sz w:val="22"/>
                <w:szCs w:val="16"/>
              </w:rPr>
              <w:t xml:space="preserve"> and </w:t>
            </w:r>
            <w:r w:rsidR="00394894" w:rsidRPr="00B0295C">
              <w:rPr>
                <w:sz w:val="22"/>
                <w:szCs w:val="16"/>
              </w:rPr>
              <w:t>Use Case 17a</w:t>
            </w:r>
            <w:r w:rsidR="00B51C8C">
              <w:rPr>
                <w:sz w:val="22"/>
                <w:szCs w:val="16"/>
              </w:rPr>
              <w:t>, 17c</w:t>
            </w:r>
          </w:p>
        </w:tc>
        <w:tc>
          <w:tcPr>
            <w:tcW w:w="3486" w:type="dxa"/>
          </w:tcPr>
          <w:p w14:paraId="2ACD080B" w14:textId="77777777" w:rsidR="00F225F2" w:rsidRPr="00B0295C" w:rsidRDefault="00F225F2" w:rsidP="00B90A17">
            <w:pPr>
              <w:cnfStyle w:val="000000000000" w:firstRow="0" w:lastRow="0" w:firstColumn="0" w:lastColumn="0" w:oddVBand="0" w:evenVBand="0" w:oddHBand="0" w:evenHBand="0" w:firstRowFirstColumn="0" w:firstRowLastColumn="0" w:lastRowFirstColumn="0" w:lastRowLastColumn="0"/>
              <w:rPr>
                <w:sz w:val="22"/>
                <w:szCs w:val="16"/>
              </w:rPr>
            </w:pPr>
          </w:p>
        </w:tc>
      </w:tr>
      <w:tr w:rsidR="009D1245" w:rsidRPr="00B0295C" w14:paraId="7BD456CA"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77656B2" w14:textId="77777777" w:rsidR="009D1245" w:rsidRPr="009D1245" w:rsidRDefault="009D1245" w:rsidP="00B90A17">
            <w:pPr>
              <w:rPr>
                <w:color w:val="auto"/>
                <w:sz w:val="22"/>
                <w:szCs w:val="16"/>
              </w:rPr>
            </w:pPr>
            <w:proofErr w:type="gramStart"/>
            <w:r w:rsidRPr="00DE23E2">
              <w:rPr>
                <w:color w:val="auto"/>
                <w:sz w:val="22"/>
                <w:szCs w:val="16"/>
              </w:rPr>
              <w:t>pm-parameter</w:t>
            </w:r>
            <w:proofErr w:type="gramEnd"/>
          </w:p>
        </w:tc>
        <w:tc>
          <w:tcPr>
            <w:tcW w:w="3485" w:type="dxa"/>
            <w:tcBorders>
              <w:top w:val="none" w:sz="0" w:space="0" w:color="auto"/>
              <w:left w:val="none" w:sz="0" w:space="0" w:color="auto"/>
              <w:bottom w:val="none" w:sz="0" w:space="0" w:color="auto"/>
              <w:right w:val="none" w:sz="0" w:space="0" w:color="auto"/>
            </w:tcBorders>
          </w:tcPr>
          <w:p w14:paraId="61E898E5" w14:textId="77777777" w:rsidR="009D1245" w:rsidRDefault="009D1245"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Section 6.8</w:t>
            </w:r>
            <w:r w:rsidR="00DF2B81">
              <w:rPr>
                <w:sz w:val="22"/>
                <w:szCs w:val="16"/>
              </w:rPr>
              <w:t>.2</w:t>
            </w:r>
            <w:r w:rsidR="002A39C6">
              <w:rPr>
                <w:sz w:val="22"/>
                <w:szCs w:val="16"/>
              </w:rPr>
              <w:t xml:space="preserve"> and Use Case 17b</w:t>
            </w:r>
          </w:p>
        </w:tc>
        <w:tc>
          <w:tcPr>
            <w:tcW w:w="3486" w:type="dxa"/>
            <w:tcBorders>
              <w:top w:val="none" w:sz="0" w:space="0" w:color="auto"/>
              <w:left w:val="none" w:sz="0" w:space="0" w:color="auto"/>
              <w:bottom w:val="none" w:sz="0" w:space="0" w:color="auto"/>
              <w:right w:val="none" w:sz="0" w:space="0" w:color="auto"/>
            </w:tcBorders>
          </w:tcPr>
          <w:p w14:paraId="333E65CE" w14:textId="77777777" w:rsidR="009D1245" w:rsidRPr="00B0295C" w:rsidRDefault="009D1245"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432F57" w:rsidRPr="00B0295C" w14:paraId="499C02B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C12841D" w14:textId="77777777" w:rsidR="00432F57" w:rsidRPr="00DE23E2" w:rsidRDefault="00490EDA" w:rsidP="00B90A17">
            <w:pPr>
              <w:rPr>
                <w:color w:val="auto"/>
                <w:sz w:val="22"/>
                <w:szCs w:val="16"/>
              </w:rPr>
            </w:pPr>
            <w:r>
              <w:rPr>
                <w:color w:val="auto"/>
                <w:sz w:val="22"/>
                <w:szCs w:val="16"/>
              </w:rPr>
              <w:t>t</w:t>
            </w:r>
            <w:r w:rsidR="00432F57">
              <w:rPr>
                <w:color w:val="auto"/>
                <w:sz w:val="22"/>
                <w:szCs w:val="16"/>
              </w:rPr>
              <w:t>hres</w:t>
            </w:r>
            <w:r w:rsidR="002D7F0D">
              <w:rPr>
                <w:color w:val="auto"/>
                <w:sz w:val="22"/>
                <w:szCs w:val="16"/>
              </w:rPr>
              <w:t>hold-config</w:t>
            </w:r>
          </w:p>
        </w:tc>
        <w:tc>
          <w:tcPr>
            <w:tcW w:w="3485" w:type="dxa"/>
          </w:tcPr>
          <w:p w14:paraId="0D630269" w14:textId="77777777" w:rsidR="00432F57" w:rsidRDefault="00B169F4"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Section 6.8</w:t>
            </w:r>
            <w:r w:rsidR="00DF2B81">
              <w:rPr>
                <w:sz w:val="22"/>
                <w:szCs w:val="16"/>
              </w:rPr>
              <w:t>.2</w:t>
            </w:r>
            <w:r w:rsidR="002A39C6">
              <w:rPr>
                <w:sz w:val="22"/>
                <w:szCs w:val="16"/>
              </w:rPr>
              <w:t xml:space="preserve"> and Use Case 17b</w:t>
            </w:r>
          </w:p>
        </w:tc>
        <w:tc>
          <w:tcPr>
            <w:tcW w:w="3486" w:type="dxa"/>
          </w:tcPr>
          <w:p w14:paraId="2A6040A0" w14:textId="77777777" w:rsidR="00432F57" w:rsidRPr="00B0295C" w:rsidRDefault="00432F57" w:rsidP="00B90A17">
            <w:pPr>
              <w:cnfStyle w:val="000000000000" w:firstRow="0" w:lastRow="0" w:firstColumn="0" w:lastColumn="0" w:oddVBand="0" w:evenVBand="0" w:oddHBand="0" w:evenHBand="0" w:firstRowFirstColumn="0" w:firstRowLastColumn="0" w:lastRowFirstColumn="0" w:lastRowLastColumn="0"/>
              <w:rPr>
                <w:sz w:val="22"/>
                <w:szCs w:val="16"/>
              </w:rPr>
            </w:pPr>
          </w:p>
        </w:tc>
      </w:tr>
      <w:tr w:rsidR="00FB3CB3" w:rsidRPr="00B0295C" w14:paraId="32A788FB"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1219A27" w14:textId="77777777" w:rsidR="00FB3CB3" w:rsidRPr="00B0295C" w:rsidRDefault="00FB3CB3" w:rsidP="00B90A17">
            <w:pPr>
              <w:rPr>
                <w:sz w:val="22"/>
                <w:szCs w:val="16"/>
              </w:rPr>
            </w:pPr>
            <w:r>
              <w:rPr>
                <w:sz w:val="22"/>
                <w:szCs w:val="16"/>
              </w:rPr>
              <w:t>connectivity-</w:t>
            </w:r>
            <w:proofErr w:type="spellStart"/>
            <w:r>
              <w:rPr>
                <w:sz w:val="22"/>
                <w:szCs w:val="16"/>
              </w:rPr>
              <w:t>oam</w:t>
            </w:r>
            <w:proofErr w:type="spellEnd"/>
            <w:r>
              <w:rPr>
                <w:sz w:val="22"/>
                <w:szCs w:val="16"/>
              </w:rPr>
              <w:t>-job</w:t>
            </w:r>
          </w:p>
        </w:tc>
        <w:tc>
          <w:tcPr>
            <w:tcW w:w="3485" w:type="dxa"/>
            <w:tcBorders>
              <w:top w:val="none" w:sz="0" w:space="0" w:color="auto"/>
              <w:left w:val="none" w:sz="0" w:space="0" w:color="auto"/>
              <w:bottom w:val="none" w:sz="0" w:space="0" w:color="auto"/>
              <w:right w:val="none" w:sz="0" w:space="0" w:color="auto"/>
            </w:tcBorders>
          </w:tcPr>
          <w:p w14:paraId="012371F6" w14:textId="77777777" w:rsidR="00FB3CB3" w:rsidRPr="00B0295C" w:rsidRDefault="00FB3CB3"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17b</w:t>
            </w:r>
          </w:p>
        </w:tc>
        <w:tc>
          <w:tcPr>
            <w:tcW w:w="3486" w:type="dxa"/>
            <w:tcBorders>
              <w:top w:val="none" w:sz="0" w:space="0" w:color="auto"/>
              <w:left w:val="none" w:sz="0" w:space="0" w:color="auto"/>
              <w:bottom w:val="none" w:sz="0" w:space="0" w:color="auto"/>
              <w:right w:val="none" w:sz="0" w:space="0" w:color="auto"/>
            </w:tcBorders>
          </w:tcPr>
          <w:p w14:paraId="47D788CA" w14:textId="77777777" w:rsidR="00FB3CB3" w:rsidRPr="00B0295C" w:rsidRDefault="00FB3CB3"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FB3CB3" w:rsidRPr="00B0295C" w14:paraId="27076242"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03EDD5F" w14:textId="77777777" w:rsidR="00FB3CB3" w:rsidRDefault="00FB3CB3" w:rsidP="00B90A17">
            <w:pPr>
              <w:rPr>
                <w:color w:val="auto"/>
                <w:sz w:val="22"/>
                <w:szCs w:val="16"/>
              </w:rPr>
            </w:pPr>
            <w:r>
              <w:rPr>
                <w:color w:val="auto"/>
                <w:sz w:val="22"/>
                <w:szCs w:val="16"/>
              </w:rPr>
              <w:t>connectivity-</w:t>
            </w:r>
            <w:proofErr w:type="spellStart"/>
            <w:r>
              <w:rPr>
                <w:color w:val="auto"/>
                <w:sz w:val="22"/>
                <w:szCs w:val="16"/>
              </w:rPr>
              <w:t>oam</w:t>
            </w:r>
            <w:proofErr w:type="spellEnd"/>
            <w:r>
              <w:rPr>
                <w:color w:val="auto"/>
                <w:sz w:val="22"/>
                <w:szCs w:val="16"/>
              </w:rPr>
              <w:t>-service</w:t>
            </w:r>
          </w:p>
        </w:tc>
        <w:tc>
          <w:tcPr>
            <w:tcW w:w="3485" w:type="dxa"/>
          </w:tcPr>
          <w:p w14:paraId="66BF7DB2" w14:textId="77777777" w:rsidR="00FB3CB3" w:rsidRDefault="00FB3CB3"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17b</w:t>
            </w:r>
          </w:p>
        </w:tc>
        <w:tc>
          <w:tcPr>
            <w:tcW w:w="3486" w:type="dxa"/>
          </w:tcPr>
          <w:p w14:paraId="5B45FCFD" w14:textId="77777777" w:rsidR="00FB3CB3" w:rsidRPr="00B0295C" w:rsidRDefault="00FB3CB3" w:rsidP="00B90A17">
            <w:pPr>
              <w:cnfStyle w:val="000000000000" w:firstRow="0" w:lastRow="0" w:firstColumn="0" w:lastColumn="0" w:oddVBand="0" w:evenVBand="0" w:oddHBand="0" w:evenHBand="0" w:firstRowFirstColumn="0" w:firstRowLastColumn="0" w:lastRowFirstColumn="0" w:lastRowLastColumn="0"/>
              <w:rPr>
                <w:sz w:val="22"/>
                <w:szCs w:val="16"/>
              </w:rPr>
            </w:pPr>
          </w:p>
        </w:tc>
      </w:tr>
      <w:tr w:rsidR="004F2320" w:rsidRPr="00B0295C" w14:paraId="2B927697"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1514A7A" w14:textId="77777777" w:rsidR="004F2320" w:rsidRDefault="004F2320" w:rsidP="00B90A17">
            <w:pPr>
              <w:rPr>
                <w:color w:val="auto"/>
                <w:sz w:val="22"/>
                <w:szCs w:val="16"/>
              </w:rPr>
            </w:pPr>
            <w:r>
              <w:rPr>
                <w:color w:val="auto"/>
                <w:sz w:val="22"/>
                <w:szCs w:val="16"/>
              </w:rPr>
              <w:t>connectivity-</w:t>
            </w:r>
            <w:proofErr w:type="spellStart"/>
            <w:r>
              <w:rPr>
                <w:color w:val="auto"/>
                <w:sz w:val="22"/>
                <w:szCs w:val="16"/>
              </w:rPr>
              <w:t>oam</w:t>
            </w:r>
            <w:proofErr w:type="spellEnd"/>
            <w:r>
              <w:rPr>
                <w:color w:val="auto"/>
                <w:sz w:val="22"/>
                <w:szCs w:val="16"/>
              </w:rPr>
              <w:t>-service-point</w:t>
            </w:r>
          </w:p>
        </w:tc>
        <w:tc>
          <w:tcPr>
            <w:tcW w:w="3485" w:type="dxa"/>
            <w:tcBorders>
              <w:top w:val="none" w:sz="0" w:space="0" w:color="auto"/>
              <w:left w:val="none" w:sz="0" w:space="0" w:color="auto"/>
              <w:bottom w:val="none" w:sz="0" w:space="0" w:color="auto"/>
              <w:right w:val="none" w:sz="0" w:space="0" w:color="auto"/>
            </w:tcBorders>
          </w:tcPr>
          <w:p w14:paraId="06A3159F" w14:textId="77777777" w:rsidR="004F2320" w:rsidRDefault="004F2320"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17b</w:t>
            </w:r>
          </w:p>
        </w:tc>
        <w:tc>
          <w:tcPr>
            <w:tcW w:w="3486" w:type="dxa"/>
            <w:tcBorders>
              <w:top w:val="none" w:sz="0" w:space="0" w:color="auto"/>
              <w:left w:val="none" w:sz="0" w:space="0" w:color="auto"/>
              <w:bottom w:val="none" w:sz="0" w:space="0" w:color="auto"/>
              <w:right w:val="none" w:sz="0" w:space="0" w:color="auto"/>
            </w:tcBorders>
          </w:tcPr>
          <w:p w14:paraId="39812C6F" w14:textId="77777777" w:rsidR="004F2320" w:rsidRPr="00B0295C" w:rsidRDefault="004F2320"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074C47" w:rsidRPr="00B0295C" w14:paraId="204FA43D"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right w:val="none" w:sz="0" w:space="0" w:color="auto"/>
            </w:tcBorders>
          </w:tcPr>
          <w:p w14:paraId="2CDC57A6" w14:textId="77777777" w:rsidR="00074C47" w:rsidRDefault="00AC7B55" w:rsidP="00B90A17">
            <w:pPr>
              <w:rPr>
                <w:color w:val="auto"/>
                <w:sz w:val="22"/>
                <w:szCs w:val="16"/>
              </w:rPr>
            </w:pPr>
            <w:proofErr w:type="gramStart"/>
            <w:r>
              <w:rPr>
                <w:color w:val="auto"/>
                <w:sz w:val="22"/>
                <w:szCs w:val="16"/>
              </w:rPr>
              <w:t>pm-data</w:t>
            </w:r>
            <w:proofErr w:type="gramEnd"/>
          </w:p>
        </w:tc>
        <w:tc>
          <w:tcPr>
            <w:tcW w:w="3485" w:type="dxa"/>
          </w:tcPr>
          <w:p w14:paraId="1C1B3826" w14:textId="77777777" w:rsidR="00074C47" w:rsidRDefault="00673375"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 xml:space="preserve">Use Case </w:t>
            </w:r>
            <w:r w:rsidR="00AC7B55">
              <w:rPr>
                <w:sz w:val="22"/>
                <w:szCs w:val="16"/>
              </w:rPr>
              <w:t>17</w:t>
            </w:r>
            <w:r w:rsidR="00984AA1">
              <w:rPr>
                <w:sz w:val="22"/>
                <w:szCs w:val="16"/>
              </w:rPr>
              <w:t>c</w:t>
            </w:r>
          </w:p>
        </w:tc>
        <w:tc>
          <w:tcPr>
            <w:tcW w:w="3486" w:type="dxa"/>
          </w:tcPr>
          <w:p w14:paraId="5B45D029" w14:textId="77777777" w:rsidR="00074C47" w:rsidRPr="00B0295C" w:rsidRDefault="00074C47" w:rsidP="00B90A17">
            <w:pPr>
              <w:cnfStyle w:val="000000000000" w:firstRow="0" w:lastRow="0" w:firstColumn="0" w:lastColumn="0" w:oddVBand="0" w:evenVBand="0" w:oddHBand="0" w:evenHBand="0" w:firstRowFirstColumn="0" w:firstRowLastColumn="0" w:lastRowFirstColumn="0" w:lastRowLastColumn="0"/>
              <w:rPr>
                <w:sz w:val="22"/>
                <w:szCs w:val="16"/>
              </w:rPr>
            </w:pPr>
          </w:p>
        </w:tc>
      </w:tr>
    </w:tbl>
    <w:p w14:paraId="2A5C8EDB" w14:textId="77777777" w:rsidR="007B4527" w:rsidRDefault="007B4527" w:rsidP="005A15A3">
      <w:pPr>
        <w:pStyle w:val="Heading3"/>
      </w:pPr>
      <w:bookmarkStart w:id="3352" w:name="_Toc192619579"/>
      <w:r>
        <w:t>Use Case</w:t>
      </w:r>
      <w:r w:rsidR="006E2DD5">
        <w:t xml:space="preserve"> Overview</w:t>
      </w:r>
      <w:bookmarkEnd w:id="3352"/>
    </w:p>
    <w:p w14:paraId="3BE1211B" w14:textId="77777777" w:rsidR="007B4527" w:rsidRDefault="005A15A3" w:rsidP="007B4527">
      <w:pPr>
        <w:pStyle w:val="NormalWeb"/>
      </w:pPr>
      <w:r>
        <w:t>The use cases are divided int</w:t>
      </w:r>
      <w:r w:rsidR="003C33BF">
        <w:t xml:space="preserve">o </w:t>
      </w:r>
      <w:r w:rsidR="004546E2">
        <w:t>7</w:t>
      </w:r>
      <w:r w:rsidR="003C33BF">
        <w:t xml:space="preserve"> </w:t>
      </w:r>
      <w:r w:rsidR="00E9176F">
        <w:t>groups</w:t>
      </w:r>
      <w:r w:rsidR="00EE5CBE">
        <w:t>. Use Case group</w:t>
      </w:r>
      <w:r w:rsidR="003C33BF">
        <w:t>:</w:t>
      </w:r>
    </w:p>
    <w:p w14:paraId="46BFCF77" w14:textId="77777777" w:rsidR="00E9176F" w:rsidRDefault="00E9176F" w:rsidP="00515260">
      <w:pPr>
        <w:pStyle w:val="NormalWeb"/>
        <w:numPr>
          <w:ilvl w:val="0"/>
          <w:numId w:val="61"/>
        </w:numPr>
        <w:rPr>
          <w:rFonts w:eastAsiaTheme="minorEastAsia"/>
        </w:rPr>
      </w:pPr>
      <w:r>
        <w:rPr>
          <w:rFonts w:eastAsiaTheme="minorEastAsia"/>
        </w:rPr>
        <w:t>ST-</w:t>
      </w:r>
      <w:proofErr w:type="gramStart"/>
      <w:r>
        <w:rPr>
          <w:rFonts w:eastAsiaTheme="minorEastAsia"/>
        </w:rPr>
        <w:t>0.n</w:t>
      </w:r>
      <w:proofErr w:type="gramEnd"/>
      <w:r>
        <w:rPr>
          <w:rFonts w:eastAsiaTheme="minorEastAsia"/>
        </w:rPr>
        <w:t xml:space="preserve"> deal with streaming infrastructure</w:t>
      </w:r>
    </w:p>
    <w:p w14:paraId="4786ED15" w14:textId="77777777" w:rsidR="00EE5CBE" w:rsidRDefault="00EE5CBE" w:rsidP="00515260">
      <w:pPr>
        <w:pStyle w:val="NormalWeb"/>
        <w:numPr>
          <w:ilvl w:val="0"/>
          <w:numId w:val="61"/>
        </w:numPr>
        <w:rPr>
          <w:rFonts w:eastAsiaTheme="minorEastAsia"/>
        </w:rPr>
      </w:pPr>
      <w:r>
        <w:rPr>
          <w:rFonts w:eastAsiaTheme="minorEastAsia"/>
        </w:rPr>
        <w:t>ST-</w:t>
      </w:r>
      <w:proofErr w:type="gramStart"/>
      <w:r>
        <w:rPr>
          <w:rFonts w:eastAsiaTheme="minorEastAsia"/>
        </w:rPr>
        <w:t>1.n</w:t>
      </w:r>
      <w:proofErr w:type="gramEnd"/>
      <w:r>
        <w:rPr>
          <w:rFonts w:eastAsiaTheme="minorEastAsia"/>
        </w:rPr>
        <w:t xml:space="preserve"> deal with building and operation a stream on a provider</w:t>
      </w:r>
    </w:p>
    <w:p w14:paraId="1E422B34" w14:textId="77777777" w:rsidR="00EE5CBE" w:rsidRDefault="00704E0E" w:rsidP="00515260">
      <w:pPr>
        <w:pStyle w:val="NormalWeb"/>
        <w:numPr>
          <w:ilvl w:val="0"/>
          <w:numId w:val="61"/>
        </w:numPr>
        <w:rPr>
          <w:rFonts w:eastAsiaTheme="minorEastAsia"/>
        </w:rPr>
      </w:pPr>
      <w:r>
        <w:rPr>
          <w:rFonts w:eastAsiaTheme="minorEastAsia"/>
        </w:rPr>
        <w:t>ST-</w:t>
      </w:r>
      <w:proofErr w:type="gramStart"/>
      <w:r>
        <w:rPr>
          <w:rFonts w:eastAsiaTheme="minorEastAsia"/>
        </w:rPr>
        <w:t>2.n</w:t>
      </w:r>
      <w:proofErr w:type="gramEnd"/>
      <w:r>
        <w:rPr>
          <w:rFonts w:eastAsiaTheme="minorEastAsia"/>
        </w:rPr>
        <w:t xml:space="preserve"> deal with strategies for the client to maintain alignment with the provider</w:t>
      </w:r>
    </w:p>
    <w:p w14:paraId="6B8024EF" w14:textId="77777777" w:rsidR="00704E0E" w:rsidRDefault="00704E0E" w:rsidP="00515260">
      <w:pPr>
        <w:pStyle w:val="NormalWeb"/>
        <w:numPr>
          <w:ilvl w:val="0"/>
          <w:numId w:val="61"/>
        </w:numPr>
        <w:rPr>
          <w:rFonts w:eastAsiaTheme="minorEastAsia"/>
        </w:rPr>
      </w:pPr>
      <w:r>
        <w:rPr>
          <w:rFonts w:eastAsiaTheme="minorEastAsia"/>
        </w:rPr>
        <w:t>ST</w:t>
      </w:r>
      <w:r w:rsidR="00670DC1">
        <w:rPr>
          <w:rFonts w:eastAsiaTheme="minorEastAsia"/>
        </w:rPr>
        <w:t>-</w:t>
      </w:r>
      <w:proofErr w:type="gramStart"/>
      <w:r w:rsidR="00670DC1">
        <w:rPr>
          <w:rFonts w:eastAsiaTheme="minorEastAsia"/>
        </w:rPr>
        <w:t>3.n</w:t>
      </w:r>
      <w:proofErr w:type="gramEnd"/>
      <w:r w:rsidR="00670DC1">
        <w:rPr>
          <w:rFonts w:eastAsiaTheme="minorEastAsia"/>
        </w:rPr>
        <w:t xml:space="preserve"> detail </w:t>
      </w:r>
      <w:r w:rsidR="005954F9">
        <w:rPr>
          <w:rFonts w:eastAsiaTheme="minorEastAsia"/>
        </w:rPr>
        <w:t xml:space="preserve">the approach for the client to maintain alignment </w:t>
      </w:r>
      <w:r w:rsidR="00594717">
        <w:rPr>
          <w:rFonts w:eastAsiaTheme="minorEastAsia"/>
        </w:rPr>
        <w:t xml:space="preserve">with </w:t>
      </w:r>
      <w:r w:rsidR="005954F9">
        <w:rPr>
          <w:rFonts w:eastAsiaTheme="minorEastAsia"/>
        </w:rPr>
        <w:t xml:space="preserve">resources and </w:t>
      </w:r>
      <w:r w:rsidR="00594717">
        <w:rPr>
          <w:rFonts w:eastAsiaTheme="minorEastAsia"/>
        </w:rPr>
        <w:t xml:space="preserve">with </w:t>
      </w:r>
      <w:r w:rsidR="005954F9">
        <w:rPr>
          <w:rFonts w:eastAsiaTheme="minorEastAsia"/>
        </w:rPr>
        <w:t>alarms</w:t>
      </w:r>
    </w:p>
    <w:p w14:paraId="2E15C3C3" w14:textId="77777777" w:rsidR="005954F9" w:rsidRDefault="005954F9" w:rsidP="00515260">
      <w:pPr>
        <w:pStyle w:val="NormalWeb"/>
        <w:numPr>
          <w:ilvl w:val="0"/>
          <w:numId w:val="61"/>
        </w:numPr>
        <w:rPr>
          <w:rFonts w:eastAsiaTheme="minorEastAsia"/>
        </w:rPr>
      </w:pPr>
      <w:r>
        <w:rPr>
          <w:rFonts w:eastAsiaTheme="minorEastAsia"/>
        </w:rPr>
        <w:t>ST-</w:t>
      </w:r>
      <w:proofErr w:type="gramStart"/>
      <w:r>
        <w:rPr>
          <w:rFonts w:eastAsiaTheme="minorEastAsia"/>
        </w:rPr>
        <w:t>4.n</w:t>
      </w:r>
      <w:proofErr w:type="gramEnd"/>
      <w:r>
        <w:rPr>
          <w:rFonts w:eastAsiaTheme="minorEastAsia"/>
        </w:rPr>
        <w:t xml:space="preserve"> deal with whole context considerations</w:t>
      </w:r>
    </w:p>
    <w:p w14:paraId="1403C8B7" w14:textId="77777777" w:rsidR="005954F9" w:rsidRDefault="005954F9" w:rsidP="00515260">
      <w:pPr>
        <w:pStyle w:val="NormalWeb"/>
        <w:numPr>
          <w:ilvl w:val="0"/>
          <w:numId w:val="61"/>
        </w:numPr>
        <w:rPr>
          <w:rFonts w:eastAsiaTheme="minorEastAsia"/>
        </w:rPr>
      </w:pPr>
      <w:r>
        <w:rPr>
          <w:rFonts w:eastAsiaTheme="minorEastAsia"/>
        </w:rPr>
        <w:t>ST</w:t>
      </w:r>
      <w:r w:rsidR="00594717">
        <w:rPr>
          <w:rFonts w:eastAsiaTheme="minorEastAsia"/>
        </w:rPr>
        <w:t>-</w:t>
      </w:r>
      <w:proofErr w:type="gramStart"/>
      <w:r w:rsidR="00594717">
        <w:rPr>
          <w:rFonts w:eastAsiaTheme="minorEastAsia"/>
        </w:rPr>
        <w:t>5.n</w:t>
      </w:r>
      <w:proofErr w:type="gramEnd"/>
      <w:r w:rsidR="00594717">
        <w:rPr>
          <w:rFonts w:eastAsiaTheme="minorEastAsia"/>
        </w:rPr>
        <w:t xml:space="preserve"> deal with streaming through the lifecycle of a service</w:t>
      </w:r>
    </w:p>
    <w:p w14:paraId="7037C2C9" w14:textId="25587C58" w:rsidR="0053013E" w:rsidRDefault="0053013E" w:rsidP="00515260">
      <w:pPr>
        <w:pStyle w:val="NormalWeb"/>
        <w:numPr>
          <w:ilvl w:val="0"/>
          <w:numId w:val="61"/>
        </w:numPr>
        <w:rPr>
          <w:rFonts w:eastAsiaTheme="minorEastAsia"/>
        </w:rPr>
      </w:pPr>
      <w:r>
        <w:rPr>
          <w:rFonts w:eastAsiaTheme="minorEastAsia"/>
        </w:rPr>
        <w:t>ST-</w:t>
      </w:r>
      <w:proofErr w:type="gramStart"/>
      <w:r>
        <w:rPr>
          <w:rFonts w:eastAsiaTheme="minorEastAsia"/>
        </w:rPr>
        <w:t>6.n</w:t>
      </w:r>
      <w:proofErr w:type="gramEnd"/>
      <w:r>
        <w:rPr>
          <w:rFonts w:eastAsiaTheme="minorEastAsia"/>
        </w:rPr>
        <w:t xml:space="preserve"> </w:t>
      </w:r>
      <w:r w:rsidR="004546E2">
        <w:rPr>
          <w:rFonts w:eastAsiaTheme="minorEastAsia"/>
        </w:rPr>
        <w:t xml:space="preserve">deal with Performance Monitoring Streaming using </w:t>
      </w:r>
      <w:proofErr w:type="spellStart"/>
      <w:r w:rsidR="003F1A9E">
        <w:rPr>
          <w:rFonts w:eastAsiaTheme="minorEastAsia"/>
        </w:rPr>
        <w:t>gNMI</w:t>
      </w:r>
      <w:proofErr w:type="spellEnd"/>
      <w:r w:rsidR="004546E2">
        <w:rPr>
          <w:rFonts w:eastAsiaTheme="minorEastAsia"/>
        </w:rPr>
        <w:t xml:space="preserve"> and </w:t>
      </w:r>
      <w:proofErr w:type="spellStart"/>
      <w:r w:rsidR="004546E2">
        <w:rPr>
          <w:rFonts w:eastAsiaTheme="minorEastAsia"/>
        </w:rPr>
        <w:t>protobuf</w:t>
      </w:r>
      <w:proofErr w:type="spellEnd"/>
      <w:r w:rsidR="004546E2">
        <w:rPr>
          <w:rFonts w:eastAsiaTheme="minorEastAsia"/>
        </w:rPr>
        <w:t xml:space="preserve"> encoding</w:t>
      </w:r>
    </w:p>
    <w:p w14:paraId="26387C9A" w14:textId="77777777" w:rsidR="007B4527" w:rsidRDefault="003600D9" w:rsidP="00EB62A7">
      <w:pPr>
        <w:pStyle w:val="Heading2"/>
      </w:pPr>
      <w:bookmarkStart w:id="3353" w:name="_Toc192619580"/>
      <w:r>
        <w:t>Streaming infrastructure use cases</w:t>
      </w:r>
      <w:bookmarkEnd w:id="3353"/>
    </w:p>
    <w:p w14:paraId="6010E2DB" w14:textId="3134B2E5" w:rsidR="007B4527" w:rsidRDefault="007B4527" w:rsidP="007B4527">
      <w:pPr>
        <w:pStyle w:val="NormalWeb"/>
        <w:rPr>
          <w:rFonts w:eastAsiaTheme="minorEastAsia"/>
        </w:rPr>
      </w:pPr>
      <w:r>
        <w:t>The following use cases are described briefly here and then illustrated in the sequence diagram</w:t>
      </w:r>
      <w:r w:rsidR="003D5AA9">
        <w:t xml:space="preserve"> (see </w:t>
      </w:r>
      <w:r w:rsidR="003D5AA9">
        <w:fldChar w:fldCharType="begin"/>
      </w:r>
      <w:r w:rsidR="003D5AA9">
        <w:instrText xml:space="preserve"> REF _Ref52314563 \h </w:instrText>
      </w:r>
      <w:r w:rsidR="003D5AA9">
        <w:fldChar w:fldCharType="separate"/>
      </w:r>
      <w:ins w:id="3354" w:author="Author">
        <w:r w:rsidR="00B53275" w:rsidRPr="00CA3534">
          <w:t xml:space="preserve">Figure </w:t>
        </w:r>
        <w:r w:rsidR="00B53275">
          <w:rPr>
            <w:noProof/>
          </w:rPr>
          <w:t>32</w:t>
        </w:r>
        <w:r w:rsidR="00B53275" w:rsidDel="00B53275">
          <w:rPr>
            <w:noProof/>
          </w:rPr>
          <w:t>3234</w:t>
        </w:r>
        <w:del w:id="3355" w:author="Author">
          <w:r w:rsidR="006D1621" w:rsidRPr="00CA3534" w:rsidDel="00B53275">
            <w:delText xml:space="preserve">Figure </w:delText>
          </w:r>
          <w:r w:rsidR="006D1621" w:rsidDel="00B53275">
            <w:rPr>
              <w:noProof/>
            </w:rPr>
            <w:delText>3234</w:delText>
          </w:r>
        </w:del>
      </w:ins>
      <w:del w:id="3356" w:author="Author">
        <w:r w:rsidR="00C1187B" w:rsidRPr="00CA3534" w:rsidDel="00B53275">
          <w:delText xml:space="preserve">Figure </w:delText>
        </w:r>
        <w:r w:rsidR="00C1187B" w:rsidDel="00B53275">
          <w:rPr>
            <w:noProof/>
          </w:rPr>
          <w:delText>34</w:delText>
        </w:r>
      </w:del>
      <w:r w:rsidR="003D5AA9">
        <w:fldChar w:fldCharType="end"/>
      </w:r>
      <w:r w:rsidR="003D5AA9">
        <w:t xml:space="preserve"> and </w:t>
      </w:r>
      <w:r w:rsidR="003D5AA9">
        <w:fldChar w:fldCharType="begin"/>
      </w:r>
      <w:r w:rsidR="003D5AA9">
        <w:instrText xml:space="preserve"> REF _Ref52314577 \h </w:instrText>
      </w:r>
      <w:r w:rsidR="003D5AA9">
        <w:fldChar w:fldCharType="separate"/>
      </w:r>
      <w:ins w:id="3357" w:author="Author">
        <w:r w:rsidR="00B53275" w:rsidRPr="00CA3534">
          <w:t xml:space="preserve">Figure </w:t>
        </w:r>
        <w:r w:rsidR="00B53275">
          <w:rPr>
            <w:noProof/>
          </w:rPr>
          <w:t>33</w:t>
        </w:r>
        <w:r w:rsidR="00B53275" w:rsidDel="00B53275">
          <w:rPr>
            <w:noProof/>
          </w:rPr>
          <w:t>3335</w:t>
        </w:r>
        <w:del w:id="3358" w:author="Author">
          <w:r w:rsidR="006D1621" w:rsidRPr="00CA3534" w:rsidDel="00B53275">
            <w:delText xml:space="preserve">Figure </w:delText>
          </w:r>
          <w:r w:rsidR="006D1621" w:rsidDel="00B53275">
            <w:rPr>
              <w:noProof/>
            </w:rPr>
            <w:delText>3335</w:delText>
          </w:r>
        </w:del>
      </w:ins>
      <w:del w:id="3359" w:author="Author">
        <w:r w:rsidR="00C1187B" w:rsidRPr="00CA3534" w:rsidDel="00B53275">
          <w:delText xml:space="preserve">Figure </w:delText>
        </w:r>
        <w:r w:rsidR="00C1187B" w:rsidDel="00B53275">
          <w:rPr>
            <w:noProof/>
          </w:rPr>
          <w:delText>35</w:delText>
        </w:r>
      </w:del>
      <w:r w:rsidR="003D5AA9">
        <w:fldChar w:fldCharType="end"/>
      </w:r>
      <w:r w:rsidR="003D5AA9">
        <w:t>)</w:t>
      </w:r>
      <w:r w:rsidR="000D4B93">
        <w:t xml:space="preserve">. The use cases assume that </w:t>
      </w:r>
      <w:proofErr w:type="spellStart"/>
      <w:r w:rsidR="000D4B93">
        <w:t>Websockets</w:t>
      </w:r>
      <w:proofErr w:type="spellEnd"/>
      <w:r w:rsidR="000D4B93">
        <w:t xml:space="preserve"> over T</w:t>
      </w:r>
      <w:r w:rsidR="00F172F3">
        <w:t>CP is the chosen connection</w:t>
      </w:r>
      <w:r w:rsidR="004C7FD2">
        <w:t>/protocol</w:t>
      </w:r>
      <w:r w:rsidR="00F172F3">
        <w:t xml:space="preserve"> method</w:t>
      </w:r>
      <w:r w:rsidR="007530B7">
        <w:t>.</w:t>
      </w:r>
    </w:p>
    <w:p w14:paraId="02DBCD45" w14:textId="77777777" w:rsidR="007530B7" w:rsidRPr="007530B7" w:rsidRDefault="007530B7" w:rsidP="007530B7">
      <w:r>
        <w:lastRenderedPageBreak/>
        <w:t xml:space="preserve">The </w:t>
      </w:r>
      <w:r w:rsidR="0071584C">
        <w:t>following uses cases are initiated roughly in the order set out below.</w:t>
      </w:r>
      <w:r w:rsidR="00004EBD">
        <w:t xml:space="preserve"> The interdependence between the use cases </w:t>
      </w:r>
      <w:r>
        <w:t>is illustrated by the sequence diagram</w:t>
      </w:r>
      <w:r w:rsidR="003D5AA9">
        <w:t>.</w:t>
      </w:r>
      <w:r w:rsidR="003B42A9">
        <w:t xml:space="preserve"> The use cases in this section are normative.</w:t>
      </w:r>
    </w:p>
    <w:p w14:paraId="455E7E26" w14:textId="77777777" w:rsidR="000937FA" w:rsidRDefault="000937FA" w:rsidP="000937FA">
      <w:pPr>
        <w:pStyle w:val="Heading3"/>
      </w:pPr>
      <w:bookmarkStart w:id="3360" w:name="_Toc192619581"/>
      <w:r>
        <w:t xml:space="preserve">Use Case </w:t>
      </w:r>
      <w:r w:rsidR="00663741">
        <w:t>ST-</w:t>
      </w:r>
      <w:r>
        <w:t>0.1: Get Auth Token</w:t>
      </w:r>
      <w:bookmarkEnd w:id="3360"/>
      <w:r>
        <w:t xml:space="preserve"> </w:t>
      </w:r>
    </w:p>
    <w:tbl>
      <w:tblPr>
        <w:tblStyle w:val="TableGrid"/>
        <w:tblW w:w="0" w:type="auto"/>
        <w:tblLook w:val="04A0" w:firstRow="1" w:lastRow="0" w:firstColumn="1" w:lastColumn="0" w:noHBand="0" w:noVBand="1"/>
      </w:tblPr>
      <w:tblGrid>
        <w:gridCol w:w="1413"/>
        <w:gridCol w:w="9043"/>
      </w:tblGrid>
      <w:tr w:rsidR="000937FA" w:rsidRPr="00437FEA" w14:paraId="0D574F04" w14:textId="77777777" w:rsidTr="00DB77A9">
        <w:tc>
          <w:tcPr>
            <w:tcW w:w="1413" w:type="dxa"/>
          </w:tcPr>
          <w:p w14:paraId="551A467B" w14:textId="77777777" w:rsidR="000937FA" w:rsidRPr="00437FEA" w:rsidRDefault="000937FA" w:rsidP="00DB77A9">
            <w:pPr>
              <w:rPr>
                <w:sz w:val="20"/>
                <w:szCs w:val="14"/>
              </w:rPr>
            </w:pPr>
            <w:r w:rsidRPr="00437FEA">
              <w:rPr>
                <w:sz w:val="20"/>
                <w:szCs w:val="14"/>
              </w:rPr>
              <w:t>Number</w:t>
            </w:r>
          </w:p>
        </w:tc>
        <w:tc>
          <w:tcPr>
            <w:tcW w:w="9043" w:type="dxa"/>
          </w:tcPr>
          <w:p w14:paraId="6C0EC2E2" w14:textId="77777777" w:rsidR="000937FA" w:rsidRPr="00437FEA" w:rsidRDefault="00663741" w:rsidP="00DB77A9">
            <w:pPr>
              <w:rPr>
                <w:sz w:val="20"/>
                <w:szCs w:val="14"/>
              </w:rPr>
            </w:pPr>
            <w:r>
              <w:rPr>
                <w:sz w:val="20"/>
                <w:szCs w:val="14"/>
              </w:rPr>
              <w:t>ST-</w:t>
            </w:r>
            <w:r w:rsidR="000937FA" w:rsidRPr="00437FEA">
              <w:rPr>
                <w:sz w:val="20"/>
                <w:szCs w:val="14"/>
              </w:rPr>
              <w:t>0.</w:t>
            </w:r>
            <w:r w:rsidR="000937FA">
              <w:rPr>
                <w:sz w:val="20"/>
                <w:szCs w:val="14"/>
              </w:rPr>
              <w:t>1</w:t>
            </w:r>
          </w:p>
        </w:tc>
      </w:tr>
      <w:tr w:rsidR="000937FA" w:rsidRPr="00437FEA" w14:paraId="1B7875E0" w14:textId="77777777" w:rsidTr="00DB77A9">
        <w:tc>
          <w:tcPr>
            <w:tcW w:w="1413" w:type="dxa"/>
          </w:tcPr>
          <w:p w14:paraId="697F0A1E" w14:textId="77777777" w:rsidR="000937FA" w:rsidRPr="00437FEA" w:rsidRDefault="000937FA" w:rsidP="00DB77A9">
            <w:pPr>
              <w:rPr>
                <w:sz w:val="20"/>
                <w:szCs w:val="14"/>
              </w:rPr>
            </w:pPr>
            <w:r w:rsidRPr="00437FEA">
              <w:rPr>
                <w:sz w:val="20"/>
                <w:szCs w:val="14"/>
              </w:rPr>
              <w:t>Name</w:t>
            </w:r>
          </w:p>
        </w:tc>
        <w:tc>
          <w:tcPr>
            <w:tcW w:w="9043" w:type="dxa"/>
          </w:tcPr>
          <w:p w14:paraId="49B40D8B" w14:textId="77777777" w:rsidR="000937FA" w:rsidRPr="00437FEA" w:rsidRDefault="000937FA" w:rsidP="00DB77A9">
            <w:pPr>
              <w:rPr>
                <w:sz w:val="20"/>
                <w:szCs w:val="14"/>
              </w:rPr>
            </w:pPr>
            <w:r>
              <w:rPr>
                <w:sz w:val="20"/>
                <w:szCs w:val="14"/>
              </w:rPr>
              <w:t>Get Auth Token</w:t>
            </w:r>
          </w:p>
        </w:tc>
      </w:tr>
      <w:tr w:rsidR="000937FA" w:rsidRPr="00437FEA" w14:paraId="23F937B2" w14:textId="77777777" w:rsidTr="00DB77A9">
        <w:tc>
          <w:tcPr>
            <w:tcW w:w="1413" w:type="dxa"/>
          </w:tcPr>
          <w:p w14:paraId="774EC6D2" w14:textId="77777777" w:rsidR="000937FA" w:rsidRPr="00437FEA" w:rsidRDefault="000937FA" w:rsidP="00DB77A9">
            <w:pPr>
              <w:rPr>
                <w:sz w:val="20"/>
                <w:szCs w:val="14"/>
              </w:rPr>
            </w:pPr>
            <w:r>
              <w:rPr>
                <w:sz w:val="20"/>
                <w:szCs w:val="14"/>
              </w:rPr>
              <w:t>Process</w:t>
            </w:r>
            <w:r w:rsidR="003A1C0E">
              <w:rPr>
                <w:sz w:val="20"/>
                <w:szCs w:val="14"/>
              </w:rPr>
              <w:t>/</w:t>
            </w:r>
            <w:r w:rsidR="00BF6D90">
              <w:rPr>
                <w:sz w:val="20"/>
                <w:szCs w:val="14"/>
              </w:rPr>
              <w:t>Area</w:t>
            </w:r>
          </w:p>
        </w:tc>
        <w:tc>
          <w:tcPr>
            <w:tcW w:w="9043" w:type="dxa"/>
          </w:tcPr>
          <w:p w14:paraId="242E6C30" w14:textId="77777777" w:rsidR="000937FA" w:rsidRPr="00437FEA" w:rsidRDefault="00BF6D90" w:rsidP="00DB77A9">
            <w:pPr>
              <w:rPr>
                <w:sz w:val="20"/>
                <w:szCs w:val="14"/>
              </w:rPr>
            </w:pPr>
            <w:r>
              <w:rPr>
                <w:sz w:val="20"/>
                <w:szCs w:val="14"/>
              </w:rPr>
              <w:t>Authorization and Authentication</w:t>
            </w:r>
          </w:p>
        </w:tc>
      </w:tr>
      <w:tr w:rsidR="000937FA" w:rsidRPr="00437FEA" w14:paraId="2F3EEDD0" w14:textId="77777777" w:rsidTr="00DB77A9">
        <w:tc>
          <w:tcPr>
            <w:tcW w:w="1413" w:type="dxa"/>
          </w:tcPr>
          <w:p w14:paraId="2ADA5B5E" w14:textId="77777777" w:rsidR="000937FA" w:rsidRPr="00437FEA" w:rsidRDefault="000937FA" w:rsidP="00DB77A9">
            <w:pPr>
              <w:rPr>
                <w:sz w:val="20"/>
                <w:szCs w:val="14"/>
              </w:rPr>
            </w:pPr>
            <w:r>
              <w:rPr>
                <w:sz w:val="20"/>
                <w:szCs w:val="14"/>
              </w:rPr>
              <w:t>Brief description</w:t>
            </w:r>
          </w:p>
        </w:tc>
        <w:tc>
          <w:tcPr>
            <w:tcW w:w="9043" w:type="dxa"/>
          </w:tcPr>
          <w:p w14:paraId="15EFE55D" w14:textId="77777777" w:rsidR="000937FA" w:rsidRPr="00437FEA" w:rsidRDefault="000937FA" w:rsidP="00DB77A9">
            <w:pPr>
              <w:rPr>
                <w:sz w:val="20"/>
                <w:szCs w:val="14"/>
              </w:rPr>
            </w:pPr>
            <w:r>
              <w:rPr>
                <w:sz w:val="20"/>
                <w:szCs w:val="14"/>
              </w:rPr>
              <w:t>This use case describes how the client acquires the Auth Token.</w:t>
            </w:r>
          </w:p>
        </w:tc>
      </w:tr>
      <w:tr w:rsidR="000937FA" w:rsidRPr="00437FEA" w14:paraId="541B8E0D" w14:textId="77777777" w:rsidTr="00DB77A9">
        <w:tc>
          <w:tcPr>
            <w:tcW w:w="1413" w:type="dxa"/>
          </w:tcPr>
          <w:p w14:paraId="1C3613EA" w14:textId="77777777" w:rsidR="000937FA" w:rsidRPr="00437FEA" w:rsidRDefault="00A57503" w:rsidP="00DB77A9">
            <w:pPr>
              <w:rPr>
                <w:sz w:val="20"/>
                <w:szCs w:val="14"/>
              </w:rPr>
            </w:pPr>
            <w:r>
              <w:rPr>
                <w:sz w:val="20"/>
                <w:szCs w:val="14"/>
              </w:rPr>
              <w:t>Preconditions</w:t>
            </w:r>
          </w:p>
        </w:tc>
        <w:tc>
          <w:tcPr>
            <w:tcW w:w="9043" w:type="dxa"/>
          </w:tcPr>
          <w:p w14:paraId="61A6B932" w14:textId="77777777" w:rsidR="000937FA" w:rsidRPr="00437FEA" w:rsidRDefault="00FA6F42" w:rsidP="00DB77A9">
            <w:pPr>
              <w:rPr>
                <w:sz w:val="20"/>
                <w:szCs w:val="14"/>
              </w:rPr>
            </w:pPr>
            <w:r>
              <w:rPr>
                <w:sz w:val="20"/>
                <w:szCs w:val="14"/>
              </w:rPr>
              <w:t>The client knows the provider address and where to get the Auth Token</w:t>
            </w:r>
          </w:p>
        </w:tc>
      </w:tr>
      <w:tr w:rsidR="00B65E42" w:rsidRPr="00437FEA" w14:paraId="72DF2775" w14:textId="77777777" w:rsidTr="00DB77A9">
        <w:tc>
          <w:tcPr>
            <w:tcW w:w="1413" w:type="dxa"/>
          </w:tcPr>
          <w:p w14:paraId="40256F3A" w14:textId="77777777" w:rsidR="00B65E42" w:rsidRPr="00437FEA" w:rsidRDefault="00B65E42" w:rsidP="00B65E42">
            <w:pPr>
              <w:rPr>
                <w:sz w:val="20"/>
                <w:szCs w:val="14"/>
              </w:rPr>
            </w:pPr>
            <w:r>
              <w:rPr>
                <w:sz w:val="20"/>
                <w:szCs w:val="14"/>
              </w:rPr>
              <w:t>Type</w:t>
            </w:r>
          </w:p>
        </w:tc>
        <w:tc>
          <w:tcPr>
            <w:tcW w:w="9043" w:type="dxa"/>
          </w:tcPr>
          <w:p w14:paraId="7728CA20" w14:textId="77777777" w:rsidR="00B65E42" w:rsidRPr="00437FEA" w:rsidRDefault="00D75A3C" w:rsidP="00B65E42">
            <w:pPr>
              <w:rPr>
                <w:sz w:val="20"/>
                <w:szCs w:val="14"/>
              </w:rPr>
            </w:pPr>
            <w:r>
              <w:rPr>
                <w:sz w:val="20"/>
                <w:szCs w:val="14"/>
              </w:rPr>
              <w:t>Acquiring information</w:t>
            </w:r>
          </w:p>
        </w:tc>
      </w:tr>
      <w:tr w:rsidR="00B65E42" w:rsidRPr="00437FEA" w14:paraId="79F36C93" w14:textId="77777777" w:rsidTr="00DB77A9">
        <w:tc>
          <w:tcPr>
            <w:tcW w:w="1413" w:type="dxa"/>
          </w:tcPr>
          <w:p w14:paraId="75F99AD4" w14:textId="77777777" w:rsidR="00B65E42" w:rsidRPr="00437FEA" w:rsidRDefault="00B65E42" w:rsidP="00B65E42">
            <w:pPr>
              <w:rPr>
                <w:sz w:val="20"/>
                <w:szCs w:val="14"/>
              </w:rPr>
            </w:pPr>
            <w:r>
              <w:rPr>
                <w:sz w:val="20"/>
                <w:szCs w:val="14"/>
              </w:rPr>
              <w:t>Description and workflow</w:t>
            </w:r>
          </w:p>
        </w:tc>
        <w:tc>
          <w:tcPr>
            <w:tcW w:w="9043" w:type="dxa"/>
          </w:tcPr>
          <w:p w14:paraId="03B5A371" w14:textId="52E68AE1" w:rsidR="00B65E42" w:rsidRDefault="00FA6F42" w:rsidP="00B65E42">
            <w:pPr>
              <w:rPr>
                <w:sz w:val="20"/>
                <w:szCs w:val="14"/>
              </w:rPr>
            </w:pPr>
            <w:r>
              <w:rPr>
                <w:sz w:val="20"/>
                <w:szCs w:val="14"/>
              </w:rPr>
              <w:t>The client acquires the Auth Token</w:t>
            </w:r>
            <w:r w:rsidR="007741A7">
              <w:rPr>
                <w:sz w:val="20"/>
                <w:szCs w:val="14"/>
              </w:rPr>
              <w:t xml:space="preserve">, for example, using method described in </w:t>
            </w:r>
            <w:r w:rsidR="007741A7">
              <w:rPr>
                <w:sz w:val="20"/>
                <w:szCs w:val="14"/>
              </w:rPr>
              <w:fldChar w:fldCharType="begin"/>
            </w:r>
            <w:r w:rsidR="007741A7">
              <w:rPr>
                <w:sz w:val="20"/>
                <w:szCs w:val="14"/>
              </w:rPr>
              <w:instrText xml:space="preserve"> REF _Ref52926577 \r \h </w:instrText>
            </w:r>
            <w:r w:rsidR="007741A7">
              <w:rPr>
                <w:sz w:val="20"/>
                <w:szCs w:val="14"/>
              </w:rPr>
            </w:r>
            <w:r w:rsidR="007741A7">
              <w:rPr>
                <w:sz w:val="20"/>
                <w:szCs w:val="14"/>
              </w:rPr>
              <w:fldChar w:fldCharType="separate"/>
            </w:r>
            <w:r w:rsidR="00B53275">
              <w:rPr>
                <w:sz w:val="20"/>
                <w:szCs w:val="14"/>
              </w:rPr>
              <w:t>7.11.2</w:t>
            </w:r>
            <w:r w:rsidR="007741A7">
              <w:rPr>
                <w:sz w:val="20"/>
                <w:szCs w:val="14"/>
              </w:rPr>
              <w:fldChar w:fldCharType="end"/>
            </w:r>
            <w:r w:rsidR="007741A7">
              <w:rPr>
                <w:sz w:val="20"/>
                <w:szCs w:val="14"/>
              </w:rPr>
              <w:t>.</w:t>
            </w:r>
          </w:p>
          <w:p w14:paraId="6A4BD33B" w14:textId="3D77F3CB" w:rsidR="009C12B7" w:rsidRPr="00437FEA" w:rsidRDefault="009C12B7" w:rsidP="00B65E42">
            <w:pPr>
              <w:rPr>
                <w:sz w:val="20"/>
                <w:szCs w:val="14"/>
              </w:rPr>
            </w:pPr>
            <w:r>
              <w:rPr>
                <w:sz w:val="20"/>
                <w:szCs w:val="14"/>
              </w:rPr>
              <w:t xml:space="preserve">See sequence diagram “Prepare” phase </w:t>
            </w:r>
            <w:r w:rsidRPr="00C24B80">
              <w:rPr>
                <w:sz w:val="20"/>
                <w:szCs w:val="20"/>
              </w:rPr>
              <w:t>(</w:t>
            </w:r>
            <w:r w:rsidRPr="00C24B80">
              <w:rPr>
                <w:sz w:val="20"/>
                <w:szCs w:val="20"/>
              </w:rPr>
              <w:fldChar w:fldCharType="begin"/>
            </w:r>
            <w:r w:rsidRPr="00C24B80">
              <w:rPr>
                <w:sz w:val="20"/>
                <w:szCs w:val="20"/>
              </w:rPr>
              <w:instrText xml:space="preserve"> REF _Ref52314563 \h </w:instrText>
            </w:r>
            <w:r w:rsidR="00C24B80">
              <w:rPr>
                <w:sz w:val="20"/>
                <w:szCs w:val="20"/>
              </w:rPr>
              <w:instrText xml:space="preserve"> \* MERGEFORMAT </w:instrText>
            </w:r>
            <w:r w:rsidRPr="00C24B80">
              <w:rPr>
                <w:sz w:val="20"/>
                <w:szCs w:val="20"/>
              </w:rPr>
            </w:r>
            <w:r w:rsidRPr="00C24B80">
              <w:rPr>
                <w:sz w:val="20"/>
                <w:szCs w:val="20"/>
              </w:rPr>
              <w:fldChar w:fldCharType="separate"/>
            </w:r>
            <w:ins w:id="3361" w:author="Author">
              <w:r w:rsidR="00B53275" w:rsidRPr="00B53275">
                <w:rPr>
                  <w:sz w:val="20"/>
                  <w:szCs w:val="20"/>
                  <w:rPrChange w:id="3362" w:author="Author">
                    <w:rPr/>
                  </w:rPrChange>
                </w:rPr>
                <w:t xml:space="preserve">Figure </w:t>
              </w:r>
              <w:r w:rsidR="00B53275" w:rsidRPr="00B53275">
                <w:rPr>
                  <w:noProof/>
                  <w:sz w:val="20"/>
                  <w:szCs w:val="20"/>
                  <w:rPrChange w:id="3363" w:author="Author">
                    <w:rPr>
                      <w:noProof/>
                    </w:rPr>
                  </w:rPrChange>
                </w:rPr>
                <w:t>32</w:t>
              </w:r>
              <w:r w:rsidR="00B53275" w:rsidRPr="00B53275" w:rsidDel="00B53275">
                <w:rPr>
                  <w:noProof/>
                  <w:sz w:val="20"/>
                  <w:szCs w:val="20"/>
                  <w:rPrChange w:id="3364" w:author="Author">
                    <w:rPr>
                      <w:noProof/>
                    </w:rPr>
                  </w:rPrChange>
                </w:rPr>
                <w:t>3234</w:t>
              </w:r>
              <w:del w:id="3365" w:author="Author">
                <w:r w:rsidR="006D1621" w:rsidRPr="006D1621" w:rsidDel="00B53275">
                  <w:rPr>
                    <w:sz w:val="20"/>
                    <w:szCs w:val="20"/>
                    <w:rPrChange w:id="3366" w:author="Author">
                      <w:rPr/>
                    </w:rPrChange>
                  </w:rPr>
                  <w:delText xml:space="preserve">Figure </w:delText>
                </w:r>
                <w:r w:rsidR="006D1621" w:rsidRPr="006D1621" w:rsidDel="00B53275">
                  <w:rPr>
                    <w:noProof/>
                    <w:sz w:val="20"/>
                    <w:szCs w:val="20"/>
                    <w:rPrChange w:id="3367" w:author="Author">
                      <w:rPr>
                        <w:noProof/>
                      </w:rPr>
                    </w:rPrChange>
                  </w:rPr>
                  <w:delText>3234</w:delText>
                </w:r>
              </w:del>
            </w:ins>
            <w:del w:id="3368" w:author="Author">
              <w:r w:rsidR="00C1187B" w:rsidRPr="00C1187B" w:rsidDel="00B53275">
                <w:rPr>
                  <w:sz w:val="20"/>
                  <w:szCs w:val="20"/>
                </w:rPr>
                <w:delText xml:space="preserve">Figure </w:delText>
              </w:r>
              <w:r w:rsidR="00C1187B" w:rsidRPr="00C1187B" w:rsidDel="00B53275">
                <w:rPr>
                  <w:noProof/>
                  <w:sz w:val="20"/>
                  <w:szCs w:val="20"/>
                </w:rPr>
                <w:delText>34</w:delText>
              </w:r>
            </w:del>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sidR="00C24B80">
              <w:rPr>
                <w:sz w:val="20"/>
                <w:szCs w:val="20"/>
              </w:rPr>
              <w:instrText xml:space="preserve"> \* MERGEFORMAT </w:instrText>
            </w:r>
            <w:r w:rsidRPr="00C24B80">
              <w:rPr>
                <w:sz w:val="20"/>
                <w:szCs w:val="20"/>
              </w:rPr>
            </w:r>
            <w:r w:rsidRPr="00C24B80">
              <w:rPr>
                <w:sz w:val="20"/>
                <w:szCs w:val="20"/>
              </w:rPr>
              <w:fldChar w:fldCharType="separate"/>
            </w:r>
            <w:ins w:id="3369" w:author="Author">
              <w:r w:rsidR="00B53275" w:rsidRPr="00B53275">
                <w:rPr>
                  <w:sz w:val="20"/>
                  <w:szCs w:val="20"/>
                  <w:rPrChange w:id="3370" w:author="Author">
                    <w:rPr/>
                  </w:rPrChange>
                </w:rPr>
                <w:t xml:space="preserve">Figure </w:t>
              </w:r>
              <w:r w:rsidR="00B53275" w:rsidRPr="00B53275">
                <w:rPr>
                  <w:noProof/>
                  <w:sz w:val="20"/>
                  <w:szCs w:val="20"/>
                  <w:rPrChange w:id="3371" w:author="Author">
                    <w:rPr>
                      <w:noProof/>
                    </w:rPr>
                  </w:rPrChange>
                </w:rPr>
                <w:t>33</w:t>
              </w:r>
              <w:r w:rsidR="00B53275" w:rsidRPr="00B53275" w:rsidDel="00B53275">
                <w:rPr>
                  <w:noProof/>
                  <w:sz w:val="20"/>
                  <w:szCs w:val="20"/>
                  <w:rPrChange w:id="3372" w:author="Author">
                    <w:rPr>
                      <w:noProof/>
                    </w:rPr>
                  </w:rPrChange>
                </w:rPr>
                <w:t>3335</w:t>
              </w:r>
              <w:del w:id="3373" w:author="Author">
                <w:r w:rsidR="006D1621" w:rsidRPr="006D1621" w:rsidDel="00B53275">
                  <w:rPr>
                    <w:sz w:val="20"/>
                    <w:szCs w:val="20"/>
                    <w:rPrChange w:id="3374" w:author="Author">
                      <w:rPr/>
                    </w:rPrChange>
                  </w:rPr>
                  <w:delText xml:space="preserve">Figure </w:delText>
                </w:r>
                <w:r w:rsidR="006D1621" w:rsidRPr="006D1621" w:rsidDel="00B53275">
                  <w:rPr>
                    <w:noProof/>
                    <w:sz w:val="20"/>
                    <w:szCs w:val="20"/>
                    <w:rPrChange w:id="3375" w:author="Author">
                      <w:rPr>
                        <w:noProof/>
                      </w:rPr>
                    </w:rPrChange>
                  </w:rPr>
                  <w:delText>3335</w:delText>
                </w:r>
              </w:del>
            </w:ins>
            <w:del w:id="3376" w:author="Author">
              <w:r w:rsidR="00C1187B" w:rsidRPr="00C1187B" w:rsidDel="00B53275">
                <w:rPr>
                  <w:sz w:val="20"/>
                  <w:szCs w:val="20"/>
                </w:rPr>
                <w:delText xml:space="preserve">Figure </w:delText>
              </w:r>
              <w:r w:rsidR="00C1187B" w:rsidRPr="00C1187B" w:rsidDel="00B53275">
                <w:rPr>
                  <w:noProof/>
                  <w:sz w:val="20"/>
                  <w:szCs w:val="20"/>
                </w:rPr>
                <w:delText>35</w:delText>
              </w:r>
            </w:del>
            <w:r w:rsidRPr="00C24B80">
              <w:rPr>
                <w:sz w:val="20"/>
                <w:szCs w:val="20"/>
              </w:rPr>
              <w:fldChar w:fldCharType="end"/>
            </w:r>
            <w:r w:rsidRPr="00C24B80">
              <w:rPr>
                <w:sz w:val="20"/>
                <w:szCs w:val="20"/>
              </w:rPr>
              <w:t>)</w:t>
            </w:r>
            <w:r w:rsidR="00C24B80" w:rsidRPr="00C24B80">
              <w:rPr>
                <w:sz w:val="20"/>
                <w:szCs w:val="20"/>
              </w:rPr>
              <w:t>.</w:t>
            </w:r>
          </w:p>
        </w:tc>
      </w:tr>
    </w:tbl>
    <w:p w14:paraId="0A99440F" w14:textId="77777777" w:rsidR="001E3134" w:rsidRDefault="001E3134" w:rsidP="000937FA"/>
    <w:p w14:paraId="34D4A248" w14:textId="77777777" w:rsidR="001E3134" w:rsidRDefault="001E3134">
      <w:pPr>
        <w:spacing w:after="0"/>
      </w:pPr>
      <w:r>
        <w:br w:type="page"/>
      </w:r>
    </w:p>
    <w:p w14:paraId="5C626BC9" w14:textId="77777777" w:rsidR="000937FA" w:rsidRPr="004C0EB6" w:rsidRDefault="000937FA" w:rsidP="000937FA"/>
    <w:p w14:paraId="46CDF0BC" w14:textId="77777777" w:rsidR="006A4F6D" w:rsidRDefault="006A4F6D" w:rsidP="006A4F6D">
      <w:pPr>
        <w:pStyle w:val="Heading3"/>
      </w:pPr>
      <w:bookmarkStart w:id="3377" w:name="_Ref116572805"/>
      <w:bookmarkStart w:id="3378" w:name="_Ref116572810"/>
      <w:bookmarkStart w:id="3379" w:name="_Ref116572816"/>
      <w:bookmarkStart w:id="3380" w:name="_Toc192619582"/>
      <w:r>
        <w:t xml:space="preserve">Use Case </w:t>
      </w:r>
      <w:r w:rsidR="00663741">
        <w:t>ST-</w:t>
      </w:r>
      <w:r>
        <w:t>0.</w:t>
      </w:r>
      <w:r w:rsidR="000937FA">
        <w:t>2</w:t>
      </w:r>
      <w:r>
        <w:t xml:space="preserve">: </w:t>
      </w:r>
      <w:r w:rsidR="008703C6">
        <w:t>Discover supported and available streams</w:t>
      </w:r>
      <w:r w:rsidR="0041395B">
        <w:t>, then select available streams</w:t>
      </w:r>
      <w:bookmarkEnd w:id="3377"/>
      <w:bookmarkEnd w:id="3378"/>
      <w:bookmarkEnd w:id="3379"/>
      <w:bookmarkEnd w:id="3380"/>
    </w:p>
    <w:p w14:paraId="659939A8" w14:textId="01D12925" w:rsidR="00181F69" w:rsidRPr="00181F69" w:rsidRDefault="00181F69" w:rsidP="00181F69">
      <w:r>
        <w:t>This use case deals with retrieval of</w:t>
      </w:r>
      <w:r w:rsidR="00740947">
        <w:t xml:space="preserve"> data conformant with </w:t>
      </w:r>
      <w:r>
        <w:t xml:space="preserve"> </w:t>
      </w:r>
      <w:r w:rsidR="00740947">
        <w:fldChar w:fldCharType="begin"/>
      </w:r>
      <w:r w:rsidR="00740947">
        <w:instrText xml:space="preserve"> REF _Ref52928055 \r \h </w:instrText>
      </w:r>
      <w:r w:rsidR="00740947">
        <w:fldChar w:fldCharType="separate"/>
      </w:r>
      <w:r w:rsidR="00B53275">
        <w:t>3.7</w:t>
      </w:r>
      <w:r w:rsidR="00740947">
        <w:fldChar w:fldCharType="end"/>
      </w:r>
      <w:r w:rsidR="00F74D75">
        <w:t>.</w:t>
      </w:r>
    </w:p>
    <w:tbl>
      <w:tblPr>
        <w:tblStyle w:val="TableGrid"/>
        <w:tblW w:w="0" w:type="auto"/>
        <w:tblLook w:val="04A0" w:firstRow="1" w:lastRow="0" w:firstColumn="1" w:lastColumn="0" w:noHBand="0" w:noVBand="1"/>
      </w:tblPr>
      <w:tblGrid>
        <w:gridCol w:w="1413"/>
        <w:gridCol w:w="9043"/>
      </w:tblGrid>
      <w:tr w:rsidR="006A4F6D" w:rsidRPr="00437FEA" w14:paraId="62525BD0" w14:textId="77777777" w:rsidTr="00DB77A9">
        <w:tc>
          <w:tcPr>
            <w:tcW w:w="1413" w:type="dxa"/>
          </w:tcPr>
          <w:p w14:paraId="4245C84F" w14:textId="77777777" w:rsidR="006A4F6D" w:rsidRPr="00437FEA" w:rsidRDefault="006A4F6D" w:rsidP="00DB77A9">
            <w:pPr>
              <w:rPr>
                <w:sz w:val="20"/>
                <w:szCs w:val="14"/>
              </w:rPr>
            </w:pPr>
            <w:r w:rsidRPr="00437FEA">
              <w:rPr>
                <w:sz w:val="20"/>
                <w:szCs w:val="14"/>
              </w:rPr>
              <w:t>Number</w:t>
            </w:r>
          </w:p>
        </w:tc>
        <w:tc>
          <w:tcPr>
            <w:tcW w:w="9043" w:type="dxa"/>
          </w:tcPr>
          <w:p w14:paraId="0A225638" w14:textId="77777777" w:rsidR="006A4F6D" w:rsidRPr="00437FEA" w:rsidRDefault="00663741" w:rsidP="00DB77A9">
            <w:pPr>
              <w:rPr>
                <w:sz w:val="20"/>
                <w:szCs w:val="14"/>
              </w:rPr>
            </w:pPr>
            <w:r>
              <w:rPr>
                <w:sz w:val="20"/>
                <w:szCs w:val="14"/>
              </w:rPr>
              <w:t>ST-</w:t>
            </w:r>
            <w:r w:rsidR="006A4F6D" w:rsidRPr="00437FEA">
              <w:rPr>
                <w:sz w:val="20"/>
                <w:szCs w:val="14"/>
              </w:rPr>
              <w:t>0.</w:t>
            </w:r>
            <w:r w:rsidR="000937FA">
              <w:rPr>
                <w:sz w:val="20"/>
                <w:szCs w:val="14"/>
              </w:rPr>
              <w:t>2</w:t>
            </w:r>
          </w:p>
        </w:tc>
      </w:tr>
      <w:tr w:rsidR="006A4F6D" w:rsidRPr="00437FEA" w14:paraId="30C408ED" w14:textId="77777777" w:rsidTr="00DB77A9">
        <w:tc>
          <w:tcPr>
            <w:tcW w:w="1413" w:type="dxa"/>
          </w:tcPr>
          <w:p w14:paraId="0C99209E" w14:textId="77777777" w:rsidR="006A4F6D" w:rsidRPr="00437FEA" w:rsidRDefault="006A4F6D" w:rsidP="00DB77A9">
            <w:pPr>
              <w:rPr>
                <w:sz w:val="20"/>
                <w:szCs w:val="14"/>
              </w:rPr>
            </w:pPr>
            <w:r w:rsidRPr="00437FEA">
              <w:rPr>
                <w:sz w:val="20"/>
                <w:szCs w:val="14"/>
              </w:rPr>
              <w:t>Name</w:t>
            </w:r>
          </w:p>
        </w:tc>
        <w:tc>
          <w:tcPr>
            <w:tcW w:w="9043" w:type="dxa"/>
          </w:tcPr>
          <w:p w14:paraId="69851002" w14:textId="77777777" w:rsidR="006A4F6D" w:rsidRPr="00437FEA" w:rsidRDefault="008703C6" w:rsidP="00DB77A9">
            <w:pPr>
              <w:rPr>
                <w:sz w:val="20"/>
                <w:szCs w:val="14"/>
              </w:rPr>
            </w:pPr>
            <w:r>
              <w:rPr>
                <w:sz w:val="20"/>
                <w:szCs w:val="14"/>
              </w:rPr>
              <w:t>Discover supported and available streams</w:t>
            </w:r>
            <w:r w:rsidR="0041395B">
              <w:rPr>
                <w:sz w:val="20"/>
                <w:szCs w:val="14"/>
              </w:rPr>
              <w:t>, then select available streams</w:t>
            </w:r>
          </w:p>
        </w:tc>
      </w:tr>
      <w:tr w:rsidR="006A4F6D" w:rsidRPr="00437FEA" w14:paraId="102E1643" w14:textId="77777777" w:rsidTr="00DB77A9">
        <w:tc>
          <w:tcPr>
            <w:tcW w:w="1413" w:type="dxa"/>
          </w:tcPr>
          <w:p w14:paraId="6B972AA9" w14:textId="77777777" w:rsidR="006A4F6D" w:rsidRPr="00437FEA" w:rsidRDefault="006A4F6D" w:rsidP="00DB77A9">
            <w:pPr>
              <w:rPr>
                <w:sz w:val="20"/>
                <w:szCs w:val="14"/>
              </w:rPr>
            </w:pPr>
            <w:r>
              <w:rPr>
                <w:sz w:val="20"/>
                <w:szCs w:val="14"/>
              </w:rPr>
              <w:t>Process</w:t>
            </w:r>
            <w:r w:rsidR="003A1C0E">
              <w:rPr>
                <w:sz w:val="20"/>
                <w:szCs w:val="14"/>
              </w:rPr>
              <w:t>/</w:t>
            </w:r>
            <w:r w:rsidR="00BF6D90">
              <w:rPr>
                <w:sz w:val="20"/>
                <w:szCs w:val="14"/>
              </w:rPr>
              <w:t>Area</w:t>
            </w:r>
          </w:p>
        </w:tc>
        <w:tc>
          <w:tcPr>
            <w:tcW w:w="9043" w:type="dxa"/>
          </w:tcPr>
          <w:p w14:paraId="214C88F0" w14:textId="77777777" w:rsidR="006A4F6D" w:rsidRPr="00437FEA" w:rsidRDefault="003A1C0E" w:rsidP="00DB77A9">
            <w:pPr>
              <w:rPr>
                <w:sz w:val="20"/>
                <w:szCs w:val="14"/>
              </w:rPr>
            </w:pPr>
            <w:r>
              <w:rPr>
                <w:sz w:val="20"/>
                <w:szCs w:val="14"/>
              </w:rPr>
              <w:t>Streaming infrastructure</w:t>
            </w:r>
          </w:p>
        </w:tc>
      </w:tr>
      <w:tr w:rsidR="006A4F6D" w:rsidRPr="00437FEA" w14:paraId="1E1572A8" w14:textId="77777777" w:rsidTr="00DB77A9">
        <w:tc>
          <w:tcPr>
            <w:tcW w:w="1413" w:type="dxa"/>
          </w:tcPr>
          <w:p w14:paraId="5318CF39" w14:textId="77777777" w:rsidR="006A4F6D" w:rsidRPr="00437FEA" w:rsidRDefault="006A4F6D" w:rsidP="00DB77A9">
            <w:pPr>
              <w:rPr>
                <w:sz w:val="20"/>
                <w:szCs w:val="14"/>
              </w:rPr>
            </w:pPr>
            <w:r>
              <w:rPr>
                <w:sz w:val="20"/>
                <w:szCs w:val="14"/>
              </w:rPr>
              <w:t>Brief description</w:t>
            </w:r>
          </w:p>
        </w:tc>
        <w:tc>
          <w:tcPr>
            <w:tcW w:w="9043" w:type="dxa"/>
          </w:tcPr>
          <w:p w14:paraId="79D29119" w14:textId="77777777" w:rsidR="006A4F6D" w:rsidRPr="00437FEA" w:rsidRDefault="006A4F6D" w:rsidP="00DB77A9">
            <w:pPr>
              <w:rPr>
                <w:sz w:val="20"/>
                <w:szCs w:val="14"/>
              </w:rPr>
            </w:pPr>
            <w:r>
              <w:rPr>
                <w:sz w:val="20"/>
                <w:szCs w:val="14"/>
              </w:rPr>
              <w:t xml:space="preserve">This use case describes </w:t>
            </w:r>
            <w:r w:rsidR="00B91F9D">
              <w:rPr>
                <w:sz w:val="20"/>
                <w:szCs w:val="14"/>
              </w:rPr>
              <w:t>how the client acquires information on supported and available streams</w:t>
            </w:r>
            <w:r w:rsidR="00A351B1">
              <w:rPr>
                <w:sz w:val="20"/>
                <w:szCs w:val="14"/>
              </w:rPr>
              <w:t>.</w:t>
            </w:r>
          </w:p>
        </w:tc>
      </w:tr>
      <w:tr w:rsidR="006A4F6D" w:rsidRPr="00437FEA" w14:paraId="6DB30242" w14:textId="77777777" w:rsidTr="00DB77A9">
        <w:tc>
          <w:tcPr>
            <w:tcW w:w="1413" w:type="dxa"/>
          </w:tcPr>
          <w:p w14:paraId="37DC5333" w14:textId="77777777" w:rsidR="006A4F6D" w:rsidRPr="00437FEA" w:rsidRDefault="00A57503" w:rsidP="00DB77A9">
            <w:pPr>
              <w:rPr>
                <w:sz w:val="20"/>
                <w:szCs w:val="14"/>
              </w:rPr>
            </w:pPr>
            <w:r>
              <w:rPr>
                <w:sz w:val="20"/>
                <w:szCs w:val="14"/>
              </w:rPr>
              <w:t>Preconditions</w:t>
            </w:r>
          </w:p>
        </w:tc>
        <w:tc>
          <w:tcPr>
            <w:tcW w:w="9043" w:type="dxa"/>
          </w:tcPr>
          <w:p w14:paraId="1A709FE6" w14:textId="77777777" w:rsidR="006A4F6D" w:rsidRPr="00437FEA" w:rsidRDefault="00FA6F42" w:rsidP="00DB77A9">
            <w:pPr>
              <w:rPr>
                <w:sz w:val="20"/>
                <w:szCs w:val="14"/>
              </w:rPr>
            </w:pPr>
            <w:r>
              <w:rPr>
                <w:sz w:val="20"/>
                <w:szCs w:val="14"/>
              </w:rPr>
              <w:t xml:space="preserve">UC </w:t>
            </w:r>
            <w:r w:rsidR="00335EB4">
              <w:rPr>
                <w:sz w:val="20"/>
                <w:szCs w:val="14"/>
              </w:rPr>
              <w:t>ST-</w:t>
            </w:r>
            <w:r>
              <w:rPr>
                <w:sz w:val="20"/>
                <w:szCs w:val="14"/>
              </w:rPr>
              <w:t>0.1 has run successfully</w:t>
            </w:r>
          </w:p>
        </w:tc>
      </w:tr>
      <w:tr w:rsidR="00B65E42" w:rsidRPr="00437FEA" w14:paraId="4FB6B881" w14:textId="77777777" w:rsidTr="00DB77A9">
        <w:tc>
          <w:tcPr>
            <w:tcW w:w="1413" w:type="dxa"/>
          </w:tcPr>
          <w:p w14:paraId="076A97AA" w14:textId="77777777" w:rsidR="00B65E42" w:rsidRPr="00437FEA" w:rsidRDefault="00B65E42" w:rsidP="00B65E42">
            <w:pPr>
              <w:rPr>
                <w:sz w:val="20"/>
                <w:szCs w:val="14"/>
              </w:rPr>
            </w:pPr>
            <w:r>
              <w:rPr>
                <w:sz w:val="20"/>
                <w:szCs w:val="14"/>
              </w:rPr>
              <w:t>Type</w:t>
            </w:r>
          </w:p>
        </w:tc>
        <w:tc>
          <w:tcPr>
            <w:tcW w:w="9043" w:type="dxa"/>
          </w:tcPr>
          <w:p w14:paraId="1F4907A3" w14:textId="77777777" w:rsidR="00B65E42" w:rsidRPr="00437FEA" w:rsidRDefault="00D75A3C" w:rsidP="00B65E42">
            <w:pPr>
              <w:rPr>
                <w:sz w:val="20"/>
                <w:szCs w:val="14"/>
              </w:rPr>
            </w:pPr>
            <w:r>
              <w:rPr>
                <w:sz w:val="20"/>
                <w:szCs w:val="14"/>
              </w:rPr>
              <w:t>Acquiring information</w:t>
            </w:r>
          </w:p>
        </w:tc>
      </w:tr>
      <w:tr w:rsidR="00B65E42" w:rsidRPr="00437FEA" w14:paraId="704C171F" w14:textId="77777777" w:rsidTr="00DB77A9">
        <w:tc>
          <w:tcPr>
            <w:tcW w:w="1413" w:type="dxa"/>
          </w:tcPr>
          <w:p w14:paraId="2FD100DC" w14:textId="77777777" w:rsidR="00B65E42" w:rsidRPr="00437FEA" w:rsidRDefault="00B65E42" w:rsidP="00B65E42">
            <w:pPr>
              <w:rPr>
                <w:sz w:val="20"/>
                <w:szCs w:val="14"/>
              </w:rPr>
            </w:pPr>
            <w:r>
              <w:rPr>
                <w:sz w:val="20"/>
                <w:szCs w:val="14"/>
              </w:rPr>
              <w:t>Description and workflow</w:t>
            </w:r>
          </w:p>
        </w:tc>
        <w:tc>
          <w:tcPr>
            <w:tcW w:w="9043" w:type="dxa"/>
          </w:tcPr>
          <w:p w14:paraId="001AC327" w14:textId="77777777" w:rsidR="005E2A87" w:rsidRDefault="003B447B" w:rsidP="008D6031">
            <w:pPr>
              <w:rPr>
                <w:rFonts w:asciiTheme="minorHAnsi" w:hAnsi="Arial"/>
                <w:kern w:val="24"/>
                <w:sz w:val="16"/>
                <w:szCs w:val="16"/>
              </w:rPr>
            </w:pPr>
            <w:r w:rsidRPr="00825C38">
              <w:rPr>
                <w:rFonts w:asciiTheme="minorHAnsi" w:hAnsi="Arial"/>
                <w:kern w:val="24"/>
                <w:sz w:val="16"/>
                <w:szCs w:val="16"/>
              </w:rPr>
              <w:t xml:space="preserve">The client gets all </w:t>
            </w:r>
            <w:r w:rsidRPr="00F32BDC">
              <w:rPr>
                <w:rFonts w:asciiTheme="minorHAnsi" w:hAnsi="Arial"/>
                <w:kern w:val="24"/>
                <w:sz w:val="16"/>
                <w:szCs w:val="16"/>
              </w:rPr>
              <w:t>supported-stream-type</w:t>
            </w:r>
            <w:r>
              <w:rPr>
                <w:rFonts w:asciiTheme="minorHAnsi" w:hAnsi="Arial"/>
                <w:kern w:val="24"/>
                <w:sz w:val="16"/>
                <w:szCs w:val="16"/>
              </w:rPr>
              <w:t xml:space="preserve"> structures from the context</w:t>
            </w:r>
            <w:r w:rsidR="005E2A87">
              <w:rPr>
                <w:rFonts w:asciiTheme="minorHAnsi" w:hAnsi="Arial"/>
                <w:kern w:val="24"/>
                <w:sz w:val="16"/>
                <w:szCs w:val="16"/>
              </w:rPr>
              <w:t>.</w:t>
            </w:r>
          </w:p>
          <w:p w14:paraId="1DBD70BC" w14:textId="77777777" w:rsidR="003B447B" w:rsidRDefault="005E2A87" w:rsidP="008D6031">
            <w:pPr>
              <w:rPr>
                <w:rFonts w:asciiTheme="minorHAnsi" w:hAnsi="Arial"/>
                <w:kern w:val="24"/>
                <w:sz w:val="16"/>
                <w:szCs w:val="16"/>
              </w:rPr>
            </w:pPr>
            <w:r>
              <w:rPr>
                <w:rFonts w:asciiTheme="minorHAnsi" w:hAnsi="Arial"/>
                <w:kern w:val="24"/>
                <w:sz w:val="16"/>
                <w:szCs w:val="16"/>
              </w:rPr>
              <w:t xml:space="preserve">The client examines </w:t>
            </w:r>
            <w:r w:rsidR="00297DD3" w:rsidRPr="00F32BDC">
              <w:rPr>
                <w:rFonts w:asciiTheme="minorHAnsi" w:hAnsi="Arial"/>
                <w:kern w:val="24"/>
                <w:sz w:val="16"/>
                <w:szCs w:val="16"/>
              </w:rPr>
              <w:t>record-content</w:t>
            </w:r>
            <w:r w:rsidR="00297DD3">
              <w:rPr>
                <w:rFonts w:asciiTheme="minorHAnsi" w:hAnsi="Arial"/>
                <w:kern w:val="24"/>
                <w:sz w:val="16"/>
                <w:szCs w:val="16"/>
              </w:rPr>
              <w:t xml:space="preserve"> for streams that support entities or combinations of entities of interest</w:t>
            </w:r>
            <w:r w:rsidR="003B447B">
              <w:rPr>
                <w:rFonts w:asciiTheme="minorHAnsi" w:hAnsi="Arial"/>
                <w:kern w:val="24"/>
                <w:sz w:val="16"/>
                <w:szCs w:val="16"/>
              </w:rPr>
              <w:t>.</w:t>
            </w:r>
          </w:p>
          <w:p w14:paraId="079A8D4E" w14:textId="77777777" w:rsidR="003D1E6B" w:rsidRDefault="00EE4CD4" w:rsidP="008D6031">
            <w:pPr>
              <w:rPr>
                <w:rFonts w:asciiTheme="minorHAnsi" w:hAnsi="Arial"/>
                <w:kern w:val="24"/>
                <w:sz w:val="16"/>
                <w:szCs w:val="16"/>
              </w:rPr>
            </w:pPr>
            <w:r>
              <w:rPr>
                <w:rFonts w:asciiTheme="minorHAnsi" w:hAnsi="Arial"/>
                <w:kern w:val="24"/>
                <w:sz w:val="16"/>
                <w:szCs w:val="16"/>
              </w:rPr>
              <w:t>For each</w:t>
            </w:r>
            <w:r w:rsidR="003D1E6B">
              <w:rPr>
                <w:rFonts w:asciiTheme="minorHAnsi" w:hAnsi="Arial"/>
                <w:kern w:val="24"/>
                <w:sz w:val="16"/>
                <w:szCs w:val="16"/>
              </w:rPr>
              <w:t xml:space="preserve"> stream type that support</w:t>
            </w:r>
            <w:r>
              <w:rPr>
                <w:rFonts w:asciiTheme="minorHAnsi" w:hAnsi="Arial"/>
                <w:kern w:val="24"/>
                <w:sz w:val="16"/>
                <w:szCs w:val="16"/>
              </w:rPr>
              <w:t>s</w:t>
            </w:r>
            <w:r w:rsidR="003D1E6B">
              <w:rPr>
                <w:rFonts w:asciiTheme="minorHAnsi" w:hAnsi="Arial"/>
                <w:kern w:val="24"/>
                <w:sz w:val="16"/>
                <w:szCs w:val="16"/>
              </w:rPr>
              <w:t xml:space="preserve"> the </w:t>
            </w:r>
            <w:r w:rsidR="00C035F2">
              <w:rPr>
                <w:rFonts w:asciiTheme="minorHAnsi" w:hAnsi="Arial"/>
                <w:kern w:val="24"/>
                <w:sz w:val="16"/>
                <w:szCs w:val="16"/>
              </w:rPr>
              <w:t>appropriate entity/entity combination, the client examines:</w:t>
            </w:r>
          </w:p>
          <w:p w14:paraId="4F2BA341" w14:textId="77777777" w:rsidR="00C035F2" w:rsidRDefault="00C035F2" w:rsidP="00D66FC5">
            <w:pPr>
              <w:pStyle w:val="ListParagraph"/>
              <w:numPr>
                <w:ilvl w:val="0"/>
                <w:numId w:val="40"/>
              </w:numPr>
              <w:rPr>
                <w:rFonts w:asciiTheme="minorHAnsi" w:hAnsi="Arial"/>
                <w:kern w:val="24"/>
                <w:sz w:val="16"/>
                <w:szCs w:val="16"/>
              </w:rPr>
            </w:pPr>
            <w:r>
              <w:rPr>
                <w:rFonts w:asciiTheme="minorHAnsi" w:hAnsi="Arial"/>
                <w:kern w:val="24"/>
                <w:sz w:val="16"/>
                <w:szCs w:val="16"/>
              </w:rPr>
              <w:t>log-storage-strategy: to identify a stream that has the right characteristics (e.g., COMPACTED)</w:t>
            </w:r>
          </w:p>
          <w:p w14:paraId="5822DE1C" w14:textId="77777777" w:rsidR="0074749A" w:rsidRDefault="00C035F2" w:rsidP="00D66FC5">
            <w:pPr>
              <w:pStyle w:val="ListParagraph"/>
              <w:numPr>
                <w:ilvl w:val="0"/>
                <w:numId w:val="40"/>
              </w:numPr>
              <w:rPr>
                <w:rFonts w:asciiTheme="minorHAnsi" w:hAnsi="Arial"/>
                <w:kern w:val="24"/>
                <w:sz w:val="16"/>
                <w:szCs w:val="16"/>
              </w:rPr>
            </w:pPr>
            <w:r>
              <w:rPr>
                <w:rFonts w:asciiTheme="minorHAnsi" w:hAnsi="Arial"/>
                <w:kern w:val="24"/>
                <w:sz w:val="16"/>
                <w:szCs w:val="16"/>
              </w:rPr>
              <w:t xml:space="preserve">log-record-strategy: to identify a stream that has the right record characteristics (e.g., </w:t>
            </w:r>
            <w:r w:rsidR="00F10120" w:rsidRPr="00F10120">
              <w:rPr>
                <w:rFonts w:asciiTheme="minorHAnsi" w:hAnsi="Arial"/>
                <w:kern w:val="24"/>
                <w:sz w:val="16"/>
                <w:szCs w:val="16"/>
              </w:rPr>
              <w:t>WHOLE_ENTITY</w:t>
            </w:r>
            <w:r w:rsidR="000A3968">
              <w:rPr>
                <w:rFonts w:asciiTheme="minorHAnsi" w:hAnsi="Arial"/>
                <w:kern w:val="24"/>
                <w:sz w:val="16"/>
                <w:szCs w:val="16"/>
              </w:rPr>
              <w:t xml:space="preserve"> or</w:t>
            </w:r>
            <w:r w:rsidR="00E62D2B">
              <w:rPr>
                <w:rFonts w:asciiTheme="minorHAnsi" w:hAnsi="Arial"/>
                <w:kern w:val="24"/>
                <w:sz w:val="16"/>
                <w:szCs w:val="16"/>
              </w:rPr>
              <w:t xml:space="preserve"> CHANGE</w:t>
            </w:r>
            <w:r w:rsidR="00F345B8">
              <w:rPr>
                <w:rFonts w:asciiTheme="minorHAnsi" w:hAnsi="Arial"/>
                <w:kern w:val="24"/>
                <w:sz w:val="16"/>
                <w:szCs w:val="16"/>
              </w:rPr>
              <w:t>_ONLY</w:t>
            </w:r>
            <w:r w:rsidR="00A05D1A">
              <w:rPr>
                <w:rFonts w:asciiTheme="minorHAnsi" w:hAnsi="Arial"/>
                <w:kern w:val="24"/>
                <w:sz w:val="16"/>
                <w:szCs w:val="16"/>
              </w:rPr>
              <w:t>)</w:t>
            </w:r>
          </w:p>
          <w:p w14:paraId="4CAFCEC8" w14:textId="77777777" w:rsidR="00C035F2" w:rsidRDefault="00A05D1A" w:rsidP="00D66FC5">
            <w:pPr>
              <w:pStyle w:val="ListParagraph"/>
              <w:numPr>
                <w:ilvl w:val="0"/>
                <w:numId w:val="40"/>
              </w:numPr>
              <w:rPr>
                <w:rFonts w:asciiTheme="minorHAnsi" w:hAnsi="Arial"/>
                <w:kern w:val="24"/>
                <w:sz w:val="16"/>
                <w:szCs w:val="16"/>
              </w:rPr>
            </w:pPr>
            <w:r>
              <w:rPr>
                <w:rFonts w:asciiTheme="minorHAnsi" w:hAnsi="Arial"/>
                <w:kern w:val="24"/>
                <w:sz w:val="16"/>
                <w:szCs w:val="16"/>
              </w:rPr>
              <w:t xml:space="preserve">record-trigger: to identify a stream that has the right record generation characteristic (e.g., </w:t>
            </w:r>
            <w:r w:rsidR="00F10120" w:rsidRPr="00F10120">
              <w:rPr>
                <w:rFonts w:asciiTheme="minorHAnsi" w:hAnsi="Arial"/>
                <w:kern w:val="24"/>
                <w:sz w:val="16"/>
                <w:szCs w:val="16"/>
              </w:rPr>
              <w:t>ON_CHANGE</w:t>
            </w:r>
            <w:r w:rsidR="00F10120">
              <w:rPr>
                <w:rFonts w:asciiTheme="minorHAnsi" w:hAnsi="Arial"/>
                <w:kern w:val="24"/>
                <w:sz w:val="16"/>
                <w:szCs w:val="16"/>
              </w:rPr>
              <w:t>)</w:t>
            </w:r>
          </w:p>
          <w:p w14:paraId="0F9CBD1B" w14:textId="77777777" w:rsidR="00F10120" w:rsidRDefault="00367C50" w:rsidP="00D66FC5">
            <w:pPr>
              <w:pStyle w:val="ListParagraph"/>
              <w:numPr>
                <w:ilvl w:val="0"/>
                <w:numId w:val="40"/>
              </w:numPr>
              <w:rPr>
                <w:rFonts w:asciiTheme="minorHAnsi" w:hAnsi="Arial"/>
                <w:kern w:val="24"/>
                <w:sz w:val="16"/>
                <w:szCs w:val="16"/>
              </w:rPr>
            </w:pPr>
            <w:r>
              <w:rPr>
                <w:rFonts w:asciiTheme="minorHAnsi" w:hAnsi="Arial"/>
                <w:kern w:val="24"/>
                <w:sz w:val="16"/>
                <w:szCs w:val="16"/>
              </w:rPr>
              <w:t>Other log parameters to tune its operation to suit timer settings etc.</w:t>
            </w:r>
          </w:p>
          <w:p w14:paraId="0B0F5E3F" w14:textId="77777777" w:rsidR="00B51DA5" w:rsidRPr="00825C38" w:rsidRDefault="00B51DA5" w:rsidP="00B51DA5">
            <w:pPr>
              <w:rPr>
                <w:rFonts w:asciiTheme="minorHAnsi" w:hAnsi="Arial"/>
                <w:kern w:val="24"/>
                <w:sz w:val="16"/>
                <w:szCs w:val="16"/>
              </w:rPr>
            </w:pPr>
            <w:r>
              <w:rPr>
                <w:rFonts w:asciiTheme="minorHAnsi" w:hAnsi="Arial"/>
                <w:kern w:val="24"/>
                <w:sz w:val="16"/>
                <w:szCs w:val="16"/>
              </w:rPr>
              <w:t xml:space="preserve">The client examines </w:t>
            </w:r>
            <w:r w:rsidR="00460725">
              <w:rPr>
                <w:rFonts w:asciiTheme="minorHAnsi" w:hAnsi="Arial"/>
                <w:kern w:val="24"/>
                <w:sz w:val="16"/>
                <w:szCs w:val="16"/>
              </w:rPr>
              <w:t xml:space="preserve">available-streams to find running streams that </w:t>
            </w:r>
            <w:r w:rsidR="00754C02">
              <w:rPr>
                <w:rFonts w:asciiTheme="minorHAnsi" w:hAnsi="Arial"/>
                <w:kern w:val="24"/>
                <w:sz w:val="16"/>
                <w:szCs w:val="16"/>
              </w:rPr>
              <w:t xml:space="preserve">reference the stream-types identified </w:t>
            </w:r>
            <w:r w:rsidR="002A5692">
              <w:rPr>
                <w:rFonts w:asciiTheme="minorHAnsi" w:hAnsi="Arial"/>
                <w:kern w:val="24"/>
                <w:sz w:val="16"/>
                <w:szCs w:val="16"/>
              </w:rPr>
              <w:t xml:space="preserve">in </w:t>
            </w:r>
            <w:r w:rsidR="002A5692" w:rsidRPr="00825C38">
              <w:rPr>
                <w:rFonts w:asciiTheme="minorHAnsi" w:hAnsi="Arial"/>
                <w:kern w:val="24"/>
                <w:sz w:val="16"/>
                <w:szCs w:val="16"/>
              </w:rPr>
              <w:t xml:space="preserve">supported-stream-type-ref. </w:t>
            </w:r>
          </w:p>
          <w:p w14:paraId="679F5B85" w14:textId="77777777" w:rsidR="00EE4CD4" w:rsidRDefault="00EE4CD4" w:rsidP="00B51DA5">
            <w:pPr>
              <w:rPr>
                <w:rFonts w:asciiTheme="minorHAnsi" w:hAnsi="Arial"/>
                <w:kern w:val="24"/>
                <w:sz w:val="16"/>
                <w:szCs w:val="16"/>
              </w:rPr>
            </w:pPr>
            <w:r>
              <w:rPr>
                <w:rFonts w:asciiTheme="minorHAnsi" w:hAnsi="Arial"/>
                <w:kern w:val="24"/>
                <w:sz w:val="16"/>
                <w:szCs w:val="16"/>
              </w:rPr>
              <w:t xml:space="preserve">For each </w:t>
            </w:r>
            <w:r w:rsidR="00681C92">
              <w:rPr>
                <w:rFonts w:asciiTheme="minorHAnsi" w:hAnsi="Arial"/>
                <w:kern w:val="24"/>
                <w:sz w:val="16"/>
                <w:szCs w:val="16"/>
              </w:rPr>
              <w:t>available-stream that is of a relevant stream-type, the client examines:</w:t>
            </w:r>
          </w:p>
          <w:p w14:paraId="6786E5D7" w14:textId="77777777" w:rsidR="00681C92" w:rsidRDefault="00C34503" w:rsidP="00D66FC5">
            <w:pPr>
              <w:pStyle w:val="ListParagraph"/>
              <w:numPr>
                <w:ilvl w:val="0"/>
                <w:numId w:val="41"/>
              </w:numPr>
              <w:rPr>
                <w:rFonts w:asciiTheme="minorHAnsi" w:hAnsi="Arial"/>
                <w:kern w:val="24"/>
                <w:sz w:val="16"/>
                <w:szCs w:val="16"/>
              </w:rPr>
            </w:pPr>
            <w:r>
              <w:rPr>
                <w:rFonts w:asciiTheme="minorHAnsi" w:hAnsi="Arial"/>
                <w:kern w:val="24"/>
                <w:sz w:val="16"/>
                <w:szCs w:val="16"/>
              </w:rPr>
              <w:t>s</w:t>
            </w:r>
            <w:r w:rsidR="00681C92">
              <w:rPr>
                <w:rFonts w:asciiTheme="minorHAnsi" w:hAnsi="Arial"/>
                <w:kern w:val="24"/>
                <w:sz w:val="16"/>
                <w:szCs w:val="16"/>
              </w:rPr>
              <w:t xml:space="preserve">tream-state: to determine if the stream is </w:t>
            </w:r>
            <w:r w:rsidR="00536B53">
              <w:rPr>
                <w:rFonts w:asciiTheme="minorHAnsi" w:hAnsi="Arial"/>
                <w:kern w:val="24"/>
                <w:sz w:val="16"/>
                <w:szCs w:val="16"/>
              </w:rPr>
              <w:t>operating.</w:t>
            </w:r>
          </w:p>
          <w:p w14:paraId="3D2C51DB" w14:textId="77777777" w:rsidR="00681C92" w:rsidRDefault="00C34503" w:rsidP="00D66FC5">
            <w:pPr>
              <w:pStyle w:val="ListParagraph"/>
              <w:numPr>
                <w:ilvl w:val="0"/>
                <w:numId w:val="41"/>
              </w:numPr>
              <w:rPr>
                <w:rFonts w:asciiTheme="minorHAnsi" w:hAnsi="Arial"/>
                <w:kern w:val="24"/>
                <w:sz w:val="16"/>
                <w:szCs w:val="16"/>
              </w:rPr>
            </w:pPr>
            <w:r>
              <w:rPr>
                <w:rFonts w:asciiTheme="minorHAnsi" w:hAnsi="Arial"/>
                <w:kern w:val="24"/>
                <w:sz w:val="16"/>
                <w:szCs w:val="16"/>
              </w:rPr>
              <w:t>c</w:t>
            </w:r>
            <w:r w:rsidR="00E84B11">
              <w:rPr>
                <w:rFonts w:asciiTheme="minorHAnsi" w:hAnsi="Arial"/>
                <w:kern w:val="24"/>
                <w:sz w:val="16"/>
                <w:szCs w:val="16"/>
              </w:rPr>
              <w:t>onnection-protocol: to identify a stream that offers a compatible protocol for connection</w:t>
            </w:r>
            <w:r>
              <w:rPr>
                <w:rFonts w:asciiTheme="minorHAnsi" w:hAnsi="Arial"/>
                <w:kern w:val="24"/>
                <w:sz w:val="16"/>
                <w:szCs w:val="16"/>
              </w:rPr>
              <w:t xml:space="preserve"> (e.g., </w:t>
            </w:r>
            <w:r w:rsidR="00B35872">
              <w:rPr>
                <w:rFonts w:asciiTheme="minorHAnsi" w:hAnsi="Arial"/>
                <w:kern w:val="24"/>
                <w:sz w:val="16"/>
                <w:szCs w:val="16"/>
              </w:rPr>
              <w:t>WEBSOCKETS</w:t>
            </w:r>
            <w:r>
              <w:rPr>
                <w:rFonts w:asciiTheme="minorHAnsi" w:hAnsi="Arial"/>
                <w:kern w:val="24"/>
                <w:sz w:val="16"/>
                <w:szCs w:val="16"/>
              </w:rPr>
              <w:t>)</w:t>
            </w:r>
          </w:p>
          <w:p w14:paraId="684D15D9" w14:textId="77777777" w:rsidR="00E54CC2" w:rsidRPr="00C34503" w:rsidRDefault="00C34503" w:rsidP="00D66FC5">
            <w:pPr>
              <w:pStyle w:val="ListParagraph"/>
              <w:numPr>
                <w:ilvl w:val="0"/>
                <w:numId w:val="41"/>
              </w:numPr>
              <w:rPr>
                <w:rFonts w:asciiTheme="minorHAnsi" w:hAnsi="Arial"/>
                <w:kern w:val="24"/>
                <w:sz w:val="16"/>
                <w:szCs w:val="16"/>
              </w:rPr>
            </w:pPr>
            <w:r>
              <w:rPr>
                <w:rFonts w:asciiTheme="minorHAnsi" w:hAnsi="Arial"/>
                <w:kern w:val="24"/>
                <w:sz w:val="16"/>
                <w:szCs w:val="16"/>
              </w:rPr>
              <w:t>connection-address: to determine where to connect</w:t>
            </w:r>
          </w:p>
        </w:tc>
      </w:tr>
    </w:tbl>
    <w:p w14:paraId="321FF2AE" w14:textId="77777777" w:rsidR="006A4F6D" w:rsidRPr="004C0EB6" w:rsidRDefault="006A4F6D" w:rsidP="006A4F6D"/>
    <w:p w14:paraId="0EADBEC7" w14:textId="77777777" w:rsidR="001E3134" w:rsidRDefault="001E3134">
      <w:pPr>
        <w:spacing w:after="0"/>
        <w:rPr>
          <w:rFonts w:asciiTheme="majorHAnsi" w:eastAsiaTheme="majorEastAsia" w:hAnsiTheme="majorHAnsi" w:cstheme="majorBidi"/>
          <w:b/>
          <w:bCs/>
          <w:sz w:val="20"/>
          <w:szCs w:val="20"/>
        </w:rPr>
      </w:pPr>
      <w:r>
        <w:br w:type="page"/>
      </w:r>
    </w:p>
    <w:p w14:paraId="3A7C894C" w14:textId="77777777" w:rsidR="007B4527" w:rsidRDefault="003600D9" w:rsidP="006E2DD5">
      <w:pPr>
        <w:pStyle w:val="Heading3"/>
      </w:pPr>
      <w:bookmarkStart w:id="3381" w:name="_Toc192619583"/>
      <w:r>
        <w:lastRenderedPageBreak/>
        <w:t xml:space="preserve">Use Case </w:t>
      </w:r>
      <w:r w:rsidR="00335EB4">
        <w:t>ST-</w:t>
      </w:r>
      <w:r w:rsidR="00F05D99">
        <w:t>0.</w:t>
      </w:r>
      <w:r w:rsidR="000937FA">
        <w:t>3</w:t>
      </w:r>
      <w:r w:rsidR="00F05D99">
        <w:t xml:space="preserve">: </w:t>
      </w:r>
      <w:r w:rsidR="007B4527">
        <w:t>Connect to Stream and align - new client</w:t>
      </w:r>
      <w:bookmarkEnd w:id="3381"/>
      <w:r w:rsidR="007B4527">
        <w:t xml:space="preserve"> </w:t>
      </w:r>
    </w:p>
    <w:p w14:paraId="56ABFA81" w14:textId="68A0C632" w:rsidR="00A53756" w:rsidRPr="009657D6" w:rsidRDefault="00A53756" w:rsidP="00A53756">
      <w:r>
        <w:t xml:space="preserve">This use case deals </w:t>
      </w:r>
      <w:r w:rsidR="00323683">
        <w:t xml:space="preserve">with use of the stream which is explained further in </w:t>
      </w:r>
      <w:r w:rsidR="00ED4F79">
        <w:fldChar w:fldCharType="begin"/>
      </w:r>
      <w:r w:rsidR="00ED4F79">
        <w:instrText xml:space="preserve"> REF _Ref52928331 \r \h </w:instrText>
      </w:r>
      <w:r w:rsidR="00ED4F79">
        <w:fldChar w:fldCharType="separate"/>
      </w:r>
      <w:r w:rsidR="00B53275">
        <w:t>3.9</w:t>
      </w:r>
      <w:r w:rsidR="00ED4F79">
        <w:fldChar w:fldCharType="end"/>
      </w:r>
      <w:r w:rsidR="009A51F7">
        <w:t xml:space="preserve"> with content as in </w:t>
      </w:r>
      <w:r w:rsidR="004C3F34">
        <w:fldChar w:fldCharType="begin"/>
      </w:r>
      <w:r w:rsidR="004C3F34">
        <w:instrText xml:space="preserve"> REF _Ref52928525 \r \h </w:instrText>
      </w:r>
      <w:r w:rsidR="004C3F34">
        <w:fldChar w:fldCharType="separate"/>
      </w:r>
      <w:r w:rsidR="00B53275">
        <w:t>3.10</w:t>
      </w:r>
      <w:r w:rsidR="004C3F34">
        <w:fldChar w:fldCharType="end"/>
      </w:r>
      <w:r w:rsidR="004C3F34">
        <w:t xml:space="preserve"> and behavior as described in </w:t>
      </w:r>
      <w:r w:rsidR="005B78C2">
        <w:fldChar w:fldCharType="begin"/>
      </w:r>
      <w:r w:rsidR="005B78C2">
        <w:instrText xml:space="preserve"> REF _Ref52928563 \r \h </w:instrText>
      </w:r>
      <w:r w:rsidR="005B78C2">
        <w:fldChar w:fldCharType="separate"/>
      </w:r>
      <w:r w:rsidR="00B53275">
        <w:t>3.11</w:t>
      </w:r>
      <w:r w:rsidR="005B78C2">
        <w:fldChar w:fldCharType="end"/>
      </w:r>
      <w:r w:rsidR="00B70038">
        <w:t xml:space="preserve">, </w:t>
      </w:r>
      <w:r w:rsidR="005B78C2">
        <w:fldChar w:fldCharType="begin"/>
      </w:r>
      <w:r w:rsidR="005B78C2">
        <w:instrText xml:space="preserve"> REF _Ref52928571 \r \h </w:instrText>
      </w:r>
      <w:r w:rsidR="005B78C2">
        <w:fldChar w:fldCharType="separate"/>
      </w:r>
      <w:r w:rsidR="00B53275">
        <w:t>3.12</w:t>
      </w:r>
      <w:r w:rsidR="005B78C2">
        <w:fldChar w:fldCharType="end"/>
      </w:r>
      <w:r w:rsidR="00B70038">
        <w:t xml:space="preserve">, </w:t>
      </w:r>
      <w:r w:rsidR="005B78C2">
        <w:fldChar w:fldCharType="begin"/>
      </w:r>
      <w:r w:rsidR="005B78C2">
        <w:instrText xml:space="preserve"> REF _Ref52928574 \r \h </w:instrText>
      </w:r>
      <w:r w:rsidR="005B78C2">
        <w:fldChar w:fldCharType="separate"/>
      </w:r>
      <w:r w:rsidR="00B53275">
        <w:t>3.13</w:t>
      </w:r>
      <w:r w:rsidR="005B78C2">
        <w:fldChar w:fldCharType="end"/>
      </w:r>
      <w:r w:rsidR="00B70038">
        <w:t xml:space="preserve">, </w:t>
      </w:r>
      <w:r w:rsidR="005B78C2">
        <w:fldChar w:fldCharType="begin"/>
      </w:r>
      <w:r w:rsidR="005B78C2">
        <w:instrText xml:space="preserve"> REF _Ref52928577 \r \h </w:instrText>
      </w:r>
      <w:r w:rsidR="005B78C2">
        <w:fldChar w:fldCharType="separate"/>
      </w:r>
      <w:r w:rsidR="00B53275">
        <w:t>3.14</w:t>
      </w:r>
      <w:r w:rsidR="005B78C2">
        <w:fldChar w:fldCharType="end"/>
      </w:r>
      <w:r w:rsidR="00B70038">
        <w:t xml:space="preserve">, </w:t>
      </w:r>
      <w:r w:rsidR="005B78C2">
        <w:fldChar w:fldCharType="begin"/>
      </w:r>
      <w:r w:rsidR="005B78C2">
        <w:instrText xml:space="preserve"> REF _Ref52928579 \r \h </w:instrText>
      </w:r>
      <w:r w:rsidR="005B78C2">
        <w:fldChar w:fldCharType="separate"/>
      </w:r>
      <w:r w:rsidR="00B53275">
        <w:t>3.16</w:t>
      </w:r>
      <w:r w:rsidR="005B78C2">
        <w:fldChar w:fldCharType="end"/>
      </w:r>
      <w:r w:rsidR="00B70038">
        <w:t xml:space="preserve"> and </w:t>
      </w:r>
      <w:r w:rsidR="005B78C2">
        <w:fldChar w:fldCharType="begin"/>
      </w:r>
      <w:r w:rsidR="005B78C2">
        <w:instrText xml:space="preserve"> REF _Ref52928582 \r \h </w:instrText>
      </w:r>
      <w:r w:rsidR="005B78C2">
        <w:fldChar w:fldCharType="separate"/>
      </w:r>
      <w:r w:rsidR="00B53275">
        <w:t>3.17</w:t>
      </w:r>
      <w:r w:rsidR="005B78C2">
        <w:fldChar w:fldCharType="end"/>
      </w:r>
      <w:r w:rsidR="00B70038">
        <w:t>.</w:t>
      </w:r>
    </w:p>
    <w:p w14:paraId="1EB61529" w14:textId="77777777" w:rsidR="0047526D" w:rsidRPr="0047526D" w:rsidRDefault="0047526D" w:rsidP="0047526D"/>
    <w:tbl>
      <w:tblPr>
        <w:tblStyle w:val="TableGrid"/>
        <w:tblW w:w="0" w:type="auto"/>
        <w:tblLook w:val="04A0" w:firstRow="1" w:lastRow="0" w:firstColumn="1" w:lastColumn="0" w:noHBand="0" w:noVBand="1"/>
      </w:tblPr>
      <w:tblGrid>
        <w:gridCol w:w="1413"/>
        <w:gridCol w:w="9043"/>
      </w:tblGrid>
      <w:tr w:rsidR="0053298B" w:rsidRPr="00437FEA" w14:paraId="29056679" w14:textId="77777777" w:rsidTr="00437FEA">
        <w:tc>
          <w:tcPr>
            <w:tcW w:w="1413" w:type="dxa"/>
          </w:tcPr>
          <w:p w14:paraId="4A5687C2" w14:textId="77777777" w:rsidR="0053298B" w:rsidRPr="00437FEA" w:rsidRDefault="00437FEA" w:rsidP="004C0EB6">
            <w:pPr>
              <w:rPr>
                <w:sz w:val="20"/>
                <w:szCs w:val="14"/>
              </w:rPr>
            </w:pPr>
            <w:r w:rsidRPr="00437FEA">
              <w:rPr>
                <w:sz w:val="20"/>
                <w:szCs w:val="14"/>
              </w:rPr>
              <w:t>Number</w:t>
            </w:r>
          </w:p>
        </w:tc>
        <w:tc>
          <w:tcPr>
            <w:tcW w:w="9043" w:type="dxa"/>
          </w:tcPr>
          <w:p w14:paraId="74A2EA5A" w14:textId="77777777" w:rsidR="0053298B" w:rsidRPr="00437FEA" w:rsidRDefault="00335EB4" w:rsidP="004C0EB6">
            <w:pPr>
              <w:rPr>
                <w:sz w:val="20"/>
                <w:szCs w:val="14"/>
              </w:rPr>
            </w:pPr>
            <w:r>
              <w:rPr>
                <w:sz w:val="20"/>
                <w:szCs w:val="14"/>
              </w:rPr>
              <w:t>ST-</w:t>
            </w:r>
            <w:r w:rsidR="00437FEA" w:rsidRPr="00437FEA">
              <w:rPr>
                <w:sz w:val="20"/>
                <w:szCs w:val="14"/>
              </w:rPr>
              <w:t>0.</w:t>
            </w:r>
            <w:r w:rsidR="000937FA">
              <w:rPr>
                <w:sz w:val="20"/>
                <w:szCs w:val="14"/>
              </w:rPr>
              <w:t>3</w:t>
            </w:r>
          </w:p>
        </w:tc>
      </w:tr>
      <w:tr w:rsidR="0053298B" w:rsidRPr="00437FEA" w14:paraId="0916ADE3" w14:textId="77777777" w:rsidTr="00437FEA">
        <w:tc>
          <w:tcPr>
            <w:tcW w:w="1413" w:type="dxa"/>
          </w:tcPr>
          <w:p w14:paraId="4F38F976" w14:textId="77777777" w:rsidR="0053298B" w:rsidRPr="00437FEA" w:rsidRDefault="00437FEA" w:rsidP="004C0EB6">
            <w:pPr>
              <w:rPr>
                <w:sz w:val="20"/>
                <w:szCs w:val="14"/>
              </w:rPr>
            </w:pPr>
            <w:r w:rsidRPr="00437FEA">
              <w:rPr>
                <w:sz w:val="20"/>
                <w:szCs w:val="14"/>
              </w:rPr>
              <w:t>Name</w:t>
            </w:r>
          </w:p>
        </w:tc>
        <w:tc>
          <w:tcPr>
            <w:tcW w:w="9043" w:type="dxa"/>
          </w:tcPr>
          <w:p w14:paraId="57C704F9" w14:textId="77777777" w:rsidR="0053298B" w:rsidRPr="00437FEA" w:rsidRDefault="00437FEA" w:rsidP="004C0EB6">
            <w:pPr>
              <w:rPr>
                <w:sz w:val="20"/>
                <w:szCs w:val="14"/>
              </w:rPr>
            </w:pPr>
            <w:r w:rsidRPr="00437FEA">
              <w:rPr>
                <w:sz w:val="20"/>
                <w:szCs w:val="14"/>
              </w:rPr>
              <w:t>Connect to Stream and align - new client</w:t>
            </w:r>
          </w:p>
        </w:tc>
      </w:tr>
      <w:tr w:rsidR="0053298B" w:rsidRPr="00437FEA" w14:paraId="65EEDD42" w14:textId="77777777" w:rsidTr="00437FEA">
        <w:tc>
          <w:tcPr>
            <w:tcW w:w="1413" w:type="dxa"/>
          </w:tcPr>
          <w:p w14:paraId="46198062" w14:textId="77777777" w:rsidR="0053298B" w:rsidRPr="00437FEA" w:rsidRDefault="00437FEA" w:rsidP="004C0EB6">
            <w:pPr>
              <w:rPr>
                <w:sz w:val="20"/>
                <w:szCs w:val="14"/>
              </w:rPr>
            </w:pPr>
            <w:r>
              <w:rPr>
                <w:sz w:val="20"/>
                <w:szCs w:val="14"/>
              </w:rPr>
              <w:t>Process</w:t>
            </w:r>
            <w:r w:rsidR="00D75A3C">
              <w:rPr>
                <w:sz w:val="20"/>
                <w:szCs w:val="14"/>
              </w:rPr>
              <w:t>/Area</w:t>
            </w:r>
          </w:p>
        </w:tc>
        <w:tc>
          <w:tcPr>
            <w:tcW w:w="9043" w:type="dxa"/>
          </w:tcPr>
          <w:p w14:paraId="5B5EFBCD" w14:textId="77777777" w:rsidR="0053298B" w:rsidRPr="00437FEA" w:rsidRDefault="00C541FA" w:rsidP="004C0EB6">
            <w:pPr>
              <w:rPr>
                <w:sz w:val="20"/>
                <w:szCs w:val="14"/>
              </w:rPr>
            </w:pPr>
            <w:r>
              <w:rPr>
                <w:sz w:val="20"/>
                <w:szCs w:val="14"/>
              </w:rPr>
              <w:t>Streaming Infrastructure</w:t>
            </w:r>
          </w:p>
        </w:tc>
      </w:tr>
      <w:tr w:rsidR="0053298B" w:rsidRPr="00437FEA" w14:paraId="3DFE5DCC" w14:textId="77777777" w:rsidTr="00437FEA">
        <w:tc>
          <w:tcPr>
            <w:tcW w:w="1413" w:type="dxa"/>
          </w:tcPr>
          <w:p w14:paraId="17AB1B80" w14:textId="77777777" w:rsidR="0053298B" w:rsidRPr="00437FEA" w:rsidRDefault="00C541FA" w:rsidP="004C0EB6">
            <w:pPr>
              <w:rPr>
                <w:sz w:val="20"/>
                <w:szCs w:val="14"/>
              </w:rPr>
            </w:pPr>
            <w:r>
              <w:rPr>
                <w:sz w:val="20"/>
                <w:szCs w:val="14"/>
              </w:rPr>
              <w:t>Brief description</w:t>
            </w:r>
          </w:p>
        </w:tc>
        <w:tc>
          <w:tcPr>
            <w:tcW w:w="9043" w:type="dxa"/>
          </w:tcPr>
          <w:p w14:paraId="1A4AADE8" w14:textId="77777777" w:rsidR="0053298B" w:rsidRPr="00437FEA" w:rsidRDefault="00C541FA" w:rsidP="004C0EB6">
            <w:pPr>
              <w:rPr>
                <w:sz w:val="20"/>
                <w:szCs w:val="14"/>
              </w:rPr>
            </w:pPr>
            <w:r>
              <w:rPr>
                <w:sz w:val="20"/>
                <w:szCs w:val="14"/>
              </w:rPr>
              <w:t>This use case describes the connection of a client to a stream</w:t>
            </w:r>
            <w:r w:rsidR="00A351B1">
              <w:rPr>
                <w:sz w:val="20"/>
                <w:szCs w:val="14"/>
              </w:rPr>
              <w:t xml:space="preserve"> and the </w:t>
            </w:r>
            <w:r w:rsidR="00C61B42">
              <w:rPr>
                <w:sz w:val="20"/>
                <w:szCs w:val="14"/>
              </w:rPr>
              <w:t xml:space="preserve">client acquiring </w:t>
            </w:r>
            <w:r w:rsidR="00580515">
              <w:rPr>
                <w:sz w:val="20"/>
                <w:szCs w:val="14"/>
              </w:rPr>
              <w:t>stream records.</w:t>
            </w:r>
          </w:p>
        </w:tc>
      </w:tr>
      <w:tr w:rsidR="0053298B" w:rsidRPr="00437FEA" w14:paraId="2100E2AC" w14:textId="77777777" w:rsidTr="00437FEA">
        <w:tc>
          <w:tcPr>
            <w:tcW w:w="1413" w:type="dxa"/>
          </w:tcPr>
          <w:p w14:paraId="62611DA5" w14:textId="77777777" w:rsidR="0053298B" w:rsidRPr="00437FEA" w:rsidRDefault="00A57503" w:rsidP="004C0EB6">
            <w:pPr>
              <w:rPr>
                <w:sz w:val="20"/>
                <w:szCs w:val="14"/>
              </w:rPr>
            </w:pPr>
            <w:r>
              <w:rPr>
                <w:sz w:val="20"/>
                <w:szCs w:val="14"/>
              </w:rPr>
              <w:t>Preconditions</w:t>
            </w:r>
          </w:p>
        </w:tc>
        <w:tc>
          <w:tcPr>
            <w:tcW w:w="9043" w:type="dxa"/>
          </w:tcPr>
          <w:p w14:paraId="42BB282B" w14:textId="77777777" w:rsidR="0053298B" w:rsidRPr="00437FEA" w:rsidRDefault="00FA6F42" w:rsidP="004C0EB6">
            <w:pPr>
              <w:rPr>
                <w:sz w:val="20"/>
                <w:szCs w:val="14"/>
              </w:rPr>
            </w:pPr>
            <w:r>
              <w:rPr>
                <w:sz w:val="20"/>
                <w:szCs w:val="14"/>
              </w:rPr>
              <w:t>UC</w:t>
            </w:r>
            <w:r w:rsidR="00335EB4">
              <w:rPr>
                <w:sz w:val="20"/>
                <w:szCs w:val="14"/>
              </w:rPr>
              <w:t xml:space="preserve"> ST-</w:t>
            </w:r>
            <w:r>
              <w:rPr>
                <w:sz w:val="20"/>
                <w:szCs w:val="14"/>
              </w:rPr>
              <w:t xml:space="preserve">0.1 has run successfully. The client has gained knowledge of the available streams </w:t>
            </w:r>
            <w:r w:rsidR="003150CB">
              <w:rPr>
                <w:sz w:val="20"/>
                <w:szCs w:val="14"/>
              </w:rPr>
              <w:t xml:space="preserve">via some mechanism (such as UC </w:t>
            </w:r>
            <w:r w:rsidR="00335EB4">
              <w:rPr>
                <w:sz w:val="20"/>
                <w:szCs w:val="14"/>
              </w:rPr>
              <w:t>ST-</w:t>
            </w:r>
            <w:r w:rsidR="003150CB">
              <w:rPr>
                <w:sz w:val="20"/>
                <w:szCs w:val="14"/>
              </w:rPr>
              <w:t>0.2)</w:t>
            </w:r>
          </w:p>
        </w:tc>
      </w:tr>
      <w:tr w:rsidR="0053298B" w:rsidRPr="00437FEA" w14:paraId="102B2612" w14:textId="77777777" w:rsidTr="00437FEA">
        <w:tc>
          <w:tcPr>
            <w:tcW w:w="1413" w:type="dxa"/>
          </w:tcPr>
          <w:p w14:paraId="3A04AD49" w14:textId="77777777" w:rsidR="0053298B" w:rsidRPr="00437FEA" w:rsidRDefault="00685A32" w:rsidP="004C0EB6">
            <w:pPr>
              <w:rPr>
                <w:sz w:val="20"/>
                <w:szCs w:val="14"/>
              </w:rPr>
            </w:pPr>
            <w:r>
              <w:rPr>
                <w:sz w:val="20"/>
                <w:szCs w:val="14"/>
              </w:rPr>
              <w:t>Type</w:t>
            </w:r>
          </w:p>
        </w:tc>
        <w:tc>
          <w:tcPr>
            <w:tcW w:w="9043" w:type="dxa"/>
          </w:tcPr>
          <w:p w14:paraId="6078AA53" w14:textId="77777777" w:rsidR="0053298B" w:rsidRPr="00437FEA" w:rsidRDefault="00DA151E" w:rsidP="004C0EB6">
            <w:pPr>
              <w:rPr>
                <w:sz w:val="20"/>
                <w:szCs w:val="14"/>
              </w:rPr>
            </w:pPr>
            <w:r>
              <w:rPr>
                <w:sz w:val="20"/>
                <w:szCs w:val="14"/>
              </w:rPr>
              <w:t>Gaining and maintaining alignment</w:t>
            </w:r>
          </w:p>
        </w:tc>
      </w:tr>
      <w:tr w:rsidR="0053298B" w:rsidRPr="00437FEA" w14:paraId="283E40DE" w14:textId="77777777" w:rsidTr="00437FEA">
        <w:tc>
          <w:tcPr>
            <w:tcW w:w="1413" w:type="dxa"/>
          </w:tcPr>
          <w:p w14:paraId="626033F0" w14:textId="77777777" w:rsidR="0053298B" w:rsidRPr="00437FEA" w:rsidRDefault="00816DA2" w:rsidP="004C0EB6">
            <w:pPr>
              <w:rPr>
                <w:sz w:val="20"/>
                <w:szCs w:val="14"/>
              </w:rPr>
            </w:pPr>
            <w:r>
              <w:rPr>
                <w:sz w:val="20"/>
                <w:szCs w:val="14"/>
              </w:rPr>
              <w:t>Description and workflow</w:t>
            </w:r>
          </w:p>
        </w:tc>
        <w:tc>
          <w:tcPr>
            <w:tcW w:w="9043" w:type="dxa"/>
          </w:tcPr>
          <w:p w14:paraId="1FB56F42" w14:textId="77777777" w:rsidR="007F4025" w:rsidRPr="007F4025" w:rsidRDefault="000D1157" w:rsidP="007F4025">
            <w:pPr>
              <w:rPr>
                <w:rFonts w:eastAsia="Times New Roman"/>
                <w:sz w:val="20"/>
                <w:szCs w:val="14"/>
              </w:rPr>
            </w:pPr>
            <w:r>
              <w:rPr>
                <w:rFonts w:eastAsia="Times New Roman"/>
                <w:sz w:val="20"/>
                <w:szCs w:val="14"/>
              </w:rPr>
              <w:t>The client uses the results from UC ST-0.1:</w:t>
            </w:r>
          </w:p>
          <w:p w14:paraId="0E79EE21"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 xml:space="preserve">Use the provided endpoint </w:t>
            </w:r>
            <w:r w:rsidR="000D1157">
              <w:rPr>
                <w:rFonts w:eastAsia="Times New Roman"/>
                <w:sz w:val="20"/>
                <w:szCs w:val="14"/>
              </w:rPr>
              <w:t>address and method</w:t>
            </w:r>
            <w:r w:rsidRPr="002A5E41">
              <w:rPr>
                <w:rFonts w:eastAsia="Times New Roman"/>
                <w:sz w:val="20"/>
                <w:szCs w:val="14"/>
              </w:rPr>
              <w:t xml:space="preserve"> to connect</w:t>
            </w:r>
            <w:r w:rsidR="00993ABD">
              <w:rPr>
                <w:rFonts w:eastAsia="Times New Roman"/>
                <w:sz w:val="20"/>
                <w:szCs w:val="14"/>
              </w:rPr>
              <w:t>.</w:t>
            </w:r>
            <w:r w:rsidRPr="002A5E41">
              <w:rPr>
                <w:rFonts w:eastAsia="Times New Roman"/>
                <w:sz w:val="20"/>
                <w:szCs w:val="14"/>
              </w:rPr>
              <w:t xml:space="preserve"> </w:t>
            </w:r>
          </w:p>
          <w:p w14:paraId="76B10F79" w14:textId="77777777" w:rsidR="007C2003" w:rsidRPr="002A5E41" w:rsidRDefault="007C2003" w:rsidP="00D66FC5">
            <w:pPr>
              <w:pStyle w:val="ListParagraph"/>
              <w:numPr>
                <w:ilvl w:val="1"/>
                <w:numId w:val="35"/>
              </w:numPr>
              <w:rPr>
                <w:rFonts w:eastAsia="Times New Roman"/>
                <w:sz w:val="20"/>
                <w:szCs w:val="14"/>
              </w:rPr>
            </w:pPr>
            <w:r w:rsidRPr="002A5E41">
              <w:rPr>
                <w:rFonts w:eastAsia="Times New Roman"/>
                <w:sz w:val="20"/>
                <w:szCs w:val="14"/>
              </w:rPr>
              <w:t>The client will connect with the null token</w:t>
            </w:r>
            <w:r w:rsidR="007E471A">
              <w:rPr>
                <w:rStyle w:val="FootnoteReference"/>
                <w:rFonts w:eastAsia="Times New Roman"/>
                <w:sz w:val="20"/>
                <w:szCs w:val="14"/>
              </w:rPr>
              <w:footnoteReference w:id="75"/>
            </w:r>
            <w:r w:rsidRPr="002A5E41">
              <w:rPr>
                <w:rFonts w:eastAsia="Times New Roman"/>
                <w:sz w:val="20"/>
                <w:szCs w:val="14"/>
              </w:rPr>
              <w:t xml:space="preserve"> to cause the provider to stream from the oldest record in the stream (offset zero)</w:t>
            </w:r>
          </w:p>
          <w:p w14:paraId="01AB8A99"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On connection both the client and provider stream processes are started, and the necessary communication is setup between client and provider</w:t>
            </w:r>
            <w:r w:rsidR="00993ABD">
              <w:rPr>
                <w:rFonts w:eastAsia="Times New Roman"/>
                <w:sz w:val="20"/>
                <w:szCs w:val="14"/>
              </w:rPr>
              <w:t>.</w:t>
            </w:r>
          </w:p>
          <w:p w14:paraId="2CF0C9F4" w14:textId="77777777" w:rsidR="007C2003" w:rsidRPr="002A5E41" w:rsidRDefault="007C2003" w:rsidP="00D66FC5">
            <w:pPr>
              <w:pStyle w:val="ListParagraph"/>
              <w:numPr>
                <w:ilvl w:val="1"/>
                <w:numId w:val="35"/>
              </w:numPr>
              <w:rPr>
                <w:rFonts w:eastAsia="Times New Roman"/>
                <w:sz w:val="20"/>
                <w:szCs w:val="14"/>
              </w:rPr>
            </w:pPr>
            <w:r w:rsidRPr="002A5E41">
              <w:rPr>
                <w:rFonts w:eastAsia="Times New Roman"/>
                <w:sz w:val="20"/>
                <w:szCs w:val="14"/>
              </w:rPr>
              <w:t>As a result, the pipeline is started</w:t>
            </w:r>
            <w:r w:rsidR="00993ABD">
              <w:rPr>
                <w:rFonts w:eastAsia="Times New Roman"/>
                <w:sz w:val="20"/>
                <w:szCs w:val="14"/>
              </w:rPr>
              <w:t>.</w:t>
            </w:r>
          </w:p>
          <w:p w14:paraId="2C805C3A" w14:textId="77777777" w:rsidR="007C2003" w:rsidRPr="002A5E41" w:rsidRDefault="007C2003" w:rsidP="00D66FC5">
            <w:pPr>
              <w:pStyle w:val="ListParagraph"/>
              <w:numPr>
                <w:ilvl w:val="1"/>
                <w:numId w:val="35"/>
              </w:numPr>
              <w:rPr>
                <w:rFonts w:eastAsia="Times New Roman"/>
                <w:sz w:val="20"/>
                <w:szCs w:val="14"/>
              </w:rPr>
            </w:pPr>
            <w:r w:rsidRPr="002A5E41">
              <w:rPr>
                <w:rFonts w:eastAsia="Times New Roman"/>
                <w:sz w:val="20"/>
                <w:szCs w:val="14"/>
              </w:rPr>
              <w:t xml:space="preserve">The provider </w:t>
            </w:r>
            <w:r w:rsidR="00580515">
              <w:rPr>
                <w:rFonts w:eastAsia="Times New Roman"/>
                <w:sz w:val="20"/>
                <w:szCs w:val="14"/>
              </w:rPr>
              <w:t>reads</w:t>
            </w:r>
            <w:r w:rsidRPr="002A5E41">
              <w:rPr>
                <w:rFonts w:eastAsia="Times New Roman"/>
                <w:sz w:val="20"/>
                <w:szCs w:val="14"/>
              </w:rPr>
              <w:t xml:space="preserve"> the appropriate log from offset zero filling the pipeline and responding to ongoing demand</w:t>
            </w:r>
            <w:r w:rsidR="00993ABD">
              <w:rPr>
                <w:rFonts w:eastAsia="Times New Roman"/>
                <w:sz w:val="20"/>
                <w:szCs w:val="14"/>
              </w:rPr>
              <w:t>.</w:t>
            </w:r>
          </w:p>
          <w:p w14:paraId="535EEB98"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The client demands from the provider and buffers as appropriate</w:t>
            </w:r>
            <w:r w:rsidR="00993ABD">
              <w:rPr>
                <w:rFonts w:eastAsia="Times New Roman"/>
                <w:sz w:val="20"/>
                <w:szCs w:val="14"/>
              </w:rPr>
              <w:t>.</w:t>
            </w:r>
          </w:p>
          <w:p w14:paraId="7B810DD7"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The client store</w:t>
            </w:r>
            <w:r w:rsidR="004C7FD2">
              <w:rPr>
                <w:rFonts w:eastAsia="Times New Roman"/>
                <w:sz w:val="20"/>
                <w:szCs w:val="14"/>
              </w:rPr>
              <w:t>s</w:t>
            </w:r>
            <w:r w:rsidRPr="002A5E41">
              <w:rPr>
                <w:rFonts w:eastAsia="Times New Roman"/>
                <w:sz w:val="20"/>
                <w:szCs w:val="14"/>
              </w:rPr>
              <w:t xml:space="preserve"> in a repository (e.g., Log, database etc.)</w:t>
            </w:r>
          </w:p>
          <w:p w14:paraId="20FCF954" w14:textId="77777777" w:rsidR="00223FC8" w:rsidRPr="00BD3D1A" w:rsidRDefault="007C2003" w:rsidP="00D66FC5">
            <w:pPr>
              <w:pStyle w:val="ListParagraph"/>
              <w:numPr>
                <w:ilvl w:val="0"/>
                <w:numId w:val="35"/>
              </w:numPr>
              <w:rPr>
                <w:rFonts w:eastAsia="Times New Roman"/>
                <w:sz w:val="20"/>
                <w:szCs w:val="14"/>
              </w:rPr>
            </w:pPr>
            <w:r w:rsidRPr="002A5E41">
              <w:rPr>
                <w:rFonts w:eastAsia="Times New Roman"/>
                <w:sz w:val="20"/>
                <w:szCs w:val="14"/>
              </w:rPr>
              <w:t>The client maintains a record of last commit</w:t>
            </w:r>
            <w:r w:rsidR="00580515">
              <w:rPr>
                <w:rFonts w:eastAsia="Times New Roman"/>
                <w:sz w:val="20"/>
                <w:szCs w:val="14"/>
              </w:rPr>
              <w:t xml:space="preserve"> (see also ST-2.1)</w:t>
            </w:r>
          </w:p>
          <w:p w14:paraId="23F5C7AF" w14:textId="77777777" w:rsidR="00223FC8" w:rsidRPr="00223FC8" w:rsidRDefault="00223FC8" w:rsidP="00223FC8">
            <w:pPr>
              <w:rPr>
                <w:rFonts w:eastAsia="Times New Roman"/>
                <w:sz w:val="20"/>
                <w:szCs w:val="14"/>
              </w:rPr>
            </w:pPr>
            <w:r w:rsidRPr="002A5E41">
              <w:rPr>
                <w:rFonts w:eastAsia="Times New Roman"/>
                <w:sz w:val="20"/>
                <w:szCs w:val="14"/>
              </w:rPr>
              <w:t xml:space="preserve">Through the above activities the client works through the stream from initial record towards the most recent record  </w:t>
            </w:r>
          </w:p>
          <w:p w14:paraId="26FA58F2" w14:textId="77777777" w:rsidR="00223FC8" w:rsidRPr="00055884" w:rsidRDefault="002A5E41" w:rsidP="00D66FC5">
            <w:pPr>
              <w:pStyle w:val="ListParagraph"/>
              <w:numPr>
                <w:ilvl w:val="0"/>
                <w:numId w:val="35"/>
              </w:numPr>
              <w:rPr>
                <w:rFonts w:eastAsia="Times New Roman"/>
                <w:sz w:val="20"/>
                <w:szCs w:val="14"/>
              </w:rPr>
            </w:pPr>
            <w:r w:rsidRPr="00055884">
              <w:rPr>
                <w:rFonts w:eastAsia="Times New Roman"/>
                <w:sz w:val="20"/>
                <w:szCs w:val="14"/>
              </w:rPr>
              <w:t>Passing the tombstone</w:t>
            </w:r>
            <w:r w:rsidR="00CD28C7">
              <w:rPr>
                <w:rFonts w:eastAsia="Times New Roman"/>
                <w:sz w:val="20"/>
                <w:szCs w:val="14"/>
              </w:rPr>
              <w:t>-</w:t>
            </w:r>
            <w:r w:rsidRPr="00055884">
              <w:rPr>
                <w:rFonts w:eastAsia="Times New Roman"/>
                <w:sz w:val="20"/>
                <w:szCs w:val="14"/>
              </w:rPr>
              <w:t xml:space="preserve">retention "point" </w:t>
            </w:r>
          </w:p>
          <w:p w14:paraId="6D33039E" w14:textId="77777777" w:rsidR="00223FC8" w:rsidRPr="00055884" w:rsidRDefault="00223FC8" w:rsidP="00D66FC5">
            <w:pPr>
              <w:pStyle w:val="ListParagraph"/>
              <w:numPr>
                <w:ilvl w:val="1"/>
                <w:numId w:val="35"/>
              </w:numPr>
              <w:rPr>
                <w:rFonts w:eastAsia="Times New Roman"/>
                <w:sz w:val="20"/>
                <w:szCs w:val="14"/>
              </w:rPr>
            </w:pPr>
            <w:r w:rsidRPr="00055884">
              <w:rPr>
                <w:rFonts w:eastAsia="Times New Roman"/>
                <w:sz w:val="20"/>
                <w:szCs w:val="14"/>
              </w:rPr>
              <w:t>It must take less than the tombstone</w:t>
            </w:r>
            <w:r w:rsidR="00165E7D">
              <w:rPr>
                <w:rFonts w:eastAsia="Times New Roman"/>
                <w:sz w:val="20"/>
                <w:szCs w:val="14"/>
              </w:rPr>
              <w:t>-</w:t>
            </w:r>
            <w:r w:rsidRPr="00055884">
              <w:rPr>
                <w:rFonts w:eastAsia="Times New Roman"/>
                <w:sz w:val="20"/>
                <w:szCs w:val="14"/>
              </w:rPr>
              <w:t>retention period to reach the tombstone</w:t>
            </w:r>
            <w:r w:rsidR="00165E7D">
              <w:rPr>
                <w:rFonts w:eastAsia="Times New Roman"/>
                <w:sz w:val="20"/>
                <w:szCs w:val="14"/>
              </w:rPr>
              <w:t>-</w:t>
            </w:r>
            <w:r w:rsidRPr="00055884">
              <w:rPr>
                <w:rFonts w:eastAsia="Times New Roman"/>
                <w:sz w:val="20"/>
                <w:szCs w:val="14"/>
              </w:rPr>
              <w:t>retention "point" in the log</w:t>
            </w:r>
            <w:r w:rsidR="00993ABD" w:rsidRPr="00055884">
              <w:rPr>
                <w:rFonts w:eastAsia="Times New Roman"/>
                <w:sz w:val="20"/>
                <w:szCs w:val="14"/>
              </w:rPr>
              <w:t>.</w:t>
            </w:r>
          </w:p>
          <w:p w14:paraId="591EBE15" w14:textId="77777777" w:rsidR="00223FC8" w:rsidRPr="00055884" w:rsidRDefault="00223FC8" w:rsidP="00D66FC5">
            <w:pPr>
              <w:pStyle w:val="ListParagraph"/>
              <w:numPr>
                <w:ilvl w:val="1"/>
                <w:numId w:val="35"/>
              </w:numPr>
              <w:rPr>
                <w:rFonts w:eastAsia="Times New Roman"/>
                <w:sz w:val="20"/>
                <w:szCs w:val="14"/>
              </w:rPr>
            </w:pPr>
            <w:r w:rsidRPr="00055884">
              <w:rPr>
                <w:rFonts w:eastAsia="Times New Roman"/>
                <w:sz w:val="20"/>
                <w:szCs w:val="14"/>
              </w:rPr>
              <w:t>If it takes longer than the tombstone</w:t>
            </w:r>
            <w:r w:rsidR="00165E7D">
              <w:rPr>
                <w:rFonts w:eastAsia="Times New Roman"/>
                <w:sz w:val="20"/>
                <w:szCs w:val="14"/>
              </w:rPr>
              <w:t>-</w:t>
            </w:r>
            <w:r w:rsidRPr="00055884">
              <w:rPr>
                <w:rFonts w:eastAsia="Times New Roman"/>
                <w:sz w:val="20"/>
                <w:szCs w:val="14"/>
              </w:rPr>
              <w:t>retention the connection will be dropped as Tombstones for records already read may have been missed</w:t>
            </w:r>
            <w:r w:rsidR="00993ABD" w:rsidRPr="00055884">
              <w:rPr>
                <w:rFonts w:eastAsia="Times New Roman"/>
                <w:sz w:val="20"/>
                <w:szCs w:val="14"/>
              </w:rPr>
              <w:t>.</w:t>
            </w:r>
          </w:p>
          <w:p w14:paraId="0B6F04DF" w14:textId="77777777" w:rsidR="002A5E41" w:rsidRPr="00055884" w:rsidRDefault="002A5E41" w:rsidP="00D66FC5">
            <w:pPr>
              <w:pStyle w:val="ListParagraph"/>
              <w:numPr>
                <w:ilvl w:val="0"/>
                <w:numId w:val="35"/>
              </w:numPr>
              <w:rPr>
                <w:rFonts w:eastAsia="Times New Roman"/>
                <w:sz w:val="20"/>
                <w:szCs w:val="14"/>
              </w:rPr>
            </w:pPr>
            <w:r w:rsidRPr="00055884">
              <w:rPr>
                <w:rFonts w:eastAsia="Times New Roman"/>
                <w:sz w:val="20"/>
                <w:szCs w:val="14"/>
              </w:rPr>
              <w:t xml:space="preserve">Passing the compaction "point"  </w:t>
            </w:r>
          </w:p>
          <w:p w14:paraId="3D1A9F4D" w14:textId="77777777" w:rsidR="002A5E41" w:rsidRPr="00055884" w:rsidRDefault="002A5E41" w:rsidP="00D66FC5">
            <w:pPr>
              <w:pStyle w:val="ListParagraph"/>
              <w:numPr>
                <w:ilvl w:val="1"/>
                <w:numId w:val="35"/>
              </w:numPr>
              <w:rPr>
                <w:rFonts w:eastAsia="Times New Roman"/>
                <w:sz w:val="20"/>
                <w:szCs w:val="14"/>
              </w:rPr>
            </w:pPr>
            <w:r w:rsidRPr="00055884">
              <w:rPr>
                <w:rFonts w:eastAsia="Times New Roman"/>
                <w:sz w:val="20"/>
                <w:szCs w:val="14"/>
              </w:rPr>
              <w:t>From this point</w:t>
            </w:r>
            <w:r w:rsidR="003D277D" w:rsidRPr="00055884">
              <w:rPr>
                <w:rFonts w:eastAsia="Times New Roman"/>
                <w:sz w:val="20"/>
                <w:szCs w:val="14"/>
              </w:rPr>
              <w:t xml:space="preserve"> </w:t>
            </w:r>
            <w:r w:rsidRPr="00055884">
              <w:rPr>
                <w:rFonts w:eastAsia="Times New Roman"/>
                <w:sz w:val="20"/>
                <w:szCs w:val="14"/>
              </w:rPr>
              <w:t>onward the client will be getting a full view of changes</w:t>
            </w:r>
            <w:r w:rsidR="00993ABD" w:rsidRPr="00055884">
              <w:rPr>
                <w:rFonts w:eastAsia="Times New Roman"/>
                <w:sz w:val="20"/>
                <w:szCs w:val="14"/>
              </w:rPr>
              <w:t>.</w:t>
            </w:r>
            <w:r w:rsidR="004E2AF8" w:rsidRPr="00055884">
              <w:rPr>
                <w:rFonts w:eastAsia="Times New Roman"/>
                <w:sz w:val="20"/>
                <w:szCs w:val="14"/>
              </w:rPr>
              <w:t xml:space="preserve"> These will be either recorded a </w:t>
            </w:r>
            <w:proofErr w:type="gramStart"/>
            <w:r w:rsidR="004A6213" w:rsidRPr="00055884">
              <w:rPr>
                <w:rFonts w:eastAsia="Times New Roman"/>
                <w:sz w:val="20"/>
                <w:szCs w:val="14"/>
              </w:rPr>
              <w:t>changes</w:t>
            </w:r>
            <w:proofErr w:type="gramEnd"/>
            <w:r w:rsidR="004A6213" w:rsidRPr="00055884">
              <w:rPr>
                <w:rFonts w:eastAsia="Times New Roman"/>
                <w:sz w:val="20"/>
                <w:szCs w:val="14"/>
              </w:rPr>
              <w:t xml:space="preserve"> where the strategy is CHANGE_ONLY or whole entities where the strategy us WHOLE_ENTITY</w:t>
            </w:r>
          </w:p>
          <w:p w14:paraId="415E20F8" w14:textId="77777777" w:rsidR="002A5E41" w:rsidRPr="002A5E41" w:rsidRDefault="002A5E41" w:rsidP="00D66FC5">
            <w:pPr>
              <w:pStyle w:val="ListParagraph"/>
              <w:numPr>
                <w:ilvl w:val="0"/>
                <w:numId w:val="35"/>
              </w:numPr>
              <w:rPr>
                <w:rFonts w:eastAsia="Times New Roman"/>
                <w:sz w:val="20"/>
                <w:szCs w:val="14"/>
              </w:rPr>
            </w:pPr>
            <w:r w:rsidRPr="002A5E41">
              <w:rPr>
                <w:rFonts w:eastAsia="Times New Roman"/>
                <w:sz w:val="20"/>
                <w:szCs w:val="14"/>
              </w:rPr>
              <w:t>Getting close to the head of the stream</w:t>
            </w:r>
          </w:p>
          <w:p w14:paraId="53239552" w14:textId="77777777" w:rsidR="002A5E41" w:rsidRDefault="002A5E41" w:rsidP="00D66FC5">
            <w:pPr>
              <w:pStyle w:val="ListParagraph"/>
              <w:numPr>
                <w:ilvl w:val="1"/>
                <w:numId w:val="35"/>
              </w:numPr>
              <w:rPr>
                <w:rFonts w:eastAsia="Times New Roman"/>
                <w:sz w:val="20"/>
                <w:szCs w:val="14"/>
              </w:rPr>
            </w:pPr>
            <w:r w:rsidRPr="002A5E41">
              <w:rPr>
                <w:rFonts w:eastAsia="Times New Roman"/>
                <w:sz w:val="20"/>
                <w:szCs w:val="14"/>
              </w:rPr>
              <w:t>The client is well aligned with little lag</w:t>
            </w:r>
            <w:r w:rsidR="00993ABD">
              <w:rPr>
                <w:rFonts w:eastAsia="Times New Roman"/>
                <w:sz w:val="20"/>
                <w:szCs w:val="14"/>
              </w:rPr>
              <w:t>.</w:t>
            </w:r>
          </w:p>
          <w:p w14:paraId="172452B8" w14:textId="77777777" w:rsidR="0053298B" w:rsidRDefault="008778BA" w:rsidP="0070615E">
            <w:pPr>
              <w:rPr>
                <w:rFonts w:eastAsia="Times New Roman"/>
                <w:sz w:val="20"/>
                <w:szCs w:val="14"/>
              </w:rPr>
            </w:pPr>
            <w:r>
              <w:rPr>
                <w:rFonts w:eastAsia="Times New Roman"/>
                <w:sz w:val="20"/>
                <w:szCs w:val="14"/>
              </w:rPr>
              <w:t xml:space="preserve">Assuming that the client is engineered to match the </w:t>
            </w:r>
            <w:r w:rsidR="0070615E">
              <w:rPr>
                <w:rFonts w:eastAsia="Times New Roman"/>
                <w:sz w:val="20"/>
                <w:szCs w:val="14"/>
              </w:rPr>
              <w:t xml:space="preserve">provider </w:t>
            </w:r>
            <w:r w:rsidR="002C255D">
              <w:rPr>
                <w:rFonts w:eastAsia="Times New Roman"/>
                <w:sz w:val="20"/>
                <w:szCs w:val="14"/>
              </w:rPr>
              <w:t>stream</w:t>
            </w:r>
            <w:r w:rsidR="0070615E">
              <w:rPr>
                <w:rFonts w:eastAsia="Times New Roman"/>
                <w:sz w:val="20"/>
                <w:szCs w:val="14"/>
              </w:rPr>
              <w:t xml:space="preserve"> rate, the client should</w:t>
            </w:r>
            <w:r w:rsidR="000E29BF">
              <w:rPr>
                <w:rFonts w:eastAsia="Times New Roman"/>
                <w:sz w:val="20"/>
                <w:szCs w:val="14"/>
              </w:rPr>
              <w:t xml:space="preserve"> achieve a steady state and</w:t>
            </w:r>
            <w:r w:rsidR="0070615E">
              <w:rPr>
                <w:rFonts w:eastAsia="Times New Roman"/>
                <w:sz w:val="20"/>
                <w:szCs w:val="14"/>
              </w:rPr>
              <w:t xml:space="preserve"> continue to be reading records close to the head of the stream, i.e., close to the most recent record logged by the provider.</w:t>
            </w:r>
          </w:p>
          <w:p w14:paraId="67860DD8" w14:textId="28ECDB76" w:rsidR="00BD3D1A" w:rsidRDefault="00BD3D1A" w:rsidP="0070615E">
            <w:pPr>
              <w:rPr>
                <w:sz w:val="20"/>
                <w:szCs w:val="20"/>
              </w:rPr>
            </w:pPr>
            <w:r>
              <w:rPr>
                <w:sz w:val="20"/>
                <w:szCs w:val="14"/>
              </w:rPr>
              <w:t>See sequence diagram “Connect”</w:t>
            </w:r>
            <w:r w:rsidR="004C7C6F">
              <w:rPr>
                <w:sz w:val="20"/>
                <w:szCs w:val="14"/>
              </w:rPr>
              <w:t xml:space="preserve"> and “</w:t>
            </w:r>
            <w:r w:rsidR="007B788A">
              <w:rPr>
                <w:sz w:val="20"/>
                <w:szCs w:val="14"/>
              </w:rPr>
              <w:t>Streaming”</w:t>
            </w:r>
            <w:r>
              <w:rPr>
                <w:sz w:val="20"/>
                <w:szCs w:val="14"/>
              </w:rPr>
              <w:t xml:space="preserve"> phase</w:t>
            </w:r>
            <w:r w:rsidR="001F0231">
              <w:rPr>
                <w:sz w:val="20"/>
                <w:szCs w:val="14"/>
              </w:rPr>
              <w:t>s</w:t>
            </w:r>
            <w:r w:rsidR="007B788A">
              <w:rPr>
                <w:sz w:val="20"/>
                <w:szCs w:val="14"/>
              </w:rPr>
              <w:t xml:space="preserve"> where the stream </w:t>
            </w:r>
            <w:r w:rsidR="00DB0B11">
              <w:rPr>
                <w:sz w:val="20"/>
                <w:szCs w:val="14"/>
              </w:rPr>
              <w:t>starts from “offset 0”</w:t>
            </w:r>
            <w:r>
              <w:rPr>
                <w:sz w:val="20"/>
                <w:szCs w:val="14"/>
              </w:rPr>
              <w:t xml:space="preserve">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ins w:id="3382" w:author="Author">
              <w:r w:rsidR="00B53275" w:rsidRPr="00B53275">
                <w:rPr>
                  <w:sz w:val="20"/>
                  <w:szCs w:val="20"/>
                  <w:rPrChange w:id="3383" w:author="Author">
                    <w:rPr/>
                  </w:rPrChange>
                </w:rPr>
                <w:t xml:space="preserve">Figure </w:t>
              </w:r>
              <w:r w:rsidR="00B53275" w:rsidRPr="00B53275">
                <w:rPr>
                  <w:noProof/>
                  <w:sz w:val="20"/>
                  <w:szCs w:val="20"/>
                  <w:rPrChange w:id="3384" w:author="Author">
                    <w:rPr>
                      <w:noProof/>
                    </w:rPr>
                  </w:rPrChange>
                </w:rPr>
                <w:t>32</w:t>
              </w:r>
              <w:r w:rsidR="00B53275" w:rsidRPr="00B53275" w:rsidDel="00B53275">
                <w:rPr>
                  <w:noProof/>
                  <w:sz w:val="20"/>
                  <w:szCs w:val="20"/>
                  <w:rPrChange w:id="3385" w:author="Author">
                    <w:rPr>
                      <w:noProof/>
                    </w:rPr>
                  </w:rPrChange>
                </w:rPr>
                <w:t>3234</w:t>
              </w:r>
              <w:del w:id="3386" w:author="Author">
                <w:r w:rsidR="006D1621" w:rsidRPr="006D1621" w:rsidDel="00B53275">
                  <w:rPr>
                    <w:sz w:val="20"/>
                    <w:szCs w:val="20"/>
                    <w:rPrChange w:id="3387" w:author="Author">
                      <w:rPr/>
                    </w:rPrChange>
                  </w:rPr>
                  <w:delText xml:space="preserve">Figure </w:delText>
                </w:r>
                <w:r w:rsidR="006D1621" w:rsidRPr="006D1621" w:rsidDel="00B53275">
                  <w:rPr>
                    <w:noProof/>
                    <w:sz w:val="20"/>
                    <w:szCs w:val="20"/>
                    <w:rPrChange w:id="3388" w:author="Author">
                      <w:rPr>
                        <w:noProof/>
                      </w:rPr>
                    </w:rPrChange>
                  </w:rPr>
                  <w:delText>3234</w:delText>
                </w:r>
              </w:del>
            </w:ins>
            <w:del w:id="3389" w:author="Author">
              <w:r w:rsidR="00C1187B" w:rsidRPr="00C1187B" w:rsidDel="00B53275">
                <w:rPr>
                  <w:sz w:val="20"/>
                  <w:szCs w:val="20"/>
                </w:rPr>
                <w:delText xml:space="preserve">Figure </w:delText>
              </w:r>
              <w:r w:rsidR="00C1187B" w:rsidRPr="00C1187B" w:rsidDel="00B53275">
                <w:rPr>
                  <w:noProof/>
                  <w:sz w:val="20"/>
                  <w:szCs w:val="20"/>
                </w:rPr>
                <w:delText>34</w:delText>
              </w:r>
            </w:del>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ins w:id="3390" w:author="Author">
              <w:r w:rsidR="00B53275" w:rsidRPr="00B53275">
                <w:rPr>
                  <w:sz w:val="20"/>
                  <w:szCs w:val="20"/>
                  <w:rPrChange w:id="3391" w:author="Author">
                    <w:rPr/>
                  </w:rPrChange>
                </w:rPr>
                <w:t xml:space="preserve">Figure </w:t>
              </w:r>
              <w:r w:rsidR="00B53275" w:rsidRPr="00B53275">
                <w:rPr>
                  <w:noProof/>
                  <w:sz w:val="20"/>
                  <w:szCs w:val="20"/>
                  <w:rPrChange w:id="3392" w:author="Author">
                    <w:rPr>
                      <w:noProof/>
                    </w:rPr>
                  </w:rPrChange>
                </w:rPr>
                <w:t>33</w:t>
              </w:r>
              <w:r w:rsidR="00B53275" w:rsidRPr="00B53275" w:rsidDel="00B53275">
                <w:rPr>
                  <w:noProof/>
                  <w:sz w:val="20"/>
                  <w:szCs w:val="20"/>
                  <w:rPrChange w:id="3393" w:author="Author">
                    <w:rPr>
                      <w:noProof/>
                    </w:rPr>
                  </w:rPrChange>
                </w:rPr>
                <w:t>3335</w:t>
              </w:r>
              <w:del w:id="3394" w:author="Author">
                <w:r w:rsidR="006D1621" w:rsidRPr="006D1621" w:rsidDel="00B53275">
                  <w:rPr>
                    <w:sz w:val="20"/>
                    <w:szCs w:val="20"/>
                    <w:rPrChange w:id="3395" w:author="Author">
                      <w:rPr/>
                    </w:rPrChange>
                  </w:rPr>
                  <w:delText xml:space="preserve">Figure </w:delText>
                </w:r>
                <w:r w:rsidR="006D1621" w:rsidRPr="006D1621" w:rsidDel="00B53275">
                  <w:rPr>
                    <w:noProof/>
                    <w:sz w:val="20"/>
                    <w:szCs w:val="20"/>
                    <w:rPrChange w:id="3396" w:author="Author">
                      <w:rPr>
                        <w:noProof/>
                      </w:rPr>
                    </w:rPrChange>
                  </w:rPr>
                  <w:delText>3335</w:delText>
                </w:r>
              </w:del>
            </w:ins>
            <w:del w:id="3397" w:author="Author">
              <w:r w:rsidR="00C1187B" w:rsidRPr="00C1187B" w:rsidDel="00B53275">
                <w:rPr>
                  <w:sz w:val="20"/>
                  <w:szCs w:val="20"/>
                </w:rPr>
                <w:delText xml:space="preserve">Figure </w:delText>
              </w:r>
              <w:r w:rsidR="00C1187B" w:rsidRPr="00C1187B" w:rsidDel="00B53275">
                <w:rPr>
                  <w:noProof/>
                  <w:sz w:val="20"/>
                  <w:szCs w:val="20"/>
                </w:rPr>
                <w:delText>35</w:delText>
              </w:r>
            </w:del>
            <w:r w:rsidRPr="00C24B80">
              <w:rPr>
                <w:sz w:val="20"/>
                <w:szCs w:val="20"/>
              </w:rPr>
              <w:fldChar w:fldCharType="end"/>
            </w:r>
            <w:r w:rsidRPr="00C24B80">
              <w:rPr>
                <w:sz w:val="20"/>
                <w:szCs w:val="20"/>
              </w:rPr>
              <w:t>).</w:t>
            </w:r>
          </w:p>
          <w:p w14:paraId="1CCE0FBB" w14:textId="77777777" w:rsidR="00E32E1F" w:rsidRPr="00437FEA" w:rsidRDefault="00E32E1F" w:rsidP="0070615E">
            <w:pPr>
              <w:rPr>
                <w:sz w:val="20"/>
                <w:szCs w:val="14"/>
              </w:rPr>
            </w:pPr>
            <w:r>
              <w:rPr>
                <w:sz w:val="20"/>
                <w:szCs w:val="14"/>
              </w:rPr>
              <w:t xml:space="preserve">As changes occur in the </w:t>
            </w:r>
            <w:r w:rsidR="00910D08">
              <w:rPr>
                <w:sz w:val="20"/>
                <w:szCs w:val="14"/>
              </w:rPr>
              <w:t>network etc. records of the changes are appended to the appropriate logs and then streamed to the client.</w:t>
            </w:r>
          </w:p>
        </w:tc>
      </w:tr>
    </w:tbl>
    <w:p w14:paraId="774B4682" w14:textId="77777777" w:rsidR="00F77AEC" w:rsidRDefault="00F77AEC" w:rsidP="00F77AEC">
      <w:pPr>
        <w:pStyle w:val="Heading3"/>
      </w:pPr>
      <w:bookmarkStart w:id="3398" w:name="_Toc192619584"/>
      <w:r>
        <w:lastRenderedPageBreak/>
        <w:t xml:space="preserve">Use Case </w:t>
      </w:r>
      <w:r w:rsidR="00335EB4">
        <w:t>ST-</w:t>
      </w:r>
      <w:r>
        <w:t xml:space="preserve">0.4: Client </w:t>
      </w:r>
      <w:r w:rsidR="00453040">
        <w:t>maintains idle connection</w:t>
      </w:r>
      <w:bookmarkEnd w:id="3398"/>
      <w:r>
        <w:t xml:space="preserve"> </w:t>
      </w:r>
    </w:p>
    <w:tbl>
      <w:tblPr>
        <w:tblStyle w:val="TableGrid"/>
        <w:tblW w:w="0" w:type="auto"/>
        <w:tblLook w:val="04A0" w:firstRow="1" w:lastRow="0" w:firstColumn="1" w:lastColumn="0" w:noHBand="0" w:noVBand="1"/>
      </w:tblPr>
      <w:tblGrid>
        <w:gridCol w:w="1413"/>
        <w:gridCol w:w="9043"/>
      </w:tblGrid>
      <w:tr w:rsidR="00F77AEC" w:rsidRPr="00437FEA" w14:paraId="2A203AE6" w14:textId="77777777" w:rsidTr="00DB77A9">
        <w:tc>
          <w:tcPr>
            <w:tcW w:w="1413" w:type="dxa"/>
          </w:tcPr>
          <w:p w14:paraId="1DDCDC78" w14:textId="77777777" w:rsidR="00F77AEC" w:rsidRPr="00437FEA" w:rsidRDefault="00F77AEC" w:rsidP="00DB77A9">
            <w:pPr>
              <w:rPr>
                <w:sz w:val="20"/>
                <w:szCs w:val="14"/>
              </w:rPr>
            </w:pPr>
            <w:r w:rsidRPr="00437FEA">
              <w:rPr>
                <w:sz w:val="20"/>
                <w:szCs w:val="14"/>
              </w:rPr>
              <w:t>Number</w:t>
            </w:r>
          </w:p>
        </w:tc>
        <w:tc>
          <w:tcPr>
            <w:tcW w:w="9043" w:type="dxa"/>
          </w:tcPr>
          <w:p w14:paraId="3D02A928" w14:textId="77777777" w:rsidR="00F77AEC" w:rsidRPr="00437FEA" w:rsidRDefault="00335EB4" w:rsidP="00DB77A9">
            <w:pPr>
              <w:rPr>
                <w:sz w:val="20"/>
                <w:szCs w:val="14"/>
              </w:rPr>
            </w:pPr>
            <w:r>
              <w:rPr>
                <w:sz w:val="20"/>
                <w:szCs w:val="14"/>
              </w:rPr>
              <w:t>ST-</w:t>
            </w:r>
            <w:r w:rsidR="00F77AEC" w:rsidRPr="00437FEA">
              <w:rPr>
                <w:sz w:val="20"/>
                <w:szCs w:val="14"/>
              </w:rPr>
              <w:t>0.</w:t>
            </w:r>
            <w:r w:rsidR="00F77AEC">
              <w:rPr>
                <w:sz w:val="20"/>
                <w:szCs w:val="14"/>
              </w:rPr>
              <w:t>4</w:t>
            </w:r>
          </w:p>
        </w:tc>
      </w:tr>
      <w:tr w:rsidR="00F77AEC" w:rsidRPr="00437FEA" w14:paraId="75374FC3" w14:textId="77777777" w:rsidTr="00DB77A9">
        <w:tc>
          <w:tcPr>
            <w:tcW w:w="1413" w:type="dxa"/>
          </w:tcPr>
          <w:p w14:paraId="31805B74" w14:textId="77777777" w:rsidR="00F77AEC" w:rsidRPr="00437FEA" w:rsidRDefault="00F77AEC" w:rsidP="00DB77A9">
            <w:pPr>
              <w:rPr>
                <w:sz w:val="20"/>
                <w:szCs w:val="14"/>
              </w:rPr>
            </w:pPr>
            <w:r w:rsidRPr="00437FEA">
              <w:rPr>
                <w:sz w:val="20"/>
                <w:szCs w:val="14"/>
              </w:rPr>
              <w:t>Name</w:t>
            </w:r>
          </w:p>
        </w:tc>
        <w:tc>
          <w:tcPr>
            <w:tcW w:w="9043" w:type="dxa"/>
          </w:tcPr>
          <w:p w14:paraId="24413913" w14:textId="77777777" w:rsidR="00F77AEC" w:rsidRPr="00437FEA" w:rsidRDefault="00DA151E" w:rsidP="00DB77A9">
            <w:pPr>
              <w:rPr>
                <w:sz w:val="20"/>
                <w:szCs w:val="14"/>
              </w:rPr>
            </w:pPr>
            <w:r>
              <w:rPr>
                <w:sz w:val="20"/>
                <w:szCs w:val="14"/>
              </w:rPr>
              <w:t xml:space="preserve">Client </w:t>
            </w:r>
            <w:r w:rsidR="00453040">
              <w:rPr>
                <w:sz w:val="20"/>
                <w:szCs w:val="14"/>
              </w:rPr>
              <w:t>maintains idle connection</w:t>
            </w:r>
          </w:p>
        </w:tc>
      </w:tr>
      <w:tr w:rsidR="00F77AEC" w:rsidRPr="00437FEA" w14:paraId="338A312B" w14:textId="77777777" w:rsidTr="00DB77A9">
        <w:tc>
          <w:tcPr>
            <w:tcW w:w="1413" w:type="dxa"/>
          </w:tcPr>
          <w:p w14:paraId="65FBDF14" w14:textId="77777777" w:rsidR="00F77AEC" w:rsidRPr="00437FEA" w:rsidRDefault="00F77AEC" w:rsidP="00DB77A9">
            <w:pPr>
              <w:rPr>
                <w:sz w:val="20"/>
                <w:szCs w:val="14"/>
              </w:rPr>
            </w:pPr>
            <w:r>
              <w:rPr>
                <w:sz w:val="20"/>
                <w:szCs w:val="14"/>
              </w:rPr>
              <w:t>Process/Area</w:t>
            </w:r>
          </w:p>
        </w:tc>
        <w:tc>
          <w:tcPr>
            <w:tcW w:w="9043" w:type="dxa"/>
          </w:tcPr>
          <w:p w14:paraId="0AA9EA32" w14:textId="77777777" w:rsidR="00F77AEC" w:rsidRPr="00437FEA" w:rsidRDefault="00F77AEC" w:rsidP="00DB77A9">
            <w:pPr>
              <w:rPr>
                <w:sz w:val="20"/>
                <w:szCs w:val="14"/>
              </w:rPr>
            </w:pPr>
            <w:r>
              <w:rPr>
                <w:sz w:val="20"/>
                <w:szCs w:val="14"/>
              </w:rPr>
              <w:t>Streaming Infrastructure</w:t>
            </w:r>
          </w:p>
        </w:tc>
      </w:tr>
      <w:tr w:rsidR="00F77AEC" w:rsidRPr="00437FEA" w14:paraId="238E071D" w14:textId="77777777" w:rsidTr="00DB77A9">
        <w:tc>
          <w:tcPr>
            <w:tcW w:w="1413" w:type="dxa"/>
          </w:tcPr>
          <w:p w14:paraId="578D1084" w14:textId="77777777" w:rsidR="00F77AEC" w:rsidRPr="00437FEA" w:rsidRDefault="00F77AEC" w:rsidP="00DB77A9">
            <w:pPr>
              <w:rPr>
                <w:sz w:val="20"/>
                <w:szCs w:val="14"/>
              </w:rPr>
            </w:pPr>
            <w:r>
              <w:rPr>
                <w:sz w:val="20"/>
                <w:szCs w:val="14"/>
              </w:rPr>
              <w:t>Brief description</w:t>
            </w:r>
          </w:p>
        </w:tc>
        <w:tc>
          <w:tcPr>
            <w:tcW w:w="9043" w:type="dxa"/>
          </w:tcPr>
          <w:p w14:paraId="59BF863F" w14:textId="77777777" w:rsidR="00F77AEC" w:rsidRPr="00437FEA" w:rsidRDefault="00F77AEC" w:rsidP="00DB77A9">
            <w:pPr>
              <w:rPr>
                <w:sz w:val="20"/>
                <w:szCs w:val="14"/>
              </w:rPr>
            </w:pPr>
            <w:r>
              <w:rPr>
                <w:sz w:val="20"/>
                <w:szCs w:val="14"/>
              </w:rPr>
              <w:t xml:space="preserve">This use case describes </w:t>
            </w:r>
            <w:r w:rsidR="00853D8D">
              <w:rPr>
                <w:sz w:val="20"/>
                <w:szCs w:val="14"/>
              </w:rPr>
              <w:t xml:space="preserve">how the client will maintain </w:t>
            </w:r>
            <w:r w:rsidR="002A5E41">
              <w:rPr>
                <w:sz w:val="20"/>
                <w:szCs w:val="14"/>
              </w:rPr>
              <w:t>an idle connection</w:t>
            </w:r>
            <w:r>
              <w:rPr>
                <w:sz w:val="20"/>
                <w:szCs w:val="14"/>
              </w:rPr>
              <w:t xml:space="preserve"> </w:t>
            </w:r>
          </w:p>
        </w:tc>
      </w:tr>
      <w:tr w:rsidR="00F77AEC" w:rsidRPr="00437FEA" w14:paraId="24CE8E2B" w14:textId="77777777" w:rsidTr="00DB77A9">
        <w:tc>
          <w:tcPr>
            <w:tcW w:w="1413" w:type="dxa"/>
          </w:tcPr>
          <w:p w14:paraId="1AB3B06A" w14:textId="77777777" w:rsidR="00F77AEC" w:rsidRPr="00437FEA" w:rsidRDefault="00A57503" w:rsidP="00DB77A9">
            <w:pPr>
              <w:rPr>
                <w:sz w:val="20"/>
                <w:szCs w:val="14"/>
              </w:rPr>
            </w:pPr>
            <w:r>
              <w:rPr>
                <w:sz w:val="20"/>
                <w:szCs w:val="14"/>
              </w:rPr>
              <w:t>Preconditions</w:t>
            </w:r>
          </w:p>
        </w:tc>
        <w:tc>
          <w:tcPr>
            <w:tcW w:w="9043" w:type="dxa"/>
          </w:tcPr>
          <w:p w14:paraId="7A8393EB" w14:textId="77777777" w:rsidR="00F77AEC" w:rsidRPr="00437FEA" w:rsidRDefault="00527E24" w:rsidP="00DB77A9">
            <w:pPr>
              <w:rPr>
                <w:sz w:val="20"/>
                <w:szCs w:val="14"/>
              </w:rPr>
            </w:pPr>
            <w:r>
              <w:rPr>
                <w:sz w:val="20"/>
                <w:szCs w:val="14"/>
              </w:rPr>
              <w:t xml:space="preserve">UC </w:t>
            </w:r>
            <w:r w:rsidR="00335EB4">
              <w:rPr>
                <w:sz w:val="20"/>
                <w:szCs w:val="14"/>
              </w:rPr>
              <w:t>ST-</w:t>
            </w:r>
            <w:r>
              <w:rPr>
                <w:sz w:val="20"/>
                <w:szCs w:val="14"/>
              </w:rPr>
              <w:t>0.3 has run successfully</w:t>
            </w:r>
          </w:p>
        </w:tc>
      </w:tr>
      <w:tr w:rsidR="00F77AEC" w:rsidRPr="00437FEA" w14:paraId="3EF99011" w14:textId="77777777" w:rsidTr="00DB77A9">
        <w:tc>
          <w:tcPr>
            <w:tcW w:w="1413" w:type="dxa"/>
          </w:tcPr>
          <w:p w14:paraId="2330BB66" w14:textId="77777777" w:rsidR="00F77AEC" w:rsidRPr="00437FEA" w:rsidRDefault="00F77AEC" w:rsidP="00DB77A9">
            <w:pPr>
              <w:rPr>
                <w:sz w:val="20"/>
                <w:szCs w:val="14"/>
              </w:rPr>
            </w:pPr>
            <w:r>
              <w:rPr>
                <w:sz w:val="20"/>
                <w:szCs w:val="14"/>
              </w:rPr>
              <w:t>Type</w:t>
            </w:r>
          </w:p>
        </w:tc>
        <w:tc>
          <w:tcPr>
            <w:tcW w:w="9043" w:type="dxa"/>
          </w:tcPr>
          <w:p w14:paraId="1F91FF3D" w14:textId="77777777" w:rsidR="00F77AEC" w:rsidRPr="00437FEA" w:rsidRDefault="00F77AEC" w:rsidP="00DB77A9">
            <w:pPr>
              <w:rPr>
                <w:sz w:val="20"/>
                <w:szCs w:val="14"/>
              </w:rPr>
            </w:pPr>
            <w:r>
              <w:rPr>
                <w:sz w:val="20"/>
                <w:szCs w:val="14"/>
              </w:rPr>
              <w:t>Maintaining Connection</w:t>
            </w:r>
          </w:p>
        </w:tc>
      </w:tr>
      <w:tr w:rsidR="00F77AEC" w:rsidRPr="00437FEA" w14:paraId="4942B9C9" w14:textId="77777777" w:rsidTr="00DB77A9">
        <w:tc>
          <w:tcPr>
            <w:tcW w:w="1413" w:type="dxa"/>
          </w:tcPr>
          <w:p w14:paraId="0718ABE7" w14:textId="77777777" w:rsidR="00F77AEC" w:rsidRPr="00437FEA" w:rsidRDefault="00F77AEC" w:rsidP="00DB77A9">
            <w:pPr>
              <w:rPr>
                <w:sz w:val="20"/>
                <w:szCs w:val="14"/>
              </w:rPr>
            </w:pPr>
            <w:r>
              <w:rPr>
                <w:sz w:val="20"/>
                <w:szCs w:val="14"/>
              </w:rPr>
              <w:t>Description and workflow</w:t>
            </w:r>
          </w:p>
        </w:tc>
        <w:tc>
          <w:tcPr>
            <w:tcW w:w="9043" w:type="dxa"/>
          </w:tcPr>
          <w:p w14:paraId="58877A95" w14:textId="77777777" w:rsidR="00453040" w:rsidRPr="00453040" w:rsidRDefault="00453040" w:rsidP="00D66FC5">
            <w:pPr>
              <w:pStyle w:val="ListParagraph"/>
              <w:numPr>
                <w:ilvl w:val="0"/>
                <w:numId w:val="34"/>
              </w:numPr>
              <w:spacing w:line="259" w:lineRule="auto"/>
              <w:rPr>
                <w:sz w:val="20"/>
                <w:szCs w:val="14"/>
                <w:lang w:eastAsia="en-GB"/>
              </w:rPr>
            </w:pPr>
            <w:r>
              <w:rPr>
                <w:rFonts w:eastAsia="Times New Roman"/>
                <w:sz w:val="20"/>
                <w:szCs w:val="14"/>
              </w:rPr>
              <w:t>The client uses protocol specific mechanisms to ensure that an idle connection is maintained open.</w:t>
            </w:r>
          </w:p>
          <w:p w14:paraId="607692C6" w14:textId="77777777" w:rsidR="00453040" w:rsidRDefault="00453040" w:rsidP="00453040">
            <w:pPr>
              <w:pStyle w:val="ListParagraph"/>
              <w:numPr>
                <w:ilvl w:val="1"/>
                <w:numId w:val="34"/>
              </w:numPr>
              <w:spacing w:line="259" w:lineRule="auto"/>
              <w:rPr>
                <w:sz w:val="20"/>
                <w:szCs w:val="14"/>
                <w:lang w:eastAsia="en-GB"/>
              </w:rPr>
            </w:pPr>
            <w:r>
              <w:rPr>
                <w:rFonts w:eastAsia="Times New Roman"/>
                <w:sz w:val="20"/>
                <w:szCs w:val="14"/>
              </w:rPr>
              <w:t>E.g., t</w:t>
            </w:r>
            <w:r w:rsidR="00F77AEC" w:rsidRPr="002A5E41">
              <w:rPr>
                <w:rFonts w:eastAsia="Times New Roman"/>
                <w:sz w:val="20"/>
                <w:szCs w:val="14"/>
              </w:rPr>
              <w:t xml:space="preserve">he client periodically sends a </w:t>
            </w:r>
            <w:proofErr w:type="spellStart"/>
            <w:r w:rsidR="00F77AEC" w:rsidRPr="002A5E41">
              <w:rPr>
                <w:rFonts w:eastAsia="Times New Roman"/>
                <w:sz w:val="20"/>
                <w:szCs w:val="14"/>
              </w:rPr>
              <w:t>u</w:t>
            </w:r>
            <w:r w:rsidR="00F77AEC" w:rsidRPr="002A5E41">
              <w:rPr>
                <w:sz w:val="20"/>
                <w:szCs w:val="14"/>
                <w:lang w:eastAsia="en-GB"/>
              </w:rPr>
              <w:t>ni</w:t>
            </w:r>
            <w:proofErr w:type="spellEnd"/>
            <w:r w:rsidR="00F77AEC" w:rsidRPr="002A5E41">
              <w:rPr>
                <w:sz w:val="20"/>
                <w:szCs w:val="14"/>
                <w:lang w:eastAsia="en-GB"/>
              </w:rPr>
              <w:t xml:space="preserve">-directional "Pong" frame </w:t>
            </w:r>
            <w:r w:rsidR="00436650">
              <w:rPr>
                <w:sz w:val="20"/>
                <w:szCs w:val="14"/>
                <w:lang w:eastAsia="en-GB"/>
              </w:rPr>
              <w:t xml:space="preserve">on the connection </w:t>
            </w:r>
            <w:r w:rsidR="002C20B9">
              <w:rPr>
                <w:sz w:val="20"/>
                <w:szCs w:val="14"/>
                <w:lang w:eastAsia="en-GB"/>
              </w:rPr>
              <w:t xml:space="preserve">(see </w:t>
            </w:r>
            <w:bookmarkStart w:id="3399" w:name="_Hlk143673940"/>
            <w:r w:rsidR="002C20B9">
              <w:rPr>
                <w:sz w:val="20"/>
                <w:szCs w:val="14"/>
                <w:lang w:eastAsia="en-GB"/>
              </w:rPr>
              <w:t>[RFC6455-PONG]</w:t>
            </w:r>
            <w:bookmarkEnd w:id="3399"/>
            <w:r w:rsidR="00F77AEC" w:rsidRPr="002A5E41">
              <w:rPr>
                <w:sz w:val="20"/>
                <w:szCs w:val="14"/>
                <w:lang w:eastAsia="en-GB"/>
              </w:rPr>
              <w:t xml:space="preserve">) </w:t>
            </w:r>
            <w:proofErr w:type="gramStart"/>
            <w:r w:rsidR="00F77AEC" w:rsidRPr="002A5E41">
              <w:rPr>
                <w:sz w:val="20"/>
                <w:szCs w:val="14"/>
                <w:lang w:eastAsia="en-GB"/>
              </w:rPr>
              <w:t>in order to</w:t>
            </w:r>
            <w:proofErr w:type="gramEnd"/>
            <w:r w:rsidR="00F77AEC" w:rsidRPr="002A5E41">
              <w:rPr>
                <w:sz w:val="20"/>
                <w:szCs w:val="14"/>
                <w:lang w:eastAsia="en-GB"/>
              </w:rPr>
              <w:t xml:space="preserve"> keep an idle WebSocket connection open.</w:t>
            </w:r>
          </w:p>
          <w:p w14:paraId="3FE99E4E" w14:textId="77777777" w:rsidR="00F77AEC" w:rsidRPr="00453040" w:rsidRDefault="00F77AEC" w:rsidP="00453040">
            <w:pPr>
              <w:pStyle w:val="ListParagraph"/>
              <w:numPr>
                <w:ilvl w:val="1"/>
                <w:numId w:val="34"/>
              </w:numPr>
              <w:spacing w:line="259" w:lineRule="auto"/>
              <w:rPr>
                <w:sz w:val="20"/>
                <w:szCs w:val="14"/>
                <w:lang w:eastAsia="en-GB"/>
              </w:rPr>
            </w:pPr>
            <w:r w:rsidRPr="00453040">
              <w:rPr>
                <w:sz w:val="20"/>
                <w:szCs w:val="14"/>
                <w:lang w:eastAsia="en-GB"/>
              </w:rPr>
              <w:t>No response expected from the server</w:t>
            </w:r>
            <w:r w:rsidR="00DD251E" w:rsidRPr="00453040">
              <w:rPr>
                <w:sz w:val="20"/>
                <w:szCs w:val="14"/>
                <w:lang w:eastAsia="en-GB"/>
              </w:rPr>
              <w:t>.</w:t>
            </w:r>
          </w:p>
          <w:p w14:paraId="006AF127" w14:textId="77777777" w:rsidR="00836FD0" w:rsidRPr="002A5E41" w:rsidRDefault="00836FD0" w:rsidP="00836FD0">
            <w:pPr>
              <w:pStyle w:val="ListParagraph"/>
              <w:numPr>
                <w:ilvl w:val="1"/>
                <w:numId w:val="34"/>
              </w:numPr>
              <w:spacing w:line="259" w:lineRule="auto"/>
              <w:rPr>
                <w:rFonts w:eastAsia="Times New Roman"/>
                <w:sz w:val="20"/>
                <w:szCs w:val="14"/>
              </w:rPr>
            </w:pPr>
            <w:r>
              <w:rPr>
                <w:rFonts w:eastAsia="Times New Roman"/>
                <w:sz w:val="20"/>
                <w:szCs w:val="14"/>
              </w:rPr>
              <w:t xml:space="preserve">The server </w:t>
            </w:r>
            <w:r w:rsidR="00D02F5D">
              <w:rPr>
                <w:rFonts w:eastAsia="Times New Roman"/>
                <w:sz w:val="20"/>
                <w:szCs w:val="14"/>
              </w:rPr>
              <w:t>should expect a pong frame</w:t>
            </w:r>
            <w:r w:rsidR="00453040">
              <w:rPr>
                <w:rFonts w:eastAsia="Times New Roman"/>
                <w:sz w:val="20"/>
                <w:szCs w:val="14"/>
              </w:rPr>
              <w:t xml:space="preserve"> with appropriate timing.</w:t>
            </w:r>
            <w:r w:rsidR="00D02F5D">
              <w:rPr>
                <w:rFonts w:eastAsia="Times New Roman"/>
                <w:sz w:val="20"/>
                <w:szCs w:val="14"/>
              </w:rPr>
              <w:t xml:space="preserve"> </w:t>
            </w:r>
          </w:p>
          <w:p w14:paraId="21B21E57" w14:textId="5C51DD31" w:rsidR="00F77AEC" w:rsidRPr="00F77AEC" w:rsidRDefault="007B788A" w:rsidP="00F77AEC">
            <w:pPr>
              <w:rPr>
                <w:sz w:val="20"/>
                <w:szCs w:val="14"/>
              </w:rPr>
            </w:pPr>
            <w:r>
              <w:rPr>
                <w:sz w:val="20"/>
                <w:szCs w:val="14"/>
              </w:rPr>
              <w:t xml:space="preserve">As shown in </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ins w:id="3400" w:author="Author">
              <w:r w:rsidR="00B53275" w:rsidRPr="00B53275">
                <w:rPr>
                  <w:sz w:val="20"/>
                  <w:szCs w:val="20"/>
                  <w:rPrChange w:id="3401" w:author="Author">
                    <w:rPr/>
                  </w:rPrChange>
                </w:rPr>
                <w:t xml:space="preserve">Figure </w:t>
              </w:r>
              <w:r w:rsidR="00B53275" w:rsidRPr="00B53275">
                <w:rPr>
                  <w:noProof/>
                  <w:sz w:val="20"/>
                  <w:szCs w:val="20"/>
                  <w:rPrChange w:id="3402" w:author="Author">
                    <w:rPr>
                      <w:noProof/>
                    </w:rPr>
                  </w:rPrChange>
                </w:rPr>
                <w:t>32</w:t>
              </w:r>
              <w:r w:rsidR="00B53275" w:rsidRPr="00B53275" w:rsidDel="00B53275">
                <w:rPr>
                  <w:noProof/>
                  <w:sz w:val="20"/>
                  <w:szCs w:val="20"/>
                  <w:rPrChange w:id="3403" w:author="Author">
                    <w:rPr>
                      <w:noProof/>
                    </w:rPr>
                  </w:rPrChange>
                </w:rPr>
                <w:t>3234</w:t>
              </w:r>
              <w:del w:id="3404" w:author="Author">
                <w:r w:rsidR="006D1621" w:rsidRPr="006D1621" w:rsidDel="00B53275">
                  <w:rPr>
                    <w:sz w:val="20"/>
                    <w:szCs w:val="20"/>
                    <w:rPrChange w:id="3405" w:author="Author">
                      <w:rPr/>
                    </w:rPrChange>
                  </w:rPr>
                  <w:delText xml:space="preserve">Figure </w:delText>
                </w:r>
                <w:r w:rsidR="006D1621" w:rsidRPr="006D1621" w:rsidDel="00B53275">
                  <w:rPr>
                    <w:noProof/>
                    <w:sz w:val="20"/>
                    <w:szCs w:val="20"/>
                    <w:rPrChange w:id="3406" w:author="Author">
                      <w:rPr>
                        <w:noProof/>
                      </w:rPr>
                    </w:rPrChange>
                  </w:rPr>
                  <w:delText>3234</w:delText>
                </w:r>
              </w:del>
            </w:ins>
            <w:del w:id="3407" w:author="Author">
              <w:r w:rsidR="00C1187B" w:rsidRPr="00C1187B" w:rsidDel="00B53275">
                <w:rPr>
                  <w:sz w:val="20"/>
                  <w:szCs w:val="20"/>
                </w:rPr>
                <w:delText xml:space="preserve">Figure </w:delText>
              </w:r>
              <w:r w:rsidR="00C1187B" w:rsidRPr="00C1187B" w:rsidDel="00B53275">
                <w:rPr>
                  <w:noProof/>
                  <w:sz w:val="20"/>
                  <w:szCs w:val="20"/>
                </w:rPr>
                <w:delText>34</w:delText>
              </w:r>
            </w:del>
            <w:r w:rsidRPr="00C24B80">
              <w:rPr>
                <w:sz w:val="20"/>
                <w:szCs w:val="20"/>
              </w:rPr>
              <w:fldChar w:fldCharType="end"/>
            </w:r>
            <w:r>
              <w:rPr>
                <w:sz w:val="20"/>
                <w:szCs w:val="20"/>
              </w:rPr>
              <w:t>.</w:t>
            </w:r>
          </w:p>
        </w:tc>
      </w:tr>
    </w:tbl>
    <w:p w14:paraId="1FDE329E" w14:textId="77777777" w:rsidR="000E29BF" w:rsidRDefault="000E29BF" w:rsidP="000E29BF"/>
    <w:p w14:paraId="2A48AA6C" w14:textId="77777777" w:rsidR="001906F0" w:rsidRDefault="001906F0">
      <w:pPr>
        <w:spacing w:after="0"/>
        <w:rPr>
          <w:rFonts w:asciiTheme="majorHAnsi" w:eastAsiaTheme="majorEastAsia" w:hAnsiTheme="majorHAnsi" w:cstheme="majorBidi"/>
          <w:b/>
          <w:bCs/>
          <w:sz w:val="20"/>
          <w:szCs w:val="20"/>
        </w:rPr>
      </w:pPr>
      <w:r>
        <w:br w:type="page"/>
      </w:r>
    </w:p>
    <w:p w14:paraId="40BEAE9A" w14:textId="77777777" w:rsidR="000E29BF" w:rsidRDefault="000E29BF" w:rsidP="000E29BF">
      <w:pPr>
        <w:pStyle w:val="Heading3"/>
      </w:pPr>
      <w:bookmarkStart w:id="3408" w:name="_Toc192619585"/>
      <w:r>
        <w:lastRenderedPageBreak/>
        <w:t xml:space="preserve">Use Case </w:t>
      </w:r>
      <w:r w:rsidR="00510B2E">
        <w:t>ST-</w:t>
      </w:r>
      <w:r>
        <w:t>0.</w:t>
      </w:r>
      <w:r w:rsidR="00CD3A81">
        <w:t>5</w:t>
      </w:r>
      <w:r>
        <w:t xml:space="preserve">: Provider </w:t>
      </w:r>
      <w:r w:rsidR="00DA151E">
        <w:t>delivers event storm</w:t>
      </w:r>
      <w:r w:rsidR="00406C10">
        <w:t xml:space="preserve"> (or </w:t>
      </w:r>
      <w:r w:rsidR="00A54272">
        <w:t>slow client)</w:t>
      </w:r>
      <w:r w:rsidR="00DA151E">
        <w:t xml:space="preserve"> – bad day</w:t>
      </w:r>
      <w:bookmarkEnd w:id="3408"/>
    </w:p>
    <w:p w14:paraId="6E3D1AB7" w14:textId="4164496A" w:rsidR="00EE0D8C" w:rsidRPr="00EE0D8C" w:rsidRDefault="00EE0D8C" w:rsidP="00EE0D8C">
      <w:r>
        <w:t xml:space="preserve">The client takes advantage of </w:t>
      </w:r>
      <w:r w:rsidR="00453ED4">
        <w:t xml:space="preserve">log behavior as described in </w:t>
      </w:r>
      <w:r w:rsidR="00453ED4">
        <w:fldChar w:fldCharType="begin"/>
      </w:r>
      <w:r w:rsidR="00453ED4">
        <w:instrText xml:space="preserve"> REF _Ref52928836 \r \h </w:instrText>
      </w:r>
      <w:r w:rsidR="00453ED4">
        <w:fldChar w:fldCharType="separate"/>
      </w:r>
      <w:r w:rsidR="00B53275">
        <w:t>3.17</w:t>
      </w:r>
      <w:r w:rsidR="00453ED4">
        <w:fldChar w:fldCharType="end"/>
      </w:r>
      <w:r w:rsidR="00453ED4">
        <w:t>.</w:t>
      </w:r>
    </w:p>
    <w:tbl>
      <w:tblPr>
        <w:tblStyle w:val="TableGrid"/>
        <w:tblW w:w="0" w:type="auto"/>
        <w:tblLook w:val="04A0" w:firstRow="1" w:lastRow="0" w:firstColumn="1" w:lastColumn="0" w:noHBand="0" w:noVBand="1"/>
      </w:tblPr>
      <w:tblGrid>
        <w:gridCol w:w="1413"/>
        <w:gridCol w:w="9043"/>
      </w:tblGrid>
      <w:tr w:rsidR="000E29BF" w:rsidRPr="00437FEA" w14:paraId="1CEFEDDD" w14:textId="77777777" w:rsidTr="00DB77A9">
        <w:tc>
          <w:tcPr>
            <w:tcW w:w="1413" w:type="dxa"/>
          </w:tcPr>
          <w:p w14:paraId="3936D757" w14:textId="77777777" w:rsidR="000E29BF" w:rsidRPr="00437FEA" w:rsidRDefault="000E29BF" w:rsidP="00DB77A9">
            <w:pPr>
              <w:rPr>
                <w:sz w:val="20"/>
                <w:szCs w:val="14"/>
              </w:rPr>
            </w:pPr>
            <w:r w:rsidRPr="00437FEA">
              <w:rPr>
                <w:sz w:val="20"/>
                <w:szCs w:val="14"/>
              </w:rPr>
              <w:t>Number</w:t>
            </w:r>
          </w:p>
        </w:tc>
        <w:tc>
          <w:tcPr>
            <w:tcW w:w="9043" w:type="dxa"/>
          </w:tcPr>
          <w:p w14:paraId="07EFFE00" w14:textId="77777777" w:rsidR="000E29BF" w:rsidRPr="00437FEA" w:rsidRDefault="00510B2E" w:rsidP="00DB77A9">
            <w:pPr>
              <w:rPr>
                <w:sz w:val="20"/>
                <w:szCs w:val="14"/>
              </w:rPr>
            </w:pPr>
            <w:r>
              <w:rPr>
                <w:sz w:val="20"/>
                <w:szCs w:val="14"/>
              </w:rPr>
              <w:t>ST-</w:t>
            </w:r>
            <w:r w:rsidR="000E29BF" w:rsidRPr="00437FEA">
              <w:rPr>
                <w:sz w:val="20"/>
                <w:szCs w:val="14"/>
              </w:rPr>
              <w:t>0.</w:t>
            </w:r>
            <w:r w:rsidR="00CD3A81">
              <w:rPr>
                <w:sz w:val="20"/>
                <w:szCs w:val="14"/>
              </w:rPr>
              <w:t>5</w:t>
            </w:r>
          </w:p>
        </w:tc>
      </w:tr>
      <w:tr w:rsidR="000E29BF" w:rsidRPr="00437FEA" w14:paraId="3A1DDB8E" w14:textId="77777777" w:rsidTr="00DB77A9">
        <w:tc>
          <w:tcPr>
            <w:tcW w:w="1413" w:type="dxa"/>
          </w:tcPr>
          <w:p w14:paraId="3B85030A" w14:textId="77777777" w:rsidR="000E29BF" w:rsidRPr="00437FEA" w:rsidRDefault="000E29BF" w:rsidP="00DB77A9">
            <w:pPr>
              <w:rPr>
                <w:sz w:val="20"/>
                <w:szCs w:val="14"/>
              </w:rPr>
            </w:pPr>
            <w:r w:rsidRPr="00437FEA">
              <w:rPr>
                <w:sz w:val="20"/>
                <w:szCs w:val="14"/>
              </w:rPr>
              <w:t>Name</w:t>
            </w:r>
          </w:p>
        </w:tc>
        <w:tc>
          <w:tcPr>
            <w:tcW w:w="9043" w:type="dxa"/>
          </w:tcPr>
          <w:p w14:paraId="78D2629B" w14:textId="77777777" w:rsidR="000E29BF" w:rsidRPr="00437FEA" w:rsidRDefault="00A54272" w:rsidP="00DB77A9">
            <w:pPr>
              <w:rPr>
                <w:sz w:val="20"/>
                <w:szCs w:val="14"/>
              </w:rPr>
            </w:pPr>
            <w:r>
              <w:rPr>
                <w:sz w:val="20"/>
                <w:szCs w:val="14"/>
              </w:rPr>
              <w:t xml:space="preserve">Provider delivers event storm (or slow client) – bad day </w:t>
            </w:r>
            <w:r w:rsidR="00F70659">
              <w:rPr>
                <w:sz w:val="20"/>
                <w:szCs w:val="14"/>
              </w:rPr>
              <w:t>scenario</w:t>
            </w:r>
          </w:p>
        </w:tc>
      </w:tr>
      <w:tr w:rsidR="000E29BF" w:rsidRPr="00437FEA" w14:paraId="370D971C" w14:textId="77777777" w:rsidTr="00DB77A9">
        <w:tc>
          <w:tcPr>
            <w:tcW w:w="1413" w:type="dxa"/>
          </w:tcPr>
          <w:p w14:paraId="267CAB2F" w14:textId="77777777" w:rsidR="000E29BF" w:rsidRPr="00437FEA" w:rsidRDefault="000E29BF" w:rsidP="00DB77A9">
            <w:pPr>
              <w:rPr>
                <w:sz w:val="20"/>
                <w:szCs w:val="14"/>
              </w:rPr>
            </w:pPr>
            <w:r>
              <w:rPr>
                <w:sz w:val="20"/>
                <w:szCs w:val="14"/>
              </w:rPr>
              <w:t>Process/Area</w:t>
            </w:r>
          </w:p>
        </w:tc>
        <w:tc>
          <w:tcPr>
            <w:tcW w:w="9043" w:type="dxa"/>
          </w:tcPr>
          <w:p w14:paraId="17BFE053" w14:textId="77777777" w:rsidR="000E29BF" w:rsidRPr="00437FEA" w:rsidRDefault="000E29BF" w:rsidP="00DB77A9">
            <w:pPr>
              <w:rPr>
                <w:sz w:val="20"/>
                <w:szCs w:val="14"/>
              </w:rPr>
            </w:pPr>
            <w:r>
              <w:rPr>
                <w:sz w:val="20"/>
                <w:szCs w:val="14"/>
              </w:rPr>
              <w:t>Streaming Infrastructure</w:t>
            </w:r>
          </w:p>
        </w:tc>
      </w:tr>
      <w:tr w:rsidR="000E29BF" w:rsidRPr="00437FEA" w14:paraId="5B7B0A76" w14:textId="77777777" w:rsidTr="00DB77A9">
        <w:tc>
          <w:tcPr>
            <w:tcW w:w="1413" w:type="dxa"/>
          </w:tcPr>
          <w:p w14:paraId="1F6AE78A" w14:textId="77777777" w:rsidR="000E29BF" w:rsidRPr="00437FEA" w:rsidRDefault="000E29BF" w:rsidP="00DB77A9">
            <w:pPr>
              <w:rPr>
                <w:sz w:val="20"/>
                <w:szCs w:val="14"/>
              </w:rPr>
            </w:pPr>
            <w:r>
              <w:rPr>
                <w:sz w:val="20"/>
                <w:szCs w:val="14"/>
              </w:rPr>
              <w:t>Brief description</w:t>
            </w:r>
          </w:p>
        </w:tc>
        <w:tc>
          <w:tcPr>
            <w:tcW w:w="9043" w:type="dxa"/>
          </w:tcPr>
          <w:p w14:paraId="63414EDB" w14:textId="77777777" w:rsidR="000E29BF" w:rsidRPr="00437FEA" w:rsidRDefault="00DA151E" w:rsidP="00DB77A9">
            <w:pPr>
              <w:rPr>
                <w:sz w:val="20"/>
                <w:szCs w:val="14"/>
              </w:rPr>
            </w:pPr>
            <w:r>
              <w:rPr>
                <w:sz w:val="20"/>
                <w:szCs w:val="14"/>
              </w:rPr>
              <w:t xml:space="preserve">The </w:t>
            </w:r>
            <w:r w:rsidR="00D354ED">
              <w:rPr>
                <w:sz w:val="20"/>
                <w:szCs w:val="14"/>
              </w:rPr>
              <w:t>provider</w:t>
            </w:r>
            <w:r>
              <w:rPr>
                <w:sz w:val="20"/>
                <w:szCs w:val="14"/>
              </w:rPr>
              <w:t>(s) record events at a higher rate than the client can handle</w:t>
            </w:r>
          </w:p>
        </w:tc>
      </w:tr>
      <w:tr w:rsidR="000E29BF" w:rsidRPr="00437FEA" w14:paraId="36CFDB21" w14:textId="77777777" w:rsidTr="00DB77A9">
        <w:tc>
          <w:tcPr>
            <w:tcW w:w="1413" w:type="dxa"/>
          </w:tcPr>
          <w:p w14:paraId="1A4D4815" w14:textId="77777777" w:rsidR="000E29BF" w:rsidRPr="00437FEA" w:rsidRDefault="004C6D82" w:rsidP="00DB77A9">
            <w:pPr>
              <w:rPr>
                <w:sz w:val="20"/>
                <w:szCs w:val="14"/>
              </w:rPr>
            </w:pPr>
            <w:r>
              <w:rPr>
                <w:sz w:val="20"/>
                <w:szCs w:val="14"/>
              </w:rPr>
              <w:t>Preconditions</w:t>
            </w:r>
          </w:p>
        </w:tc>
        <w:tc>
          <w:tcPr>
            <w:tcW w:w="9043" w:type="dxa"/>
          </w:tcPr>
          <w:p w14:paraId="21D300BB" w14:textId="77777777" w:rsidR="000E29BF" w:rsidRPr="00437FEA" w:rsidRDefault="00BF320E" w:rsidP="00DB77A9">
            <w:pPr>
              <w:rPr>
                <w:sz w:val="20"/>
                <w:szCs w:val="14"/>
              </w:rPr>
            </w:pPr>
            <w:r>
              <w:rPr>
                <w:sz w:val="20"/>
                <w:szCs w:val="14"/>
              </w:rPr>
              <w:t>UC</w:t>
            </w:r>
            <w:r w:rsidR="00510B2E">
              <w:rPr>
                <w:sz w:val="20"/>
                <w:szCs w:val="14"/>
              </w:rPr>
              <w:t xml:space="preserve"> ST-</w:t>
            </w:r>
            <w:r>
              <w:rPr>
                <w:sz w:val="20"/>
                <w:szCs w:val="14"/>
              </w:rPr>
              <w:t>0.3 has run successfully</w:t>
            </w:r>
          </w:p>
        </w:tc>
      </w:tr>
      <w:tr w:rsidR="000E29BF" w:rsidRPr="00437FEA" w14:paraId="3AC5DDE5" w14:textId="77777777" w:rsidTr="00DB77A9">
        <w:tc>
          <w:tcPr>
            <w:tcW w:w="1413" w:type="dxa"/>
          </w:tcPr>
          <w:p w14:paraId="5F16489E" w14:textId="77777777" w:rsidR="000E29BF" w:rsidRPr="00437FEA" w:rsidRDefault="000E29BF" w:rsidP="00DB77A9">
            <w:pPr>
              <w:rPr>
                <w:sz w:val="20"/>
                <w:szCs w:val="14"/>
              </w:rPr>
            </w:pPr>
            <w:r>
              <w:rPr>
                <w:sz w:val="20"/>
                <w:szCs w:val="14"/>
              </w:rPr>
              <w:t>Type</w:t>
            </w:r>
          </w:p>
        </w:tc>
        <w:tc>
          <w:tcPr>
            <w:tcW w:w="9043" w:type="dxa"/>
          </w:tcPr>
          <w:p w14:paraId="74ECC81C" w14:textId="77777777" w:rsidR="000E29BF" w:rsidRPr="00437FEA" w:rsidRDefault="00A54272" w:rsidP="00DB77A9">
            <w:pPr>
              <w:rPr>
                <w:sz w:val="20"/>
                <w:szCs w:val="14"/>
              </w:rPr>
            </w:pPr>
            <w:r>
              <w:rPr>
                <w:sz w:val="20"/>
                <w:szCs w:val="14"/>
              </w:rPr>
              <w:t>Gaining and maintaining alignment</w:t>
            </w:r>
          </w:p>
        </w:tc>
      </w:tr>
      <w:tr w:rsidR="000E29BF" w:rsidRPr="00437FEA" w14:paraId="7C1A32BB" w14:textId="77777777" w:rsidTr="00DB77A9">
        <w:tc>
          <w:tcPr>
            <w:tcW w:w="1413" w:type="dxa"/>
          </w:tcPr>
          <w:p w14:paraId="53DE809E" w14:textId="77777777" w:rsidR="000E29BF" w:rsidRPr="00437FEA" w:rsidRDefault="000E29BF" w:rsidP="00DB77A9">
            <w:pPr>
              <w:rPr>
                <w:sz w:val="20"/>
                <w:szCs w:val="14"/>
              </w:rPr>
            </w:pPr>
            <w:r>
              <w:rPr>
                <w:sz w:val="20"/>
                <w:szCs w:val="14"/>
              </w:rPr>
              <w:t>Description and workflow</w:t>
            </w:r>
          </w:p>
        </w:tc>
        <w:tc>
          <w:tcPr>
            <w:tcW w:w="9043" w:type="dxa"/>
          </w:tcPr>
          <w:p w14:paraId="19F912DB" w14:textId="77777777" w:rsidR="00A54272" w:rsidRPr="0045599D" w:rsidRDefault="00D8762A" w:rsidP="00A54272">
            <w:pPr>
              <w:rPr>
                <w:sz w:val="20"/>
                <w:szCs w:val="14"/>
              </w:rPr>
            </w:pPr>
            <w:r>
              <w:rPr>
                <w:sz w:val="20"/>
                <w:szCs w:val="14"/>
              </w:rPr>
              <w:t xml:space="preserve">Note that the use case is </w:t>
            </w:r>
            <w:r w:rsidR="007F48B6">
              <w:rPr>
                <w:sz w:val="20"/>
                <w:szCs w:val="14"/>
              </w:rPr>
              <w:t xml:space="preserve">written </w:t>
            </w:r>
            <w:r w:rsidR="00F20874">
              <w:rPr>
                <w:sz w:val="20"/>
                <w:szCs w:val="14"/>
              </w:rPr>
              <w:t xml:space="preserve">as a </w:t>
            </w:r>
            <w:r w:rsidR="007F48B6">
              <w:rPr>
                <w:sz w:val="20"/>
                <w:szCs w:val="14"/>
              </w:rPr>
              <w:t>general</w:t>
            </w:r>
            <w:r w:rsidR="00F20874">
              <w:rPr>
                <w:sz w:val="20"/>
                <w:szCs w:val="14"/>
              </w:rPr>
              <w:t xml:space="preserve"> description</w:t>
            </w:r>
            <w:r>
              <w:rPr>
                <w:sz w:val="20"/>
                <w:szCs w:val="14"/>
              </w:rPr>
              <w:t>.</w:t>
            </w:r>
            <w:r w:rsidR="007F48B6">
              <w:rPr>
                <w:sz w:val="20"/>
                <w:szCs w:val="14"/>
              </w:rPr>
              <w:t xml:space="preserve"> </w:t>
            </w:r>
            <w:r>
              <w:rPr>
                <w:sz w:val="20"/>
                <w:szCs w:val="14"/>
              </w:rPr>
              <w:t>A relatively common network example related to alarms can be used. This example includes ma</w:t>
            </w:r>
            <w:r w:rsidR="00A54272" w:rsidRPr="0045599D">
              <w:rPr>
                <w:sz w:val="20"/>
                <w:szCs w:val="14"/>
              </w:rPr>
              <w:t xml:space="preserve">jor intermittent failure in the network, for example, several micro-bends with active </w:t>
            </w:r>
            <w:r w:rsidR="0033406E">
              <w:rPr>
                <w:sz w:val="20"/>
                <w:szCs w:val="14"/>
              </w:rPr>
              <w:t>mechanical vibration</w:t>
            </w:r>
            <w:r w:rsidR="00A54272" w:rsidRPr="0045599D">
              <w:rPr>
                <w:sz w:val="20"/>
                <w:szCs w:val="14"/>
              </w:rPr>
              <w:t xml:space="preserve"> interference, overloaded client with reduce compute power available</w:t>
            </w:r>
            <w:r w:rsidR="00CE7187">
              <w:rPr>
                <w:sz w:val="20"/>
                <w:szCs w:val="14"/>
              </w:rPr>
              <w:t>.</w:t>
            </w:r>
          </w:p>
          <w:p w14:paraId="03550CCA" w14:textId="77777777" w:rsidR="00A54272" w:rsidRPr="0045599D" w:rsidRDefault="00A54272" w:rsidP="00D66FC5">
            <w:pPr>
              <w:pStyle w:val="ListParagraph"/>
              <w:numPr>
                <w:ilvl w:val="0"/>
                <w:numId w:val="36"/>
              </w:numPr>
              <w:rPr>
                <w:rFonts w:eastAsia="Times New Roman"/>
                <w:sz w:val="20"/>
                <w:szCs w:val="14"/>
              </w:rPr>
            </w:pPr>
            <w:r w:rsidRPr="0045599D">
              <w:rPr>
                <w:rFonts w:eastAsia="Times New Roman"/>
                <w:sz w:val="20"/>
                <w:szCs w:val="14"/>
              </w:rPr>
              <w:t xml:space="preserve">The pipeline continues but the client is absorbing </w:t>
            </w:r>
            <w:r w:rsidR="009220ED">
              <w:rPr>
                <w:rFonts w:eastAsia="Times New Roman"/>
                <w:sz w:val="20"/>
                <w:szCs w:val="14"/>
              </w:rPr>
              <w:t>events</w:t>
            </w:r>
            <w:r w:rsidRPr="0045599D">
              <w:rPr>
                <w:rFonts w:eastAsia="Times New Roman"/>
                <w:sz w:val="20"/>
                <w:szCs w:val="14"/>
              </w:rPr>
              <w:t xml:space="preserve"> at a rate slower than the production and hence is slipping back down the log</w:t>
            </w:r>
            <w:r w:rsidR="00CE7187">
              <w:rPr>
                <w:rFonts w:eastAsia="Times New Roman"/>
                <w:sz w:val="20"/>
                <w:szCs w:val="14"/>
              </w:rPr>
              <w:t>.</w:t>
            </w:r>
          </w:p>
          <w:p w14:paraId="70D861D2" w14:textId="77777777" w:rsidR="00A54272" w:rsidRPr="0045599D" w:rsidRDefault="00A54272" w:rsidP="00D66FC5">
            <w:pPr>
              <w:pStyle w:val="ListParagraph"/>
              <w:numPr>
                <w:ilvl w:val="0"/>
                <w:numId w:val="36"/>
              </w:numPr>
              <w:rPr>
                <w:rFonts w:eastAsia="Times New Roman"/>
                <w:sz w:val="20"/>
                <w:szCs w:val="14"/>
              </w:rPr>
            </w:pPr>
            <w:r w:rsidRPr="0045599D">
              <w:rPr>
                <w:rFonts w:eastAsia="Times New Roman"/>
                <w:sz w:val="20"/>
                <w:szCs w:val="14"/>
              </w:rPr>
              <w:t>Eventually the client will slip back beyond compaction point</w:t>
            </w:r>
            <w:r w:rsidR="00CE7187">
              <w:rPr>
                <w:rFonts w:eastAsia="Times New Roman"/>
                <w:sz w:val="20"/>
                <w:szCs w:val="14"/>
              </w:rPr>
              <w:t>.</w:t>
            </w:r>
          </w:p>
          <w:p w14:paraId="382D9739" w14:textId="77777777" w:rsidR="00580F57" w:rsidRDefault="00A54272" w:rsidP="00D66FC5">
            <w:pPr>
              <w:pStyle w:val="ListParagraph"/>
              <w:numPr>
                <w:ilvl w:val="0"/>
                <w:numId w:val="36"/>
              </w:numPr>
              <w:rPr>
                <w:rFonts w:eastAsia="Times New Roman"/>
                <w:sz w:val="20"/>
                <w:szCs w:val="14"/>
              </w:rPr>
            </w:pPr>
            <w:r w:rsidRPr="0045599D">
              <w:rPr>
                <w:rFonts w:eastAsia="Times New Roman"/>
                <w:sz w:val="20"/>
                <w:szCs w:val="14"/>
              </w:rPr>
              <w:t>If the problem resulted from excessive intermittent network activity the client will then benefit from compaction as much of the intermittent noise will be eliminated by compaction</w:t>
            </w:r>
          </w:p>
          <w:p w14:paraId="480F3FB2" w14:textId="77777777" w:rsidR="0096793A" w:rsidRPr="0096793A" w:rsidRDefault="0096793A" w:rsidP="00D66FC5">
            <w:pPr>
              <w:pStyle w:val="ListParagraph"/>
              <w:numPr>
                <w:ilvl w:val="1"/>
                <w:numId w:val="36"/>
              </w:numPr>
              <w:rPr>
                <w:rFonts w:eastAsia="Times New Roman"/>
                <w:sz w:val="20"/>
                <w:szCs w:val="14"/>
              </w:rPr>
            </w:pPr>
            <w:r w:rsidRPr="0045599D">
              <w:rPr>
                <w:rFonts w:eastAsia="Times New Roman"/>
                <w:sz w:val="20"/>
                <w:szCs w:val="14"/>
              </w:rPr>
              <w:t>The client will lose fidelity and will be sub-Nyquist sampling</w:t>
            </w:r>
            <w:r w:rsidRPr="0045599D">
              <w:rPr>
                <w:rStyle w:val="FootnoteReference"/>
                <w:rFonts w:eastAsia="Times New Roman"/>
                <w:sz w:val="20"/>
                <w:szCs w:val="14"/>
              </w:rPr>
              <w:footnoteReference w:id="76"/>
            </w:r>
            <w:r w:rsidRPr="0045599D">
              <w:rPr>
                <w:rFonts w:eastAsia="Times New Roman"/>
                <w:sz w:val="20"/>
                <w:szCs w:val="14"/>
              </w:rPr>
              <w:t xml:space="preserve"> so may completely lose some repeated fleeting events</w:t>
            </w:r>
            <w:r>
              <w:rPr>
                <w:rFonts w:eastAsia="Times New Roman"/>
                <w:sz w:val="20"/>
                <w:szCs w:val="14"/>
              </w:rPr>
              <w:t xml:space="preserve"> but regardless of the scheme used, the client would not be able to maintain full alignment with history</w:t>
            </w:r>
            <w:r w:rsidR="000F47AE">
              <w:rPr>
                <w:rFonts w:eastAsia="Times New Roman"/>
                <w:sz w:val="20"/>
                <w:szCs w:val="14"/>
              </w:rPr>
              <w:t xml:space="preserve"> anyway because it has hit an engineering limit</w:t>
            </w:r>
            <w:r w:rsidR="00CE7187">
              <w:rPr>
                <w:rFonts w:eastAsia="Times New Roman"/>
                <w:sz w:val="20"/>
                <w:szCs w:val="14"/>
              </w:rPr>
              <w:t>.</w:t>
            </w:r>
          </w:p>
          <w:p w14:paraId="0C0B6F47" w14:textId="77777777" w:rsidR="00A54272" w:rsidRPr="00580F57" w:rsidRDefault="00A54272" w:rsidP="00D66FC5">
            <w:pPr>
              <w:pStyle w:val="ListParagraph"/>
              <w:numPr>
                <w:ilvl w:val="0"/>
                <w:numId w:val="36"/>
              </w:numPr>
              <w:rPr>
                <w:rFonts w:eastAsia="Times New Roman"/>
                <w:sz w:val="20"/>
                <w:szCs w:val="14"/>
              </w:rPr>
            </w:pPr>
            <w:r w:rsidRPr="00580F57">
              <w:rPr>
                <w:rFonts w:eastAsia="Times New Roman"/>
                <w:sz w:val="20"/>
                <w:szCs w:val="14"/>
              </w:rPr>
              <w:t xml:space="preserve">The client may hover in the compaction zone until its performance improves (via some mechanism for compute power enhancement) or the network stabilizes. </w:t>
            </w:r>
          </w:p>
          <w:p w14:paraId="2DB8A194" w14:textId="77777777" w:rsidR="000E29BF" w:rsidRDefault="00A54272" w:rsidP="00D66FC5">
            <w:pPr>
              <w:pStyle w:val="ListParagraph"/>
              <w:numPr>
                <w:ilvl w:val="1"/>
                <w:numId w:val="36"/>
              </w:numPr>
              <w:rPr>
                <w:rFonts w:eastAsia="Times New Roman"/>
                <w:sz w:val="20"/>
                <w:szCs w:val="14"/>
              </w:rPr>
            </w:pPr>
            <w:r w:rsidRPr="0045599D">
              <w:rPr>
                <w:rFonts w:eastAsia="Times New Roman"/>
                <w:sz w:val="20"/>
                <w:szCs w:val="14"/>
              </w:rPr>
              <w:t>Note that the intention in future is to support sophisticated backpressure interaction controlling intelligent filtering in the devices and network</w:t>
            </w:r>
            <w:r w:rsidRPr="0045599D">
              <w:rPr>
                <w:rStyle w:val="FootnoteReference"/>
                <w:rFonts w:eastAsia="Times New Roman"/>
                <w:sz w:val="20"/>
                <w:szCs w:val="14"/>
              </w:rPr>
              <w:footnoteReference w:id="77"/>
            </w:r>
            <w:r w:rsidR="00AA4CE6">
              <w:rPr>
                <w:rFonts w:eastAsia="Times New Roman"/>
                <w:sz w:val="20"/>
                <w:szCs w:val="14"/>
              </w:rPr>
              <w:t>. This would be coordinated by the provider as client load problems are detected</w:t>
            </w:r>
            <w:r w:rsidR="009D1360">
              <w:rPr>
                <w:rFonts w:eastAsia="Times New Roman"/>
                <w:sz w:val="20"/>
                <w:szCs w:val="14"/>
              </w:rPr>
              <w:t>.</w:t>
            </w:r>
          </w:p>
          <w:p w14:paraId="1F1B79BE" w14:textId="3DE78634" w:rsidR="00DB0B11" w:rsidRPr="00DB0B11" w:rsidRDefault="00DB0B11" w:rsidP="00DB0B11">
            <w:pPr>
              <w:rPr>
                <w:rFonts w:eastAsia="Times New Roman"/>
                <w:sz w:val="20"/>
                <w:szCs w:val="14"/>
              </w:rPr>
            </w:pPr>
            <w:r>
              <w:rPr>
                <w:sz w:val="20"/>
                <w:szCs w:val="14"/>
              </w:rPr>
              <w:t xml:space="preserve">See sequence diagram “Streaming” phase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ins w:id="3409" w:author="Author">
              <w:r w:rsidR="00B53275" w:rsidRPr="00B53275">
                <w:rPr>
                  <w:sz w:val="20"/>
                  <w:szCs w:val="20"/>
                  <w:rPrChange w:id="3410" w:author="Author">
                    <w:rPr/>
                  </w:rPrChange>
                </w:rPr>
                <w:t xml:space="preserve">Figure </w:t>
              </w:r>
              <w:r w:rsidR="00B53275" w:rsidRPr="00B53275">
                <w:rPr>
                  <w:noProof/>
                  <w:sz w:val="20"/>
                  <w:szCs w:val="20"/>
                  <w:rPrChange w:id="3411" w:author="Author">
                    <w:rPr>
                      <w:noProof/>
                    </w:rPr>
                  </w:rPrChange>
                </w:rPr>
                <w:t>32</w:t>
              </w:r>
              <w:r w:rsidR="00B53275" w:rsidRPr="00B53275" w:rsidDel="00B53275">
                <w:rPr>
                  <w:noProof/>
                  <w:sz w:val="20"/>
                  <w:szCs w:val="20"/>
                  <w:rPrChange w:id="3412" w:author="Author">
                    <w:rPr>
                      <w:noProof/>
                    </w:rPr>
                  </w:rPrChange>
                </w:rPr>
                <w:t>3234</w:t>
              </w:r>
              <w:del w:id="3413" w:author="Author">
                <w:r w:rsidR="006D1621" w:rsidRPr="006D1621" w:rsidDel="00B53275">
                  <w:rPr>
                    <w:sz w:val="20"/>
                    <w:szCs w:val="20"/>
                    <w:rPrChange w:id="3414" w:author="Author">
                      <w:rPr/>
                    </w:rPrChange>
                  </w:rPr>
                  <w:delText xml:space="preserve">Figure </w:delText>
                </w:r>
                <w:r w:rsidR="006D1621" w:rsidRPr="006D1621" w:rsidDel="00B53275">
                  <w:rPr>
                    <w:noProof/>
                    <w:sz w:val="20"/>
                    <w:szCs w:val="20"/>
                    <w:rPrChange w:id="3415" w:author="Author">
                      <w:rPr>
                        <w:noProof/>
                      </w:rPr>
                    </w:rPrChange>
                  </w:rPr>
                  <w:delText>3234</w:delText>
                </w:r>
              </w:del>
            </w:ins>
            <w:del w:id="3416" w:author="Author">
              <w:r w:rsidR="00C1187B" w:rsidRPr="00C1187B" w:rsidDel="00B53275">
                <w:rPr>
                  <w:sz w:val="20"/>
                  <w:szCs w:val="20"/>
                </w:rPr>
                <w:delText xml:space="preserve">Figure </w:delText>
              </w:r>
              <w:r w:rsidR="00C1187B" w:rsidRPr="00C1187B" w:rsidDel="00B53275">
                <w:rPr>
                  <w:noProof/>
                  <w:sz w:val="20"/>
                  <w:szCs w:val="20"/>
                </w:rPr>
                <w:delText>34</w:delText>
              </w:r>
            </w:del>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ins w:id="3417" w:author="Author">
              <w:r w:rsidR="00B53275" w:rsidRPr="00B53275">
                <w:rPr>
                  <w:sz w:val="20"/>
                  <w:szCs w:val="20"/>
                  <w:rPrChange w:id="3418" w:author="Author">
                    <w:rPr/>
                  </w:rPrChange>
                </w:rPr>
                <w:t xml:space="preserve">Figure </w:t>
              </w:r>
              <w:r w:rsidR="00B53275" w:rsidRPr="00B53275">
                <w:rPr>
                  <w:noProof/>
                  <w:sz w:val="20"/>
                  <w:szCs w:val="20"/>
                  <w:rPrChange w:id="3419" w:author="Author">
                    <w:rPr>
                      <w:noProof/>
                    </w:rPr>
                  </w:rPrChange>
                </w:rPr>
                <w:t>33</w:t>
              </w:r>
              <w:r w:rsidR="00B53275" w:rsidRPr="00B53275" w:rsidDel="00B53275">
                <w:rPr>
                  <w:noProof/>
                  <w:sz w:val="20"/>
                  <w:szCs w:val="20"/>
                  <w:rPrChange w:id="3420" w:author="Author">
                    <w:rPr>
                      <w:noProof/>
                    </w:rPr>
                  </w:rPrChange>
                </w:rPr>
                <w:t>3335</w:t>
              </w:r>
              <w:del w:id="3421" w:author="Author">
                <w:r w:rsidR="006D1621" w:rsidRPr="006D1621" w:rsidDel="00B53275">
                  <w:rPr>
                    <w:sz w:val="20"/>
                    <w:szCs w:val="20"/>
                    <w:rPrChange w:id="3422" w:author="Author">
                      <w:rPr/>
                    </w:rPrChange>
                  </w:rPr>
                  <w:delText xml:space="preserve">Figure </w:delText>
                </w:r>
                <w:r w:rsidR="006D1621" w:rsidRPr="006D1621" w:rsidDel="00B53275">
                  <w:rPr>
                    <w:noProof/>
                    <w:sz w:val="20"/>
                    <w:szCs w:val="20"/>
                    <w:rPrChange w:id="3423" w:author="Author">
                      <w:rPr>
                        <w:noProof/>
                      </w:rPr>
                    </w:rPrChange>
                  </w:rPr>
                  <w:delText>3335</w:delText>
                </w:r>
              </w:del>
            </w:ins>
            <w:del w:id="3424" w:author="Author">
              <w:r w:rsidR="00C1187B" w:rsidRPr="00C1187B" w:rsidDel="00B53275">
                <w:rPr>
                  <w:sz w:val="20"/>
                  <w:szCs w:val="20"/>
                </w:rPr>
                <w:delText xml:space="preserve">Figure </w:delText>
              </w:r>
              <w:r w:rsidR="00C1187B" w:rsidRPr="00C1187B" w:rsidDel="00B53275">
                <w:rPr>
                  <w:noProof/>
                  <w:sz w:val="20"/>
                  <w:szCs w:val="20"/>
                </w:rPr>
                <w:delText>35</w:delText>
              </w:r>
            </w:del>
            <w:r w:rsidRPr="00C24B80">
              <w:rPr>
                <w:sz w:val="20"/>
                <w:szCs w:val="20"/>
              </w:rPr>
              <w:fldChar w:fldCharType="end"/>
            </w:r>
            <w:r w:rsidRPr="00C24B80">
              <w:rPr>
                <w:sz w:val="20"/>
                <w:szCs w:val="20"/>
              </w:rPr>
              <w:t>).</w:t>
            </w:r>
          </w:p>
        </w:tc>
      </w:tr>
    </w:tbl>
    <w:p w14:paraId="14191F6E" w14:textId="77777777" w:rsidR="000E29BF" w:rsidRPr="000E29BF" w:rsidRDefault="000E29BF" w:rsidP="000E29BF"/>
    <w:p w14:paraId="22D77D3A" w14:textId="77777777" w:rsidR="001906F0" w:rsidRDefault="001906F0">
      <w:pPr>
        <w:spacing w:after="0"/>
        <w:rPr>
          <w:rFonts w:asciiTheme="majorHAnsi" w:eastAsiaTheme="majorEastAsia" w:hAnsiTheme="majorHAnsi" w:cstheme="majorBidi"/>
          <w:b/>
          <w:bCs/>
          <w:sz w:val="20"/>
          <w:szCs w:val="20"/>
        </w:rPr>
      </w:pPr>
      <w:r>
        <w:br w:type="page"/>
      </w:r>
    </w:p>
    <w:p w14:paraId="3FEBF1BD" w14:textId="77777777" w:rsidR="00CD3A81" w:rsidRDefault="00CD3A81" w:rsidP="00CD3A81">
      <w:pPr>
        <w:pStyle w:val="Heading3"/>
      </w:pPr>
      <w:bookmarkStart w:id="3425" w:name="_Toc192619586"/>
      <w:r>
        <w:lastRenderedPageBreak/>
        <w:t xml:space="preserve">Use Case </w:t>
      </w:r>
      <w:r w:rsidR="00510B2E">
        <w:t>ST-</w:t>
      </w:r>
      <w:r>
        <w:t xml:space="preserve">0.6: Provider delivers extreme event storm (or very slow client) – </w:t>
      </w:r>
      <w:r w:rsidR="00CF77BC">
        <w:t xml:space="preserve">very </w:t>
      </w:r>
      <w:r>
        <w:t>bad day</w:t>
      </w:r>
      <w:bookmarkEnd w:id="3425"/>
    </w:p>
    <w:p w14:paraId="59A5A711" w14:textId="066B8DF4" w:rsidR="00320262" w:rsidRPr="00320262" w:rsidRDefault="00320262" w:rsidP="00320262">
      <w:r>
        <w:t xml:space="preserve">The client takes advantage of log behavior as described in </w:t>
      </w:r>
      <w:r>
        <w:fldChar w:fldCharType="begin"/>
      </w:r>
      <w:r>
        <w:instrText xml:space="preserve"> REF _Ref52928836 \r \h </w:instrText>
      </w:r>
      <w:r>
        <w:fldChar w:fldCharType="separate"/>
      </w:r>
      <w:r w:rsidR="00B53275">
        <w:t>3.17</w:t>
      </w:r>
      <w:r>
        <w:fldChar w:fldCharType="end"/>
      </w:r>
      <w:r>
        <w:t>.</w:t>
      </w:r>
    </w:p>
    <w:tbl>
      <w:tblPr>
        <w:tblStyle w:val="TableGrid"/>
        <w:tblW w:w="0" w:type="auto"/>
        <w:tblLook w:val="04A0" w:firstRow="1" w:lastRow="0" w:firstColumn="1" w:lastColumn="0" w:noHBand="0" w:noVBand="1"/>
      </w:tblPr>
      <w:tblGrid>
        <w:gridCol w:w="1413"/>
        <w:gridCol w:w="9043"/>
      </w:tblGrid>
      <w:tr w:rsidR="00CD3A81" w:rsidRPr="00437FEA" w14:paraId="4880C938" w14:textId="77777777" w:rsidTr="00DB77A9">
        <w:tc>
          <w:tcPr>
            <w:tcW w:w="1413" w:type="dxa"/>
          </w:tcPr>
          <w:p w14:paraId="430714FC" w14:textId="77777777" w:rsidR="00CD3A81" w:rsidRPr="00437FEA" w:rsidRDefault="00CD3A81" w:rsidP="00DB77A9">
            <w:pPr>
              <w:rPr>
                <w:sz w:val="20"/>
                <w:szCs w:val="14"/>
              </w:rPr>
            </w:pPr>
            <w:r w:rsidRPr="00437FEA">
              <w:rPr>
                <w:sz w:val="20"/>
                <w:szCs w:val="14"/>
              </w:rPr>
              <w:t>Number</w:t>
            </w:r>
          </w:p>
        </w:tc>
        <w:tc>
          <w:tcPr>
            <w:tcW w:w="9043" w:type="dxa"/>
          </w:tcPr>
          <w:p w14:paraId="01BCF146" w14:textId="77777777" w:rsidR="00CD3A81" w:rsidRPr="00437FEA" w:rsidRDefault="00510B2E" w:rsidP="00DB77A9">
            <w:pPr>
              <w:rPr>
                <w:sz w:val="20"/>
                <w:szCs w:val="14"/>
              </w:rPr>
            </w:pPr>
            <w:r>
              <w:rPr>
                <w:sz w:val="20"/>
                <w:szCs w:val="14"/>
              </w:rPr>
              <w:t>ST-</w:t>
            </w:r>
            <w:r w:rsidR="00CD3A81" w:rsidRPr="00437FEA">
              <w:rPr>
                <w:sz w:val="20"/>
                <w:szCs w:val="14"/>
              </w:rPr>
              <w:t>0.</w:t>
            </w:r>
            <w:r w:rsidR="00CD3A81">
              <w:rPr>
                <w:sz w:val="20"/>
                <w:szCs w:val="14"/>
              </w:rPr>
              <w:t>6</w:t>
            </w:r>
          </w:p>
        </w:tc>
      </w:tr>
      <w:tr w:rsidR="00CD3A81" w:rsidRPr="00437FEA" w14:paraId="30BBF80C" w14:textId="77777777" w:rsidTr="00DB77A9">
        <w:tc>
          <w:tcPr>
            <w:tcW w:w="1413" w:type="dxa"/>
          </w:tcPr>
          <w:p w14:paraId="0FB44B6E" w14:textId="77777777" w:rsidR="00CD3A81" w:rsidRPr="00437FEA" w:rsidRDefault="00CD3A81" w:rsidP="00DB77A9">
            <w:pPr>
              <w:rPr>
                <w:sz w:val="20"/>
                <w:szCs w:val="14"/>
              </w:rPr>
            </w:pPr>
            <w:r w:rsidRPr="00437FEA">
              <w:rPr>
                <w:sz w:val="20"/>
                <w:szCs w:val="14"/>
              </w:rPr>
              <w:t>Name</w:t>
            </w:r>
          </w:p>
        </w:tc>
        <w:tc>
          <w:tcPr>
            <w:tcW w:w="9043" w:type="dxa"/>
          </w:tcPr>
          <w:p w14:paraId="12BE7C87" w14:textId="77777777" w:rsidR="00CD3A81" w:rsidRPr="00437FEA" w:rsidRDefault="00CF77BC" w:rsidP="00DB77A9">
            <w:pPr>
              <w:rPr>
                <w:sz w:val="20"/>
                <w:szCs w:val="14"/>
              </w:rPr>
            </w:pPr>
            <w:r w:rsidRPr="00CF77BC">
              <w:rPr>
                <w:sz w:val="20"/>
                <w:szCs w:val="14"/>
              </w:rPr>
              <w:t xml:space="preserve">Provider delivers extreme event storm (or very slow client) – very bad day </w:t>
            </w:r>
            <w:r w:rsidR="00447370">
              <w:rPr>
                <w:sz w:val="20"/>
                <w:szCs w:val="14"/>
              </w:rPr>
              <w:t>scenario</w:t>
            </w:r>
          </w:p>
        </w:tc>
      </w:tr>
      <w:tr w:rsidR="00CD3A81" w:rsidRPr="00437FEA" w14:paraId="7059B181" w14:textId="77777777" w:rsidTr="00DB77A9">
        <w:tc>
          <w:tcPr>
            <w:tcW w:w="1413" w:type="dxa"/>
          </w:tcPr>
          <w:p w14:paraId="3627B642" w14:textId="77777777" w:rsidR="00CD3A81" w:rsidRPr="00437FEA" w:rsidRDefault="00CD3A81" w:rsidP="00DB77A9">
            <w:pPr>
              <w:rPr>
                <w:sz w:val="20"/>
                <w:szCs w:val="14"/>
              </w:rPr>
            </w:pPr>
            <w:r>
              <w:rPr>
                <w:sz w:val="20"/>
                <w:szCs w:val="14"/>
              </w:rPr>
              <w:t>Process/Area</w:t>
            </w:r>
          </w:p>
        </w:tc>
        <w:tc>
          <w:tcPr>
            <w:tcW w:w="9043" w:type="dxa"/>
          </w:tcPr>
          <w:p w14:paraId="2C87C9E9" w14:textId="77777777" w:rsidR="00CD3A81" w:rsidRPr="00437FEA" w:rsidRDefault="00CD3A81" w:rsidP="00DB77A9">
            <w:pPr>
              <w:rPr>
                <w:sz w:val="20"/>
                <w:szCs w:val="14"/>
              </w:rPr>
            </w:pPr>
            <w:r>
              <w:rPr>
                <w:sz w:val="20"/>
                <w:szCs w:val="14"/>
              </w:rPr>
              <w:t>Streaming Infrastructure</w:t>
            </w:r>
          </w:p>
        </w:tc>
      </w:tr>
      <w:tr w:rsidR="00CD3A81" w:rsidRPr="00437FEA" w14:paraId="6F2C89E0" w14:textId="77777777" w:rsidTr="00DB77A9">
        <w:tc>
          <w:tcPr>
            <w:tcW w:w="1413" w:type="dxa"/>
          </w:tcPr>
          <w:p w14:paraId="3BFB951B" w14:textId="77777777" w:rsidR="00CD3A81" w:rsidRPr="00437FEA" w:rsidRDefault="00CD3A81" w:rsidP="00DB77A9">
            <w:pPr>
              <w:rPr>
                <w:sz w:val="20"/>
                <w:szCs w:val="14"/>
              </w:rPr>
            </w:pPr>
            <w:r>
              <w:rPr>
                <w:sz w:val="20"/>
                <w:szCs w:val="14"/>
              </w:rPr>
              <w:t>Brief description</w:t>
            </w:r>
          </w:p>
        </w:tc>
        <w:tc>
          <w:tcPr>
            <w:tcW w:w="9043" w:type="dxa"/>
          </w:tcPr>
          <w:p w14:paraId="3D93EE5F" w14:textId="77777777" w:rsidR="00CD3A81" w:rsidRPr="00437FEA" w:rsidRDefault="00CD3A81" w:rsidP="00DB77A9">
            <w:pPr>
              <w:rPr>
                <w:sz w:val="20"/>
                <w:szCs w:val="14"/>
              </w:rPr>
            </w:pPr>
            <w:r>
              <w:rPr>
                <w:sz w:val="20"/>
                <w:szCs w:val="14"/>
              </w:rPr>
              <w:t xml:space="preserve">The </w:t>
            </w:r>
            <w:r w:rsidR="00D354ED">
              <w:rPr>
                <w:sz w:val="20"/>
                <w:szCs w:val="14"/>
              </w:rPr>
              <w:t>pro</w:t>
            </w:r>
            <w:r w:rsidR="00F03C9D">
              <w:rPr>
                <w:sz w:val="20"/>
                <w:szCs w:val="14"/>
              </w:rPr>
              <w:t>vider</w:t>
            </w:r>
            <w:r>
              <w:rPr>
                <w:sz w:val="20"/>
                <w:szCs w:val="14"/>
              </w:rPr>
              <w:t>(s) record events at a</w:t>
            </w:r>
            <w:r w:rsidR="00CF77BC">
              <w:rPr>
                <w:sz w:val="20"/>
                <w:szCs w:val="14"/>
              </w:rPr>
              <w:t>n extremely</w:t>
            </w:r>
            <w:r>
              <w:rPr>
                <w:sz w:val="20"/>
                <w:szCs w:val="14"/>
              </w:rPr>
              <w:t xml:space="preserve"> high rate</w:t>
            </w:r>
            <w:r w:rsidR="00CF77BC">
              <w:rPr>
                <w:sz w:val="20"/>
                <w:szCs w:val="14"/>
              </w:rPr>
              <w:t>, much higher</w:t>
            </w:r>
            <w:r>
              <w:rPr>
                <w:sz w:val="20"/>
                <w:szCs w:val="14"/>
              </w:rPr>
              <w:t xml:space="preserve"> than the client can handle</w:t>
            </w:r>
          </w:p>
        </w:tc>
      </w:tr>
      <w:tr w:rsidR="00CD3A81" w:rsidRPr="00437FEA" w14:paraId="490CD289" w14:textId="77777777" w:rsidTr="00DB77A9">
        <w:tc>
          <w:tcPr>
            <w:tcW w:w="1413" w:type="dxa"/>
          </w:tcPr>
          <w:p w14:paraId="1AB24EA3" w14:textId="77777777" w:rsidR="00CD3A81" w:rsidRPr="00437FEA" w:rsidRDefault="004C6D82" w:rsidP="00DB77A9">
            <w:pPr>
              <w:rPr>
                <w:sz w:val="20"/>
                <w:szCs w:val="14"/>
              </w:rPr>
            </w:pPr>
            <w:r>
              <w:rPr>
                <w:sz w:val="20"/>
                <w:szCs w:val="14"/>
              </w:rPr>
              <w:t>Preconditions</w:t>
            </w:r>
          </w:p>
        </w:tc>
        <w:tc>
          <w:tcPr>
            <w:tcW w:w="9043" w:type="dxa"/>
          </w:tcPr>
          <w:p w14:paraId="457F8B39" w14:textId="77777777" w:rsidR="00CD3A81" w:rsidRPr="00437FEA" w:rsidRDefault="00BF320E" w:rsidP="00DB77A9">
            <w:pPr>
              <w:rPr>
                <w:sz w:val="20"/>
                <w:szCs w:val="14"/>
              </w:rPr>
            </w:pPr>
            <w:r>
              <w:rPr>
                <w:sz w:val="20"/>
                <w:szCs w:val="14"/>
              </w:rPr>
              <w:t>UC</w:t>
            </w:r>
            <w:r w:rsidR="00510B2E">
              <w:rPr>
                <w:sz w:val="20"/>
                <w:szCs w:val="14"/>
              </w:rPr>
              <w:t xml:space="preserve"> ST-</w:t>
            </w:r>
            <w:r>
              <w:rPr>
                <w:sz w:val="20"/>
                <w:szCs w:val="14"/>
              </w:rPr>
              <w:t>0.3 has run successfully</w:t>
            </w:r>
          </w:p>
        </w:tc>
      </w:tr>
      <w:tr w:rsidR="00CD3A81" w:rsidRPr="00437FEA" w14:paraId="04EBEF4F" w14:textId="77777777" w:rsidTr="00DB77A9">
        <w:tc>
          <w:tcPr>
            <w:tcW w:w="1413" w:type="dxa"/>
          </w:tcPr>
          <w:p w14:paraId="0BF5C0E4" w14:textId="77777777" w:rsidR="00CD3A81" w:rsidRPr="00437FEA" w:rsidRDefault="00CD3A81" w:rsidP="00DB77A9">
            <w:pPr>
              <w:rPr>
                <w:sz w:val="20"/>
                <w:szCs w:val="14"/>
              </w:rPr>
            </w:pPr>
            <w:r>
              <w:rPr>
                <w:sz w:val="20"/>
                <w:szCs w:val="14"/>
              </w:rPr>
              <w:t>Type</w:t>
            </w:r>
          </w:p>
        </w:tc>
        <w:tc>
          <w:tcPr>
            <w:tcW w:w="9043" w:type="dxa"/>
          </w:tcPr>
          <w:p w14:paraId="6DF5AC9D" w14:textId="77777777" w:rsidR="00CD3A81" w:rsidRPr="00437FEA" w:rsidRDefault="00CD3A81" w:rsidP="00DB77A9">
            <w:pPr>
              <w:rPr>
                <w:sz w:val="20"/>
                <w:szCs w:val="14"/>
              </w:rPr>
            </w:pPr>
            <w:r>
              <w:rPr>
                <w:sz w:val="20"/>
                <w:szCs w:val="14"/>
              </w:rPr>
              <w:t>Gaining and maintaining alignment</w:t>
            </w:r>
          </w:p>
        </w:tc>
      </w:tr>
      <w:tr w:rsidR="00CD3A81" w:rsidRPr="00437FEA" w14:paraId="7B27F968" w14:textId="77777777" w:rsidTr="00DB77A9">
        <w:tc>
          <w:tcPr>
            <w:tcW w:w="1413" w:type="dxa"/>
          </w:tcPr>
          <w:p w14:paraId="6A486F4E" w14:textId="77777777" w:rsidR="00CD3A81" w:rsidRPr="00437FEA" w:rsidRDefault="00CD3A81" w:rsidP="00DB77A9">
            <w:pPr>
              <w:rPr>
                <w:sz w:val="20"/>
                <w:szCs w:val="14"/>
              </w:rPr>
            </w:pPr>
            <w:r>
              <w:rPr>
                <w:sz w:val="20"/>
                <w:szCs w:val="14"/>
              </w:rPr>
              <w:t>Description and workflow</w:t>
            </w:r>
          </w:p>
        </w:tc>
        <w:tc>
          <w:tcPr>
            <w:tcW w:w="9043" w:type="dxa"/>
          </w:tcPr>
          <w:p w14:paraId="77E2F9B8" w14:textId="77777777" w:rsidR="00CD3A81" w:rsidRPr="0045599D" w:rsidRDefault="00CD3A81" w:rsidP="00DB77A9">
            <w:pPr>
              <w:rPr>
                <w:sz w:val="20"/>
                <w:szCs w:val="14"/>
              </w:rPr>
            </w:pPr>
            <w:r>
              <w:rPr>
                <w:sz w:val="20"/>
                <w:szCs w:val="14"/>
              </w:rPr>
              <w:t xml:space="preserve">Note that the use case is written in general. A relatively common network example related to alarms can be used. This example includes </w:t>
            </w:r>
            <w:r w:rsidR="00CF77BC">
              <w:rPr>
                <w:sz w:val="20"/>
                <w:szCs w:val="14"/>
              </w:rPr>
              <w:t>extreme</w:t>
            </w:r>
            <w:r w:rsidRPr="0045599D">
              <w:rPr>
                <w:sz w:val="20"/>
                <w:szCs w:val="14"/>
              </w:rPr>
              <w:t xml:space="preserve"> intermittent failure in the network, for example, </w:t>
            </w:r>
            <w:r w:rsidR="00D42530">
              <w:rPr>
                <w:sz w:val="20"/>
                <w:szCs w:val="14"/>
              </w:rPr>
              <w:t>timing faults and</w:t>
            </w:r>
            <w:r w:rsidRPr="0045599D">
              <w:rPr>
                <w:sz w:val="20"/>
                <w:szCs w:val="14"/>
              </w:rPr>
              <w:t xml:space="preserve"> micro-bends with active </w:t>
            </w:r>
            <w:r>
              <w:rPr>
                <w:sz w:val="20"/>
                <w:szCs w:val="14"/>
              </w:rPr>
              <w:t>mechanical vibration</w:t>
            </w:r>
            <w:r w:rsidRPr="0045599D">
              <w:rPr>
                <w:sz w:val="20"/>
                <w:szCs w:val="14"/>
              </w:rPr>
              <w:t xml:space="preserve"> interference, </w:t>
            </w:r>
            <w:r w:rsidR="00D42530">
              <w:rPr>
                <w:sz w:val="20"/>
                <w:szCs w:val="14"/>
              </w:rPr>
              <w:t xml:space="preserve">and a massively </w:t>
            </w:r>
            <w:r w:rsidRPr="0045599D">
              <w:rPr>
                <w:sz w:val="20"/>
                <w:szCs w:val="14"/>
              </w:rPr>
              <w:t>overloaded client with reduce compute power available</w:t>
            </w:r>
            <w:r w:rsidR="00D22CF4">
              <w:rPr>
                <w:sz w:val="20"/>
                <w:szCs w:val="14"/>
              </w:rPr>
              <w:t>.</w:t>
            </w:r>
            <w:r w:rsidRPr="0045599D">
              <w:rPr>
                <w:sz w:val="20"/>
                <w:szCs w:val="14"/>
              </w:rPr>
              <w:t xml:space="preserve"> </w:t>
            </w:r>
          </w:p>
          <w:p w14:paraId="599307BF" w14:textId="77777777" w:rsidR="004C6D82" w:rsidRPr="00AB2BB5" w:rsidRDefault="000F63AC" w:rsidP="004A5DCA">
            <w:pPr>
              <w:spacing w:before="100" w:beforeAutospacing="1" w:after="100" w:afterAutospacing="1"/>
              <w:rPr>
                <w:rFonts w:eastAsia="Times New Roman"/>
                <w:b/>
                <w:bCs/>
                <w:sz w:val="20"/>
                <w:szCs w:val="14"/>
              </w:rPr>
            </w:pPr>
            <w:r w:rsidRPr="00AB2BB5">
              <w:rPr>
                <w:rFonts w:eastAsia="Times New Roman"/>
                <w:b/>
                <w:bCs/>
                <w:sz w:val="20"/>
                <w:szCs w:val="14"/>
              </w:rPr>
              <w:t>Streaming</w:t>
            </w:r>
            <w:r w:rsidR="004C6D82" w:rsidRPr="00AB2BB5">
              <w:rPr>
                <w:rFonts w:eastAsia="Times New Roman"/>
                <w:b/>
                <w:bCs/>
                <w:sz w:val="20"/>
                <w:szCs w:val="14"/>
              </w:rPr>
              <w:t xml:space="preserve"> continues</w:t>
            </w:r>
            <w:r w:rsidR="00F42C93">
              <w:rPr>
                <w:rFonts w:eastAsia="Times New Roman"/>
                <w:b/>
                <w:bCs/>
                <w:sz w:val="20"/>
                <w:szCs w:val="14"/>
              </w:rPr>
              <w:t>:</w:t>
            </w:r>
          </w:p>
          <w:p w14:paraId="789D069F" w14:textId="77777777" w:rsidR="000F63AC" w:rsidRPr="000F63AC" w:rsidRDefault="000F63AC" w:rsidP="00D66FC5">
            <w:pPr>
              <w:numPr>
                <w:ilvl w:val="0"/>
                <w:numId w:val="37"/>
              </w:numPr>
              <w:spacing w:before="100" w:beforeAutospacing="1" w:after="100" w:afterAutospacing="1"/>
              <w:rPr>
                <w:rFonts w:eastAsia="Times New Roman"/>
                <w:sz w:val="20"/>
                <w:szCs w:val="14"/>
              </w:rPr>
            </w:pPr>
            <w:r w:rsidRPr="000F63AC">
              <w:rPr>
                <w:rFonts w:eastAsia="Times New Roman"/>
                <w:sz w:val="20"/>
                <w:szCs w:val="14"/>
              </w:rPr>
              <w:t>The pipeline continues as before, but the client rapidly slips back</w:t>
            </w:r>
            <w:r>
              <w:rPr>
                <w:rFonts w:eastAsia="Times New Roman"/>
                <w:sz w:val="20"/>
                <w:szCs w:val="14"/>
              </w:rPr>
              <w:t xml:space="preserve"> past the compaction point</w:t>
            </w:r>
            <w:r w:rsidRPr="000F63AC">
              <w:rPr>
                <w:rFonts w:eastAsia="Times New Roman"/>
                <w:sz w:val="20"/>
                <w:szCs w:val="14"/>
              </w:rPr>
              <w:t xml:space="preserve"> toward the tombstone</w:t>
            </w:r>
            <w:r w:rsidR="00165E7D">
              <w:rPr>
                <w:rFonts w:eastAsia="Times New Roman"/>
                <w:sz w:val="20"/>
                <w:szCs w:val="14"/>
              </w:rPr>
              <w:t>-</w:t>
            </w:r>
            <w:r w:rsidRPr="000F63AC">
              <w:rPr>
                <w:rFonts w:eastAsia="Times New Roman"/>
                <w:sz w:val="20"/>
                <w:szCs w:val="14"/>
              </w:rPr>
              <w:t>retention point</w:t>
            </w:r>
            <w:r w:rsidR="00D22CF4">
              <w:rPr>
                <w:rFonts w:eastAsia="Times New Roman"/>
                <w:sz w:val="20"/>
                <w:szCs w:val="14"/>
              </w:rPr>
              <w:t>.</w:t>
            </w:r>
            <w:r w:rsidRPr="000F63AC">
              <w:rPr>
                <w:rFonts w:eastAsia="Times New Roman"/>
                <w:sz w:val="20"/>
                <w:szCs w:val="14"/>
              </w:rPr>
              <w:t xml:space="preserve"> </w:t>
            </w:r>
          </w:p>
          <w:p w14:paraId="3B13F29B" w14:textId="77777777" w:rsidR="000F63AC" w:rsidRPr="000F63AC" w:rsidRDefault="000F63AC" w:rsidP="00D66FC5">
            <w:pPr>
              <w:numPr>
                <w:ilvl w:val="1"/>
                <w:numId w:val="37"/>
              </w:numPr>
              <w:spacing w:before="100" w:beforeAutospacing="1" w:after="100" w:afterAutospacing="1"/>
              <w:rPr>
                <w:rFonts w:eastAsia="Times New Roman"/>
                <w:sz w:val="20"/>
                <w:szCs w:val="14"/>
              </w:rPr>
            </w:pPr>
            <w:r w:rsidRPr="000F63AC">
              <w:rPr>
                <w:rFonts w:eastAsia="Times New Roman"/>
                <w:sz w:val="20"/>
                <w:szCs w:val="14"/>
              </w:rPr>
              <w:t>If the client passes tombstone</w:t>
            </w:r>
            <w:r w:rsidR="00165E7D">
              <w:rPr>
                <w:rFonts w:eastAsia="Times New Roman"/>
                <w:sz w:val="20"/>
                <w:szCs w:val="14"/>
              </w:rPr>
              <w:t>-</w:t>
            </w:r>
            <w:r w:rsidRPr="000F63AC">
              <w:rPr>
                <w:rFonts w:eastAsia="Times New Roman"/>
                <w:sz w:val="20"/>
                <w:szCs w:val="14"/>
              </w:rPr>
              <w:t>retention, then there is a possibility of loss of eventual consistency</w:t>
            </w:r>
            <w:r>
              <w:rPr>
                <w:rFonts w:eastAsia="Times New Roman"/>
                <w:sz w:val="20"/>
                <w:szCs w:val="14"/>
              </w:rPr>
              <w:t xml:space="preserve"> as deletes will be lost</w:t>
            </w:r>
            <w:r w:rsidR="00EB2DB6">
              <w:rPr>
                <w:rFonts w:eastAsia="Times New Roman"/>
                <w:sz w:val="20"/>
                <w:szCs w:val="14"/>
              </w:rPr>
              <w:t>.</w:t>
            </w:r>
          </w:p>
          <w:p w14:paraId="074EED11" w14:textId="77777777" w:rsidR="00AB2BB5" w:rsidRPr="00AB2BB5" w:rsidRDefault="000F63AC" w:rsidP="004A5DCA">
            <w:pPr>
              <w:spacing w:before="100" w:beforeAutospacing="1" w:after="100" w:afterAutospacing="1"/>
              <w:rPr>
                <w:rFonts w:eastAsia="Times New Roman"/>
                <w:b/>
                <w:bCs/>
                <w:sz w:val="20"/>
                <w:szCs w:val="14"/>
              </w:rPr>
            </w:pPr>
            <w:r w:rsidRPr="00AB2BB5">
              <w:rPr>
                <w:rFonts w:eastAsia="Times New Roman"/>
                <w:b/>
                <w:bCs/>
                <w:sz w:val="20"/>
                <w:szCs w:val="14"/>
              </w:rPr>
              <w:t>Fai</w:t>
            </w:r>
            <w:r w:rsidR="00F42C93">
              <w:rPr>
                <w:rFonts w:eastAsia="Times New Roman"/>
                <w:b/>
                <w:bCs/>
                <w:sz w:val="20"/>
                <w:szCs w:val="14"/>
              </w:rPr>
              <w:t>lure occurs:</w:t>
            </w:r>
          </w:p>
          <w:p w14:paraId="79E966F6" w14:textId="77777777" w:rsidR="000F63AC" w:rsidRPr="000F63AC" w:rsidRDefault="000F63AC" w:rsidP="00D66FC5">
            <w:pPr>
              <w:numPr>
                <w:ilvl w:val="0"/>
                <w:numId w:val="37"/>
              </w:numPr>
              <w:spacing w:before="100" w:beforeAutospacing="1" w:after="100" w:afterAutospacing="1"/>
              <w:rPr>
                <w:rFonts w:eastAsia="Times New Roman"/>
                <w:sz w:val="20"/>
                <w:szCs w:val="14"/>
              </w:rPr>
            </w:pPr>
            <w:r w:rsidRPr="000F63AC">
              <w:rPr>
                <w:rFonts w:eastAsia="Times New Roman"/>
                <w:sz w:val="20"/>
                <w:szCs w:val="14"/>
              </w:rPr>
              <w:t>On passing the tombstone</w:t>
            </w:r>
            <w:r w:rsidR="00165E7D">
              <w:rPr>
                <w:rFonts w:eastAsia="Times New Roman"/>
                <w:sz w:val="20"/>
                <w:szCs w:val="14"/>
              </w:rPr>
              <w:t>-</w:t>
            </w:r>
            <w:r w:rsidRPr="000F63AC">
              <w:rPr>
                <w:rFonts w:eastAsia="Times New Roman"/>
                <w:sz w:val="20"/>
                <w:szCs w:val="14"/>
              </w:rPr>
              <w:t>retention point the provider forces a disconnect by dropping the connection</w:t>
            </w:r>
          </w:p>
          <w:p w14:paraId="0A1FD7A4" w14:textId="77777777" w:rsidR="000F63AC" w:rsidRPr="000F63AC" w:rsidRDefault="000F63AC" w:rsidP="00D66FC5">
            <w:pPr>
              <w:numPr>
                <w:ilvl w:val="1"/>
                <w:numId w:val="37"/>
              </w:numPr>
              <w:spacing w:before="100" w:beforeAutospacing="1" w:after="100" w:afterAutospacing="1"/>
              <w:rPr>
                <w:rFonts w:eastAsia="Times New Roman"/>
                <w:sz w:val="20"/>
                <w:szCs w:val="14"/>
              </w:rPr>
            </w:pPr>
            <w:r w:rsidRPr="000F63AC">
              <w:rPr>
                <w:rFonts w:eastAsia="Times New Roman"/>
                <w:sz w:val="20"/>
                <w:szCs w:val="14"/>
              </w:rPr>
              <w:t xml:space="preserve">The client and the </w:t>
            </w:r>
            <w:r w:rsidR="00165DE9">
              <w:rPr>
                <w:rFonts w:eastAsia="Times New Roman"/>
                <w:sz w:val="20"/>
                <w:szCs w:val="14"/>
              </w:rPr>
              <w:t>provider</w:t>
            </w:r>
            <w:r w:rsidRPr="000F63AC">
              <w:rPr>
                <w:rFonts w:eastAsia="Times New Roman"/>
                <w:sz w:val="20"/>
                <w:szCs w:val="14"/>
              </w:rPr>
              <w:t xml:space="preserve"> kill the pipeline</w:t>
            </w:r>
            <w:r w:rsidR="00EB2DB6">
              <w:rPr>
                <w:rFonts w:eastAsia="Times New Roman"/>
                <w:sz w:val="20"/>
                <w:szCs w:val="14"/>
              </w:rPr>
              <w:t>.</w:t>
            </w:r>
          </w:p>
          <w:p w14:paraId="02A07431" w14:textId="77777777" w:rsidR="00CD3A81" w:rsidRDefault="000F63AC" w:rsidP="0057471E">
            <w:pPr>
              <w:spacing w:before="100" w:beforeAutospacing="1" w:after="100" w:afterAutospacing="1"/>
              <w:rPr>
                <w:rFonts w:eastAsia="Times New Roman"/>
                <w:b/>
                <w:bCs/>
                <w:sz w:val="20"/>
                <w:szCs w:val="14"/>
              </w:rPr>
            </w:pPr>
            <w:r w:rsidRPr="00AB2BB5">
              <w:rPr>
                <w:rFonts w:eastAsia="Times New Roman"/>
                <w:b/>
                <w:bCs/>
                <w:sz w:val="20"/>
                <w:szCs w:val="14"/>
              </w:rPr>
              <w:t xml:space="preserve">Realign: </w:t>
            </w:r>
            <w:r w:rsidR="0057471E">
              <w:rPr>
                <w:rFonts w:eastAsia="Times New Roman"/>
                <w:b/>
                <w:bCs/>
                <w:sz w:val="20"/>
                <w:szCs w:val="14"/>
              </w:rPr>
              <w:t xml:space="preserve">See UC </w:t>
            </w:r>
            <w:r w:rsidR="00510B2E">
              <w:rPr>
                <w:rFonts w:eastAsia="Times New Roman"/>
                <w:b/>
                <w:bCs/>
                <w:sz w:val="20"/>
                <w:szCs w:val="14"/>
              </w:rPr>
              <w:t>ST-</w:t>
            </w:r>
            <w:r w:rsidR="0057471E">
              <w:rPr>
                <w:rFonts w:eastAsia="Times New Roman"/>
                <w:b/>
                <w:bCs/>
                <w:sz w:val="20"/>
                <w:szCs w:val="14"/>
              </w:rPr>
              <w:t>0.9</w:t>
            </w:r>
          </w:p>
          <w:p w14:paraId="60962576" w14:textId="3BC39AB5" w:rsidR="00104C87" w:rsidRPr="0057471E" w:rsidRDefault="00C80B3A" w:rsidP="0057471E">
            <w:pPr>
              <w:spacing w:before="100" w:beforeAutospacing="1" w:after="100" w:afterAutospacing="1"/>
              <w:rPr>
                <w:rFonts w:eastAsia="Times New Roman"/>
                <w:b/>
                <w:bCs/>
                <w:sz w:val="20"/>
                <w:szCs w:val="14"/>
              </w:rPr>
            </w:pPr>
            <w:r>
              <w:rPr>
                <w:sz w:val="20"/>
                <w:szCs w:val="14"/>
              </w:rPr>
              <w:t xml:space="preserve">See sequence diagram “Streaming” and “Drop Connection” phases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ins w:id="3426" w:author="Author">
              <w:r w:rsidR="00B53275" w:rsidRPr="00B53275">
                <w:rPr>
                  <w:sz w:val="20"/>
                  <w:szCs w:val="20"/>
                  <w:rPrChange w:id="3427" w:author="Author">
                    <w:rPr/>
                  </w:rPrChange>
                </w:rPr>
                <w:t xml:space="preserve">Figure </w:t>
              </w:r>
              <w:r w:rsidR="00B53275" w:rsidRPr="00B53275">
                <w:rPr>
                  <w:noProof/>
                  <w:sz w:val="20"/>
                  <w:szCs w:val="20"/>
                  <w:rPrChange w:id="3428" w:author="Author">
                    <w:rPr>
                      <w:noProof/>
                    </w:rPr>
                  </w:rPrChange>
                </w:rPr>
                <w:t>32</w:t>
              </w:r>
              <w:r w:rsidR="00B53275" w:rsidRPr="00B53275" w:rsidDel="00B53275">
                <w:rPr>
                  <w:noProof/>
                  <w:sz w:val="20"/>
                  <w:szCs w:val="20"/>
                  <w:rPrChange w:id="3429" w:author="Author">
                    <w:rPr>
                      <w:noProof/>
                    </w:rPr>
                  </w:rPrChange>
                </w:rPr>
                <w:t>3234</w:t>
              </w:r>
              <w:del w:id="3430" w:author="Author">
                <w:r w:rsidR="006D1621" w:rsidRPr="006D1621" w:rsidDel="00B53275">
                  <w:rPr>
                    <w:sz w:val="20"/>
                    <w:szCs w:val="20"/>
                    <w:rPrChange w:id="3431" w:author="Author">
                      <w:rPr/>
                    </w:rPrChange>
                  </w:rPr>
                  <w:delText xml:space="preserve">Figure </w:delText>
                </w:r>
                <w:r w:rsidR="006D1621" w:rsidRPr="006D1621" w:rsidDel="00B53275">
                  <w:rPr>
                    <w:noProof/>
                    <w:sz w:val="20"/>
                    <w:szCs w:val="20"/>
                    <w:rPrChange w:id="3432" w:author="Author">
                      <w:rPr>
                        <w:noProof/>
                      </w:rPr>
                    </w:rPrChange>
                  </w:rPr>
                  <w:delText>3234</w:delText>
                </w:r>
              </w:del>
            </w:ins>
            <w:del w:id="3433" w:author="Author">
              <w:r w:rsidR="00C1187B" w:rsidRPr="00C1187B" w:rsidDel="00B53275">
                <w:rPr>
                  <w:sz w:val="20"/>
                  <w:szCs w:val="20"/>
                </w:rPr>
                <w:delText xml:space="preserve">Figure </w:delText>
              </w:r>
              <w:r w:rsidR="00C1187B" w:rsidRPr="00C1187B" w:rsidDel="00B53275">
                <w:rPr>
                  <w:noProof/>
                  <w:sz w:val="20"/>
                  <w:szCs w:val="20"/>
                </w:rPr>
                <w:delText>34</w:delText>
              </w:r>
            </w:del>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ins w:id="3434" w:author="Author">
              <w:r w:rsidR="00B53275" w:rsidRPr="00B53275">
                <w:rPr>
                  <w:sz w:val="20"/>
                  <w:szCs w:val="20"/>
                  <w:rPrChange w:id="3435" w:author="Author">
                    <w:rPr/>
                  </w:rPrChange>
                </w:rPr>
                <w:t xml:space="preserve">Figure </w:t>
              </w:r>
              <w:r w:rsidR="00B53275" w:rsidRPr="00B53275">
                <w:rPr>
                  <w:noProof/>
                  <w:sz w:val="20"/>
                  <w:szCs w:val="20"/>
                  <w:rPrChange w:id="3436" w:author="Author">
                    <w:rPr>
                      <w:noProof/>
                    </w:rPr>
                  </w:rPrChange>
                </w:rPr>
                <w:t>33</w:t>
              </w:r>
              <w:r w:rsidR="00B53275" w:rsidRPr="00B53275" w:rsidDel="00B53275">
                <w:rPr>
                  <w:noProof/>
                  <w:sz w:val="20"/>
                  <w:szCs w:val="20"/>
                  <w:rPrChange w:id="3437" w:author="Author">
                    <w:rPr>
                      <w:noProof/>
                    </w:rPr>
                  </w:rPrChange>
                </w:rPr>
                <w:t>3335</w:t>
              </w:r>
              <w:del w:id="3438" w:author="Author">
                <w:r w:rsidR="006D1621" w:rsidRPr="006D1621" w:rsidDel="00B53275">
                  <w:rPr>
                    <w:sz w:val="20"/>
                    <w:szCs w:val="20"/>
                    <w:rPrChange w:id="3439" w:author="Author">
                      <w:rPr/>
                    </w:rPrChange>
                  </w:rPr>
                  <w:delText xml:space="preserve">Figure </w:delText>
                </w:r>
                <w:r w:rsidR="006D1621" w:rsidRPr="006D1621" w:rsidDel="00B53275">
                  <w:rPr>
                    <w:noProof/>
                    <w:sz w:val="20"/>
                    <w:szCs w:val="20"/>
                    <w:rPrChange w:id="3440" w:author="Author">
                      <w:rPr>
                        <w:noProof/>
                      </w:rPr>
                    </w:rPrChange>
                  </w:rPr>
                  <w:delText>3335</w:delText>
                </w:r>
              </w:del>
            </w:ins>
            <w:del w:id="3441" w:author="Author">
              <w:r w:rsidR="00C1187B" w:rsidRPr="00C1187B" w:rsidDel="00B53275">
                <w:rPr>
                  <w:sz w:val="20"/>
                  <w:szCs w:val="20"/>
                </w:rPr>
                <w:delText xml:space="preserve">Figure </w:delText>
              </w:r>
              <w:r w:rsidR="00C1187B" w:rsidRPr="00C1187B" w:rsidDel="00B53275">
                <w:rPr>
                  <w:noProof/>
                  <w:sz w:val="20"/>
                  <w:szCs w:val="20"/>
                </w:rPr>
                <w:delText>35</w:delText>
              </w:r>
            </w:del>
            <w:r w:rsidRPr="00C24B80">
              <w:rPr>
                <w:sz w:val="20"/>
                <w:szCs w:val="20"/>
              </w:rPr>
              <w:fldChar w:fldCharType="end"/>
            </w:r>
            <w:r w:rsidRPr="00C24B80">
              <w:rPr>
                <w:sz w:val="20"/>
                <w:szCs w:val="20"/>
              </w:rPr>
              <w:t>).</w:t>
            </w:r>
          </w:p>
        </w:tc>
      </w:tr>
    </w:tbl>
    <w:p w14:paraId="4797FDF2" w14:textId="77777777" w:rsidR="00592BDB" w:rsidRDefault="00592BDB"/>
    <w:p w14:paraId="2CF60DCC" w14:textId="77777777" w:rsidR="00592BDB" w:rsidRDefault="00592BDB">
      <w:pPr>
        <w:spacing w:after="0"/>
      </w:pPr>
      <w:r>
        <w:br w:type="page"/>
      </w:r>
    </w:p>
    <w:p w14:paraId="767C1FA0" w14:textId="77777777" w:rsidR="0087079F" w:rsidRDefault="0087079F" w:rsidP="0087079F">
      <w:pPr>
        <w:pStyle w:val="Heading3"/>
      </w:pPr>
      <w:bookmarkStart w:id="3442" w:name="_Ref70684876"/>
      <w:bookmarkStart w:id="3443" w:name="_Ref70684880"/>
      <w:bookmarkStart w:id="3444" w:name="_Ref70684884"/>
      <w:bookmarkStart w:id="3445" w:name="_Toc192619587"/>
      <w:r>
        <w:lastRenderedPageBreak/>
        <w:t xml:space="preserve">Use Case </w:t>
      </w:r>
      <w:r w:rsidR="00510B2E">
        <w:t>ST-</w:t>
      </w:r>
      <w:r>
        <w:t>0.7: Short loss of communications</w:t>
      </w:r>
      <w:bookmarkEnd w:id="3442"/>
      <w:bookmarkEnd w:id="3443"/>
      <w:bookmarkEnd w:id="3444"/>
      <w:bookmarkEnd w:id="3445"/>
    </w:p>
    <w:p w14:paraId="12D63922" w14:textId="247485EB" w:rsidR="002437F5" w:rsidRPr="002437F5" w:rsidRDefault="00320262" w:rsidP="002437F5">
      <w:r>
        <w:t xml:space="preserve">The client takes advantage of log behavior as described in </w:t>
      </w:r>
      <w:r>
        <w:fldChar w:fldCharType="begin"/>
      </w:r>
      <w:r>
        <w:instrText xml:space="preserve"> REF _Ref52928836 \r \h </w:instrText>
      </w:r>
      <w:r>
        <w:fldChar w:fldCharType="separate"/>
      </w:r>
      <w:r w:rsidR="00B53275">
        <w:t>3.17</w:t>
      </w:r>
      <w:r>
        <w:fldChar w:fldCharType="end"/>
      </w:r>
      <w:r>
        <w:t>.</w:t>
      </w:r>
    </w:p>
    <w:tbl>
      <w:tblPr>
        <w:tblStyle w:val="TableGrid"/>
        <w:tblW w:w="0" w:type="auto"/>
        <w:tblLook w:val="04A0" w:firstRow="1" w:lastRow="0" w:firstColumn="1" w:lastColumn="0" w:noHBand="0" w:noVBand="1"/>
      </w:tblPr>
      <w:tblGrid>
        <w:gridCol w:w="1413"/>
        <w:gridCol w:w="9043"/>
      </w:tblGrid>
      <w:tr w:rsidR="0087079F" w:rsidRPr="00437FEA" w14:paraId="4616ECC7" w14:textId="77777777" w:rsidTr="00DB77A9">
        <w:tc>
          <w:tcPr>
            <w:tcW w:w="1413" w:type="dxa"/>
          </w:tcPr>
          <w:p w14:paraId="3F5A9881" w14:textId="77777777" w:rsidR="0087079F" w:rsidRPr="00437FEA" w:rsidRDefault="0087079F" w:rsidP="00DB77A9">
            <w:pPr>
              <w:rPr>
                <w:sz w:val="20"/>
                <w:szCs w:val="14"/>
              </w:rPr>
            </w:pPr>
            <w:r w:rsidRPr="00437FEA">
              <w:rPr>
                <w:sz w:val="20"/>
                <w:szCs w:val="14"/>
              </w:rPr>
              <w:t>Number</w:t>
            </w:r>
          </w:p>
        </w:tc>
        <w:tc>
          <w:tcPr>
            <w:tcW w:w="9043" w:type="dxa"/>
          </w:tcPr>
          <w:p w14:paraId="11996DD3" w14:textId="77777777" w:rsidR="0087079F" w:rsidRPr="00437FEA" w:rsidRDefault="00510B2E" w:rsidP="00DB77A9">
            <w:pPr>
              <w:rPr>
                <w:sz w:val="20"/>
                <w:szCs w:val="14"/>
              </w:rPr>
            </w:pPr>
            <w:r>
              <w:rPr>
                <w:sz w:val="20"/>
                <w:szCs w:val="14"/>
              </w:rPr>
              <w:t>ST-</w:t>
            </w:r>
            <w:r w:rsidR="0087079F" w:rsidRPr="00437FEA">
              <w:rPr>
                <w:sz w:val="20"/>
                <w:szCs w:val="14"/>
              </w:rPr>
              <w:t>0.</w:t>
            </w:r>
            <w:r w:rsidR="0087079F">
              <w:rPr>
                <w:sz w:val="20"/>
                <w:szCs w:val="14"/>
              </w:rPr>
              <w:t>7</w:t>
            </w:r>
          </w:p>
        </w:tc>
      </w:tr>
      <w:tr w:rsidR="0087079F" w:rsidRPr="00437FEA" w14:paraId="3D137FC8" w14:textId="77777777" w:rsidTr="00DB77A9">
        <w:tc>
          <w:tcPr>
            <w:tcW w:w="1413" w:type="dxa"/>
          </w:tcPr>
          <w:p w14:paraId="78865FD0" w14:textId="77777777" w:rsidR="0087079F" w:rsidRPr="00437FEA" w:rsidRDefault="0087079F" w:rsidP="00DB77A9">
            <w:pPr>
              <w:rPr>
                <w:sz w:val="20"/>
                <w:szCs w:val="14"/>
              </w:rPr>
            </w:pPr>
            <w:r w:rsidRPr="00437FEA">
              <w:rPr>
                <w:sz w:val="20"/>
                <w:szCs w:val="14"/>
              </w:rPr>
              <w:t>Name</w:t>
            </w:r>
          </w:p>
        </w:tc>
        <w:tc>
          <w:tcPr>
            <w:tcW w:w="9043" w:type="dxa"/>
          </w:tcPr>
          <w:p w14:paraId="5616A061" w14:textId="77777777" w:rsidR="0087079F" w:rsidRPr="00437FEA" w:rsidRDefault="004F411C" w:rsidP="00DB77A9">
            <w:pPr>
              <w:rPr>
                <w:sz w:val="20"/>
                <w:szCs w:val="14"/>
              </w:rPr>
            </w:pPr>
            <w:r>
              <w:rPr>
                <w:sz w:val="20"/>
                <w:szCs w:val="14"/>
              </w:rPr>
              <w:t>Short loss of comm</w:t>
            </w:r>
            <w:r w:rsidR="00365399">
              <w:rPr>
                <w:sz w:val="20"/>
                <w:szCs w:val="14"/>
              </w:rPr>
              <w:t>unications</w:t>
            </w:r>
          </w:p>
        </w:tc>
      </w:tr>
      <w:tr w:rsidR="0087079F" w:rsidRPr="00437FEA" w14:paraId="2E54A212" w14:textId="77777777" w:rsidTr="00DB77A9">
        <w:tc>
          <w:tcPr>
            <w:tcW w:w="1413" w:type="dxa"/>
          </w:tcPr>
          <w:p w14:paraId="3019EDA1" w14:textId="77777777" w:rsidR="0087079F" w:rsidRPr="00437FEA" w:rsidRDefault="0087079F" w:rsidP="00DB77A9">
            <w:pPr>
              <w:rPr>
                <w:sz w:val="20"/>
                <w:szCs w:val="14"/>
              </w:rPr>
            </w:pPr>
            <w:r>
              <w:rPr>
                <w:sz w:val="20"/>
                <w:szCs w:val="14"/>
              </w:rPr>
              <w:t>Process/Area</w:t>
            </w:r>
          </w:p>
        </w:tc>
        <w:tc>
          <w:tcPr>
            <w:tcW w:w="9043" w:type="dxa"/>
          </w:tcPr>
          <w:p w14:paraId="6DBE0863" w14:textId="77777777" w:rsidR="0087079F" w:rsidRPr="00437FEA" w:rsidRDefault="0087079F" w:rsidP="00DB77A9">
            <w:pPr>
              <w:rPr>
                <w:sz w:val="20"/>
                <w:szCs w:val="14"/>
              </w:rPr>
            </w:pPr>
            <w:r>
              <w:rPr>
                <w:sz w:val="20"/>
                <w:szCs w:val="14"/>
              </w:rPr>
              <w:t>Streaming Infrastructure</w:t>
            </w:r>
          </w:p>
        </w:tc>
      </w:tr>
      <w:tr w:rsidR="0087079F" w:rsidRPr="00437FEA" w14:paraId="5F0E0E8D" w14:textId="77777777" w:rsidTr="00DB77A9">
        <w:tc>
          <w:tcPr>
            <w:tcW w:w="1413" w:type="dxa"/>
          </w:tcPr>
          <w:p w14:paraId="7FDA59C9" w14:textId="77777777" w:rsidR="0087079F" w:rsidRPr="00437FEA" w:rsidRDefault="0087079F" w:rsidP="00DB77A9">
            <w:pPr>
              <w:rPr>
                <w:sz w:val="20"/>
                <w:szCs w:val="14"/>
              </w:rPr>
            </w:pPr>
            <w:r>
              <w:rPr>
                <w:sz w:val="20"/>
                <w:szCs w:val="14"/>
              </w:rPr>
              <w:t>Brief description</w:t>
            </w:r>
          </w:p>
        </w:tc>
        <w:tc>
          <w:tcPr>
            <w:tcW w:w="9043" w:type="dxa"/>
          </w:tcPr>
          <w:p w14:paraId="76B37EA2" w14:textId="77777777" w:rsidR="0087079F" w:rsidRPr="00437FEA" w:rsidRDefault="00365399" w:rsidP="00DB77A9">
            <w:pPr>
              <w:rPr>
                <w:sz w:val="20"/>
                <w:szCs w:val="14"/>
              </w:rPr>
            </w:pPr>
            <w:r>
              <w:rPr>
                <w:sz w:val="20"/>
                <w:szCs w:val="14"/>
              </w:rPr>
              <w:t xml:space="preserve">The communications between the </w:t>
            </w:r>
            <w:r w:rsidR="00F77312">
              <w:rPr>
                <w:sz w:val="20"/>
                <w:szCs w:val="14"/>
              </w:rPr>
              <w:t>client and provider fails briefly</w:t>
            </w:r>
            <w:r w:rsidR="003C37EA">
              <w:rPr>
                <w:sz w:val="20"/>
                <w:szCs w:val="14"/>
              </w:rPr>
              <w:t xml:space="preserve"> (less than tombstone</w:t>
            </w:r>
            <w:r w:rsidR="00165E7D">
              <w:rPr>
                <w:sz w:val="20"/>
                <w:szCs w:val="14"/>
              </w:rPr>
              <w:t>-</w:t>
            </w:r>
            <w:r w:rsidR="003C37EA">
              <w:rPr>
                <w:sz w:val="20"/>
                <w:szCs w:val="14"/>
              </w:rPr>
              <w:t>retention time)</w:t>
            </w:r>
            <w:r w:rsidR="00F77312">
              <w:rPr>
                <w:sz w:val="20"/>
                <w:szCs w:val="14"/>
              </w:rPr>
              <w:t xml:space="preserve"> then recovers</w:t>
            </w:r>
          </w:p>
        </w:tc>
      </w:tr>
      <w:tr w:rsidR="0087079F" w:rsidRPr="00437FEA" w14:paraId="466D1AD2" w14:textId="77777777" w:rsidTr="00DB77A9">
        <w:tc>
          <w:tcPr>
            <w:tcW w:w="1413" w:type="dxa"/>
          </w:tcPr>
          <w:p w14:paraId="3951213F" w14:textId="77777777" w:rsidR="0087079F" w:rsidRPr="00437FEA" w:rsidRDefault="0087079F" w:rsidP="00DB77A9">
            <w:pPr>
              <w:rPr>
                <w:sz w:val="20"/>
                <w:szCs w:val="14"/>
              </w:rPr>
            </w:pPr>
            <w:r>
              <w:rPr>
                <w:sz w:val="20"/>
                <w:szCs w:val="14"/>
              </w:rPr>
              <w:t>Preconditions</w:t>
            </w:r>
          </w:p>
        </w:tc>
        <w:tc>
          <w:tcPr>
            <w:tcW w:w="9043" w:type="dxa"/>
          </w:tcPr>
          <w:p w14:paraId="7875488C" w14:textId="77777777" w:rsidR="0087079F" w:rsidRPr="00437FEA" w:rsidRDefault="0087079F" w:rsidP="00DB77A9">
            <w:pPr>
              <w:rPr>
                <w:sz w:val="20"/>
                <w:szCs w:val="14"/>
              </w:rPr>
            </w:pPr>
            <w:r>
              <w:rPr>
                <w:sz w:val="20"/>
                <w:szCs w:val="14"/>
              </w:rPr>
              <w:t xml:space="preserve">UC </w:t>
            </w:r>
            <w:r w:rsidR="00510B2E">
              <w:rPr>
                <w:sz w:val="20"/>
                <w:szCs w:val="14"/>
              </w:rPr>
              <w:t>ST-</w:t>
            </w:r>
            <w:r>
              <w:rPr>
                <w:sz w:val="20"/>
                <w:szCs w:val="14"/>
              </w:rPr>
              <w:t>0.3 has run successfully</w:t>
            </w:r>
          </w:p>
        </w:tc>
      </w:tr>
      <w:tr w:rsidR="0087079F" w:rsidRPr="00437FEA" w14:paraId="235F5E80" w14:textId="77777777" w:rsidTr="00DB77A9">
        <w:tc>
          <w:tcPr>
            <w:tcW w:w="1413" w:type="dxa"/>
          </w:tcPr>
          <w:p w14:paraId="62AABCC9" w14:textId="77777777" w:rsidR="0087079F" w:rsidRPr="00437FEA" w:rsidRDefault="0087079F" w:rsidP="00DB77A9">
            <w:pPr>
              <w:rPr>
                <w:sz w:val="20"/>
                <w:szCs w:val="14"/>
              </w:rPr>
            </w:pPr>
            <w:r>
              <w:rPr>
                <w:sz w:val="20"/>
                <w:szCs w:val="14"/>
              </w:rPr>
              <w:t>Type</w:t>
            </w:r>
          </w:p>
        </w:tc>
        <w:tc>
          <w:tcPr>
            <w:tcW w:w="9043" w:type="dxa"/>
          </w:tcPr>
          <w:p w14:paraId="4B194455" w14:textId="77777777" w:rsidR="0087079F" w:rsidRPr="00437FEA" w:rsidRDefault="0087079F" w:rsidP="00DB77A9">
            <w:pPr>
              <w:rPr>
                <w:sz w:val="20"/>
                <w:szCs w:val="14"/>
              </w:rPr>
            </w:pPr>
            <w:r>
              <w:rPr>
                <w:sz w:val="20"/>
                <w:szCs w:val="14"/>
              </w:rPr>
              <w:t>Gaining and maintaining alignment</w:t>
            </w:r>
          </w:p>
        </w:tc>
      </w:tr>
      <w:tr w:rsidR="0087079F" w:rsidRPr="00437FEA" w14:paraId="012FB98F" w14:textId="77777777" w:rsidTr="00DB77A9">
        <w:tc>
          <w:tcPr>
            <w:tcW w:w="1413" w:type="dxa"/>
          </w:tcPr>
          <w:p w14:paraId="1CB92460" w14:textId="77777777" w:rsidR="0087079F" w:rsidRPr="00437FEA" w:rsidRDefault="0087079F" w:rsidP="00DB77A9">
            <w:pPr>
              <w:rPr>
                <w:sz w:val="20"/>
                <w:szCs w:val="14"/>
              </w:rPr>
            </w:pPr>
            <w:r>
              <w:rPr>
                <w:sz w:val="20"/>
                <w:szCs w:val="14"/>
              </w:rPr>
              <w:t>Description and workflow</w:t>
            </w:r>
          </w:p>
        </w:tc>
        <w:tc>
          <w:tcPr>
            <w:tcW w:w="9043" w:type="dxa"/>
          </w:tcPr>
          <w:p w14:paraId="05B5427B"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client is consuming the stream with some delay</w:t>
            </w:r>
            <w:r w:rsidR="006B179C">
              <w:rPr>
                <w:rFonts w:eastAsia="Times New Roman"/>
                <w:sz w:val="20"/>
                <w:szCs w:val="14"/>
              </w:rPr>
              <w:t>.</w:t>
            </w:r>
          </w:p>
          <w:p w14:paraId="15C426BA"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 xml:space="preserve">On loss of comms the client and the </w:t>
            </w:r>
            <w:r w:rsidR="00F77312" w:rsidRPr="00C4727B">
              <w:rPr>
                <w:rFonts w:eastAsia="Times New Roman"/>
                <w:sz w:val="20"/>
                <w:szCs w:val="14"/>
              </w:rPr>
              <w:t>provider</w:t>
            </w:r>
            <w:r w:rsidRPr="00C4727B">
              <w:rPr>
                <w:rFonts w:eastAsia="Times New Roman"/>
                <w:sz w:val="20"/>
                <w:szCs w:val="14"/>
              </w:rPr>
              <w:t xml:space="preserve"> kill the pipeline</w:t>
            </w:r>
            <w:r w:rsidR="006B179C">
              <w:rPr>
                <w:rFonts w:eastAsia="Times New Roman"/>
                <w:sz w:val="20"/>
                <w:szCs w:val="14"/>
              </w:rPr>
              <w:t>.</w:t>
            </w:r>
          </w:p>
          <w:p w14:paraId="210E7055"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log continues to progress on the provider side</w:t>
            </w:r>
            <w:r w:rsidR="006B179C">
              <w:rPr>
                <w:rFonts w:eastAsia="Times New Roman"/>
                <w:sz w:val="20"/>
                <w:szCs w:val="14"/>
              </w:rPr>
              <w:t>.</w:t>
            </w:r>
          </w:p>
          <w:p w14:paraId="41F840A6"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client attempts to reconnect with the token</w:t>
            </w:r>
            <w:r w:rsidR="00C4727B" w:rsidRPr="00C4727B">
              <w:rPr>
                <w:rFonts w:eastAsia="Times New Roman"/>
                <w:sz w:val="20"/>
                <w:szCs w:val="14"/>
              </w:rPr>
              <w:t xml:space="preserve"> of the most recently processed record</w:t>
            </w:r>
            <w:r w:rsidR="006B179C">
              <w:rPr>
                <w:rFonts w:eastAsia="Times New Roman"/>
                <w:sz w:val="20"/>
                <w:szCs w:val="14"/>
              </w:rPr>
              <w:t>.</w:t>
            </w:r>
          </w:p>
          <w:p w14:paraId="6BD4FCFD" w14:textId="77777777" w:rsidR="00373A08" w:rsidRPr="00C4727B" w:rsidRDefault="00373A08" w:rsidP="00D66FC5">
            <w:pPr>
              <w:numPr>
                <w:ilvl w:val="1"/>
                <w:numId w:val="27"/>
              </w:numPr>
              <w:spacing w:before="100" w:beforeAutospacing="1" w:after="100" w:afterAutospacing="1"/>
              <w:rPr>
                <w:rFonts w:eastAsia="Times New Roman"/>
                <w:sz w:val="20"/>
                <w:szCs w:val="14"/>
              </w:rPr>
            </w:pPr>
            <w:r w:rsidRPr="00C4727B">
              <w:rPr>
                <w:rFonts w:eastAsia="Times New Roman"/>
                <w:sz w:val="20"/>
                <w:szCs w:val="14"/>
              </w:rPr>
              <w:t>This will be successful assuming the comms has recovered</w:t>
            </w:r>
            <w:r w:rsidR="00B54177">
              <w:rPr>
                <w:rFonts w:eastAsia="Times New Roman"/>
                <w:sz w:val="20"/>
                <w:szCs w:val="14"/>
              </w:rPr>
              <w:t xml:space="preserve"> and the time that the client has been disconnected from the provider is </w:t>
            </w:r>
            <w:r w:rsidR="008E17B6">
              <w:rPr>
                <w:rFonts w:eastAsia="Times New Roman"/>
                <w:sz w:val="20"/>
                <w:szCs w:val="14"/>
              </w:rPr>
              <w:t>no longer than the tombstone</w:t>
            </w:r>
            <w:r w:rsidR="00165E7D">
              <w:rPr>
                <w:rFonts w:eastAsia="Times New Roman"/>
                <w:sz w:val="20"/>
                <w:szCs w:val="14"/>
              </w:rPr>
              <w:t>-</w:t>
            </w:r>
            <w:r w:rsidR="008E17B6">
              <w:rPr>
                <w:rFonts w:eastAsia="Times New Roman"/>
                <w:sz w:val="20"/>
                <w:szCs w:val="14"/>
              </w:rPr>
              <w:t>retent</w:t>
            </w:r>
            <w:r w:rsidR="006B179C">
              <w:rPr>
                <w:rFonts w:eastAsia="Times New Roman"/>
                <w:sz w:val="20"/>
                <w:szCs w:val="14"/>
              </w:rPr>
              <w:t>ion time</w:t>
            </w:r>
            <w:r w:rsidR="005C04B5">
              <w:rPr>
                <w:rFonts w:eastAsia="Times New Roman"/>
                <w:sz w:val="20"/>
                <w:szCs w:val="14"/>
              </w:rPr>
              <w:t>.</w:t>
            </w:r>
          </w:p>
          <w:p w14:paraId="64FA6A32"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stream is filled by the provider from</w:t>
            </w:r>
            <w:r w:rsidR="00B51790">
              <w:rPr>
                <w:rFonts w:eastAsia="Times New Roman"/>
                <w:sz w:val="20"/>
                <w:szCs w:val="14"/>
              </w:rPr>
              <w:t xml:space="preserve"> record with</w:t>
            </w:r>
            <w:r w:rsidRPr="00C4727B">
              <w:rPr>
                <w:rFonts w:eastAsia="Times New Roman"/>
                <w:sz w:val="20"/>
                <w:szCs w:val="14"/>
              </w:rPr>
              <w:t xml:space="preserve"> the next valid token after the token provided</w:t>
            </w:r>
            <w:r w:rsidR="005C04B5">
              <w:rPr>
                <w:rFonts w:eastAsia="Times New Roman"/>
                <w:sz w:val="20"/>
                <w:szCs w:val="14"/>
              </w:rPr>
              <w:t>.</w:t>
            </w:r>
            <w:r w:rsidRPr="00C4727B">
              <w:rPr>
                <w:rFonts w:eastAsia="Times New Roman"/>
                <w:sz w:val="20"/>
                <w:szCs w:val="14"/>
              </w:rPr>
              <w:t xml:space="preserve"> </w:t>
            </w:r>
          </w:p>
          <w:p w14:paraId="75C8FCC4" w14:textId="77777777" w:rsidR="00373A08" w:rsidRDefault="00373A08" w:rsidP="00D66FC5">
            <w:pPr>
              <w:numPr>
                <w:ilvl w:val="1"/>
                <w:numId w:val="27"/>
              </w:numPr>
              <w:spacing w:before="100" w:beforeAutospacing="1" w:after="100" w:afterAutospacing="1"/>
              <w:rPr>
                <w:rFonts w:eastAsia="Times New Roman"/>
                <w:sz w:val="20"/>
                <w:szCs w:val="14"/>
              </w:rPr>
            </w:pPr>
            <w:r w:rsidRPr="00C4727B">
              <w:rPr>
                <w:rFonts w:eastAsia="Times New Roman"/>
                <w:sz w:val="20"/>
                <w:szCs w:val="14"/>
              </w:rPr>
              <w:t xml:space="preserve">In a short comms loss case, this token will be for the next </w:t>
            </w:r>
            <w:r w:rsidR="00392AEF" w:rsidRPr="00C4727B">
              <w:rPr>
                <w:rFonts w:eastAsia="Times New Roman"/>
                <w:sz w:val="20"/>
                <w:szCs w:val="14"/>
              </w:rPr>
              <w:t xml:space="preserve">record </w:t>
            </w:r>
            <w:r w:rsidR="009C7736" w:rsidRPr="00C4727B">
              <w:rPr>
                <w:rFonts w:eastAsia="Times New Roman"/>
                <w:sz w:val="20"/>
                <w:szCs w:val="14"/>
              </w:rPr>
              <w:t>logged by the provider</w:t>
            </w:r>
            <w:r w:rsidR="005C04B5">
              <w:rPr>
                <w:rFonts w:eastAsia="Times New Roman"/>
                <w:sz w:val="20"/>
                <w:szCs w:val="14"/>
              </w:rPr>
              <w:t>.</w:t>
            </w:r>
          </w:p>
          <w:p w14:paraId="3A95EE07" w14:textId="77777777" w:rsidR="00F95569" w:rsidRDefault="00F95569" w:rsidP="00D66FC5">
            <w:pPr>
              <w:numPr>
                <w:ilvl w:val="2"/>
                <w:numId w:val="27"/>
              </w:numPr>
              <w:spacing w:before="100" w:beforeAutospacing="1" w:after="100" w:afterAutospacing="1"/>
              <w:rPr>
                <w:rFonts w:eastAsia="Times New Roman"/>
                <w:sz w:val="20"/>
                <w:szCs w:val="14"/>
              </w:rPr>
            </w:pPr>
            <w:r>
              <w:rPr>
                <w:rFonts w:eastAsia="Times New Roman"/>
                <w:sz w:val="20"/>
                <w:szCs w:val="14"/>
              </w:rPr>
              <w:t>The record with the provided token will still exist in the log</w:t>
            </w:r>
            <w:r w:rsidR="005C04B5">
              <w:rPr>
                <w:rFonts w:eastAsia="Times New Roman"/>
                <w:sz w:val="20"/>
                <w:szCs w:val="14"/>
              </w:rPr>
              <w:t>.</w:t>
            </w:r>
          </w:p>
          <w:p w14:paraId="24D96214" w14:textId="77777777" w:rsidR="006E30F0" w:rsidRDefault="006E30F0" w:rsidP="00D66FC5">
            <w:pPr>
              <w:numPr>
                <w:ilvl w:val="1"/>
                <w:numId w:val="27"/>
              </w:numPr>
              <w:spacing w:before="100" w:beforeAutospacing="1" w:after="100" w:afterAutospacing="1"/>
              <w:rPr>
                <w:rFonts w:eastAsia="Times New Roman"/>
                <w:sz w:val="20"/>
                <w:szCs w:val="14"/>
              </w:rPr>
            </w:pPr>
            <w:r>
              <w:rPr>
                <w:rFonts w:eastAsia="Times New Roman"/>
                <w:sz w:val="20"/>
                <w:szCs w:val="14"/>
              </w:rPr>
              <w:t>In a longer comms loss</w:t>
            </w:r>
            <w:r w:rsidR="00015B9D">
              <w:rPr>
                <w:rFonts w:eastAsia="Times New Roman"/>
                <w:sz w:val="20"/>
                <w:szCs w:val="14"/>
              </w:rPr>
              <w:t xml:space="preserve">, compaction may have taken place such that the next valid token is for a record that </w:t>
            </w:r>
            <w:r w:rsidR="0066305E">
              <w:rPr>
                <w:rFonts w:eastAsia="Times New Roman"/>
                <w:sz w:val="20"/>
                <w:szCs w:val="14"/>
              </w:rPr>
              <w:t>was not logged adjacently to the record with the token provided</w:t>
            </w:r>
            <w:r w:rsidR="005C04B5">
              <w:rPr>
                <w:rFonts w:eastAsia="Times New Roman"/>
                <w:sz w:val="20"/>
                <w:szCs w:val="14"/>
              </w:rPr>
              <w:t>.</w:t>
            </w:r>
          </w:p>
          <w:p w14:paraId="42946372" w14:textId="77777777" w:rsidR="00F95569" w:rsidRPr="00C4727B" w:rsidRDefault="00F95569" w:rsidP="00D66FC5">
            <w:pPr>
              <w:numPr>
                <w:ilvl w:val="2"/>
                <w:numId w:val="27"/>
              </w:numPr>
              <w:spacing w:before="100" w:beforeAutospacing="1" w:after="100" w:afterAutospacing="1"/>
              <w:rPr>
                <w:rFonts w:eastAsia="Times New Roman"/>
                <w:sz w:val="20"/>
                <w:szCs w:val="14"/>
              </w:rPr>
            </w:pPr>
            <w:r>
              <w:rPr>
                <w:rFonts w:eastAsia="Times New Roman"/>
                <w:sz w:val="20"/>
                <w:szCs w:val="14"/>
              </w:rPr>
              <w:t>The record with the provided token may no longer exist in the log</w:t>
            </w:r>
            <w:r w:rsidR="00051FDA">
              <w:rPr>
                <w:rFonts w:eastAsia="Times New Roman"/>
                <w:sz w:val="20"/>
                <w:szCs w:val="14"/>
              </w:rPr>
              <w:t xml:space="preserve"> </w:t>
            </w:r>
            <w:proofErr w:type="gramStart"/>
            <w:r w:rsidR="00051FDA">
              <w:rPr>
                <w:rFonts w:eastAsia="Times New Roman"/>
                <w:sz w:val="20"/>
                <w:szCs w:val="14"/>
              </w:rPr>
              <w:t>as a result of</w:t>
            </w:r>
            <w:proofErr w:type="gramEnd"/>
            <w:r w:rsidR="00051FDA">
              <w:rPr>
                <w:rFonts w:eastAsia="Times New Roman"/>
                <w:sz w:val="20"/>
                <w:szCs w:val="14"/>
              </w:rPr>
              <w:t xml:space="preserve"> compaction</w:t>
            </w:r>
            <w:r w:rsidR="00AC0FFF">
              <w:rPr>
                <w:rFonts w:eastAsia="Times New Roman"/>
                <w:sz w:val="20"/>
                <w:szCs w:val="14"/>
              </w:rPr>
              <w:t>.</w:t>
            </w:r>
          </w:p>
          <w:p w14:paraId="51B7DF82"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 xml:space="preserve">Assuming that the client was near the most recent record of the log there should be no loss of fidelity (and clearly eventual consistency will be maintained) </w:t>
            </w:r>
          </w:p>
          <w:p w14:paraId="160668ED" w14:textId="77777777" w:rsidR="00F046A7" w:rsidRDefault="00373A08" w:rsidP="00F046A7">
            <w:pPr>
              <w:numPr>
                <w:ilvl w:val="1"/>
                <w:numId w:val="27"/>
              </w:numPr>
              <w:spacing w:before="100" w:beforeAutospacing="1" w:after="100" w:afterAutospacing="1"/>
              <w:rPr>
                <w:rFonts w:eastAsia="Times New Roman"/>
                <w:sz w:val="20"/>
                <w:szCs w:val="14"/>
              </w:rPr>
            </w:pPr>
            <w:r w:rsidRPr="00C4727B">
              <w:rPr>
                <w:rFonts w:eastAsia="Times New Roman"/>
                <w:sz w:val="20"/>
                <w:szCs w:val="14"/>
              </w:rPr>
              <w:t>If the client was in the compaction zone, then there will be some loss of fidelity</w:t>
            </w:r>
            <w:r w:rsidR="009C7736" w:rsidRPr="00C4727B">
              <w:rPr>
                <w:rFonts w:eastAsia="Times New Roman"/>
                <w:sz w:val="20"/>
                <w:szCs w:val="14"/>
              </w:rPr>
              <w:t xml:space="preserve"> (see UC </w:t>
            </w:r>
            <w:r w:rsidR="00510B2E">
              <w:rPr>
                <w:rFonts w:eastAsia="Times New Roman"/>
                <w:sz w:val="20"/>
                <w:szCs w:val="14"/>
              </w:rPr>
              <w:t>ST-</w:t>
            </w:r>
            <w:r w:rsidR="009C7736" w:rsidRPr="00C4727B">
              <w:rPr>
                <w:rFonts w:eastAsia="Times New Roman"/>
                <w:sz w:val="20"/>
                <w:szCs w:val="14"/>
              </w:rPr>
              <w:t>0.</w:t>
            </w:r>
            <w:r w:rsidR="001C5716" w:rsidRPr="00C4727B">
              <w:rPr>
                <w:rFonts w:eastAsia="Times New Roman"/>
                <w:sz w:val="20"/>
                <w:szCs w:val="14"/>
              </w:rPr>
              <w:t>6)</w:t>
            </w:r>
          </w:p>
          <w:p w14:paraId="0EF418C1" w14:textId="77777777" w:rsidR="0087079F" w:rsidRPr="00F046A7" w:rsidRDefault="00373A08" w:rsidP="00F046A7">
            <w:pPr>
              <w:numPr>
                <w:ilvl w:val="1"/>
                <w:numId w:val="27"/>
              </w:numPr>
              <w:spacing w:before="100" w:beforeAutospacing="1" w:after="100" w:afterAutospacing="1"/>
              <w:rPr>
                <w:rFonts w:eastAsia="Times New Roman"/>
                <w:sz w:val="20"/>
                <w:szCs w:val="14"/>
              </w:rPr>
            </w:pPr>
            <w:r w:rsidRPr="00F046A7">
              <w:rPr>
                <w:rFonts w:eastAsia="Times New Roman"/>
                <w:sz w:val="20"/>
                <w:szCs w:val="14"/>
              </w:rPr>
              <w:t>If the client was close to tombstone</w:t>
            </w:r>
            <w:r w:rsidR="00165E7D">
              <w:rPr>
                <w:rFonts w:eastAsia="Times New Roman"/>
                <w:sz w:val="20"/>
                <w:szCs w:val="14"/>
              </w:rPr>
              <w:t>-</w:t>
            </w:r>
            <w:r w:rsidRPr="00F046A7">
              <w:rPr>
                <w:rFonts w:eastAsia="Times New Roman"/>
                <w:sz w:val="20"/>
                <w:szCs w:val="14"/>
              </w:rPr>
              <w:t>retention, then the short comms loss may have the behavior of a long comms loss</w:t>
            </w:r>
            <w:r w:rsidR="001C5716" w:rsidRPr="00F046A7">
              <w:rPr>
                <w:rFonts w:eastAsia="Times New Roman"/>
                <w:sz w:val="20"/>
                <w:szCs w:val="14"/>
              </w:rPr>
              <w:t xml:space="preserve"> (see UC</w:t>
            </w:r>
            <w:r w:rsidR="00510B2E" w:rsidRPr="00F046A7">
              <w:rPr>
                <w:rFonts w:eastAsia="Times New Roman"/>
                <w:sz w:val="20"/>
                <w:szCs w:val="14"/>
              </w:rPr>
              <w:t xml:space="preserve"> ST</w:t>
            </w:r>
            <w:r w:rsidR="00B51CF7" w:rsidRPr="00F046A7">
              <w:rPr>
                <w:rFonts w:eastAsia="Times New Roman"/>
                <w:sz w:val="20"/>
                <w:szCs w:val="14"/>
              </w:rPr>
              <w:t>-</w:t>
            </w:r>
            <w:r w:rsidR="001C5716" w:rsidRPr="00F046A7">
              <w:rPr>
                <w:rFonts w:eastAsia="Times New Roman"/>
                <w:sz w:val="20"/>
                <w:szCs w:val="14"/>
              </w:rPr>
              <w:t xml:space="preserve"> 0.</w:t>
            </w:r>
            <w:r w:rsidR="0057471E" w:rsidRPr="00F046A7">
              <w:rPr>
                <w:rFonts w:eastAsia="Times New Roman"/>
                <w:sz w:val="20"/>
                <w:szCs w:val="14"/>
              </w:rPr>
              <w:t>8</w:t>
            </w:r>
            <w:r w:rsidR="001C5716" w:rsidRPr="00F046A7">
              <w:rPr>
                <w:rFonts w:eastAsia="Times New Roman"/>
                <w:sz w:val="20"/>
                <w:szCs w:val="14"/>
              </w:rPr>
              <w:t>)</w:t>
            </w:r>
          </w:p>
          <w:p w14:paraId="4566509F" w14:textId="7F210FBA" w:rsidR="001F0231" w:rsidRPr="00C4727B" w:rsidRDefault="001F0231" w:rsidP="001F0231">
            <w:pPr>
              <w:spacing w:before="100" w:beforeAutospacing="1" w:after="100" w:afterAutospacing="1"/>
              <w:rPr>
                <w:rFonts w:eastAsia="Times New Roman"/>
              </w:rPr>
            </w:pPr>
            <w:r>
              <w:rPr>
                <w:sz w:val="20"/>
                <w:szCs w:val="14"/>
              </w:rPr>
              <w:t xml:space="preserve">See sequence diagram “Streaming”, “Loss”, “Connect” </w:t>
            </w:r>
            <w:r w:rsidR="00925462">
              <w:rPr>
                <w:sz w:val="20"/>
                <w:szCs w:val="14"/>
              </w:rPr>
              <w:t>(with specific token) and “Streaming”</w:t>
            </w:r>
            <w:r>
              <w:rPr>
                <w:sz w:val="20"/>
                <w:szCs w:val="14"/>
              </w:rPr>
              <w:t xml:space="preserve"> phase</w:t>
            </w:r>
            <w:r w:rsidR="00925462">
              <w:rPr>
                <w:sz w:val="20"/>
                <w:szCs w:val="14"/>
              </w:rPr>
              <w:t xml:space="preserv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ins w:id="3446" w:author="Author">
              <w:r w:rsidR="00B53275" w:rsidRPr="00B53275">
                <w:rPr>
                  <w:sz w:val="20"/>
                  <w:szCs w:val="20"/>
                  <w:rPrChange w:id="3447" w:author="Author">
                    <w:rPr/>
                  </w:rPrChange>
                </w:rPr>
                <w:t xml:space="preserve">Figure </w:t>
              </w:r>
              <w:r w:rsidR="00B53275" w:rsidRPr="00B53275">
                <w:rPr>
                  <w:noProof/>
                  <w:sz w:val="20"/>
                  <w:szCs w:val="20"/>
                  <w:rPrChange w:id="3448" w:author="Author">
                    <w:rPr>
                      <w:noProof/>
                    </w:rPr>
                  </w:rPrChange>
                </w:rPr>
                <w:t>32</w:t>
              </w:r>
              <w:r w:rsidR="00B53275" w:rsidRPr="00B53275" w:rsidDel="00B53275">
                <w:rPr>
                  <w:noProof/>
                  <w:sz w:val="20"/>
                  <w:szCs w:val="20"/>
                  <w:rPrChange w:id="3449" w:author="Author">
                    <w:rPr>
                      <w:noProof/>
                    </w:rPr>
                  </w:rPrChange>
                </w:rPr>
                <w:t>3234</w:t>
              </w:r>
              <w:del w:id="3450" w:author="Author">
                <w:r w:rsidR="006D1621" w:rsidRPr="006D1621" w:rsidDel="00B53275">
                  <w:rPr>
                    <w:sz w:val="20"/>
                    <w:szCs w:val="20"/>
                    <w:rPrChange w:id="3451" w:author="Author">
                      <w:rPr/>
                    </w:rPrChange>
                  </w:rPr>
                  <w:delText xml:space="preserve">Figure </w:delText>
                </w:r>
                <w:r w:rsidR="006D1621" w:rsidRPr="006D1621" w:rsidDel="00B53275">
                  <w:rPr>
                    <w:noProof/>
                    <w:sz w:val="20"/>
                    <w:szCs w:val="20"/>
                    <w:rPrChange w:id="3452" w:author="Author">
                      <w:rPr>
                        <w:noProof/>
                      </w:rPr>
                    </w:rPrChange>
                  </w:rPr>
                  <w:delText>3234</w:delText>
                </w:r>
              </w:del>
            </w:ins>
            <w:del w:id="3453" w:author="Author">
              <w:r w:rsidR="00C1187B" w:rsidRPr="00C1187B" w:rsidDel="00B53275">
                <w:rPr>
                  <w:sz w:val="20"/>
                  <w:szCs w:val="20"/>
                </w:rPr>
                <w:delText xml:space="preserve">Figure </w:delText>
              </w:r>
              <w:r w:rsidR="00C1187B" w:rsidRPr="00C1187B" w:rsidDel="00B53275">
                <w:rPr>
                  <w:noProof/>
                  <w:sz w:val="20"/>
                  <w:szCs w:val="20"/>
                </w:rPr>
                <w:delText>34</w:delText>
              </w:r>
            </w:del>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ins w:id="3454" w:author="Author">
              <w:r w:rsidR="00B53275" w:rsidRPr="00B53275">
                <w:rPr>
                  <w:sz w:val="20"/>
                  <w:szCs w:val="20"/>
                  <w:rPrChange w:id="3455" w:author="Author">
                    <w:rPr/>
                  </w:rPrChange>
                </w:rPr>
                <w:t xml:space="preserve">Figure </w:t>
              </w:r>
              <w:r w:rsidR="00B53275" w:rsidRPr="00B53275">
                <w:rPr>
                  <w:noProof/>
                  <w:sz w:val="20"/>
                  <w:szCs w:val="20"/>
                  <w:rPrChange w:id="3456" w:author="Author">
                    <w:rPr>
                      <w:noProof/>
                    </w:rPr>
                  </w:rPrChange>
                </w:rPr>
                <w:t>33</w:t>
              </w:r>
              <w:r w:rsidR="00B53275" w:rsidRPr="00B53275" w:rsidDel="00B53275">
                <w:rPr>
                  <w:noProof/>
                  <w:sz w:val="20"/>
                  <w:szCs w:val="20"/>
                  <w:rPrChange w:id="3457" w:author="Author">
                    <w:rPr>
                      <w:noProof/>
                    </w:rPr>
                  </w:rPrChange>
                </w:rPr>
                <w:t>3335</w:t>
              </w:r>
              <w:del w:id="3458" w:author="Author">
                <w:r w:rsidR="006D1621" w:rsidRPr="006D1621" w:rsidDel="00B53275">
                  <w:rPr>
                    <w:sz w:val="20"/>
                    <w:szCs w:val="20"/>
                    <w:rPrChange w:id="3459" w:author="Author">
                      <w:rPr/>
                    </w:rPrChange>
                  </w:rPr>
                  <w:delText xml:space="preserve">Figure </w:delText>
                </w:r>
                <w:r w:rsidR="006D1621" w:rsidRPr="006D1621" w:rsidDel="00B53275">
                  <w:rPr>
                    <w:noProof/>
                    <w:sz w:val="20"/>
                    <w:szCs w:val="20"/>
                    <w:rPrChange w:id="3460" w:author="Author">
                      <w:rPr>
                        <w:noProof/>
                      </w:rPr>
                    </w:rPrChange>
                  </w:rPr>
                  <w:delText>3335</w:delText>
                </w:r>
              </w:del>
            </w:ins>
            <w:del w:id="3461" w:author="Author">
              <w:r w:rsidR="00C1187B" w:rsidRPr="00C1187B" w:rsidDel="00B53275">
                <w:rPr>
                  <w:sz w:val="20"/>
                  <w:szCs w:val="20"/>
                </w:rPr>
                <w:delText xml:space="preserve">Figure </w:delText>
              </w:r>
              <w:r w:rsidR="00C1187B" w:rsidRPr="00C1187B" w:rsidDel="00B53275">
                <w:rPr>
                  <w:noProof/>
                  <w:sz w:val="20"/>
                  <w:szCs w:val="20"/>
                </w:rPr>
                <w:delText>35</w:delText>
              </w:r>
            </w:del>
            <w:r w:rsidRPr="00C24B80">
              <w:rPr>
                <w:sz w:val="20"/>
                <w:szCs w:val="20"/>
              </w:rPr>
              <w:fldChar w:fldCharType="end"/>
            </w:r>
            <w:r w:rsidRPr="00C24B80">
              <w:rPr>
                <w:sz w:val="20"/>
                <w:szCs w:val="20"/>
              </w:rPr>
              <w:t>).</w:t>
            </w:r>
          </w:p>
        </w:tc>
      </w:tr>
    </w:tbl>
    <w:p w14:paraId="1EEE559A" w14:textId="77777777" w:rsidR="00592BDB" w:rsidRDefault="00592BDB" w:rsidP="0087079F"/>
    <w:p w14:paraId="3856C6B2" w14:textId="77777777" w:rsidR="00592BDB" w:rsidRDefault="00592BDB">
      <w:pPr>
        <w:spacing w:after="0"/>
      </w:pPr>
      <w:r>
        <w:br w:type="page"/>
      </w:r>
    </w:p>
    <w:p w14:paraId="74116028" w14:textId="77777777" w:rsidR="00F74CBA" w:rsidRDefault="00F74CBA" w:rsidP="00F74CBA">
      <w:pPr>
        <w:pStyle w:val="Heading3"/>
      </w:pPr>
      <w:bookmarkStart w:id="3462" w:name="_Toc192619588"/>
      <w:r>
        <w:lastRenderedPageBreak/>
        <w:t xml:space="preserve">Use Case </w:t>
      </w:r>
      <w:r w:rsidR="00B51CF7">
        <w:t>ST-</w:t>
      </w:r>
      <w:r>
        <w:t xml:space="preserve">0.8: </w:t>
      </w:r>
      <w:r w:rsidR="00BB0B85">
        <w:t>Long</w:t>
      </w:r>
      <w:r>
        <w:t xml:space="preserve"> loss of communications</w:t>
      </w:r>
      <w:r w:rsidR="00BB0B85">
        <w:t xml:space="preserve"> requiring realignment</w:t>
      </w:r>
      <w:bookmarkEnd w:id="3462"/>
    </w:p>
    <w:p w14:paraId="59A2DD9C" w14:textId="71764682" w:rsidR="00206B22" w:rsidRPr="00EE0D8C" w:rsidRDefault="00206B22" w:rsidP="00206B22">
      <w:r>
        <w:t xml:space="preserve">The client takes advantage of log behavior as described in </w:t>
      </w:r>
      <w:r>
        <w:fldChar w:fldCharType="begin"/>
      </w:r>
      <w:r>
        <w:instrText xml:space="preserve"> REF _Ref52928836 \r \h </w:instrText>
      </w:r>
      <w:r>
        <w:fldChar w:fldCharType="separate"/>
      </w:r>
      <w:r w:rsidR="00B53275">
        <w:t>3.17</w:t>
      </w:r>
      <w:r>
        <w:fldChar w:fldCharType="end"/>
      </w:r>
      <w:r>
        <w:t>.</w:t>
      </w:r>
    </w:p>
    <w:tbl>
      <w:tblPr>
        <w:tblStyle w:val="TableGrid"/>
        <w:tblW w:w="0" w:type="auto"/>
        <w:tblLook w:val="04A0" w:firstRow="1" w:lastRow="0" w:firstColumn="1" w:lastColumn="0" w:noHBand="0" w:noVBand="1"/>
      </w:tblPr>
      <w:tblGrid>
        <w:gridCol w:w="1413"/>
        <w:gridCol w:w="9043"/>
      </w:tblGrid>
      <w:tr w:rsidR="00F74CBA" w:rsidRPr="00437FEA" w14:paraId="07D9C23C" w14:textId="77777777" w:rsidTr="00DB77A9">
        <w:tc>
          <w:tcPr>
            <w:tcW w:w="1413" w:type="dxa"/>
          </w:tcPr>
          <w:p w14:paraId="581C85E8" w14:textId="77777777" w:rsidR="00F74CBA" w:rsidRPr="00437FEA" w:rsidRDefault="00F74CBA" w:rsidP="00DB77A9">
            <w:pPr>
              <w:rPr>
                <w:sz w:val="20"/>
                <w:szCs w:val="14"/>
              </w:rPr>
            </w:pPr>
            <w:r w:rsidRPr="00437FEA">
              <w:rPr>
                <w:sz w:val="20"/>
                <w:szCs w:val="14"/>
              </w:rPr>
              <w:t>Number</w:t>
            </w:r>
          </w:p>
        </w:tc>
        <w:tc>
          <w:tcPr>
            <w:tcW w:w="9043" w:type="dxa"/>
          </w:tcPr>
          <w:p w14:paraId="594A061F" w14:textId="77777777" w:rsidR="00F74CBA" w:rsidRPr="00437FEA" w:rsidRDefault="00B51CF7" w:rsidP="00DB77A9">
            <w:pPr>
              <w:rPr>
                <w:sz w:val="20"/>
                <w:szCs w:val="14"/>
              </w:rPr>
            </w:pPr>
            <w:r>
              <w:rPr>
                <w:sz w:val="20"/>
                <w:szCs w:val="14"/>
              </w:rPr>
              <w:t>ST-</w:t>
            </w:r>
            <w:r w:rsidR="00F74CBA" w:rsidRPr="00437FEA">
              <w:rPr>
                <w:sz w:val="20"/>
                <w:szCs w:val="14"/>
              </w:rPr>
              <w:t>0.</w:t>
            </w:r>
            <w:r w:rsidR="00F74CBA">
              <w:rPr>
                <w:sz w:val="20"/>
                <w:szCs w:val="14"/>
              </w:rPr>
              <w:t>8</w:t>
            </w:r>
          </w:p>
        </w:tc>
      </w:tr>
      <w:tr w:rsidR="00F74CBA" w:rsidRPr="00437FEA" w14:paraId="1328464B" w14:textId="77777777" w:rsidTr="00DB77A9">
        <w:tc>
          <w:tcPr>
            <w:tcW w:w="1413" w:type="dxa"/>
          </w:tcPr>
          <w:p w14:paraId="47FD2BA6" w14:textId="77777777" w:rsidR="00F74CBA" w:rsidRPr="00437FEA" w:rsidRDefault="00F74CBA" w:rsidP="00DB77A9">
            <w:pPr>
              <w:rPr>
                <w:sz w:val="20"/>
                <w:szCs w:val="14"/>
              </w:rPr>
            </w:pPr>
            <w:r w:rsidRPr="00437FEA">
              <w:rPr>
                <w:sz w:val="20"/>
                <w:szCs w:val="14"/>
              </w:rPr>
              <w:t>Name</w:t>
            </w:r>
          </w:p>
        </w:tc>
        <w:tc>
          <w:tcPr>
            <w:tcW w:w="9043" w:type="dxa"/>
          </w:tcPr>
          <w:p w14:paraId="56804D74" w14:textId="77777777" w:rsidR="00F74CBA" w:rsidRPr="00437FEA" w:rsidRDefault="00F74CBA" w:rsidP="00DB77A9">
            <w:pPr>
              <w:rPr>
                <w:sz w:val="20"/>
                <w:szCs w:val="14"/>
              </w:rPr>
            </w:pPr>
            <w:r>
              <w:rPr>
                <w:sz w:val="20"/>
                <w:szCs w:val="14"/>
              </w:rPr>
              <w:t>Long loss of communications</w:t>
            </w:r>
          </w:p>
        </w:tc>
      </w:tr>
      <w:tr w:rsidR="00F74CBA" w:rsidRPr="00437FEA" w14:paraId="0817BB58" w14:textId="77777777" w:rsidTr="00DB77A9">
        <w:tc>
          <w:tcPr>
            <w:tcW w:w="1413" w:type="dxa"/>
          </w:tcPr>
          <w:p w14:paraId="0B1D54FC" w14:textId="77777777" w:rsidR="00F74CBA" w:rsidRPr="00437FEA" w:rsidRDefault="00F74CBA" w:rsidP="00DB77A9">
            <w:pPr>
              <w:rPr>
                <w:sz w:val="20"/>
                <w:szCs w:val="14"/>
              </w:rPr>
            </w:pPr>
            <w:r>
              <w:rPr>
                <w:sz w:val="20"/>
                <w:szCs w:val="14"/>
              </w:rPr>
              <w:t>Process/Area</w:t>
            </w:r>
          </w:p>
        </w:tc>
        <w:tc>
          <w:tcPr>
            <w:tcW w:w="9043" w:type="dxa"/>
          </w:tcPr>
          <w:p w14:paraId="7F5201B0" w14:textId="77777777" w:rsidR="00F74CBA" w:rsidRPr="00437FEA" w:rsidRDefault="00F74CBA" w:rsidP="00DB77A9">
            <w:pPr>
              <w:rPr>
                <w:sz w:val="20"/>
                <w:szCs w:val="14"/>
              </w:rPr>
            </w:pPr>
            <w:r>
              <w:rPr>
                <w:sz w:val="20"/>
                <w:szCs w:val="14"/>
              </w:rPr>
              <w:t>Streaming Infrastructure</w:t>
            </w:r>
          </w:p>
        </w:tc>
      </w:tr>
      <w:tr w:rsidR="00F74CBA" w:rsidRPr="00437FEA" w14:paraId="3E32F254" w14:textId="77777777" w:rsidTr="00DB77A9">
        <w:tc>
          <w:tcPr>
            <w:tcW w:w="1413" w:type="dxa"/>
          </w:tcPr>
          <w:p w14:paraId="117AE2EF" w14:textId="77777777" w:rsidR="00F74CBA" w:rsidRPr="00437FEA" w:rsidRDefault="00F74CBA" w:rsidP="00DB77A9">
            <w:pPr>
              <w:rPr>
                <w:sz w:val="20"/>
                <w:szCs w:val="14"/>
              </w:rPr>
            </w:pPr>
            <w:r>
              <w:rPr>
                <w:sz w:val="20"/>
                <w:szCs w:val="14"/>
              </w:rPr>
              <w:t>Brief description</w:t>
            </w:r>
          </w:p>
        </w:tc>
        <w:tc>
          <w:tcPr>
            <w:tcW w:w="9043" w:type="dxa"/>
          </w:tcPr>
          <w:p w14:paraId="326094A3" w14:textId="77777777" w:rsidR="00F74CBA" w:rsidRPr="00437FEA" w:rsidRDefault="00F74CBA" w:rsidP="00DB77A9">
            <w:pPr>
              <w:rPr>
                <w:sz w:val="20"/>
                <w:szCs w:val="14"/>
              </w:rPr>
            </w:pPr>
            <w:r>
              <w:rPr>
                <w:sz w:val="20"/>
                <w:szCs w:val="14"/>
              </w:rPr>
              <w:t>The communications between the client and provider fails then recovers</w:t>
            </w:r>
          </w:p>
        </w:tc>
      </w:tr>
      <w:tr w:rsidR="00F74CBA" w:rsidRPr="00437FEA" w14:paraId="71F9FFF5" w14:textId="77777777" w:rsidTr="00DB77A9">
        <w:tc>
          <w:tcPr>
            <w:tcW w:w="1413" w:type="dxa"/>
          </w:tcPr>
          <w:p w14:paraId="4387546F" w14:textId="77777777" w:rsidR="00F74CBA" w:rsidRPr="00437FEA" w:rsidRDefault="00F74CBA" w:rsidP="00DB77A9">
            <w:pPr>
              <w:rPr>
                <w:sz w:val="20"/>
                <w:szCs w:val="14"/>
              </w:rPr>
            </w:pPr>
            <w:r>
              <w:rPr>
                <w:sz w:val="20"/>
                <w:szCs w:val="14"/>
              </w:rPr>
              <w:t>Preconditions</w:t>
            </w:r>
          </w:p>
        </w:tc>
        <w:tc>
          <w:tcPr>
            <w:tcW w:w="9043" w:type="dxa"/>
          </w:tcPr>
          <w:p w14:paraId="39BF10F3" w14:textId="77777777" w:rsidR="00F74CBA" w:rsidRPr="00437FEA" w:rsidRDefault="00F74CBA" w:rsidP="00DB77A9">
            <w:pPr>
              <w:rPr>
                <w:sz w:val="20"/>
                <w:szCs w:val="14"/>
              </w:rPr>
            </w:pPr>
            <w:r>
              <w:rPr>
                <w:sz w:val="20"/>
                <w:szCs w:val="14"/>
              </w:rPr>
              <w:t xml:space="preserve">UC </w:t>
            </w:r>
            <w:r w:rsidR="00B51CF7">
              <w:rPr>
                <w:sz w:val="20"/>
                <w:szCs w:val="14"/>
              </w:rPr>
              <w:t>ST-</w:t>
            </w:r>
            <w:r>
              <w:rPr>
                <w:sz w:val="20"/>
                <w:szCs w:val="14"/>
              </w:rPr>
              <w:t>0.3 has run successfully</w:t>
            </w:r>
          </w:p>
        </w:tc>
      </w:tr>
      <w:tr w:rsidR="00F74CBA" w:rsidRPr="00437FEA" w14:paraId="7553A982" w14:textId="77777777" w:rsidTr="00DB77A9">
        <w:tc>
          <w:tcPr>
            <w:tcW w:w="1413" w:type="dxa"/>
          </w:tcPr>
          <w:p w14:paraId="1EDD575C" w14:textId="77777777" w:rsidR="00F74CBA" w:rsidRPr="00437FEA" w:rsidRDefault="00F74CBA" w:rsidP="00DB77A9">
            <w:pPr>
              <w:rPr>
                <w:sz w:val="20"/>
                <w:szCs w:val="14"/>
              </w:rPr>
            </w:pPr>
            <w:r>
              <w:rPr>
                <w:sz w:val="20"/>
                <w:szCs w:val="14"/>
              </w:rPr>
              <w:t>Type</w:t>
            </w:r>
          </w:p>
        </w:tc>
        <w:tc>
          <w:tcPr>
            <w:tcW w:w="9043" w:type="dxa"/>
          </w:tcPr>
          <w:p w14:paraId="2C6D39EB" w14:textId="77777777" w:rsidR="00F74CBA" w:rsidRPr="00437FEA" w:rsidRDefault="00F74CBA" w:rsidP="00DB77A9">
            <w:pPr>
              <w:rPr>
                <w:sz w:val="20"/>
                <w:szCs w:val="14"/>
              </w:rPr>
            </w:pPr>
            <w:r>
              <w:rPr>
                <w:sz w:val="20"/>
                <w:szCs w:val="14"/>
              </w:rPr>
              <w:t>Gaining and maintaining alignment</w:t>
            </w:r>
          </w:p>
        </w:tc>
      </w:tr>
      <w:tr w:rsidR="00F74CBA" w:rsidRPr="00437FEA" w14:paraId="79D47F1D" w14:textId="77777777" w:rsidTr="00DB77A9">
        <w:tc>
          <w:tcPr>
            <w:tcW w:w="1413" w:type="dxa"/>
          </w:tcPr>
          <w:p w14:paraId="259AE8D3" w14:textId="77777777" w:rsidR="00F74CBA" w:rsidRPr="00437FEA" w:rsidRDefault="00F74CBA" w:rsidP="00DB77A9">
            <w:pPr>
              <w:rPr>
                <w:sz w:val="20"/>
                <w:szCs w:val="14"/>
              </w:rPr>
            </w:pPr>
            <w:r>
              <w:rPr>
                <w:sz w:val="20"/>
                <w:szCs w:val="14"/>
              </w:rPr>
              <w:t>Description and workflow</w:t>
            </w:r>
          </w:p>
        </w:tc>
        <w:tc>
          <w:tcPr>
            <w:tcW w:w="9043" w:type="dxa"/>
          </w:tcPr>
          <w:p w14:paraId="42E29F39" w14:textId="77777777" w:rsidR="0057471E" w:rsidRPr="00C4727B" w:rsidRDefault="0057471E" w:rsidP="00D66FC5">
            <w:pPr>
              <w:numPr>
                <w:ilvl w:val="0"/>
                <w:numId w:val="38"/>
              </w:numPr>
              <w:spacing w:before="100" w:beforeAutospacing="1" w:after="100" w:afterAutospacing="1"/>
              <w:rPr>
                <w:rFonts w:eastAsia="Times New Roman"/>
                <w:sz w:val="20"/>
                <w:szCs w:val="14"/>
              </w:rPr>
            </w:pPr>
            <w:r w:rsidRPr="00C4727B">
              <w:rPr>
                <w:rFonts w:eastAsia="Times New Roman"/>
                <w:sz w:val="20"/>
                <w:szCs w:val="14"/>
              </w:rPr>
              <w:t>The client is consuming the stream with some delay</w:t>
            </w:r>
            <w:r w:rsidR="0029210A">
              <w:rPr>
                <w:rFonts w:eastAsia="Times New Roman"/>
                <w:sz w:val="20"/>
                <w:szCs w:val="14"/>
              </w:rPr>
              <w:t>.</w:t>
            </w:r>
          </w:p>
          <w:p w14:paraId="0B032CDF" w14:textId="77777777" w:rsidR="0057471E" w:rsidRPr="00C4727B" w:rsidRDefault="0057471E" w:rsidP="00D66FC5">
            <w:pPr>
              <w:numPr>
                <w:ilvl w:val="0"/>
                <w:numId w:val="38"/>
              </w:numPr>
              <w:spacing w:before="100" w:beforeAutospacing="1" w:after="100" w:afterAutospacing="1"/>
              <w:rPr>
                <w:rFonts w:eastAsia="Times New Roman"/>
                <w:sz w:val="20"/>
                <w:szCs w:val="14"/>
              </w:rPr>
            </w:pPr>
            <w:r w:rsidRPr="00C4727B">
              <w:rPr>
                <w:rFonts w:eastAsia="Times New Roman"/>
                <w:sz w:val="20"/>
                <w:szCs w:val="14"/>
              </w:rPr>
              <w:t>On loss of comms the client and the provider kill the pipeline</w:t>
            </w:r>
            <w:r w:rsidR="0029210A">
              <w:rPr>
                <w:rFonts w:eastAsia="Times New Roman"/>
                <w:sz w:val="20"/>
                <w:szCs w:val="14"/>
              </w:rPr>
              <w:t>.</w:t>
            </w:r>
          </w:p>
          <w:p w14:paraId="13DD0E5A" w14:textId="77777777" w:rsidR="0057471E" w:rsidRPr="00C4727B" w:rsidRDefault="0057471E" w:rsidP="00D66FC5">
            <w:pPr>
              <w:numPr>
                <w:ilvl w:val="0"/>
                <w:numId w:val="38"/>
              </w:numPr>
              <w:spacing w:before="100" w:beforeAutospacing="1" w:after="100" w:afterAutospacing="1"/>
              <w:rPr>
                <w:rFonts w:eastAsia="Times New Roman"/>
                <w:sz w:val="20"/>
                <w:szCs w:val="14"/>
              </w:rPr>
            </w:pPr>
            <w:r w:rsidRPr="00C4727B">
              <w:rPr>
                <w:rFonts w:eastAsia="Times New Roman"/>
                <w:sz w:val="20"/>
                <w:szCs w:val="14"/>
              </w:rPr>
              <w:t>The log continues to progress on the provider side</w:t>
            </w:r>
            <w:r w:rsidR="0029210A">
              <w:rPr>
                <w:rFonts w:eastAsia="Times New Roman"/>
                <w:sz w:val="20"/>
                <w:szCs w:val="14"/>
              </w:rPr>
              <w:t>.</w:t>
            </w:r>
          </w:p>
          <w:p w14:paraId="227C5409" w14:textId="77777777" w:rsidR="0057471E" w:rsidRPr="009D467C" w:rsidRDefault="0057471E" w:rsidP="00D66FC5">
            <w:pPr>
              <w:numPr>
                <w:ilvl w:val="0"/>
                <w:numId w:val="38"/>
              </w:numPr>
              <w:spacing w:before="100" w:beforeAutospacing="1" w:after="100" w:afterAutospacing="1"/>
              <w:rPr>
                <w:rFonts w:eastAsia="Times New Roman"/>
                <w:sz w:val="20"/>
                <w:szCs w:val="14"/>
              </w:rPr>
            </w:pPr>
            <w:r w:rsidRPr="009D467C">
              <w:rPr>
                <w:rFonts w:eastAsia="Times New Roman"/>
                <w:sz w:val="20"/>
                <w:szCs w:val="14"/>
              </w:rPr>
              <w:t>The client/comms is down for longer than the tombstone</w:t>
            </w:r>
            <w:r w:rsidR="00165E7D">
              <w:rPr>
                <w:rFonts w:eastAsia="Times New Roman"/>
                <w:sz w:val="20"/>
                <w:szCs w:val="14"/>
              </w:rPr>
              <w:t>-</w:t>
            </w:r>
            <w:r w:rsidRPr="009D467C">
              <w:rPr>
                <w:rFonts w:eastAsia="Times New Roman"/>
                <w:sz w:val="20"/>
                <w:szCs w:val="14"/>
              </w:rPr>
              <w:t>retention</w:t>
            </w:r>
            <w:r w:rsidR="0029210A">
              <w:rPr>
                <w:rFonts w:eastAsia="Times New Roman"/>
                <w:sz w:val="20"/>
                <w:szCs w:val="14"/>
              </w:rPr>
              <w:t>.</w:t>
            </w:r>
          </w:p>
          <w:p w14:paraId="16B09FBC" w14:textId="77777777" w:rsidR="0057471E" w:rsidRPr="009D467C" w:rsidRDefault="0057471E" w:rsidP="00D66FC5">
            <w:pPr>
              <w:numPr>
                <w:ilvl w:val="0"/>
                <w:numId w:val="38"/>
              </w:numPr>
              <w:spacing w:before="100" w:beforeAutospacing="1" w:after="100" w:afterAutospacing="1"/>
              <w:rPr>
                <w:rFonts w:eastAsia="Times New Roman"/>
                <w:sz w:val="20"/>
                <w:szCs w:val="14"/>
              </w:rPr>
            </w:pPr>
            <w:r w:rsidRPr="009D467C">
              <w:rPr>
                <w:rFonts w:eastAsia="Times New Roman"/>
                <w:sz w:val="20"/>
                <w:szCs w:val="14"/>
              </w:rPr>
              <w:t>The client attempts to reconnect with the token</w:t>
            </w:r>
            <w:r>
              <w:rPr>
                <w:rFonts w:eastAsia="Times New Roman"/>
                <w:sz w:val="20"/>
                <w:szCs w:val="14"/>
              </w:rPr>
              <w:t xml:space="preserve"> of the record that it previously successfully processed</w:t>
            </w:r>
            <w:r w:rsidR="0029210A">
              <w:rPr>
                <w:rFonts w:eastAsia="Times New Roman"/>
                <w:sz w:val="20"/>
                <w:szCs w:val="14"/>
              </w:rPr>
              <w:t>.</w:t>
            </w:r>
          </w:p>
          <w:p w14:paraId="10ECA732" w14:textId="77777777" w:rsidR="0057471E" w:rsidRDefault="0057471E" w:rsidP="00D66FC5">
            <w:pPr>
              <w:numPr>
                <w:ilvl w:val="0"/>
                <w:numId w:val="38"/>
              </w:numPr>
              <w:spacing w:before="100" w:beforeAutospacing="1" w:after="100" w:afterAutospacing="1"/>
              <w:rPr>
                <w:rFonts w:eastAsia="Times New Roman"/>
                <w:sz w:val="20"/>
                <w:szCs w:val="14"/>
              </w:rPr>
            </w:pPr>
            <w:r w:rsidRPr="009D467C">
              <w:rPr>
                <w:rFonts w:eastAsia="Times New Roman"/>
                <w:sz w:val="20"/>
                <w:szCs w:val="14"/>
              </w:rPr>
              <w:t>The provider recognizes that this is outside tombstone</w:t>
            </w:r>
            <w:r w:rsidR="00165E7D">
              <w:rPr>
                <w:rFonts w:eastAsia="Times New Roman"/>
                <w:sz w:val="20"/>
                <w:szCs w:val="14"/>
              </w:rPr>
              <w:t>-</w:t>
            </w:r>
            <w:r w:rsidRPr="009D467C">
              <w:rPr>
                <w:rFonts w:eastAsia="Times New Roman"/>
                <w:sz w:val="20"/>
                <w:szCs w:val="14"/>
              </w:rPr>
              <w:t>retention and streams from the oldest record etc.</w:t>
            </w:r>
          </w:p>
          <w:p w14:paraId="61D6EFF8" w14:textId="77777777" w:rsidR="002E1D6F" w:rsidRDefault="002E1D6F" w:rsidP="00D66FC5">
            <w:pPr>
              <w:numPr>
                <w:ilvl w:val="1"/>
                <w:numId w:val="38"/>
              </w:numPr>
              <w:spacing w:before="100" w:beforeAutospacing="1" w:after="100" w:afterAutospacing="1"/>
              <w:rPr>
                <w:rFonts w:eastAsia="Times New Roman"/>
                <w:sz w:val="20"/>
                <w:szCs w:val="14"/>
              </w:rPr>
            </w:pPr>
            <w:r>
              <w:rPr>
                <w:rFonts w:eastAsia="Times New Roman"/>
                <w:sz w:val="20"/>
                <w:szCs w:val="14"/>
              </w:rPr>
              <w:t xml:space="preserve">The client could take action to </w:t>
            </w:r>
            <w:r w:rsidR="004159F5">
              <w:rPr>
                <w:rFonts w:eastAsia="Times New Roman"/>
                <w:sz w:val="20"/>
                <w:szCs w:val="14"/>
              </w:rPr>
              <w:t>revert to the oldest record by not providing the token, however, it will certainly take longer to align</w:t>
            </w:r>
            <w:r w:rsidR="000B541A">
              <w:rPr>
                <w:rFonts w:eastAsia="Times New Roman"/>
                <w:sz w:val="20"/>
                <w:szCs w:val="14"/>
              </w:rPr>
              <w:t xml:space="preserve"> on average</w:t>
            </w:r>
            <w:r w:rsidR="004159F5">
              <w:rPr>
                <w:rFonts w:eastAsia="Times New Roman"/>
                <w:sz w:val="20"/>
                <w:szCs w:val="14"/>
              </w:rPr>
              <w:t xml:space="preserve"> than relying on the </w:t>
            </w:r>
            <w:r w:rsidR="00EA4A16">
              <w:rPr>
                <w:rFonts w:eastAsia="Times New Roman"/>
                <w:sz w:val="20"/>
                <w:szCs w:val="14"/>
              </w:rPr>
              <w:t xml:space="preserve">provider </w:t>
            </w:r>
            <w:r w:rsidR="004159F5">
              <w:rPr>
                <w:rFonts w:eastAsia="Times New Roman"/>
                <w:sz w:val="20"/>
                <w:szCs w:val="14"/>
              </w:rPr>
              <w:t>knowledge</w:t>
            </w:r>
            <w:r w:rsidR="009764E6">
              <w:rPr>
                <w:rFonts w:eastAsia="Times New Roman"/>
                <w:sz w:val="20"/>
                <w:szCs w:val="14"/>
              </w:rPr>
              <w:t xml:space="preserve"> regarding whether alignment is required or not.</w:t>
            </w:r>
          </w:p>
          <w:p w14:paraId="0DC0EFE3" w14:textId="77777777" w:rsidR="00F74CBA" w:rsidRDefault="00047BD3" w:rsidP="00D66FC5">
            <w:pPr>
              <w:numPr>
                <w:ilvl w:val="0"/>
                <w:numId w:val="38"/>
              </w:numPr>
              <w:spacing w:before="100" w:beforeAutospacing="1" w:after="100" w:afterAutospacing="1"/>
              <w:rPr>
                <w:rFonts w:eastAsia="Times New Roman"/>
                <w:sz w:val="20"/>
                <w:szCs w:val="14"/>
              </w:rPr>
            </w:pPr>
            <w:r>
              <w:rPr>
                <w:rFonts w:eastAsia="Times New Roman"/>
                <w:sz w:val="20"/>
                <w:szCs w:val="14"/>
              </w:rPr>
              <w:t xml:space="preserve">See UC </w:t>
            </w:r>
            <w:r w:rsidR="00B51CF7">
              <w:rPr>
                <w:rFonts w:eastAsia="Times New Roman"/>
                <w:sz w:val="20"/>
                <w:szCs w:val="14"/>
              </w:rPr>
              <w:t>ST-</w:t>
            </w:r>
            <w:r>
              <w:rPr>
                <w:rFonts w:eastAsia="Times New Roman"/>
                <w:sz w:val="20"/>
                <w:szCs w:val="14"/>
              </w:rPr>
              <w:t>0.9</w:t>
            </w:r>
          </w:p>
          <w:p w14:paraId="3DBF956E" w14:textId="67A33CBC" w:rsidR="00925462" w:rsidRPr="00047BD3" w:rsidRDefault="00925462" w:rsidP="00925462">
            <w:pPr>
              <w:spacing w:before="100" w:beforeAutospacing="1" w:after="100" w:afterAutospacing="1"/>
              <w:rPr>
                <w:rFonts w:eastAsia="Times New Roman"/>
                <w:sz w:val="20"/>
                <w:szCs w:val="14"/>
              </w:rPr>
            </w:pPr>
            <w:r>
              <w:rPr>
                <w:sz w:val="20"/>
                <w:szCs w:val="14"/>
              </w:rPr>
              <w:t>See sequence diagram “Streaming”, “Loss”, “Connect” (with specific token</w:t>
            </w:r>
            <w:r w:rsidR="00787CD3">
              <w:rPr>
                <w:sz w:val="20"/>
                <w:szCs w:val="14"/>
              </w:rPr>
              <w:t xml:space="preserve"> but forced to offset = 0</w:t>
            </w:r>
            <w:r>
              <w:rPr>
                <w:sz w:val="20"/>
                <w:szCs w:val="14"/>
              </w:rPr>
              <w:t xml:space="preserve">) and “Streaming”  phases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ins w:id="3463" w:author="Author">
              <w:r w:rsidR="00B53275" w:rsidRPr="00B53275">
                <w:rPr>
                  <w:sz w:val="20"/>
                  <w:szCs w:val="20"/>
                  <w:rPrChange w:id="3464" w:author="Author">
                    <w:rPr/>
                  </w:rPrChange>
                </w:rPr>
                <w:t xml:space="preserve">Figure </w:t>
              </w:r>
              <w:r w:rsidR="00B53275" w:rsidRPr="00B53275">
                <w:rPr>
                  <w:noProof/>
                  <w:sz w:val="20"/>
                  <w:szCs w:val="20"/>
                  <w:rPrChange w:id="3465" w:author="Author">
                    <w:rPr>
                      <w:noProof/>
                    </w:rPr>
                  </w:rPrChange>
                </w:rPr>
                <w:t>32</w:t>
              </w:r>
              <w:r w:rsidR="00B53275" w:rsidRPr="00B53275" w:rsidDel="00B53275">
                <w:rPr>
                  <w:noProof/>
                  <w:sz w:val="20"/>
                  <w:szCs w:val="20"/>
                  <w:rPrChange w:id="3466" w:author="Author">
                    <w:rPr>
                      <w:noProof/>
                    </w:rPr>
                  </w:rPrChange>
                </w:rPr>
                <w:t>3234</w:t>
              </w:r>
              <w:del w:id="3467" w:author="Author">
                <w:r w:rsidR="006D1621" w:rsidRPr="006D1621" w:rsidDel="00B53275">
                  <w:rPr>
                    <w:sz w:val="20"/>
                    <w:szCs w:val="20"/>
                    <w:rPrChange w:id="3468" w:author="Author">
                      <w:rPr/>
                    </w:rPrChange>
                  </w:rPr>
                  <w:delText xml:space="preserve">Figure </w:delText>
                </w:r>
                <w:r w:rsidR="006D1621" w:rsidRPr="006D1621" w:rsidDel="00B53275">
                  <w:rPr>
                    <w:noProof/>
                    <w:sz w:val="20"/>
                    <w:szCs w:val="20"/>
                    <w:rPrChange w:id="3469" w:author="Author">
                      <w:rPr>
                        <w:noProof/>
                      </w:rPr>
                    </w:rPrChange>
                  </w:rPr>
                  <w:delText>3234</w:delText>
                </w:r>
              </w:del>
            </w:ins>
            <w:del w:id="3470" w:author="Author">
              <w:r w:rsidR="00C1187B" w:rsidRPr="00C1187B" w:rsidDel="00B53275">
                <w:rPr>
                  <w:sz w:val="20"/>
                  <w:szCs w:val="20"/>
                </w:rPr>
                <w:delText xml:space="preserve">Figure </w:delText>
              </w:r>
              <w:r w:rsidR="00C1187B" w:rsidRPr="00C1187B" w:rsidDel="00B53275">
                <w:rPr>
                  <w:noProof/>
                  <w:sz w:val="20"/>
                  <w:szCs w:val="20"/>
                </w:rPr>
                <w:delText>34</w:delText>
              </w:r>
            </w:del>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ins w:id="3471" w:author="Author">
              <w:r w:rsidR="00B53275" w:rsidRPr="00B53275">
                <w:rPr>
                  <w:sz w:val="20"/>
                  <w:szCs w:val="20"/>
                  <w:rPrChange w:id="3472" w:author="Author">
                    <w:rPr/>
                  </w:rPrChange>
                </w:rPr>
                <w:t xml:space="preserve">Figure </w:t>
              </w:r>
              <w:r w:rsidR="00B53275" w:rsidRPr="00B53275">
                <w:rPr>
                  <w:noProof/>
                  <w:sz w:val="20"/>
                  <w:szCs w:val="20"/>
                  <w:rPrChange w:id="3473" w:author="Author">
                    <w:rPr>
                      <w:noProof/>
                    </w:rPr>
                  </w:rPrChange>
                </w:rPr>
                <w:t>33</w:t>
              </w:r>
              <w:r w:rsidR="00B53275" w:rsidRPr="00B53275" w:rsidDel="00B53275">
                <w:rPr>
                  <w:noProof/>
                  <w:sz w:val="20"/>
                  <w:szCs w:val="20"/>
                  <w:rPrChange w:id="3474" w:author="Author">
                    <w:rPr>
                      <w:noProof/>
                    </w:rPr>
                  </w:rPrChange>
                </w:rPr>
                <w:t>3335</w:t>
              </w:r>
              <w:del w:id="3475" w:author="Author">
                <w:r w:rsidR="006D1621" w:rsidRPr="006D1621" w:rsidDel="00B53275">
                  <w:rPr>
                    <w:sz w:val="20"/>
                    <w:szCs w:val="20"/>
                    <w:rPrChange w:id="3476" w:author="Author">
                      <w:rPr/>
                    </w:rPrChange>
                  </w:rPr>
                  <w:delText xml:space="preserve">Figure </w:delText>
                </w:r>
                <w:r w:rsidR="006D1621" w:rsidRPr="006D1621" w:rsidDel="00B53275">
                  <w:rPr>
                    <w:noProof/>
                    <w:sz w:val="20"/>
                    <w:szCs w:val="20"/>
                    <w:rPrChange w:id="3477" w:author="Author">
                      <w:rPr>
                        <w:noProof/>
                      </w:rPr>
                    </w:rPrChange>
                  </w:rPr>
                  <w:delText>3335</w:delText>
                </w:r>
              </w:del>
            </w:ins>
            <w:del w:id="3478" w:author="Author">
              <w:r w:rsidR="00C1187B" w:rsidRPr="00C1187B" w:rsidDel="00B53275">
                <w:rPr>
                  <w:sz w:val="20"/>
                  <w:szCs w:val="20"/>
                </w:rPr>
                <w:delText xml:space="preserve">Figure </w:delText>
              </w:r>
              <w:r w:rsidR="00C1187B" w:rsidRPr="00C1187B" w:rsidDel="00B53275">
                <w:rPr>
                  <w:noProof/>
                  <w:sz w:val="20"/>
                  <w:szCs w:val="20"/>
                </w:rPr>
                <w:delText>35</w:delText>
              </w:r>
            </w:del>
            <w:r w:rsidRPr="00C24B80">
              <w:rPr>
                <w:sz w:val="20"/>
                <w:szCs w:val="20"/>
              </w:rPr>
              <w:fldChar w:fldCharType="end"/>
            </w:r>
            <w:r w:rsidRPr="00C24B80">
              <w:rPr>
                <w:sz w:val="20"/>
                <w:szCs w:val="20"/>
              </w:rPr>
              <w:t>).</w:t>
            </w:r>
          </w:p>
        </w:tc>
      </w:tr>
    </w:tbl>
    <w:p w14:paraId="681D79CA" w14:textId="77777777" w:rsidR="0051011B" w:rsidRPr="0051011B" w:rsidRDefault="00BB0B85" w:rsidP="0051011B">
      <w:pPr>
        <w:pStyle w:val="Heading3"/>
      </w:pPr>
      <w:bookmarkStart w:id="3479" w:name="_Toc192619589"/>
      <w:r>
        <w:lastRenderedPageBreak/>
        <w:t xml:space="preserve">Use Case </w:t>
      </w:r>
      <w:r w:rsidR="00B51CF7">
        <w:t>ST-</w:t>
      </w:r>
      <w:r>
        <w:t xml:space="preserve">0.9: </w:t>
      </w:r>
      <w:r w:rsidR="00F81D94">
        <w:t>Client require</w:t>
      </w:r>
      <w:r w:rsidR="00A14414">
        <w:t>s r</w:t>
      </w:r>
      <w:r>
        <w:t>ealignment</w:t>
      </w:r>
      <w:bookmarkEnd w:id="3479"/>
    </w:p>
    <w:tbl>
      <w:tblPr>
        <w:tblStyle w:val="TableGrid"/>
        <w:tblW w:w="0" w:type="auto"/>
        <w:tblLook w:val="04A0" w:firstRow="1" w:lastRow="0" w:firstColumn="1" w:lastColumn="0" w:noHBand="0" w:noVBand="1"/>
      </w:tblPr>
      <w:tblGrid>
        <w:gridCol w:w="1413"/>
        <w:gridCol w:w="9043"/>
      </w:tblGrid>
      <w:tr w:rsidR="00BB0B85" w:rsidRPr="00437FEA" w14:paraId="58B992E9" w14:textId="77777777" w:rsidTr="00DB77A9">
        <w:tc>
          <w:tcPr>
            <w:tcW w:w="1413" w:type="dxa"/>
          </w:tcPr>
          <w:p w14:paraId="4DD616C5" w14:textId="77777777" w:rsidR="00BB0B85" w:rsidRPr="00437FEA" w:rsidRDefault="00BB0B85" w:rsidP="00DB77A9">
            <w:pPr>
              <w:rPr>
                <w:sz w:val="20"/>
                <w:szCs w:val="14"/>
              </w:rPr>
            </w:pPr>
            <w:r w:rsidRPr="00437FEA">
              <w:rPr>
                <w:sz w:val="20"/>
                <w:szCs w:val="14"/>
              </w:rPr>
              <w:t>Number</w:t>
            </w:r>
          </w:p>
        </w:tc>
        <w:tc>
          <w:tcPr>
            <w:tcW w:w="9043" w:type="dxa"/>
          </w:tcPr>
          <w:p w14:paraId="29345BFC" w14:textId="77777777" w:rsidR="00BB0B85" w:rsidRPr="00437FEA" w:rsidRDefault="00B51CF7" w:rsidP="00DB77A9">
            <w:pPr>
              <w:rPr>
                <w:sz w:val="20"/>
                <w:szCs w:val="14"/>
              </w:rPr>
            </w:pPr>
            <w:r>
              <w:rPr>
                <w:sz w:val="20"/>
                <w:szCs w:val="14"/>
              </w:rPr>
              <w:t>ST-</w:t>
            </w:r>
            <w:r w:rsidR="00BB0B85" w:rsidRPr="00437FEA">
              <w:rPr>
                <w:sz w:val="20"/>
                <w:szCs w:val="14"/>
              </w:rPr>
              <w:t>0.</w:t>
            </w:r>
            <w:r w:rsidR="00BB0B85">
              <w:rPr>
                <w:sz w:val="20"/>
                <w:szCs w:val="14"/>
              </w:rPr>
              <w:t>9</w:t>
            </w:r>
          </w:p>
        </w:tc>
      </w:tr>
      <w:tr w:rsidR="00BB0B85" w:rsidRPr="00437FEA" w14:paraId="78B96C97" w14:textId="77777777" w:rsidTr="00DB77A9">
        <w:tc>
          <w:tcPr>
            <w:tcW w:w="1413" w:type="dxa"/>
          </w:tcPr>
          <w:p w14:paraId="6245CF9B" w14:textId="77777777" w:rsidR="00BB0B85" w:rsidRPr="00437FEA" w:rsidRDefault="00BB0B85" w:rsidP="00DB77A9">
            <w:pPr>
              <w:rPr>
                <w:sz w:val="20"/>
                <w:szCs w:val="14"/>
              </w:rPr>
            </w:pPr>
            <w:r w:rsidRPr="00437FEA">
              <w:rPr>
                <w:sz w:val="20"/>
                <w:szCs w:val="14"/>
              </w:rPr>
              <w:t>Name</w:t>
            </w:r>
          </w:p>
        </w:tc>
        <w:tc>
          <w:tcPr>
            <w:tcW w:w="9043" w:type="dxa"/>
          </w:tcPr>
          <w:p w14:paraId="2B3A5AC8" w14:textId="77777777" w:rsidR="00BB0B85" w:rsidRPr="00437FEA" w:rsidRDefault="00BB0B85" w:rsidP="00DB77A9">
            <w:pPr>
              <w:rPr>
                <w:sz w:val="20"/>
                <w:szCs w:val="14"/>
              </w:rPr>
            </w:pPr>
            <w:r>
              <w:rPr>
                <w:sz w:val="20"/>
                <w:szCs w:val="14"/>
              </w:rPr>
              <w:t>Client requires realignment</w:t>
            </w:r>
          </w:p>
        </w:tc>
      </w:tr>
      <w:tr w:rsidR="00BB0B85" w:rsidRPr="00437FEA" w14:paraId="2DE7F958" w14:textId="77777777" w:rsidTr="00DB77A9">
        <w:tc>
          <w:tcPr>
            <w:tcW w:w="1413" w:type="dxa"/>
          </w:tcPr>
          <w:p w14:paraId="7C87D70F" w14:textId="77777777" w:rsidR="00BB0B85" w:rsidRPr="00437FEA" w:rsidRDefault="00BB0B85" w:rsidP="00DB77A9">
            <w:pPr>
              <w:rPr>
                <w:sz w:val="20"/>
                <w:szCs w:val="14"/>
              </w:rPr>
            </w:pPr>
            <w:r>
              <w:rPr>
                <w:sz w:val="20"/>
                <w:szCs w:val="14"/>
              </w:rPr>
              <w:t>Process/Area</w:t>
            </w:r>
          </w:p>
        </w:tc>
        <w:tc>
          <w:tcPr>
            <w:tcW w:w="9043" w:type="dxa"/>
          </w:tcPr>
          <w:p w14:paraId="0252648C" w14:textId="77777777" w:rsidR="00BB0B85" w:rsidRPr="00437FEA" w:rsidRDefault="00BB0B85" w:rsidP="00DB77A9">
            <w:pPr>
              <w:rPr>
                <w:sz w:val="20"/>
                <w:szCs w:val="14"/>
              </w:rPr>
            </w:pPr>
            <w:r>
              <w:rPr>
                <w:sz w:val="20"/>
                <w:szCs w:val="14"/>
              </w:rPr>
              <w:t>Streaming Infrastructure</w:t>
            </w:r>
          </w:p>
        </w:tc>
      </w:tr>
      <w:tr w:rsidR="00BB0B85" w:rsidRPr="00437FEA" w14:paraId="6A17573E" w14:textId="77777777" w:rsidTr="00DB77A9">
        <w:tc>
          <w:tcPr>
            <w:tcW w:w="1413" w:type="dxa"/>
          </w:tcPr>
          <w:p w14:paraId="37557E70" w14:textId="77777777" w:rsidR="00BB0B85" w:rsidRPr="00437FEA" w:rsidRDefault="00BB0B85" w:rsidP="00DB77A9">
            <w:pPr>
              <w:rPr>
                <w:sz w:val="20"/>
                <w:szCs w:val="14"/>
              </w:rPr>
            </w:pPr>
            <w:r>
              <w:rPr>
                <w:sz w:val="20"/>
                <w:szCs w:val="14"/>
              </w:rPr>
              <w:t>Brief description</w:t>
            </w:r>
          </w:p>
        </w:tc>
        <w:tc>
          <w:tcPr>
            <w:tcW w:w="9043" w:type="dxa"/>
          </w:tcPr>
          <w:p w14:paraId="65E05485" w14:textId="77777777" w:rsidR="00BB0B85" w:rsidRPr="00437FEA" w:rsidRDefault="00BB0B85" w:rsidP="00DB77A9">
            <w:pPr>
              <w:rPr>
                <w:sz w:val="20"/>
                <w:szCs w:val="14"/>
              </w:rPr>
            </w:pPr>
            <w:r>
              <w:rPr>
                <w:sz w:val="20"/>
                <w:szCs w:val="14"/>
              </w:rPr>
              <w:t>For some reason</w:t>
            </w:r>
            <w:r w:rsidR="00453040">
              <w:rPr>
                <w:sz w:val="20"/>
                <w:szCs w:val="14"/>
              </w:rPr>
              <w:t>,</w:t>
            </w:r>
            <w:r>
              <w:rPr>
                <w:sz w:val="20"/>
                <w:szCs w:val="14"/>
              </w:rPr>
              <w:t xml:space="preserve"> the provider determines that the client needs to be </w:t>
            </w:r>
            <w:r w:rsidR="009371ED">
              <w:rPr>
                <w:sz w:val="20"/>
                <w:szCs w:val="14"/>
              </w:rPr>
              <w:t>aligned/</w:t>
            </w:r>
            <w:proofErr w:type="gramStart"/>
            <w:r>
              <w:rPr>
                <w:sz w:val="20"/>
                <w:szCs w:val="14"/>
              </w:rPr>
              <w:t>realigned</w:t>
            </w:r>
            <w:proofErr w:type="gramEnd"/>
            <w:r>
              <w:rPr>
                <w:sz w:val="20"/>
                <w:szCs w:val="14"/>
              </w:rPr>
              <w:t xml:space="preserve"> or the client chooses to realign</w:t>
            </w:r>
          </w:p>
        </w:tc>
      </w:tr>
      <w:tr w:rsidR="00BB0B85" w:rsidRPr="00437FEA" w14:paraId="29375664" w14:textId="77777777" w:rsidTr="00DB77A9">
        <w:tc>
          <w:tcPr>
            <w:tcW w:w="1413" w:type="dxa"/>
          </w:tcPr>
          <w:p w14:paraId="1C7AD911" w14:textId="77777777" w:rsidR="00BB0B85" w:rsidRPr="00437FEA" w:rsidRDefault="00BB0B85" w:rsidP="00DB77A9">
            <w:pPr>
              <w:rPr>
                <w:sz w:val="20"/>
                <w:szCs w:val="14"/>
              </w:rPr>
            </w:pPr>
            <w:r>
              <w:rPr>
                <w:sz w:val="20"/>
                <w:szCs w:val="14"/>
              </w:rPr>
              <w:t>Preconditions</w:t>
            </w:r>
          </w:p>
        </w:tc>
        <w:tc>
          <w:tcPr>
            <w:tcW w:w="9043" w:type="dxa"/>
          </w:tcPr>
          <w:p w14:paraId="2FE61819" w14:textId="77777777" w:rsidR="00BB0B85" w:rsidRPr="00437FEA" w:rsidRDefault="00BB0B85" w:rsidP="00DB77A9">
            <w:pPr>
              <w:rPr>
                <w:sz w:val="20"/>
                <w:szCs w:val="14"/>
              </w:rPr>
            </w:pPr>
            <w:r>
              <w:rPr>
                <w:sz w:val="20"/>
                <w:szCs w:val="14"/>
              </w:rPr>
              <w:t xml:space="preserve">UC </w:t>
            </w:r>
            <w:r w:rsidR="00B51CF7">
              <w:rPr>
                <w:sz w:val="20"/>
                <w:szCs w:val="14"/>
              </w:rPr>
              <w:t>ST-</w:t>
            </w:r>
            <w:r w:rsidR="00527EE7">
              <w:rPr>
                <w:sz w:val="20"/>
                <w:szCs w:val="14"/>
              </w:rPr>
              <w:t>0.</w:t>
            </w:r>
            <w:r>
              <w:rPr>
                <w:sz w:val="20"/>
                <w:szCs w:val="14"/>
              </w:rPr>
              <w:t>3 has run successfully</w:t>
            </w:r>
          </w:p>
        </w:tc>
      </w:tr>
      <w:tr w:rsidR="00BB0B85" w:rsidRPr="00437FEA" w14:paraId="0EC10F04" w14:textId="77777777" w:rsidTr="00DB77A9">
        <w:tc>
          <w:tcPr>
            <w:tcW w:w="1413" w:type="dxa"/>
          </w:tcPr>
          <w:p w14:paraId="4AFA15F7" w14:textId="77777777" w:rsidR="00BB0B85" w:rsidRPr="00437FEA" w:rsidRDefault="00BB0B85" w:rsidP="00DB77A9">
            <w:pPr>
              <w:rPr>
                <w:sz w:val="20"/>
                <w:szCs w:val="14"/>
              </w:rPr>
            </w:pPr>
            <w:r>
              <w:rPr>
                <w:sz w:val="20"/>
                <w:szCs w:val="14"/>
              </w:rPr>
              <w:t>Type</w:t>
            </w:r>
          </w:p>
        </w:tc>
        <w:tc>
          <w:tcPr>
            <w:tcW w:w="9043" w:type="dxa"/>
          </w:tcPr>
          <w:p w14:paraId="77298430" w14:textId="77777777" w:rsidR="00BB0B85" w:rsidRPr="00437FEA" w:rsidRDefault="00BB0B85" w:rsidP="00DB77A9">
            <w:pPr>
              <w:rPr>
                <w:sz w:val="20"/>
                <w:szCs w:val="14"/>
              </w:rPr>
            </w:pPr>
            <w:r>
              <w:rPr>
                <w:sz w:val="20"/>
                <w:szCs w:val="14"/>
              </w:rPr>
              <w:t>Gaining and maintaining alignment</w:t>
            </w:r>
          </w:p>
        </w:tc>
      </w:tr>
      <w:tr w:rsidR="00BB0B85" w:rsidRPr="00437FEA" w14:paraId="4CFD06E0" w14:textId="77777777" w:rsidTr="00DB77A9">
        <w:tc>
          <w:tcPr>
            <w:tcW w:w="1413" w:type="dxa"/>
          </w:tcPr>
          <w:p w14:paraId="1F69BD62" w14:textId="77777777" w:rsidR="00BB0B85" w:rsidRPr="00437FEA" w:rsidRDefault="00BB0B85" w:rsidP="00DB77A9">
            <w:pPr>
              <w:rPr>
                <w:sz w:val="20"/>
                <w:szCs w:val="14"/>
              </w:rPr>
            </w:pPr>
            <w:r>
              <w:rPr>
                <w:sz w:val="20"/>
                <w:szCs w:val="14"/>
              </w:rPr>
              <w:t>Description and workflow</w:t>
            </w:r>
          </w:p>
        </w:tc>
        <w:tc>
          <w:tcPr>
            <w:tcW w:w="9043" w:type="dxa"/>
          </w:tcPr>
          <w:p w14:paraId="36932388" w14:textId="77777777" w:rsidR="0057471E"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client reconnects with the previous token</w:t>
            </w:r>
            <w:r w:rsidR="00A278E3">
              <w:rPr>
                <w:rFonts w:eastAsia="Times New Roman"/>
                <w:sz w:val="20"/>
                <w:szCs w:val="14"/>
              </w:rPr>
              <w:t>.</w:t>
            </w:r>
          </w:p>
          <w:p w14:paraId="45C6E475" w14:textId="77777777" w:rsidR="006B1242" w:rsidRPr="000F63AC" w:rsidRDefault="006B1242" w:rsidP="00D66FC5">
            <w:pPr>
              <w:numPr>
                <w:ilvl w:val="1"/>
                <w:numId w:val="39"/>
              </w:numPr>
              <w:spacing w:before="100" w:beforeAutospacing="1" w:after="100" w:afterAutospacing="1"/>
              <w:rPr>
                <w:rFonts w:eastAsia="Times New Roman"/>
                <w:sz w:val="20"/>
                <w:szCs w:val="14"/>
              </w:rPr>
            </w:pPr>
            <w:r>
              <w:rPr>
                <w:rFonts w:eastAsia="Times New Roman"/>
                <w:sz w:val="20"/>
                <w:szCs w:val="14"/>
              </w:rPr>
              <w:t>Or connects with no token</w:t>
            </w:r>
            <w:r w:rsidR="00A278E3">
              <w:rPr>
                <w:rFonts w:eastAsia="Times New Roman"/>
                <w:sz w:val="20"/>
                <w:szCs w:val="14"/>
              </w:rPr>
              <w:t>.</w:t>
            </w:r>
          </w:p>
          <w:p w14:paraId="7A37445A"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On connection both the client and provider stream processes are started, and the necessary connection is made between client and provider</w:t>
            </w:r>
            <w:r w:rsidR="00A278E3">
              <w:rPr>
                <w:rFonts w:eastAsia="Times New Roman"/>
                <w:sz w:val="20"/>
                <w:szCs w:val="14"/>
              </w:rPr>
              <w:t>.</w:t>
            </w:r>
            <w:r w:rsidRPr="000F63AC">
              <w:rPr>
                <w:rFonts w:eastAsia="Times New Roman"/>
                <w:sz w:val="20"/>
                <w:szCs w:val="14"/>
              </w:rPr>
              <w:t xml:space="preserve"> </w:t>
            </w:r>
          </w:p>
          <w:p w14:paraId="35462775" w14:textId="77777777" w:rsidR="0057471E" w:rsidRPr="000F63AC" w:rsidRDefault="0057471E" w:rsidP="00D66FC5">
            <w:pPr>
              <w:numPr>
                <w:ilvl w:val="1"/>
                <w:numId w:val="39"/>
              </w:numPr>
              <w:spacing w:before="100" w:beforeAutospacing="1" w:after="100" w:afterAutospacing="1"/>
              <w:rPr>
                <w:rFonts w:eastAsia="Times New Roman"/>
                <w:sz w:val="20"/>
                <w:szCs w:val="14"/>
              </w:rPr>
            </w:pPr>
            <w:r w:rsidRPr="000F63AC">
              <w:rPr>
                <w:rFonts w:eastAsia="Times New Roman"/>
                <w:sz w:val="20"/>
                <w:szCs w:val="14"/>
              </w:rPr>
              <w:t>As a result, the pipeline is started</w:t>
            </w:r>
            <w:r w:rsidR="00A278E3">
              <w:rPr>
                <w:rFonts w:eastAsia="Times New Roman"/>
                <w:sz w:val="20"/>
                <w:szCs w:val="14"/>
              </w:rPr>
              <w:t>.</w:t>
            </w:r>
          </w:p>
          <w:p w14:paraId="5F648998"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provider recognizes the token is outside tombstone</w:t>
            </w:r>
            <w:r w:rsidR="00165E7D">
              <w:rPr>
                <w:rFonts w:eastAsia="Times New Roman"/>
                <w:sz w:val="20"/>
                <w:szCs w:val="14"/>
              </w:rPr>
              <w:t>-</w:t>
            </w:r>
            <w:r w:rsidRPr="000F63AC">
              <w:rPr>
                <w:rFonts w:eastAsia="Times New Roman"/>
                <w:sz w:val="20"/>
                <w:szCs w:val="14"/>
              </w:rPr>
              <w:t xml:space="preserve">retention and </w:t>
            </w:r>
            <w:r w:rsidR="000E5F2E">
              <w:rPr>
                <w:rFonts w:eastAsia="Times New Roman"/>
                <w:sz w:val="20"/>
                <w:szCs w:val="14"/>
              </w:rPr>
              <w:t>restarts the stream from the oldest record</w:t>
            </w:r>
            <w:r w:rsidR="00A278E3">
              <w:rPr>
                <w:rFonts w:eastAsia="Times New Roman"/>
                <w:sz w:val="20"/>
                <w:szCs w:val="14"/>
              </w:rPr>
              <w:t>.</w:t>
            </w:r>
          </w:p>
          <w:p w14:paraId="2EFF811C"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provider informs the client, via the stream, that it is back at oldest record (offset zero)</w:t>
            </w:r>
          </w:p>
          <w:p w14:paraId="1B08D070"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client consumes the stream to regain alignment</w:t>
            </w:r>
            <w:r w:rsidR="00A278E3">
              <w:rPr>
                <w:rFonts w:eastAsia="Times New Roman"/>
                <w:sz w:val="20"/>
                <w:szCs w:val="14"/>
              </w:rPr>
              <w:t>.</w:t>
            </w:r>
          </w:p>
          <w:p w14:paraId="3C31142E" w14:textId="77777777" w:rsidR="0057471E" w:rsidRPr="000F63AC" w:rsidRDefault="0057471E" w:rsidP="00D66FC5">
            <w:pPr>
              <w:numPr>
                <w:ilvl w:val="1"/>
                <w:numId w:val="39"/>
              </w:numPr>
              <w:spacing w:before="100" w:beforeAutospacing="1" w:after="100" w:afterAutospacing="1"/>
              <w:rPr>
                <w:rFonts w:eastAsia="Times New Roman"/>
                <w:sz w:val="20"/>
                <w:szCs w:val="14"/>
              </w:rPr>
            </w:pPr>
            <w:r w:rsidRPr="000F63AC">
              <w:rPr>
                <w:rFonts w:eastAsia="Times New Roman"/>
                <w:sz w:val="20"/>
                <w:szCs w:val="14"/>
              </w:rPr>
              <w:t>If the</w:t>
            </w:r>
            <w:r w:rsidR="000E404B">
              <w:rPr>
                <w:rFonts w:eastAsia="Times New Roman"/>
                <w:sz w:val="20"/>
                <w:szCs w:val="14"/>
              </w:rPr>
              <w:t xml:space="preserve"> provider is </w:t>
            </w:r>
            <w:r w:rsidR="003620F2">
              <w:rPr>
                <w:rFonts w:eastAsia="Times New Roman"/>
                <w:sz w:val="20"/>
                <w:szCs w:val="14"/>
              </w:rPr>
              <w:t xml:space="preserve">logging records at a significantly higher rate than the client can handle, </w:t>
            </w:r>
            <w:r w:rsidRPr="000F63AC">
              <w:rPr>
                <w:rFonts w:eastAsia="Times New Roman"/>
                <w:sz w:val="20"/>
                <w:szCs w:val="14"/>
              </w:rPr>
              <w:t xml:space="preserve">the client will </w:t>
            </w:r>
            <w:r w:rsidR="003620F2">
              <w:rPr>
                <w:rFonts w:eastAsia="Times New Roman"/>
                <w:sz w:val="20"/>
                <w:szCs w:val="14"/>
              </w:rPr>
              <w:t xml:space="preserve">stay beyond the </w:t>
            </w:r>
            <w:r w:rsidRPr="000F63AC">
              <w:rPr>
                <w:rFonts w:eastAsia="Times New Roman"/>
                <w:sz w:val="20"/>
                <w:szCs w:val="14"/>
              </w:rPr>
              <w:t>tombstone</w:t>
            </w:r>
            <w:r w:rsidR="00165E7D">
              <w:rPr>
                <w:rFonts w:eastAsia="Times New Roman"/>
                <w:sz w:val="20"/>
                <w:szCs w:val="14"/>
              </w:rPr>
              <w:t>-</w:t>
            </w:r>
            <w:r w:rsidRPr="000F63AC">
              <w:rPr>
                <w:rFonts w:eastAsia="Times New Roman"/>
                <w:sz w:val="20"/>
                <w:szCs w:val="14"/>
              </w:rPr>
              <w:t>retention and will get forced to realign</w:t>
            </w:r>
            <w:r w:rsidR="00A278E3">
              <w:rPr>
                <w:rFonts w:eastAsia="Times New Roman"/>
                <w:sz w:val="20"/>
                <w:szCs w:val="14"/>
              </w:rPr>
              <w:t>.</w:t>
            </w:r>
          </w:p>
          <w:p w14:paraId="41E00B18" w14:textId="77777777" w:rsidR="0057471E" w:rsidRDefault="0057471E" w:rsidP="00D66FC5">
            <w:pPr>
              <w:numPr>
                <w:ilvl w:val="1"/>
                <w:numId w:val="39"/>
              </w:numPr>
              <w:spacing w:before="100" w:beforeAutospacing="1" w:after="100" w:afterAutospacing="1"/>
              <w:rPr>
                <w:rFonts w:eastAsia="Times New Roman"/>
                <w:sz w:val="20"/>
                <w:szCs w:val="14"/>
              </w:rPr>
            </w:pPr>
            <w:r w:rsidRPr="000F63AC">
              <w:rPr>
                <w:rFonts w:eastAsia="Times New Roman"/>
                <w:sz w:val="20"/>
                <w:szCs w:val="14"/>
              </w:rPr>
              <w:t>The client may utilize some efficient realignment strategies</w:t>
            </w:r>
            <w:r w:rsidR="009371ED">
              <w:rPr>
                <w:rFonts w:eastAsia="Times New Roman"/>
                <w:sz w:val="20"/>
                <w:szCs w:val="14"/>
              </w:rPr>
              <w:t xml:space="preserve"> (see </w:t>
            </w:r>
            <w:r w:rsidR="005C5B3D">
              <w:rPr>
                <w:rFonts w:eastAsia="Times New Roman"/>
                <w:sz w:val="20"/>
                <w:szCs w:val="14"/>
              </w:rPr>
              <w:t>ST-</w:t>
            </w:r>
            <w:r w:rsidR="00ED6F1D">
              <w:rPr>
                <w:rFonts w:eastAsia="Times New Roman"/>
                <w:sz w:val="20"/>
                <w:szCs w:val="14"/>
              </w:rPr>
              <w:t>2.2)</w:t>
            </w:r>
          </w:p>
          <w:p w14:paraId="4B165E27" w14:textId="77777777" w:rsidR="006528E3" w:rsidRPr="000F63AC" w:rsidRDefault="006528E3" w:rsidP="00D66FC5">
            <w:pPr>
              <w:numPr>
                <w:ilvl w:val="1"/>
                <w:numId w:val="39"/>
              </w:numPr>
              <w:spacing w:before="100" w:beforeAutospacing="1" w:after="100" w:afterAutospacing="1"/>
              <w:rPr>
                <w:rFonts w:eastAsia="Times New Roman"/>
                <w:sz w:val="20"/>
                <w:szCs w:val="14"/>
              </w:rPr>
            </w:pPr>
            <w:r>
              <w:rPr>
                <w:rFonts w:eastAsia="Times New Roman"/>
                <w:sz w:val="20"/>
                <w:szCs w:val="14"/>
              </w:rPr>
              <w:t xml:space="preserve">The client is expected to use </w:t>
            </w:r>
            <w:r w:rsidR="00E7068B">
              <w:rPr>
                <w:rFonts w:eastAsia="Times New Roman"/>
                <w:sz w:val="20"/>
                <w:szCs w:val="14"/>
              </w:rPr>
              <w:t xml:space="preserve">some form of </w:t>
            </w:r>
            <w:r w:rsidR="00ED6F1D">
              <w:rPr>
                <w:rFonts w:eastAsia="Times New Roman"/>
                <w:sz w:val="20"/>
                <w:szCs w:val="14"/>
              </w:rPr>
              <w:t>“</w:t>
            </w:r>
            <w:r w:rsidR="00E7068B">
              <w:rPr>
                <w:rFonts w:eastAsia="Times New Roman"/>
                <w:sz w:val="20"/>
                <w:szCs w:val="14"/>
              </w:rPr>
              <w:t>garbage collection</w:t>
            </w:r>
            <w:r w:rsidR="00ED6F1D">
              <w:rPr>
                <w:rFonts w:eastAsia="Times New Roman"/>
                <w:sz w:val="20"/>
                <w:szCs w:val="14"/>
              </w:rPr>
              <w:t>”</w:t>
            </w:r>
            <w:r w:rsidR="00E7068B">
              <w:rPr>
                <w:rFonts w:eastAsia="Times New Roman"/>
                <w:sz w:val="20"/>
                <w:szCs w:val="14"/>
              </w:rPr>
              <w:t xml:space="preserve"> mechanism </w:t>
            </w:r>
            <w:r w:rsidR="00DA415E">
              <w:rPr>
                <w:rFonts w:eastAsia="Times New Roman"/>
                <w:sz w:val="20"/>
                <w:szCs w:val="14"/>
              </w:rPr>
              <w:t xml:space="preserve">(such as “mark and sweep”) </w:t>
            </w:r>
            <w:r w:rsidR="00E7068B">
              <w:rPr>
                <w:rFonts w:eastAsia="Times New Roman"/>
                <w:sz w:val="20"/>
                <w:szCs w:val="14"/>
              </w:rPr>
              <w:t>to ensure that instances that are stored by the client but that are no longer present in the provider stream are eliminated</w:t>
            </w:r>
            <w:r w:rsidR="000F3354">
              <w:rPr>
                <w:rFonts w:eastAsia="Times New Roman"/>
                <w:sz w:val="20"/>
                <w:szCs w:val="14"/>
              </w:rPr>
              <w:t>.</w:t>
            </w:r>
          </w:p>
          <w:p w14:paraId="3426CE1E" w14:textId="77777777" w:rsidR="0057471E" w:rsidRDefault="0057471E" w:rsidP="0057471E">
            <w:pPr>
              <w:spacing w:before="100" w:beforeAutospacing="1" w:after="100" w:afterAutospacing="1"/>
              <w:rPr>
                <w:rFonts w:eastAsia="Times New Roman"/>
                <w:sz w:val="20"/>
                <w:szCs w:val="14"/>
              </w:rPr>
            </w:pPr>
            <w:proofErr w:type="gramStart"/>
            <w:r w:rsidRPr="000F63AC">
              <w:rPr>
                <w:rFonts w:eastAsia="Times New Roman"/>
                <w:sz w:val="20"/>
                <w:szCs w:val="14"/>
              </w:rPr>
              <w:t>Assuming th</w:t>
            </w:r>
            <w:r w:rsidR="006E3544">
              <w:rPr>
                <w:rFonts w:eastAsia="Times New Roman"/>
                <w:sz w:val="20"/>
                <w:szCs w:val="14"/>
              </w:rPr>
              <w:t>at</w:t>
            </w:r>
            <w:proofErr w:type="gramEnd"/>
            <w:r w:rsidR="006E3544">
              <w:rPr>
                <w:rFonts w:eastAsia="Times New Roman"/>
                <w:sz w:val="20"/>
                <w:szCs w:val="14"/>
              </w:rPr>
              <w:t xml:space="preserve"> the reason </w:t>
            </w:r>
            <w:r w:rsidR="00BE4FA7">
              <w:rPr>
                <w:rFonts w:eastAsia="Times New Roman"/>
                <w:sz w:val="20"/>
                <w:szCs w:val="14"/>
              </w:rPr>
              <w:t xml:space="preserve">for the </w:t>
            </w:r>
            <w:r w:rsidR="00236734">
              <w:rPr>
                <w:rFonts w:eastAsia="Times New Roman"/>
                <w:sz w:val="20"/>
                <w:szCs w:val="14"/>
              </w:rPr>
              <w:t>stream restart have gon</w:t>
            </w:r>
            <w:r w:rsidR="008251A8">
              <w:rPr>
                <w:rFonts w:eastAsia="Times New Roman"/>
                <w:sz w:val="20"/>
                <w:szCs w:val="14"/>
              </w:rPr>
              <w:t>e, then</w:t>
            </w:r>
            <w:r w:rsidRPr="000F63AC">
              <w:rPr>
                <w:rFonts w:eastAsia="Times New Roman"/>
                <w:sz w:val="20"/>
                <w:szCs w:val="14"/>
              </w:rPr>
              <w:t xml:space="preserve"> the client will regain alignment (eventual consistency)</w:t>
            </w:r>
            <w:r w:rsidR="005050DF">
              <w:rPr>
                <w:rFonts w:eastAsia="Times New Roman"/>
                <w:sz w:val="20"/>
                <w:szCs w:val="14"/>
              </w:rPr>
              <w:t xml:space="preserve"> and will return to the state achieved in UC</w:t>
            </w:r>
            <w:r w:rsidR="00CD747B">
              <w:rPr>
                <w:rFonts w:eastAsia="Times New Roman"/>
                <w:sz w:val="20"/>
                <w:szCs w:val="14"/>
              </w:rPr>
              <w:t xml:space="preserve"> ST-0.3</w:t>
            </w:r>
          </w:p>
          <w:p w14:paraId="4FBE2778" w14:textId="24E5A58D" w:rsidR="00787CD3" w:rsidRPr="009B2D49" w:rsidRDefault="00787CD3" w:rsidP="0057471E">
            <w:pPr>
              <w:spacing w:before="100" w:beforeAutospacing="1" w:after="100" w:afterAutospacing="1"/>
              <w:rPr>
                <w:rFonts w:eastAsia="Times New Roman"/>
                <w:sz w:val="20"/>
                <w:szCs w:val="14"/>
              </w:rPr>
            </w:pPr>
            <w:r>
              <w:rPr>
                <w:sz w:val="20"/>
                <w:szCs w:val="14"/>
              </w:rPr>
              <w:t xml:space="preserve">See sequence diagram “Connect” (with specific token but forced to offset = 0) and “Streaming” phases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ins w:id="3480" w:author="Author">
              <w:r w:rsidR="00B53275" w:rsidRPr="00B53275">
                <w:rPr>
                  <w:sz w:val="20"/>
                  <w:szCs w:val="20"/>
                  <w:rPrChange w:id="3481" w:author="Author">
                    <w:rPr/>
                  </w:rPrChange>
                </w:rPr>
                <w:t xml:space="preserve">Figure </w:t>
              </w:r>
              <w:r w:rsidR="00B53275" w:rsidRPr="00B53275">
                <w:rPr>
                  <w:noProof/>
                  <w:sz w:val="20"/>
                  <w:szCs w:val="20"/>
                  <w:rPrChange w:id="3482" w:author="Author">
                    <w:rPr>
                      <w:noProof/>
                    </w:rPr>
                  </w:rPrChange>
                </w:rPr>
                <w:t>32</w:t>
              </w:r>
              <w:r w:rsidR="00B53275" w:rsidRPr="00B53275" w:rsidDel="00B53275">
                <w:rPr>
                  <w:noProof/>
                  <w:sz w:val="20"/>
                  <w:szCs w:val="20"/>
                  <w:rPrChange w:id="3483" w:author="Author">
                    <w:rPr>
                      <w:noProof/>
                    </w:rPr>
                  </w:rPrChange>
                </w:rPr>
                <w:t>3234</w:t>
              </w:r>
              <w:del w:id="3484" w:author="Author">
                <w:r w:rsidR="006D1621" w:rsidRPr="006D1621" w:rsidDel="00B53275">
                  <w:rPr>
                    <w:sz w:val="20"/>
                    <w:szCs w:val="20"/>
                    <w:rPrChange w:id="3485" w:author="Author">
                      <w:rPr/>
                    </w:rPrChange>
                  </w:rPr>
                  <w:delText xml:space="preserve">Figure </w:delText>
                </w:r>
                <w:r w:rsidR="006D1621" w:rsidRPr="006D1621" w:rsidDel="00B53275">
                  <w:rPr>
                    <w:noProof/>
                    <w:sz w:val="20"/>
                    <w:szCs w:val="20"/>
                    <w:rPrChange w:id="3486" w:author="Author">
                      <w:rPr>
                        <w:noProof/>
                      </w:rPr>
                    </w:rPrChange>
                  </w:rPr>
                  <w:delText>3234</w:delText>
                </w:r>
              </w:del>
            </w:ins>
            <w:del w:id="3487" w:author="Author">
              <w:r w:rsidR="00C1187B" w:rsidRPr="00C1187B" w:rsidDel="00B53275">
                <w:rPr>
                  <w:sz w:val="20"/>
                  <w:szCs w:val="20"/>
                </w:rPr>
                <w:delText xml:space="preserve">Figure </w:delText>
              </w:r>
              <w:r w:rsidR="00C1187B" w:rsidRPr="00C1187B" w:rsidDel="00B53275">
                <w:rPr>
                  <w:noProof/>
                  <w:sz w:val="20"/>
                  <w:szCs w:val="20"/>
                </w:rPr>
                <w:delText>34</w:delText>
              </w:r>
            </w:del>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ins w:id="3488" w:author="Author">
              <w:r w:rsidR="00B53275" w:rsidRPr="00B53275">
                <w:rPr>
                  <w:sz w:val="20"/>
                  <w:szCs w:val="20"/>
                  <w:rPrChange w:id="3489" w:author="Author">
                    <w:rPr/>
                  </w:rPrChange>
                </w:rPr>
                <w:t xml:space="preserve">Figure </w:t>
              </w:r>
              <w:r w:rsidR="00B53275" w:rsidRPr="00B53275">
                <w:rPr>
                  <w:noProof/>
                  <w:sz w:val="20"/>
                  <w:szCs w:val="20"/>
                  <w:rPrChange w:id="3490" w:author="Author">
                    <w:rPr>
                      <w:noProof/>
                    </w:rPr>
                  </w:rPrChange>
                </w:rPr>
                <w:t>33</w:t>
              </w:r>
              <w:r w:rsidR="00B53275" w:rsidRPr="00B53275" w:rsidDel="00B53275">
                <w:rPr>
                  <w:noProof/>
                  <w:sz w:val="20"/>
                  <w:szCs w:val="20"/>
                  <w:rPrChange w:id="3491" w:author="Author">
                    <w:rPr>
                      <w:noProof/>
                    </w:rPr>
                  </w:rPrChange>
                </w:rPr>
                <w:t>3335</w:t>
              </w:r>
              <w:del w:id="3492" w:author="Author">
                <w:r w:rsidR="006D1621" w:rsidRPr="006D1621" w:rsidDel="00B53275">
                  <w:rPr>
                    <w:sz w:val="20"/>
                    <w:szCs w:val="20"/>
                    <w:rPrChange w:id="3493" w:author="Author">
                      <w:rPr/>
                    </w:rPrChange>
                  </w:rPr>
                  <w:delText xml:space="preserve">Figure </w:delText>
                </w:r>
                <w:r w:rsidR="006D1621" w:rsidRPr="006D1621" w:rsidDel="00B53275">
                  <w:rPr>
                    <w:noProof/>
                    <w:sz w:val="20"/>
                    <w:szCs w:val="20"/>
                    <w:rPrChange w:id="3494" w:author="Author">
                      <w:rPr>
                        <w:noProof/>
                      </w:rPr>
                    </w:rPrChange>
                  </w:rPr>
                  <w:delText>3335</w:delText>
                </w:r>
              </w:del>
            </w:ins>
            <w:del w:id="3495" w:author="Author">
              <w:r w:rsidR="00C1187B" w:rsidRPr="00C1187B" w:rsidDel="00B53275">
                <w:rPr>
                  <w:sz w:val="20"/>
                  <w:szCs w:val="20"/>
                </w:rPr>
                <w:delText xml:space="preserve">Figure </w:delText>
              </w:r>
              <w:r w:rsidR="00C1187B" w:rsidRPr="00C1187B" w:rsidDel="00B53275">
                <w:rPr>
                  <w:noProof/>
                  <w:sz w:val="20"/>
                  <w:szCs w:val="20"/>
                </w:rPr>
                <w:delText>35</w:delText>
              </w:r>
            </w:del>
            <w:r w:rsidRPr="00C24B80">
              <w:rPr>
                <w:sz w:val="20"/>
                <w:szCs w:val="20"/>
              </w:rPr>
              <w:fldChar w:fldCharType="end"/>
            </w:r>
            <w:r w:rsidRPr="00C24B80">
              <w:rPr>
                <w:sz w:val="20"/>
                <w:szCs w:val="20"/>
              </w:rPr>
              <w:t>).</w:t>
            </w:r>
          </w:p>
        </w:tc>
      </w:tr>
    </w:tbl>
    <w:p w14:paraId="21FDA8E0" w14:textId="77777777" w:rsidR="003950FC" w:rsidRDefault="003950FC" w:rsidP="003950FC">
      <w:bookmarkStart w:id="3496" w:name="_Ref50032394"/>
      <w:bookmarkStart w:id="3497" w:name="_Ref50032399"/>
    </w:p>
    <w:p w14:paraId="1B4469A0" w14:textId="77777777" w:rsidR="00B27C5E" w:rsidRDefault="00B27C5E" w:rsidP="00EB62A7">
      <w:pPr>
        <w:pStyle w:val="Heading2"/>
      </w:pPr>
      <w:bookmarkStart w:id="3498" w:name="_Toc192619590"/>
      <w:r>
        <w:t xml:space="preserve">Building </w:t>
      </w:r>
      <w:r w:rsidR="00AD68F5">
        <w:t>and operating a</w:t>
      </w:r>
      <w:r>
        <w:t xml:space="preserve"> stream on</w:t>
      </w:r>
      <w:r w:rsidR="00A844ED">
        <w:t xml:space="preserve"> a</w:t>
      </w:r>
      <w:r>
        <w:t xml:space="preserve"> provider</w:t>
      </w:r>
      <w:bookmarkEnd w:id="3496"/>
      <w:bookmarkEnd w:id="3497"/>
      <w:bookmarkEnd w:id="3498"/>
    </w:p>
    <w:p w14:paraId="2A94E735" w14:textId="77777777" w:rsidR="00B27C5E" w:rsidRDefault="00B27C5E" w:rsidP="00B27C5E">
      <w:r>
        <w:t>The following use case</w:t>
      </w:r>
      <w:r w:rsidR="00296002">
        <w:t xml:space="preserve">s </w:t>
      </w:r>
      <w:r w:rsidR="00131389">
        <w:t xml:space="preserve">describe how the </w:t>
      </w:r>
      <w:r w:rsidR="00F03C9D">
        <w:t>provider</w:t>
      </w:r>
      <w:r w:rsidR="00131389">
        <w:t xml:space="preserve"> should populate the stream. The details of storage and internal mechanism</w:t>
      </w:r>
      <w:r w:rsidR="00A026D7">
        <w:t xml:space="preserve"> sketched</w:t>
      </w:r>
      <w:r w:rsidR="00131389">
        <w:t xml:space="preserve"> are </w:t>
      </w:r>
      <w:r w:rsidR="00D86ED7">
        <w:t xml:space="preserve">for informative </w:t>
      </w:r>
      <w:r w:rsidR="00131389">
        <w:t xml:space="preserve">example, however, the </w:t>
      </w:r>
      <w:r w:rsidR="009B7AC4">
        <w:t>data in the log is essentially normative</w:t>
      </w:r>
      <w:r>
        <w:t>.</w:t>
      </w:r>
    </w:p>
    <w:p w14:paraId="2D76AC0E" w14:textId="77777777" w:rsidR="00347D01" w:rsidRDefault="00347D01" w:rsidP="00B27C5E">
      <w:r>
        <w:t xml:space="preserve">The use cases in this section are </w:t>
      </w:r>
      <w:r w:rsidR="005D3AF9">
        <w:t>normative</w:t>
      </w:r>
      <w:r w:rsidR="00234674">
        <w:t>, except use case ST</w:t>
      </w:r>
      <w:r w:rsidR="006222D1">
        <w:t>-1.3.</w:t>
      </w:r>
    </w:p>
    <w:p w14:paraId="3CB359B9" w14:textId="77777777" w:rsidR="00B27F3F" w:rsidRDefault="00B27F3F" w:rsidP="00B27F3F">
      <w:pPr>
        <w:pStyle w:val="Heading3"/>
      </w:pPr>
      <w:bookmarkStart w:id="3499" w:name="_Toc192619591"/>
      <w:r>
        <w:t xml:space="preserve">Use Case ST-1.1: </w:t>
      </w:r>
      <w:r w:rsidR="00791FCB">
        <w:t>Provider</w:t>
      </w:r>
      <w:r>
        <w:t xml:space="preserve"> </w:t>
      </w:r>
      <w:r w:rsidRPr="00395D55">
        <w:t>initializes</w:t>
      </w:r>
      <w:r w:rsidR="004A13E9">
        <w:t xml:space="preserve"> and operates</w:t>
      </w:r>
      <w:r w:rsidRPr="00395D55">
        <w:t xml:space="preserve"> </w:t>
      </w:r>
      <w:r w:rsidR="00922CD6">
        <w:t>a stream</w:t>
      </w:r>
      <w:bookmarkEnd w:id="3499"/>
    </w:p>
    <w:tbl>
      <w:tblPr>
        <w:tblStyle w:val="TableGrid"/>
        <w:tblW w:w="0" w:type="auto"/>
        <w:tblLook w:val="04A0" w:firstRow="1" w:lastRow="0" w:firstColumn="1" w:lastColumn="0" w:noHBand="0" w:noVBand="1"/>
      </w:tblPr>
      <w:tblGrid>
        <w:gridCol w:w="1413"/>
        <w:gridCol w:w="9043"/>
      </w:tblGrid>
      <w:tr w:rsidR="00B27F3F" w:rsidRPr="00437FEA" w14:paraId="1851E4D9" w14:textId="77777777" w:rsidTr="00033784">
        <w:tc>
          <w:tcPr>
            <w:tcW w:w="1413" w:type="dxa"/>
          </w:tcPr>
          <w:p w14:paraId="4785D05E" w14:textId="77777777" w:rsidR="00B27F3F" w:rsidRPr="00437FEA" w:rsidRDefault="00B27F3F" w:rsidP="00033784">
            <w:pPr>
              <w:rPr>
                <w:sz w:val="20"/>
                <w:szCs w:val="14"/>
              </w:rPr>
            </w:pPr>
            <w:r w:rsidRPr="00437FEA">
              <w:rPr>
                <w:sz w:val="20"/>
                <w:szCs w:val="14"/>
              </w:rPr>
              <w:t>Number</w:t>
            </w:r>
          </w:p>
        </w:tc>
        <w:tc>
          <w:tcPr>
            <w:tcW w:w="9043" w:type="dxa"/>
          </w:tcPr>
          <w:p w14:paraId="73978EE5" w14:textId="77777777" w:rsidR="00B27F3F" w:rsidRPr="00437FEA" w:rsidRDefault="00B27F3F" w:rsidP="00033784">
            <w:pPr>
              <w:rPr>
                <w:sz w:val="20"/>
                <w:szCs w:val="14"/>
              </w:rPr>
            </w:pPr>
            <w:r>
              <w:rPr>
                <w:sz w:val="20"/>
                <w:szCs w:val="14"/>
              </w:rPr>
              <w:t>ST-1.1</w:t>
            </w:r>
          </w:p>
        </w:tc>
      </w:tr>
      <w:tr w:rsidR="00B27F3F" w:rsidRPr="00437FEA" w14:paraId="3EF06B92" w14:textId="77777777" w:rsidTr="00033784">
        <w:tc>
          <w:tcPr>
            <w:tcW w:w="1413" w:type="dxa"/>
          </w:tcPr>
          <w:p w14:paraId="18C523D7" w14:textId="77777777" w:rsidR="00B27F3F" w:rsidRPr="00437FEA" w:rsidRDefault="00B27F3F" w:rsidP="00033784">
            <w:pPr>
              <w:rPr>
                <w:sz w:val="20"/>
                <w:szCs w:val="14"/>
              </w:rPr>
            </w:pPr>
            <w:r w:rsidRPr="00437FEA">
              <w:rPr>
                <w:sz w:val="20"/>
                <w:szCs w:val="14"/>
              </w:rPr>
              <w:t>Name</w:t>
            </w:r>
          </w:p>
        </w:tc>
        <w:tc>
          <w:tcPr>
            <w:tcW w:w="9043" w:type="dxa"/>
          </w:tcPr>
          <w:p w14:paraId="5DFC9BC3" w14:textId="77777777" w:rsidR="00B27F3F" w:rsidRPr="00437FEA" w:rsidRDefault="00791FCB" w:rsidP="00033784">
            <w:pPr>
              <w:rPr>
                <w:sz w:val="20"/>
                <w:szCs w:val="14"/>
              </w:rPr>
            </w:pPr>
            <w:r>
              <w:rPr>
                <w:sz w:val="20"/>
                <w:szCs w:val="14"/>
              </w:rPr>
              <w:t>Provider</w:t>
            </w:r>
            <w:r w:rsidR="00B27F3F" w:rsidRPr="00B27F3F">
              <w:rPr>
                <w:sz w:val="20"/>
                <w:szCs w:val="14"/>
              </w:rPr>
              <w:t xml:space="preserve"> initializes </w:t>
            </w:r>
            <w:r w:rsidR="004A13E9">
              <w:rPr>
                <w:sz w:val="20"/>
                <w:szCs w:val="14"/>
              </w:rPr>
              <w:t xml:space="preserve">and operates </w:t>
            </w:r>
            <w:r w:rsidR="00922CD6">
              <w:rPr>
                <w:sz w:val="20"/>
                <w:szCs w:val="14"/>
              </w:rPr>
              <w:t>a stream</w:t>
            </w:r>
          </w:p>
        </w:tc>
      </w:tr>
      <w:tr w:rsidR="00B27F3F" w:rsidRPr="00437FEA" w14:paraId="3AF26EC4" w14:textId="77777777" w:rsidTr="00033784">
        <w:tc>
          <w:tcPr>
            <w:tcW w:w="1413" w:type="dxa"/>
          </w:tcPr>
          <w:p w14:paraId="285B90D0" w14:textId="77777777" w:rsidR="00B27F3F" w:rsidRPr="00437FEA" w:rsidRDefault="00B27F3F" w:rsidP="00033784">
            <w:pPr>
              <w:rPr>
                <w:sz w:val="20"/>
                <w:szCs w:val="14"/>
              </w:rPr>
            </w:pPr>
            <w:r>
              <w:rPr>
                <w:sz w:val="20"/>
                <w:szCs w:val="14"/>
              </w:rPr>
              <w:t>Process/Area</w:t>
            </w:r>
          </w:p>
        </w:tc>
        <w:tc>
          <w:tcPr>
            <w:tcW w:w="9043" w:type="dxa"/>
          </w:tcPr>
          <w:p w14:paraId="5BCF4E0F" w14:textId="77777777" w:rsidR="00B27F3F" w:rsidRPr="00437FEA" w:rsidRDefault="00B27F3F" w:rsidP="00033784">
            <w:pPr>
              <w:rPr>
                <w:sz w:val="20"/>
                <w:szCs w:val="14"/>
              </w:rPr>
            </w:pPr>
            <w:r>
              <w:rPr>
                <w:sz w:val="20"/>
                <w:szCs w:val="14"/>
              </w:rPr>
              <w:t xml:space="preserve">Streaming </w:t>
            </w:r>
            <w:r w:rsidR="00C31F42">
              <w:rPr>
                <w:sz w:val="20"/>
                <w:szCs w:val="14"/>
              </w:rPr>
              <w:t>operation</w:t>
            </w:r>
          </w:p>
        </w:tc>
      </w:tr>
      <w:tr w:rsidR="00B27F3F" w:rsidRPr="00437FEA" w14:paraId="7EC306A0" w14:textId="77777777" w:rsidTr="00033784">
        <w:tc>
          <w:tcPr>
            <w:tcW w:w="1413" w:type="dxa"/>
          </w:tcPr>
          <w:p w14:paraId="01901C77" w14:textId="77777777" w:rsidR="00B27F3F" w:rsidRPr="00437FEA" w:rsidRDefault="00B27F3F" w:rsidP="00033784">
            <w:pPr>
              <w:rPr>
                <w:sz w:val="20"/>
                <w:szCs w:val="14"/>
              </w:rPr>
            </w:pPr>
            <w:r>
              <w:rPr>
                <w:sz w:val="20"/>
                <w:szCs w:val="14"/>
              </w:rPr>
              <w:t>Brief description</w:t>
            </w:r>
          </w:p>
        </w:tc>
        <w:tc>
          <w:tcPr>
            <w:tcW w:w="9043" w:type="dxa"/>
          </w:tcPr>
          <w:p w14:paraId="10A0AABE" w14:textId="77777777" w:rsidR="00B27F3F" w:rsidRPr="00437FEA" w:rsidRDefault="00B27F3F" w:rsidP="00033784">
            <w:pPr>
              <w:rPr>
                <w:sz w:val="20"/>
                <w:szCs w:val="14"/>
              </w:rPr>
            </w:pPr>
            <w:r w:rsidRPr="00B27F3F">
              <w:rPr>
                <w:sz w:val="20"/>
                <w:szCs w:val="14"/>
              </w:rPr>
              <w:t xml:space="preserve">The </w:t>
            </w:r>
            <w:r w:rsidR="00791FCB">
              <w:rPr>
                <w:sz w:val="20"/>
                <w:szCs w:val="14"/>
              </w:rPr>
              <w:t>provider</w:t>
            </w:r>
            <w:r w:rsidRPr="00B27F3F">
              <w:rPr>
                <w:sz w:val="20"/>
                <w:szCs w:val="14"/>
              </w:rPr>
              <w:t xml:space="preserve"> initializes the stream</w:t>
            </w:r>
            <w:r w:rsidR="00513F77">
              <w:rPr>
                <w:sz w:val="20"/>
                <w:szCs w:val="14"/>
              </w:rPr>
              <w:t>s from internal sources of current state and change</w:t>
            </w:r>
          </w:p>
        </w:tc>
      </w:tr>
      <w:tr w:rsidR="00B27F3F" w:rsidRPr="00437FEA" w14:paraId="6322B63C" w14:textId="77777777" w:rsidTr="00033784">
        <w:tc>
          <w:tcPr>
            <w:tcW w:w="1413" w:type="dxa"/>
          </w:tcPr>
          <w:p w14:paraId="1AE21808" w14:textId="77777777" w:rsidR="00B27F3F" w:rsidRPr="00437FEA" w:rsidRDefault="00B27F3F" w:rsidP="00033784">
            <w:pPr>
              <w:rPr>
                <w:sz w:val="20"/>
                <w:szCs w:val="14"/>
              </w:rPr>
            </w:pPr>
            <w:r>
              <w:rPr>
                <w:sz w:val="20"/>
                <w:szCs w:val="14"/>
              </w:rPr>
              <w:t>Preconditions</w:t>
            </w:r>
          </w:p>
        </w:tc>
        <w:tc>
          <w:tcPr>
            <w:tcW w:w="9043" w:type="dxa"/>
          </w:tcPr>
          <w:p w14:paraId="6EC0BC5A" w14:textId="77777777" w:rsidR="00B27F3F" w:rsidRDefault="0076066B" w:rsidP="00033784">
            <w:pPr>
              <w:rPr>
                <w:sz w:val="20"/>
                <w:szCs w:val="14"/>
              </w:rPr>
            </w:pPr>
            <w:r>
              <w:rPr>
                <w:sz w:val="20"/>
                <w:szCs w:val="14"/>
              </w:rPr>
              <w:t xml:space="preserve">The </w:t>
            </w:r>
            <w:r w:rsidR="00791FCB">
              <w:rPr>
                <w:sz w:val="20"/>
                <w:szCs w:val="14"/>
              </w:rPr>
              <w:t>provider</w:t>
            </w:r>
            <w:r>
              <w:rPr>
                <w:sz w:val="20"/>
                <w:szCs w:val="14"/>
              </w:rPr>
              <w:t xml:space="preserve"> is running</w:t>
            </w:r>
            <w:r w:rsidR="00922CD6">
              <w:rPr>
                <w:sz w:val="20"/>
                <w:szCs w:val="14"/>
              </w:rPr>
              <w:t>, the streaming infrastructure is running</w:t>
            </w:r>
            <w:r w:rsidR="00773100">
              <w:rPr>
                <w:sz w:val="20"/>
                <w:szCs w:val="14"/>
              </w:rPr>
              <w:t xml:space="preserve"> </w:t>
            </w:r>
            <w:r>
              <w:rPr>
                <w:sz w:val="20"/>
                <w:szCs w:val="14"/>
              </w:rPr>
              <w:t xml:space="preserve">and </w:t>
            </w:r>
            <w:r w:rsidR="00922CD6">
              <w:rPr>
                <w:sz w:val="20"/>
                <w:szCs w:val="14"/>
              </w:rPr>
              <w:t xml:space="preserve">there is a </w:t>
            </w:r>
            <w:r>
              <w:rPr>
                <w:sz w:val="20"/>
                <w:szCs w:val="14"/>
              </w:rPr>
              <w:t>defined stream to populate</w:t>
            </w:r>
            <w:r w:rsidR="004D3610">
              <w:rPr>
                <w:sz w:val="20"/>
                <w:szCs w:val="14"/>
              </w:rPr>
              <w:t>.</w:t>
            </w:r>
          </w:p>
          <w:p w14:paraId="7306B38A" w14:textId="77777777" w:rsidR="00773100" w:rsidRPr="00437FEA" w:rsidRDefault="00773100" w:rsidP="00033784">
            <w:pPr>
              <w:rPr>
                <w:sz w:val="20"/>
                <w:szCs w:val="14"/>
              </w:rPr>
            </w:pPr>
            <w:r>
              <w:rPr>
                <w:sz w:val="20"/>
                <w:szCs w:val="14"/>
              </w:rPr>
              <w:t>Note: As the</w:t>
            </w:r>
            <w:r w:rsidR="00BE671C">
              <w:rPr>
                <w:sz w:val="20"/>
                <w:szCs w:val="14"/>
              </w:rPr>
              <w:t xml:space="preserve"> activities associated with achieving the preconditions </w:t>
            </w:r>
            <w:r>
              <w:rPr>
                <w:sz w:val="20"/>
                <w:szCs w:val="14"/>
              </w:rPr>
              <w:t xml:space="preserve">will vary significantly from solution to solution and </w:t>
            </w:r>
            <w:r w:rsidR="00BE671C">
              <w:rPr>
                <w:sz w:val="20"/>
                <w:szCs w:val="14"/>
              </w:rPr>
              <w:t xml:space="preserve">are </w:t>
            </w:r>
            <w:r>
              <w:rPr>
                <w:sz w:val="20"/>
                <w:szCs w:val="14"/>
              </w:rPr>
              <w:t>internal detail, no use case</w:t>
            </w:r>
            <w:r w:rsidR="00BE671C">
              <w:rPr>
                <w:sz w:val="20"/>
                <w:szCs w:val="14"/>
              </w:rPr>
              <w:t>s have</w:t>
            </w:r>
            <w:r>
              <w:rPr>
                <w:sz w:val="20"/>
                <w:szCs w:val="14"/>
              </w:rPr>
              <w:t xml:space="preserve"> been provided for this</w:t>
            </w:r>
            <w:r w:rsidR="007A62E7">
              <w:rPr>
                <w:sz w:val="20"/>
                <w:szCs w:val="14"/>
              </w:rPr>
              <w:t xml:space="preserve"> area.</w:t>
            </w:r>
          </w:p>
        </w:tc>
      </w:tr>
      <w:tr w:rsidR="00B27F3F" w:rsidRPr="00437FEA" w14:paraId="7742229A" w14:textId="77777777" w:rsidTr="00033784">
        <w:tc>
          <w:tcPr>
            <w:tcW w:w="1413" w:type="dxa"/>
          </w:tcPr>
          <w:p w14:paraId="45B5F470" w14:textId="77777777" w:rsidR="00B27F3F" w:rsidRPr="00437FEA" w:rsidRDefault="00B27F3F" w:rsidP="00033784">
            <w:pPr>
              <w:rPr>
                <w:sz w:val="20"/>
                <w:szCs w:val="14"/>
              </w:rPr>
            </w:pPr>
            <w:r>
              <w:rPr>
                <w:sz w:val="20"/>
                <w:szCs w:val="14"/>
              </w:rPr>
              <w:t>Type</w:t>
            </w:r>
          </w:p>
        </w:tc>
        <w:tc>
          <w:tcPr>
            <w:tcW w:w="9043" w:type="dxa"/>
          </w:tcPr>
          <w:p w14:paraId="706F41F4" w14:textId="77777777" w:rsidR="00B27F3F" w:rsidRPr="00437FEA" w:rsidRDefault="0076066B" w:rsidP="00033784">
            <w:pPr>
              <w:rPr>
                <w:sz w:val="20"/>
                <w:szCs w:val="14"/>
              </w:rPr>
            </w:pPr>
            <w:r>
              <w:rPr>
                <w:sz w:val="20"/>
                <w:szCs w:val="14"/>
              </w:rPr>
              <w:t xml:space="preserve">Preparing </w:t>
            </w:r>
            <w:r w:rsidR="00C31F42">
              <w:rPr>
                <w:sz w:val="20"/>
                <w:szCs w:val="14"/>
              </w:rPr>
              <w:t>and maintaining a stream</w:t>
            </w:r>
          </w:p>
        </w:tc>
      </w:tr>
    </w:tbl>
    <w:p w14:paraId="3F365C9D" w14:textId="77777777" w:rsidR="00F86DDA" w:rsidRDefault="00F86DDA"/>
    <w:tbl>
      <w:tblPr>
        <w:tblStyle w:val="TableGrid"/>
        <w:tblW w:w="0" w:type="auto"/>
        <w:tblLook w:val="04A0" w:firstRow="1" w:lastRow="0" w:firstColumn="1" w:lastColumn="0" w:noHBand="0" w:noVBand="1"/>
      </w:tblPr>
      <w:tblGrid>
        <w:gridCol w:w="1413"/>
        <w:gridCol w:w="9043"/>
      </w:tblGrid>
      <w:tr w:rsidR="00B27F3F" w:rsidRPr="00437FEA" w14:paraId="342DF4D5" w14:textId="77777777" w:rsidTr="00A56331">
        <w:trPr>
          <w:trHeight w:val="11276"/>
        </w:trPr>
        <w:tc>
          <w:tcPr>
            <w:tcW w:w="1413" w:type="dxa"/>
          </w:tcPr>
          <w:p w14:paraId="238BD7D1" w14:textId="77777777" w:rsidR="00B27F3F" w:rsidRPr="0031189A" w:rsidRDefault="00B27F3F" w:rsidP="00033784">
            <w:pPr>
              <w:rPr>
                <w:sz w:val="20"/>
                <w:szCs w:val="14"/>
              </w:rPr>
            </w:pPr>
            <w:r w:rsidRPr="0031189A">
              <w:rPr>
                <w:sz w:val="20"/>
                <w:szCs w:val="14"/>
              </w:rPr>
              <w:t>Description and workflow</w:t>
            </w:r>
          </w:p>
        </w:tc>
        <w:tc>
          <w:tcPr>
            <w:tcW w:w="9043" w:type="dxa"/>
          </w:tcPr>
          <w:p w14:paraId="46E32C2A" w14:textId="77777777" w:rsidR="00BC1FF2" w:rsidRDefault="00922CD6"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453040">
              <w:rPr>
                <w:rFonts w:eastAsia="Times New Roman"/>
                <w:sz w:val="20"/>
                <w:szCs w:val="14"/>
              </w:rPr>
              <w:t>s</w:t>
            </w:r>
            <w:r>
              <w:rPr>
                <w:rFonts w:eastAsia="Times New Roman"/>
                <w:sz w:val="20"/>
                <w:szCs w:val="14"/>
              </w:rPr>
              <w:t>tream</w:t>
            </w:r>
            <w:r w:rsidR="00453040">
              <w:rPr>
                <w:rFonts w:eastAsia="Times New Roman"/>
                <w:sz w:val="20"/>
                <w:szCs w:val="14"/>
              </w:rPr>
              <w:t xml:space="preserve"> type</w:t>
            </w:r>
            <w:r>
              <w:rPr>
                <w:rFonts w:eastAsia="Times New Roman"/>
                <w:sz w:val="20"/>
                <w:szCs w:val="14"/>
              </w:rPr>
              <w:t xml:space="preserve"> is added to the </w:t>
            </w:r>
            <w:r w:rsidR="0017107F">
              <w:rPr>
                <w:rFonts w:eastAsia="Times New Roman"/>
                <w:sz w:val="20"/>
                <w:szCs w:val="14"/>
              </w:rPr>
              <w:t xml:space="preserve">supported-stream-type </w:t>
            </w:r>
            <w:r w:rsidR="00BC1FF2">
              <w:rPr>
                <w:rFonts w:eastAsia="Times New Roman"/>
                <w:sz w:val="20"/>
                <w:szCs w:val="14"/>
              </w:rPr>
              <w:t>structure if not already listed</w:t>
            </w:r>
            <w:r w:rsidR="004D3610">
              <w:rPr>
                <w:rFonts w:eastAsia="Times New Roman"/>
                <w:sz w:val="20"/>
                <w:szCs w:val="14"/>
              </w:rPr>
              <w:t>.</w:t>
            </w:r>
          </w:p>
          <w:p w14:paraId="14222CCA" w14:textId="1E84221A" w:rsidR="004D2DDA" w:rsidRDefault="004D2DDA"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The </w:t>
            </w:r>
            <w:r w:rsidR="00D51CB2">
              <w:rPr>
                <w:rFonts w:eastAsia="Times New Roman"/>
                <w:sz w:val="20"/>
                <w:szCs w:val="14"/>
              </w:rPr>
              <w:t>data shall</w:t>
            </w:r>
            <w:r>
              <w:rPr>
                <w:rFonts w:eastAsia="Times New Roman"/>
                <w:sz w:val="20"/>
                <w:szCs w:val="14"/>
              </w:rPr>
              <w:t xml:space="preserve"> comply with </w:t>
            </w:r>
            <w:r w:rsidR="00903CF8">
              <w:rPr>
                <w:rFonts w:eastAsia="Times New Roman"/>
                <w:sz w:val="20"/>
                <w:szCs w:val="14"/>
              </w:rPr>
              <w:t xml:space="preserve">the structure set out in </w:t>
            </w:r>
            <w:r w:rsidR="00453040">
              <w:rPr>
                <w:rFonts w:eastAsia="Times New Roman"/>
                <w:sz w:val="20"/>
                <w:szCs w:val="14"/>
              </w:rPr>
              <w:t xml:space="preserve">section </w:t>
            </w:r>
            <w:r w:rsidR="009F20E6">
              <w:rPr>
                <w:rFonts w:eastAsia="Times New Roman"/>
                <w:sz w:val="20"/>
                <w:szCs w:val="14"/>
              </w:rPr>
              <w:fldChar w:fldCharType="begin"/>
            </w:r>
            <w:r w:rsidR="009F20E6">
              <w:rPr>
                <w:rFonts w:eastAsia="Times New Roman"/>
                <w:sz w:val="20"/>
                <w:szCs w:val="14"/>
              </w:rPr>
              <w:instrText xml:space="preserve"> REF _Ref52524766 \r \h </w:instrText>
            </w:r>
            <w:r w:rsidR="009F20E6">
              <w:rPr>
                <w:rFonts w:eastAsia="Times New Roman"/>
                <w:sz w:val="20"/>
                <w:szCs w:val="14"/>
              </w:rPr>
            </w:r>
            <w:r w:rsidR="009F20E6">
              <w:rPr>
                <w:rFonts w:eastAsia="Times New Roman"/>
                <w:sz w:val="20"/>
                <w:szCs w:val="14"/>
              </w:rPr>
              <w:fldChar w:fldCharType="separate"/>
            </w:r>
            <w:r w:rsidR="00B53275">
              <w:rPr>
                <w:rFonts w:eastAsia="Times New Roman"/>
                <w:sz w:val="20"/>
                <w:szCs w:val="14"/>
              </w:rPr>
              <w:t>3.7.1</w:t>
            </w:r>
            <w:r w:rsidR="009F20E6">
              <w:rPr>
                <w:rFonts w:eastAsia="Times New Roman"/>
                <w:sz w:val="20"/>
                <w:szCs w:val="14"/>
              </w:rPr>
              <w:fldChar w:fldCharType="end"/>
            </w:r>
          </w:p>
          <w:p w14:paraId="7E1CF993" w14:textId="77777777" w:rsidR="0031189A" w:rsidRDefault="0031189A"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w:t>
            </w:r>
            <w:r w:rsidR="00642C20">
              <w:rPr>
                <w:rFonts w:eastAsia="Times New Roman"/>
                <w:sz w:val="20"/>
                <w:szCs w:val="14"/>
              </w:rPr>
              <w:t>creates a stream for a specific information source</w:t>
            </w:r>
            <w:r w:rsidR="004D3610">
              <w:rPr>
                <w:rFonts w:eastAsia="Times New Roman"/>
                <w:sz w:val="20"/>
                <w:szCs w:val="14"/>
              </w:rPr>
              <w:t>.</w:t>
            </w:r>
          </w:p>
          <w:p w14:paraId="389F8572" w14:textId="77777777" w:rsidR="004F1D6C" w:rsidRDefault="004F1D6C"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453040">
              <w:rPr>
                <w:rFonts w:eastAsia="Times New Roman"/>
                <w:sz w:val="20"/>
                <w:szCs w:val="14"/>
              </w:rPr>
              <w:t>s</w:t>
            </w:r>
            <w:r>
              <w:rPr>
                <w:rFonts w:eastAsia="Times New Roman"/>
                <w:sz w:val="20"/>
                <w:szCs w:val="14"/>
              </w:rPr>
              <w:t>tream is add</w:t>
            </w:r>
            <w:r w:rsidR="004D3610">
              <w:rPr>
                <w:rFonts w:eastAsia="Times New Roman"/>
                <w:sz w:val="20"/>
                <w:szCs w:val="14"/>
              </w:rPr>
              <w:t>ed</w:t>
            </w:r>
            <w:r w:rsidR="00C0229A">
              <w:rPr>
                <w:rFonts w:eastAsia="Times New Roman"/>
                <w:sz w:val="20"/>
                <w:szCs w:val="14"/>
              </w:rPr>
              <w:t xml:space="preserve"> to </w:t>
            </w:r>
            <w:r w:rsidR="00C43666">
              <w:rPr>
                <w:rFonts w:eastAsia="Times New Roman"/>
                <w:sz w:val="20"/>
                <w:szCs w:val="14"/>
              </w:rPr>
              <w:t>the available-stream structure with a stream</w:t>
            </w:r>
            <w:r w:rsidR="00770BCE">
              <w:rPr>
                <w:rFonts w:eastAsia="Times New Roman"/>
                <w:sz w:val="20"/>
                <w:szCs w:val="14"/>
              </w:rPr>
              <w:t>-</w:t>
            </w:r>
            <w:r w:rsidR="00C43666">
              <w:rPr>
                <w:rFonts w:eastAsia="Times New Roman"/>
                <w:sz w:val="20"/>
                <w:szCs w:val="14"/>
              </w:rPr>
              <w:t>state of “ALIGNING”</w:t>
            </w:r>
            <w:r w:rsidR="004D3610">
              <w:rPr>
                <w:rFonts w:eastAsia="Times New Roman"/>
                <w:sz w:val="20"/>
                <w:szCs w:val="14"/>
              </w:rPr>
              <w:t>.</w:t>
            </w:r>
          </w:p>
          <w:p w14:paraId="5ACF48CB" w14:textId="485AF100" w:rsidR="00894B6D" w:rsidRDefault="00894B6D"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The </w:t>
            </w:r>
            <w:r w:rsidR="00D51CB2">
              <w:rPr>
                <w:rFonts w:eastAsia="Times New Roman"/>
                <w:sz w:val="20"/>
                <w:szCs w:val="14"/>
              </w:rPr>
              <w:t>data shall</w:t>
            </w:r>
            <w:r>
              <w:rPr>
                <w:rFonts w:eastAsia="Times New Roman"/>
                <w:sz w:val="20"/>
                <w:szCs w:val="14"/>
              </w:rPr>
              <w:t xml:space="preserve"> comply with the structure set out in</w:t>
            </w:r>
            <w:r w:rsidR="00453040">
              <w:rPr>
                <w:rFonts w:eastAsia="Times New Roman"/>
                <w:sz w:val="20"/>
                <w:szCs w:val="14"/>
              </w:rPr>
              <w:t xml:space="preserve"> section</w:t>
            </w:r>
            <w:r>
              <w:rPr>
                <w:rFonts w:eastAsia="Times New Roman"/>
                <w:sz w:val="20"/>
                <w:szCs w:val="14"/>
              </w:rPr>
              <w:t xml:space="preserve"> </w:t>
            </w:r>
            <w:r>
              <w:rPr>
                <w:rFonts w:eastAsia="Times New Roman"/>
                <w:sz w:val="20"/>
                <w:szCs w:val="14"/>
              </w:rPr>
              <w:fldChar w:fldCharType="begin"/>
            </w:r>
            <w:r>
              <w:rPr>
                <w:rFonts w:eastAsia="Times New Roman"/>
                <w:sz w:val="20"/>
                <w:szCs w:val="14"/>
              </w:rPr>
              <w:instrText xml:space="preserve"> REF _Ref52524816 \r \h </w:instrText>
            </w:r>
            <w:r>
              <w:rPr>
                <w:rFonts w:eastAsia="Times New Roman"/>
                <w:sz w:val="20"/>
                <w:szCs w:val="14"/>
              </w:rPr>
            </w:r>
            <w:r>
              <w:rPr>
                <w:rFonts w:eastAsia="Times New Roman"/>
                <w:sz w:val="20"/>
                <w:szCs w:val="14"/>
              </w:rPr>
              <w:fldChar w:fldCharType="separate"/>
            </w:r>
            <w:r w:rsidR="00B53275">
              <w:rPr>
                <w:rFonts w:eastAsia="Times New Roman"/>
                <w:sz w:val="20"/>
                <w:szCs w:val="14"/>
              </w:rPr>
              <w:t>3.7.2</w:t>
            </w:r>
            <w:r>
              <w:rPr>
                <w:rFonts w:eastAsia="Times New Roman"/>
                <w:sz w:val="20"/>
                <w:szCs w:val="14"/>
              </w:rPr>
              <w:fldChar w:fldCharType="end"/>
            </w:r>
          </w:p>
          <w:p w14:paraId="5D28808A" w14:textId="77777777" w:rsidR="006132B8" w:rsidRDefault="006132B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A client may connect to the stream from </w:t>
            </w:r>
            <w:r w:rsidR="00C21864">
              <w:rPr>
                <w:rFonts w:eastAsia="Times New Roman"/>
                <w:sz w:val="20"/>
                <w:szCs w:val="14"/>
              </w:rPr>
              <w:t>this moment</w:t>
            </w:r>
            <w:r>
              <w:rPr>
                <w:rFonts w:eastAsia="Times New Roman"/>
                <w:sz w:val="20"/>
                <w:szCs w:val="14"/>
              </w:rPr>
              <w:t xml:space="preserve"> on</w:t>
            </w:r>
          </w:p>
          <w:p w14:paraId="75D82471" w14:textId="77777777" w:rsidR="007B0ADE" w:rsidRDefault="007B0ADE"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In this state no records will be streamed</w:t>
            </w:r>
            <w:r w:rsidR="006132B8">
              <w:rPr>
                <w:rFonts w:eastAsia="Times New Roman"/>
                <w:sz w:val="20"/>
                <w:szCs w:val="14"/>
              </w:rPr>
              <w:t xml:space="preserve"> to a connected client</w:t>
            </w:r>
          </w:p>
          <w:p w14:paraId="7FFAFBFB" w14:textId="77777777" w:rsidR="0064016A" w:rsidRDefault="0064016A"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populates the stream from internal stores of current state and change</w:t>
            </w:r>
            <w:r w:rsidR="004D3610">
              <w:rPr>
                <w:rFonts w:eastAsia="Times New Roman"/>
                <w:sz w:val="20"/>
                <w:szCs w:val="14"/>
              </w:rPr>
              <w:t>.</w:t>
            </w:r>
          </w:p>
          <w:p w14:paraId="5AA1D2FA" w14:textId="196AB764" w:rsidR="00894B6D" w:rsidRDefault="00894B6D"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The </w:t>
            </w:r>
            <w:r w:rsidR="00D51CB2">
              <w:rPr>
                <w:rFonts w:eastAsia="Times New Roman"/>
                <w:sz w:val="20"/>
                <w:szCs w:val="14"/>
              </w:rPr>
              <w:t>data shall</w:t>
            </w:r>
            <w:r>
              <w:rPr>
                <w:rFonts w:eastAsia="Times New Roman"/>
                <w:sz w:val="20"/>
                <w:szCs w:val="14"/>
              </w:rPr>
              <w:t xml:space="preserve"> comply with the </w:t>
            </w:r>
            <w:r w:rsidR="00D51CB2">
              <w:rPr>
                <w:rFonts w:eastAsia="Times New Roman"/>
                <w:sz w:val="20"/>
                <w:szCs w:val="14"/>
              </w:rPr>
              <w:t>structure set out in</w:t>
            </w:r>
            <w:r w:rsidR="00453040">
              <w:rPr>
                <w:rFonts w:eastAsia="Times New Roman"/>
                <w:sz w:val="20"/>
                <w:szCs w:val="14"/>
              </w:rPr>
              <w:t xml:space="preserve"> section</w:t>
            </w:r>
            <w:r w:rsidR="00D51CB2">
              <w:rPr>
                <w:rFonts w:eastAsia="Times New Roman"/>
                <w:sz w:val="20"/>
                <w:szCs w:val="14"/>
              </w:rPr>
              <w:t xml:space="preserve"> </w:t>
            </w:r>
            <w:r w:rsidR="00394638">
              <w:rPr>
                <w:rFonts w:eastAsia="Times New Roman"/>
                <w:sz w:val="20"/>
                <w:szCs w:val="14"/>
              </w:rPr>
              <w:fldChar w:fldCharType="begin"/>
            </w:r>
            <w:r w:rsidR="00394638">
              <w:rPr>
                <w:rFonts w:eastAsia="Times New Roman"/>
                <w:sz w:val="20"/>
                <w:szCs w:val="14"/>
              </w:rPr>
              <w:instrText xml:space="preserve"> REF _Ref52524956 \r \h </w:instrText>
            </w:r>
            <w:r w:rsidR="00394638">
              <w:rPr>
                <w:rFonts w:eastAsia="Times New Roman"/>
                <w:sz w:val="20"/>
                <w:szCs w:val="14"/>
              </w:rPr>
            </w:r>
            <w:r w:rsidR="00394638">
              <w:rPr>
                <w:rFonts w:eastAsia="Times New Roman"/>
                <w:sz w:val="20"/>
                <w:szCs w:val="14"/>
              </w:rPr>
              <w:fldChar w:fldCharType="separate"/>
            </w:r>
            <w:r w:rsidR="00B53275">
              <w:rPr>
                <w:rFonts w:eastAsia="Times New Roman"/>
                <w:sz w:val="20"/>
                <w:szCs w:val="14"/>
              </w:rPr>
              <w:t>3.10</w:t>
            </w:r>
            <w:r w:rsidR="00394638">
              <w:rPr>
                <w:rFonts w:eastAsia="Times New Roman"/>
                <w:sz w:val="20"/>
                <w:szCs w:val="14"/>
              </w:rPr>
              <w:fldChar w:fldCharType="end"/>
            </w:r>
          </w:p>
          <w:p w14:paraId="0D27B856" w14:textId="77777777" w:rsidR="0064016A" w:rsidRDefault="004A520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[example] </w:t>
            </w:r>
            <w:r w:rsidR="0064016A">
              <w:rPr>
                <w:rFonts w:eastAsia="Times New Roman"/>
                <w:sz w:val="20"/>
                <w:szCs w:val="14"/>
              </w:rPr>
              <w:t xml:space="preserve">If the </w:t>
            </w:r>
            <w:r w:rsidR="00F03C9D">
              <w:rPr>
                <w:rFonts w:eastAsia="Times New Roman"/>
                <w:sz w:val="20"/>
                <w:szCs w:val="14"/>
              </w:rPr>
              <w:t>provider</w:t>
            </w:r>
            <w:r w:rsidR="0064016A">
              <w:rPr>
                <w:rFonts w:eastAsia="Times New Roman"/>
                <w:sz w:val="20"/>
                <w:szCs w:val="14"/>
              </w:rPr>
              <w:t xml:space="preserve"> uses </w:t>
            </w:r>
            <w:r w:rsidR="00361874">
              <w:rPr>
                <w:rFonts w:eastAsia="Times New Roman"/>
                <w:sz w:val="20"/>
                <w:szCs w:val="14"/>
              </w:rPr>
              <w:t>compacted</w:t>
            </w:r>
            <w:r w:rsidR="00AD0951">
              <w:rPr>
                <w:rFonts w:eastAsia="Times New Roman"/>
                <w:sz w:val="20"/>
                <w:szCs w:val="14"/>
              </w:rPr>
              <w:t>-l</w:t>
            </w:r>
            <w:r w:rsidR="00361874">
              <w:rPr>
                <w:rFonts w:eastAsia="Times New Roman"/>
                <w:sz w:val="20"/>
                <w:szCs w:val="14"/>
              </w:rPr>
              <w:t>og</w:t>
            </w:r>
            <w:r w:rsidR="00AD0951">
              <w:rPr>
                <w:rFonts w:eastAsia="Times New Roman"/>
                <w:sz w:val="20"/>
                <w:szCs w:val="14"/>
              </w:rPr>
              <w:t>-</w:t>
            </w:r>
            <w:r w:rsidR="00361874">
              <w:rPr>
                <w:rFonts w:eastAsia="Times New Roman"/>
                <w:sz w:val="20"/>
                <w:szCs w:val="14"/>
              </w:rPr>
              <w:t xml:space="preserve">based </w:t>
            </w:r>
            <w:r w:rsidR="0064016A">
              <w:rPr>
                <w:rFonts w:eastAsia="Times New Roman"/>
                <w:sz w:val="20"/>
                <w:szCs w:val="14"/>
              </w:rPr>
              <w:t xml:space="preserve">streams internally, this may simply be connecting to the </w:t>
            </w:r>
            <w:r w:rsidR="00361874">
              <w:rPr>
                <w:rFonts w:eastAsia="Times New Roman"/>
                <w:sz w:val="20"/>
                <w:szCs w:val="14"/>
              </w:rPr>
              <w:t>appropriate internal streams from the oldest record and performing necessary transformations to form</w:t>
            </w:r>
            <w:r w:rsidR="00000932">
              <w:rPr>
                <w:rFonts w:eastAsia="Times New Roman"/>
                <w:sz w:val="20"/>
                <w:szCs w:val="14"/>
              </w:rPr>
              <w:t xml:space="preserve"> the</w:t>
            </w:r>
            <w:r w:rsidR="00955F8B">
              <w:rPr>
                <w:rFonts w:eastAsia="Times New Roman"/>
                <w:sz w:val="20"/>
                <w:szCs w:val="14"/>
              </w:rPr>
              <w:t xml:space="preserve"> TAPI</w:t>
            </w:r>
            <w:r w:rsidR="00000932">
              <w:rPr>
                <w:rFonts w:eastAsia="Times New Roman"/>
                <w:sz w:val="20"/>
                <w:szCs w:val="14"/>
              </w:rPr>
              <w:t xml:space="preserve"> stream content</w:t>
            </w:r>
            <w:r w:rsidR="004D3610">
              <w:rPr>
                <w:rFonts w:eastAsia="Times New Roman"/>
                <w:sz w:val="20"/>
                <w:szCs w:val="14"/>
              </w:rPr>
              <w:t>.</w:t>
            </w:r>
          </w:p>
          <w:p w14:paraId="47D763DA" w14:textId="77777777" w:rsidR="003354DF" w:rsidRDefault="004A520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[example] </w:t>
            </w:r>
            <w:r w:rsidR="00AD0951">
              <w:rPr>
                <w:rFonts w:eastAsia="Times New Roman"/>
                <w:sz w:val="20"/>
                <w:szCs w:val="14"/>
              </w:rPr>
              <w:t xml:space="preserve">If the </w:t>
            </w:r>
            <w:r w:rsidR="00F03C9D">
              <w:rPr>
                <w:rFonts w:eastAsia="Times New Roman"/>
                <w:sz w:val="20"/>
                <w:szCs w:val="14"/>
              </w:rPr>
              <w:t>provider</w:t>
            </w:r>
            <w:r w:rsidR="00131C5C">
              <w:rPr>
                <w:rFonts w:eastAsia="Times New Roman"/>
                <w:sz w:val="20"/>
                <w:szCs w:val="14"/>
              </w:rPr>
              <w:t>, internally,</w:t>
            </w:r>
            <w:r w:rsidR="00AD0951">
              <w:rPr>
                <w:rFonts w:eastAsia="Times New Roman"/>
                <w:sz w:val="20"/>
                <w:szCs w:val="14"/>
              </w:rPr>
              <w:t xml:space="preserve"> uses a current state repository with a </w:t>
            </w:r>
            <w:r w:rsidR="001B155E">
              <w:rPr>
                <w:rFonts w:eastAsia="Times New Roman"/>
                <w:sz w:val="20"/>
                <w:szCs w:val="14"/>
              </w:rPr>
              <w:t>truncated stream of changes</w:t>
            </w:r>
            <w:r w:rsidR="007A1229">
              <w:rPr>
                <w:rFonts w:eastAsia="Times New Roman"/>
                <w:sz w:val="20"/>
                <w:szCs w:val="14"/>
              </w:rPr>
              <w:t>,</w:t>
            </w:r>
            <w:r w:rsidR="001B155E">
              <w:rPr>
                <w:rFonts w:eastAsia="Times New Roman"/>
                <w:sz w:val="20"/>
                <w:szCs w:val="14"/>
              </w:rPr>
              <w:t xml:space="preserve"> then it will populate the stream with appropriately transformed current state </w:t>
            </w:r>
            <w:r w:rsidR="00AB6300">
              <w:rPr>
                <w:rFonts w:eastAsia="Times New Roman"/>
                <w:sz w:val="20"/>
                <w:szCs w:val="14"/>
              </w:rPr>
              <w:t xml:space="preserve">followed by recent changes. </w:t>
            </w:r>
          </w:p>
          <w:p w14:paraId="2D1E8D45" w14:textId="77777777" w:rsidR="00AD0951" w:rsidRDefault="00347584"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I</w:t>
            </w:r>
            <w:r w:rsidR="003354DF">
              <w:rPr>
                <w:rFonts w:eastAsia="Times New Roman"/>
                <w:sz w:val="20"/>
                <w:szCs w:val="14"/>
              </w:rPr>
              <w:t xml:space="preserve">t is possible that the current state repository does not </w:t>
            </w:r>
            <w:r w:rsidR="005451E8">
              <w:rPr>
                <w:rFonts w:eastAsia="Times New Roman"/>
                <w:sz w:val="20"/>
                <w:szCs w:val="14"/>
              </w:rPr>
              <w:t xml:space="preserve">record </w:t>
            </w:r>
            <w:r w:rsidR="003354DF">
              <w:rPr>
                <w:rFonts w:eastAsia="Times New Roman"/>
                <w:sz w:val="20"/>
                <w:szCs w:val="14"/>
              </w:rPr>
              <w:t>event tim</w:t>
            </w:r>
            <w:r w:rsidR="00955F8B">
              <w:rPr>
                <w:rFonts w:eastAsia="Times New Roman"/>
                <w:sz w:val="20"/>
                <w:szCs w:val="14"/>
              </w:rPr>
              <w:t>e</w:t>
            </w:r>
            <w:r w:rsidR="003354DF">
              <w:rPr>
                <w:rFonts w:eastAsia="Times New Roman"/>
                <w:sz w:val="20"/>
                <w:szCs w:val="14"/>
              </w:rPr>
              <w:t xml:space="preserve">. If this </w:t>
            </w:r>
            <w:r>
              <w:rPr>
                <w:rFonts w:eastAsia="Times New Roman"/>
                <w:sz w:val="20"/>
                <w:szCs w:val="14"/>
              </w:rPr>
              <w:t>is the case</w:t>
            </w:r>
            <w:r w:rsidR="007A1229">
              <w:rPr>
                <w:rFonts w:eastAsia="Times New Roman"/>
                <w:sz w:val="20"/>
                <w:szCs w:val="14"/>
              </w:rPr>
              <w:t>,</w:t>
            </w:r>
            <w:r w:rsidR="00AB6300">
              <w:rPr>
                <w:rFonts w:eastAsia="Times New Roman"/>
                <w:sz w:val="20"/>
                <w:szCs w:val="14"/>
              </w:rPr>
              <w:t xml:space="preserve"> the </w:t>
            </w:r>
            <w:r w:rsidR="005F4874">
              <w:rPr>
                <w:rFonts w:eastAsia="Times New Roman"/>
                <w:sz w:val="20"/>
                <w:szCs w:val="14"/>
              </w:rPr>
              <w:t>event-</w:t>
            </w:r>
            <w:proofErr w:type="gramStart"/>
            <w:r w:rsidR="005F4874">
              <w:rPr>
                <w:rFonts w:eastAsia="Times New Roman"/>
                <w:sz w:val="20"/>
                <w:szCs w:val="14"/>
              </w:rPr>
              <w:t>time-stamp</w:t>
            </w:r>
            <w:proofErr w:type="gramEnd"/>
            <w:r w:rsidR="005F4874">
              <w:rPr>
                <w:rFonts w:eastAsia="Times New Roman"/>
                <w:sz w:val="20"/>
                <w:szCs w:val="14"/>
              </w:rPr>
              <w:t xml:space="preserve"> should</w:t>
            </w:r>
            <w:r>
              <w:rPr>
                <w:rFonts w:eastAsia="Times New Roman"/>
                <w:sz w:val="20"/>
                <w:szCs w:val="14"/>
              </w:rPr>
              <w:t xml:space="preserve"> </w:t>
            </w:r>
            <w:r w:rsidR="003A54AC">
              <w:rPr>
                <w:rFonts w:eastAsia="Times New Roman"/>
                <w:sz w:val="20"/>
                <w:szCs w:val="14"/>
              </w:rPr>
              <w:t xml:space="preserve">take advantage of the </w:t>
            </w:r>
            <w:proofErr w:type="spellStart"/>
            <w:r w:rsidR="00F72DEF">
              <w:rPr>
                <w:rFonts w:eastAsia="Times New Roman"/>
                <w:sz w:val="20"/>
                <w:szCs w:val="14"/>
              </w:rPr>
              <w:t>approx</w:t>
            </w:r>
            <w:proofErr w:type="spellEnd"/>
            <w:r w:rsidR="00F72DEF">
              <w:rPr>
                <w:rFonts w:eastAsia="Times New Roman"/>
                <w:sz w:val="20"/>
                <w:szCs w:val="14"/>
              </w:rPr>
              <w:t>-</w:t>
            </w:r>
            <w:r w:rsidR="009A21CF">
              <w:rPr>
                <w:rFonts w:eastAsia="Times New Roman"/>
                <w:sz w:val="20"/>
                <w:szCs w:val="14"/>
              </w:rPr>
              <w:t>date-and-time structure</w:t>
            </w:r>
            <w:r w:rsidR="00D066B1">
              <w:rPr>
                <w:rFonts w:eastAsia="Times New Roman"/>
                <w:sz w:val="20"/>
                <w:szCs w:val="14"/>
              </w:rPr>
              <w:t>. The event-</w:t>
            </w:r>
            <w:proofErr w:type="gramStart"/>
            <w:r w:rsidR="00D066B1">
              <w:rPr>
                <w:rFonts w:eastAsia="Times New Roman"/>
                <w:sz w:val="20"/>
                <w:szCs w:val="14"/>
              </w:rPr>
              <w:t>time-stamp</w:t>
            </w:r>
            <w:proofErr w:type="gramEnd"/>
            <w:r w:rsidR="00D066B1">
              <w:rPr>
                <w:rFonts w:eastAsia="Times New Roman"/>
                <w:sz w:val="20"/>
                <w:szCs w:val="14"/>
              </w:rPr>
              <w:t xml:space="preserve"> should be the same as the </w:t>
            </w:r>
            <w:r w:rsidR="005451E8">
              <w:rPr>
                <w:rFonts w:eastAsia="Times New Roman"/>
                <w:sz w:val="20"/>
                <w:szCs w:val="14"/>
              </w:rPr>
              <w:t>log-append-time-stamp with the spread set to “BEFORE”.</w:t>
            </w:r>
          </w:p>
          <w:p w14:paraId="081E5933" w14:textId="4A6FFCD0" w:rsidR="005451E8" w:rsidRDefault="0030211F"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Assuming the log has settings as per the example set out in</w:t>
            </w:r>
            <w:r w:rsidR="0060263C">
              <w:rPr>
                <w:rFonts w:eastAsia="Times New Roman"/>
                <w:sz w:val="20"/>
                <w:szCs w:val="14"/>
              </w:rPr>
              <w:t xml:space="preserve"> </w:t>
            </w:r>
            <w:r w:rsidR="0060263C">
              <w:rPr>
                <w:rFonts w:eastAsia="Times New Roman"/>
                <w:sz w:val="20"/>
                <w:szCs w:val="14"/>
              </w:rPr>
              <w:fldChar w:fldCharType="begin"/>
            </w:r>
            <w:r w:rsidR="0060263C">
              <w:rPr>
                <w:rFonts w:eastAsia="Times New Roman"/>
                <w:sz w:val="20"/>
                <w:szCs w:val="14"/>
              </w:rPr>
              <w:instrText xml:space="preserve"> REF _Ref116572805 \r \h </w:instrText>
            </w:r>
            <w:r w:rsidR="0060263C">
              <w:rPr>
                <w:rFonts w:eastAsia="Times New Roman"/>
                <w:sz w:val="20"/>
                <w:szCs w:val="14"/>
              </w:rPr>
            </w:r>
            <w:r w:rsidR="0060263C">
              <w:rPr>
                <w:rFonts w:eastAsia="Times New Roman"/>
                <w:sz w:val="20"/>
                <w:szCs w:val="14"/>
              </w:rPr>
              <w:fldChar w:fldCharType="separate"/>
            </w:r>
            <w:r w:rsidR="00B53275">
              <w:rPr>
                <w:rFonts w:eastAsia="Times New Roman"/>
                <w:sz w:val="20"/>
                <w:szCs w:val="14"/>
              </w:rPr>
              <w:t>7.2.2</w:t>
            </w:r>
            <w:r w:rsidR="0060263C">
              <w:rPr>
                <w:rFonts w:eastAsia="Times New Roman"/>
                <w:sz w:val="20"/>
                <w:szCs w:val="14"/>
              </w:rPr>
              <w:fldChar w:fldCharType="end"/>
            </w:r>
            <w:r w:rsidR="0060263C">
              <w:rPr>
                <w:rFonts w:eastAsia="Times New Roman"/>
                <w:sz w:val="20"/>
                <w:szCs w:val="14"/>
              </w:rPr>
              <w:t xml:space="preserve"> </w:t>
            </w:r>
            <w:r w:rsidR="0060263C" w:rsidRPr="004C732D">
              <w:rPr>
                <w:rFonts w:eastAsia="Times New Roman"/>
                <w:sz w:val="20"/>
                <w:szCs w:val="20"/>
              </w:rPr>
              <w:fldChar w:fldCharType="begin"/>
            </w:r>
            <w:r w:rsidR="0060263C" w:rsidRPr="004C732D">
              <w:rPr>
                <w:rFonts w:eastAsia="Times New Roman"/>
                <w:sz w:val="20"/>
                <w:szCs w:val="20"/>
              </w:rPr>
              <w:instrText xml:space="preserve"> REF _Ref116572810 \h </w:instrText>
            </w:r>
            <w:r w:rsidR="004C732D">
              <w:rPr>
                <w:rFonts w:eastAsia="Times New Roman"/>
                <w:sz w:val="20"/>
                <w:szCs w:val="20"/>
              </w:rPr>
              <w:instrText xml:space="preserve"> \* MERGEFORMAT </w:instrText>
            </w:r>
            <w:r w:rsidR="0060263C" w:rsidRPr="004C732D">
              <w:rPr>
                <w:rFonts w:eastAsia="Times New Roman"/>
                <w:sz w:val="20"/>
                <w:szCs w:val="20"/>
              </w:rPr>
            </w:r>
            <w:r w:rsidR="0060263C" w:rsidRPr="004C732D">
              <w:rPr>
                <w:rFonts w:eastAsia="Times New Roman"/>
                <w:sz w:val="20"/>
                <w:szCs w:val="20"/>
              </w:rPr>
              <w:fldChar w:fldCharType="separate"/>
            </w:r>
            <w:ins w:id="3500" w:author="Author">
              <w:r w:rsidR="00B53275" w:rsidRPr="00B53275">
                <w:rPr>
                  <w:sz w:val="20"/>
                  <w:szCs w:val="20"/>
                  <w:rPrChange w:id="3501" w:author="Author">
                    <w:rPr/>
                  </w:rPrChange>
                </w:rPr>
                <w:t>Use Case ST-0.2: Discover supported and available streams, then select available streams</w:t>
              </w:r>
              <w:del w:id="3502" w:author="Author">
                <w:r w:rsidR="006D1621" w:rsidRPr="006D1621" w:rsidDel="00B53275">
                  <w:rPr>
                    <w:sz w:val="20"/>
                    <w:szCs w:val="20"/>
                    <w:rPrChange w:id="3503" w:author="Author">
                      <w:rPr/>
                    </w:rPrChange>
                  </w:rPr>
                  <w:delText>Use Case ST-0.2: Discover supported and available streams, then select available streams</w:delText>
                </w:r>
              </w:del>
            </w:ins>
            <w:del w:id="3504" w:author="Author">
              <w:r w:rsidR="00C1187B" w:rsidRPr="00C1187B" w:rsidDel="00B53275">
                <w:rPr>
                  <w:sz w:val="20"/>
                  <w:szCs w:val="20"/>
                </w:rPr>
                <w:delText>Use Case ST-0.2: Discover supported and available streams, then select available streams</w:delText>
              </w:r>
            </w:del>
            <w:r w:rsidR="0060263C" w:rsidRPr="004C732D">
              <w:rPr>
                <w:rFonts w:eastAsia="Times New Roman"/>
                <w:sz w:val="20"/>
                <w:szCs w:val="20"/>
              </w:rPr>
              <w:fldChar w:fldCharType="end"/>
            </w:r>
            <w:r w:rsidR="0060263C" w:rsidRPr="004C732D">
              <w:rPr>
                <w:rFonts w:eastAsia="Times New Roman"/>
                <w:sz w:val="20"/>
                <w:szCs w:val="20"/>
              </w:rPr>
              <w:t xml:space="preserve"> on </w:t>
            </w:r>
            <w:r w:rsidR="0060263C">
              <w:rPr>
                <w:rFonts w:eastAsia="Times New Roman"/>
                <w:sz w:val="20"/>
                <w:szCs w:val="14"/>
              </w:rPr>
              <w:t xml:space="preserve">page </w:t>
            </w:r>
            <w:r w:rsidR="0060263C">
              <w:rPr>
                <w:rFonts w:eastAsia="Times New Roman"/>
                <w:sz w:val="20"/>
                <w:szCs w:val="14"/>
              </w:rPr>
              <w:fldChar w:fldCharType="begin"/>
            </w:r>
            <w:r w:rsidR="0060263C">
              <w:rPr>
                <w:rFonts w:eastAsia="Times New Roman"/>
                <w:sz w:val="20"/>
                <w:szCs w:val="14"/>
              </w:rPr>
              <w:instrText xml:space="preserve"> PAGEREF _Ref116572816 \h </w:instrText>
            </w:r>
            <w:r w:rsidR="0060263C">
              <w:rPr>
                <w:rFonts w:eastAsia="Times New Roman"/>
                <w:sz w:val="20"/>
                <w:szCs w:val="14"/>
              </w:rPr>
            </w:r>
            <w:r w:rsidR="0060263C">
              <w:rPr>
                <w:rFonts w:eastAsia="Times New Roman"/>
                <w:sz w:val="20"/>
                <w:szCs w:val="14"/>
              </w:rPr>
              <w:fldChar w:fldCharType="separate"/>
            </w:r>
            <w:ins w:id="3505" w:author="Author">
              <w:r w:rsidR="00B53275">
                <w:rPr>
                  <w:rFonts w:eastAsia="Times New Roman"/>
                  <w:noProof/>
                  <w:sz w:val="20"/>
                  <w:szCs w:val="14"/>
                </w:rPr>
                <w:t>92</w:t>
              </w:r>
              <w:del w:id="3506" w:author="Author">
                <w:r w:rsidR="006D1621" w:rsidDel="00B53275">
                  <w:rPr>
                    <w:rFonts w:eastAsia="Times New Roman"/>
                    <w:noProof/>
                    <w:sz w:val="20"/>
                    <w:szCs w:val="14"/>
                  </w:rPr>
                  <w:delText>92</w:delText>
                </w:r>
              </w:del>
            </w:ins>
            <w:del w:id="3507" w:author="Author">
              <w:r w:rsidR="00C1187B" w:rsidDel="00B53275">
                <w:rPr>
                  <w:rFonts w:eastAsia="Times New Roman"/>
                  <w:noProof/>
                  <w:sz w:val="20"/>
                  <w:szCs w:val="14"/>
                </w:rPr>
                <w:delText>93</w:delText>
              </w:r>
            </w:del>
            <w:r w:rsidR="0060263C">
              <w:rPr>
                <w:rFonts w:eastAsia="Times New Roman"/>
                <w:sz w:val="20"/>
                <w:szCs w:val="14"/>
              </w:rPr>
              <w:fldChar w:fldCharType="end"/>
            </w:r>
            <w:r>
              <w:rPr>
                <w:rFonts w:eastAsia="Times New Roman"/>
                <w:sz w:val="20"/>
                <w:szCs w:val="14"/>
              </w:rPr>
              <w:t xml:space="preserve"> (COMPACTED, WHOLE_ENTITY</w:t>
            </w:r>
            <w:r w:rsidR="006355AF">
              <w:rPr>
                <w:rFonts w:eastAsia="Times New Roman"/>
                <w:sz w:val="20"/>
                <w:szCs w:val="14"/>
              </w:rPr>
              <w:t xml:space="preserve"> </w:t>
            </w:r>
            <w:r w:rsidR="00F345B8">
              <w:rPr>
                <w:rFonts w:eastAsia="Times New Roman"/>
                <w:sz w:val="20"/>
                <w:szCs w:val="14"/>
              </w:rPr>
              <w:t>or CHANGE_ONLY</w:t>
            </w:r>
            <w:r>
              <w:rPr>
                <w:rFonts w:eastAsia="Times New Roman"/>
                <w:sz w:val="20"/>
                <w:szCs w:val="14"/>
              </w:rPr>
              <w:t xml:space="preserve"> and ON_CHANGE), </w:t>
            </w:r>
            <w:r w:rsidR="0060263C">
              <w:rPr>
                <w:rFonts w:eastAsia="Times New Roman"/>
                <w:sz w:val="20"/>
                <w:szCs w:val="14"/>
              </w:rPr>
              <w:t>f</w:t>
            </w:r>
            <w:r w:rsidR="005451E8">
              <w:rPr>
                <w:rFonts w:eastAsia="Times New Roman"/>
                <w:sz w:val="20"/>
                <w:szCs w:val="14"/>
              </w:rPr>
              <w:t xml:space="preserve">or </w:t>
            </w:r>
            <w:r w:rsidR="00E0083F">
              <w:rPr>
                <w:rFonts w:eastAsia="Times New Roman"/>
                <w:sz w:val="20"/>
                <w:szCs w:val="14"/>
              </w:rPr>
              <w:t xml:space="preserve">current state </w:t>
            </w:r>
            <w:r w:rsidR="00A30A57">
              <w:rPr>
                <w:rFonts w:eastAsia="Times New Roman"/>
                <w:sz w:val="20"/>
                <w:szCs w:val="14"/>
              </w:rPr>
              <w:t xml:space="preserve">and for change notifications </w:t>
            </w:r>
            <w:r w:rsidR="00E0083F">
              <w:rPr>
                <w:rFonts w:eastAsia="Times New Roman"/>
                <w:sz w:val="20"/>
                <w:szCs w:val="14"/>
              </w:rPr>
              <w:t xml:space="preserve">the </w:t>
            </w:r>
            <w:r w:rsidR="00F03C9D">
              <w:rPr>
                <w:rFonts w:eastAsia="Times New Roman"/>
                <w:sz w:val="20"/>
                <w:szCs w:val="14"/>
              </w:rPr>
              <w:t>provider</w:t>
            </w:r>
            <w:r w:rsidR="00E0083F">
              <w:rPr>
                <w:rFonts w:eastAsia="Times New Roman"/>
                <w:sz w:val="20"/>
                <w:szCs w:val="14"/>
              </w:rPr>
              <w:t xml:space="preserve"> appends a </w:t>
            </w:r>
            <w:r w:rsidR="00E2324D">
              <w:rPr>
                <w:rFonts w:eastAsia="Times New Roman"/>
                <w:sz w:val="20"/>
                <w:szCs w:val="14"/>
              </w:rPr>
              <w:t>record</w:t>
            </w:r>
            <w:r w:rsidR="00D947C3">
              <w:rPr>
                <w:rFonts w:eastAsia="Times New Roman"/>
                <w:sz w:val="20"/>
                <w:szCs w:val="14"/>
              </w:rPr>
              <w:t xml:space="preserve"> of the whole entity instance</w:t>
            </w:r>
            <w:r w:rsidR="000303B6">
              <w:rPr>
                <w:rFonts w:eastAsia="Times New Roman"/>
                <w:sz w:val="20"/>
                <w:szCs w:val="14"/>
              </w:rPr>
              <w:t xml:space="preserve"> using</w:t>
            </w:r>
            <w:r w:rsidR="00D947C3">
              <w:rPr>
                <w:rFonts w:eastAsia="Times New Roman"/>
                <w:sz w:val="20"/>
                <w:szCs w:val="14"/>
              </w:rPr>
              <w:t xml:space="preserve"> </w:t>
            </w:r>
            <w:r w:rsidR="00E2324D">
              <w:rPr>
                <w:rFonts w:eastAsia="Times New Roman"/>
                <w:sz w:val="20"/>
                <w:szCs w:val="14"/>
              </w:rPr>
              <w:t xml:space="preserve">the appropriate structure for the </w:t>
            </w:r>
            <w:r w:rsidR="005B6094">
              <w:rPr>
                <w:rFonts w:eastAsia="Times New Roman"/>
                <w:sz w:val="20"/>
                <w:szCs w:val="14"/>
              </w:rPr>
              <w:t>class with:</w:t>
            </w:r>
          </w:p>
          <w:p w14:paraId="0F50B7CC" w14:textId="77777777" w:rsidR="005B6094" w:rsidRDefault="005B6094"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record-type set to CREATE_UPDATE</w:t>
            </w:r>
            <w:r w:rsidR="00702EB2">
              <w:rPr>
                <w:rFonts w:eastAsia="Times New Roman"/>
                <w:sz w:val="20"/>
                <w:szCs w:val="14"/>
              </w:rPr>
              <w:t xml:space="preserve"> etc</w:t>
            </w:r>
            <w:r w:rsidR="007A1229">
              <w:rPr>
                <w:rFonts w:eastAsia="Times New Roman"/>
                <w:sz w:val="20"/>
                <w:szCs w:val="14"/>
              </w:rPr>
              <w:t>.</w:t>
            </w:r>
          </w:p>
          <w:p w14:paraId="26A7BE6A" w14:textId="77777777" w:rsidR="00931899" w:rsidRDefault="002210CF"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record-content set to the appropriate object-class-identifier</w:t>
            </w:r>
            <w:r w:rsidR="007A1229">
              <w:rPr>
                <w:rFonts w:eastAsia="Times New Roman"/>
                <w:sz w:val="20"/>
                <w:szCs w:val="14"/>
              </w:rPr>
              <w:t>.</w:t>
            </w:r>
          </w:p>
          <w:p w14:paraId="0C40AFEB" w14:textId="77777777" w:rsidR="00710C9C" w:rsidRDefault="00530CE0"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 xml:space="preserve">entity-key set to a value appropriate for </w:t>
            </w:r>
            <w:r w:rsidR="006373DD">
              <w:rPr>
                <w:rFonts w:eastAsia="Times New Roman"/>
                <w:sz w:val="20"/>
                <w:szCs w:val="14"/>
              </w:rPr>
              <w:t xml:space="preserve">identifying instances of </w:t>
            </w:r>
            <w:r>
              <w:rPr>
                <w:rFonts w:eastAsia="Times New Roman"/>
                <w:sz w:val="20"/>
                <w:szCs w:val="14"/>
              </w:rPr>
              <w:t xml:space="preserve">the object class </w:t>
            </w:r>
            <w:r w:rsidR="0012667D">
              <w:rPr>
                <w:rFonts w:eastAsia="Times New Roman"/>
                <w:sz w:val="20"/>
                <w:szCs w:val="14"/>
              </w:rPr>
              <w:t>which may be a relative address for a local class</w:t>
            </w:r>
            <w:r w:rsidR="005B4AA3">
              <w:rPr>
                <w:rFonts w:eastAsia="Times New Roman"/>
                <w:sz w:val="20"/>
                <w:szCs w:val="14"/>
              </w:rPr>
              <w:t xml:space="preserve">, a </w:t>
            </w:r>
            <w:proofErr w:type="spellStart"/>
            <w:r w:rsidR="005B4AA3">
              <w:rPr>
                <w:rFonts w:eastAsia="Times New Roman"/>
                <w:sz w:val="20"/>
                <w:szCs w:val="14"/>
              </w:rPr>
              <w:t>uuid</w:t>
            </w:r>
            <w:proofErr w:type="spellEnd"/>
            <w:r w:rsidR="005B4AA3">
              <w:rPr>
                <w:rFonts w:eastAsia="Times New Roman"/>
                <w:sz w:val="20"/>
                <w:szCs w:val="14"/>
              </w:rPr>
              <w:t xml:space="preserve"> for a global class, or any value that is unique</w:t>
            </w:r>
            <w:r w:rsidR="001927E6">
              <w:rPr>
                <w:rFonts w:eastAsia="Times New Roman"/>
                <w:sz w:val="20"/>
                <w:szCs w:val="14"/>
              </w:rPr>
              <w:t>/invariant</w:t>
            </w:r>
            <w:r w:rsidR="005B4AA3">
              <w:rPr>
                <w:rFonts w:eastAsia="Times New Roman"/>
                <w:sz w:val="20"/>
                <w:szCs w:val="14"/>
              </w:rPr>
              <w:t xml:space="preserve"> for the </w:t>
            </w:r>
            <w:r w:rsidR="001927E6">
              <w:rPr>
                <w:rFonts w:eastAsia="Times New Roman"/>
                <w:sz w:val="20"/>
                <w:szCs w:val="14"/>
              </w:rPr>
              <w:t xml:space="preserve">entity instance in the stream such that a </w:t>
            </w:r>
            <w:r w:rsidR="00480906">
              <w:rPr>
                <w:rFonts w:eastAsia="Times New Roman"/>
                <w:sz w:val="20"/>
                <w:szCs w:val="14"/>
              </w:rPr>
              <w:t>CREATE_UPDATE, DELETE</w:t>
            </w:r>
            <w:r w:rsidR="00570F76">
              <w:rPr>
                <w:rFonts w:eastAsia="Times New Roman"/>
                <w:sz w:val="20"/>
                <w:szCs w:val="14"/>
              </w:rPr>
              <w:t>,</w:t>
            </w:r>
            <w:r w:rsidR="00480906">
              <w:rPr>
                <w:rFonts w:eastAsia="Times New Roman"/>
                <w:sz w:val="20"/>
                <w:szCs w:val="14"/>
              </w:rPr>
              <w:t xml:space="preserve"> TOMBSTONE</w:t>
            </w:r>
            <w:r w:rsidR="00570F76">
              <w:rPr>
                <w:rFonts w:eastAsia="Times New Roman"/>
                <w:sz w:val="20"/>
                <w:szCs w:val="14"/>
              </w:rPr>
              <w:t xml:space="preserve"> etc.</w:t>
            </w:r>
            <w:r w:rsidR="00480906">
              <w:rPr>
                <w:rFonts w:eastAsia="Times New Roman"/>
                <w:sz w:val="20"/>
                <w:szCs w:val="14"/>
              </w:rPr>
              <w:t xml:space="preserve"> events all have the same</w:t>
            </w:r>
            <w:r w:rsidR="00A30A57">
              <w:rPr>
                <w:rFonts w:eastAsia="Times New Roman"/>
                <w:sz w:val="20"/>
                <w:szCs w:val="14"/>
              </w:rPr>
              <w:t xml:space="preserve"> entity-</w:t>
            </w:r>
            <w:r w:rsidR="003C3BFA">
              <w:rPr>
                <w:rFonts w:eastAsia="Times New Roman"/>
                <w:sz w:val="20"/>
                <w:szCs w:val="14"/>
              </w:rPr>
              <w:t>key.</w:t>
            </w:r>
          </w:p>
          <w:p w14:paraId="28A981D2" w14:textId="77777777" w:rsidR="00A30A57" w:rsidRDefault="00A26D91"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For delete</w:t>
            </w:r>
            <w:r w:rsidR="00125D17">
              <w:rPr>
                <w:rFonts w:eastAsia="Times New Roman"/>
                <w:sz w:val="20"/>
                <w:szCs w:val="14"/>
              </w:rPr>
              <w:t xml:space="preserve"> notifications the </w:t>
            </w:r>
            <w:r w:rsidR="00F03C9D">
              <w:rPr>
                <w:rFonts w:eastAsia="Times New Roman"/>
                <w:sz w:val="20"/>
                <w:szCs w:val="14"/>
              </w:rPr>
              <w:t>provider</w:t>
            </w:r>
            <w:r w:rsidR="00125D17">
              <w:rPr>
                <w:rFonts w:eastAsia="Times New Roman"/>
                <w:sz w:val="20"/>
                <w:szCs w:val="14"/>
              </w:rPr>
              <w:t xml:space="preserve"> appends a </w:t>
            </w:r>
            <w:r w:rsidR="001B4E19">
              <w:rPr>
                <w:rFonts w:eastAsia="Times New Roman"/>
                <w:sz w:val="20"/>
                <w:szCs w:val="14"/>
              </w:rPr>
              <w:t xml:space="preserve">DELETE </w:t>
            </w:r>
            <w:r w:rsidR="00125D17">
              <w:rPr>
                <w:rFonts w:eastAsia="Times New Roman"/>
                <w:sz w:val="20"/>
                <w:szCs w:val="14"/>
              </w:rPr>
              <w:t xml:space="preserve">record </w:t>
            </w:r>
            <w:r w:rsidR="000E0CB2">
              <w:rPr>
                <w:rFonts w:eastAsia="Times New Roman"/>
                <w:sz w:val="20"/>
                <w:szCs w:val="14"/>
              </w:rPr>
              <w:t xml:space="preserve">for the delete of the entity followed by a </w:t>
            </w:r>
            <w:r w:rsidR="00165E7D">
              <w:rPr>
                <w:rFonts w:eastAsia="Times New Roman"/>
                <w:sz w:val="20"/>
                <w:szCs w:val="14"/>
              </w:rPr>
              <w:t>TOMBSTONE</w:t>
            </w:r>
            <w:r w:rsidR="000E0CB2">
              <w:rPr>
                <w:rFonts w:eastAsia="Times New Roman"/>
                <w:sz w:val="20"/>
                <w:szCs w:val="14"/>
              </w:rPr>
              <w:t xml:space="preserve"> record</w:t>
            </w:r>
            <w:r w:rsidR="0018607F">
              <w:rPr>
                <w:rFonts w:eastAsia="Times New Roman"/>
                <w:sz w:val="20"/>
                <w:szCs w:val="14"/>
              </w:rPr>
              <w:t xml:space="preserve"> for the </w:t>
            </w:r>
            <w:r w:rsidR="001812AE">
              <w:rPr>
                <w:rFonts w:eastAsia="Times New Roman"/>
                <w:sz w:val="20"/>
                <w:szCs w:val="14"/>
              </w:rPr>
              <w:t xml:space="preserve">entity-key of the </w:t>
            </w:r>
            <w:r w:rsidR="001B4E19">
              <w:rPr>
                <w:rFonts w:eastAsia="Times New Roman"/>
                <w:sz w:val="20"/>
                <w:szCs w:val="14"/>
              </w:rPr>
              <w:t>DELETE record</w:t>
            </w:r>
          </w:p>
          <w:p w14:paraId="09E618A7" w14:textId="77777777" w:rsidR="00770BCE" w:rsidRDefault="00770BCE"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Once stream population is sufficient</w:t>
            </w:r>
            <w:r w:rsidR="00491F0D">
              <w:rPr>
                <w:rFonts w:eastAsia="Times New Roman"/>
                <w:sz w:val="20"/>
                <w:szCs w:val="14"/>
              </w:rPr>
              <w:t>,</w:t>
            </w:r>
            <w:r>
              <w:rPr>
                <w:rFonts w:eastAsia="Times New Roman"/>
                <w:sz w:val="20"/>
                <w:szCs w:val="14"/>
              </w:rPr>
              <w:t xml:space="preserve"> the </w:t>
            </w:r>
            <w:r w:rsidR="00F03C9D">
              <w:rPr>
                <w:rFonts w:eastAsia="Times New Roman"/>
                <w:sz w:val="20"/>
                <w:szCs w:val="14"/>
              </w:rPr>
              <w:t>provider</w:t>
            </w:r>
            <w:r>
              <w:rPr>
                <w:rFonts w:eastAsia="Times New Roman"/>
                <w:sz w:val="20"/>
                <w:szCs w:val="14"/>
              </w:rPr>
              <w:t xml:space="preserve"> changes the stream-state to “</w:t>
            </w:r>
            <w:r w:rsidR="004C0FEB">
              <w:rPr>
                <w:rFonts w:eastAsia="Times New Roman"/>
                <w:sz w:val="20"/>
                <w:szCs w:val="14"/>
              </w:rPr>
              <w:t>ACTIVE</w:t>
            </w:r>
            <w:r>
              <w:rPr>
                <w:rFonts w:eastAsia="Times New Roman"/>
                <w:sz w:val="20"/>
                <w:szCs w:val="14"/>
              </w:rPr>
              <w:t>”</w:t>
            </w:r>
            <w:r w:rsidR="007A1229">
              <w:rPr>
                <w:rFonts w:eastAsia="Times New Roman"/>
                <w:sz w:val="20"/>
                <w:szCs w:val="14"/>
              </w:rPr>
              <w:t>.</w:t>
            </w:r>
          </w:p>
          <w:p w14:paraId="5B4C7D75" w14:textId="77777777" w:rsidR="004C0FEB" w:rsidRDefault="004C0FEB"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Th</w:t>
            </w:r>
            <w:r w:rsidR="00FD3A3F">
              <w:rPr>
                <w:rFonts w:eastAsia="Times New Roman"/>
                <w:sz w:val="20"/>
                <w:szCs w:val="14"/>
              </w:rPr>
              <w:t xml:space="preserve">e provider may be capable of making the stream “ACTIVE” </w:t>
            </w:r>
            <w:r>
              <w:rPr>
                <w:rFonts w:eastAsia="Times New Roman"/>
                <w:sz w:val="20"/>
                <w:szCs w:val="14"/>
              </w:rPr>
              <w:t>prior to complete population of the stream</w:t>
            </w:r>
            <w:r w:rsidR="00D20429">
              <w:rPr>
                <w:rFonts w:eastAsia="Times New Roman"/>
                <w:sz w:val="20"/>
                <w:szCs w:val="14"/>
              </w:rPr>
              <w:t>.</w:t>
            </w:r>
          </w:p>
          <w:p w14:paraId="2075D396" w14:textId="77777777" w:rsidR="00D947C3" w:rsidRDefault="006132B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In this state records will be streamed to any connected clients</w:t>
            </w:r>
          </w:p>
          <w:p w14:paraId="6342F26A" w14:textId="77777777" w:rsidR="00C4229D" w:rsidRPr="00D947C3" w:rsidRDefault="001B4E19"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Records for </w:t>
            </w:r>
            <w:proofErr w:type="gramStart"/>
            <w:r>
              <w:rPr>
                <w:rFonts w:eastAsia="Times New Roman"/>
                <w:sz w:val="20"/>
                <w:szCs w:val="14"/>
              </w:rPr>
              <w:t>n</w:t>
            </w:r>
            <w:r w:rsidR="00C4229D">
              <w:rPr>
                <w:rFonts w:eastAsia="Times New Roman"/>
                <w:sz w:val="20"/>
                <w:szCs w:val="14"/>
              </w:rPr>
              <w:t>ew</w:t>
            </w:r>
            <w:proofErr w:type="gramEnd"/>
            <w:r w:rsidR="00C4229D">
              <w:rPr>
                <w:rFonts w:eastAsia="Times New Roman"/>
                <w:sz w:val="20"/>
                <w:szCs w:val="14"/>
              </w:rPr>
              <w:t xml:space="preserve"> create/change/delete events will be appended to the log as </w:t>
            </w:r>
            <w:r w:rsidR="0018607F">
              <w:rPr>
                <w:rFonts w:eastAsia="Times New Roman"/>
                <w:sz w:val="20"/>
                <w:szCs w:val="14"/>
              </w:rPr>
              <w:t xml:space="preserve">defined in </w:t>
            </w:r>
            <w:r w:rsidR="0069515C">
              <w:rPr>
                <w:rFonts w:eastAsia="Times New Roman"/>
                <w:sz w:val="20"/>
                <w:szCs w:val="14"/>
              </w:rPr>
              <w:t>step (</w:t>
            </w:r>
            <w:r w:rsidR="0018607F">
              <w:rPr>
                <w:rFonts w:eastAsia="Times New Roman"/>
                <w:sz w:val="20"/>
                <w:szCs w:val="14"/>
              </w:rPr>
              <w:t>4)</w:t>
            </w:r>
            <w:r w:rsidR="0069515C">
              <w:rPr>
                <w:rFonts w:eastAsia="Times New Roman"/>
                <w:sz w:val="20"/>
                <w:szCs w:val="14"/>
              </w:rPr>
              <w:t xml:space="preserve"> above</w:t>
            </w:r>
            <w:r w:rsidR="00C46560">
              <w:rPr>
                <w:rFonts w:eastAsia="Times New Roman"/>
                <w:sz w:val="20"/>
                <w:szCs w:val="14"/>
              </w:rPr>
              <w:t>.</w:t>
            </w:r>
          </w:p>
          <w:p w14:paraId="1A5AACF1" w14:textId="77777777" w:rsidR="001C64D6" w:rsidRDefault="00965185"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When t</w:t>
            </w:r>
            <w:r w:rsidR="00B7241C">
              <w:rPr>
                <w:rFonts w:eastAsia="Times New Roman"/>
                <w:sz w:val="20"/>
                <w:szCs w:val="14"/>
              </w:rPr>
              <w:t>he stream-state is “ACTIVE”, t</w:t>
            </w:r>
            <w:r w:rsidR="001C64D6">
              <w:rPr>
                <w:rFonts w:eastAsia="Times New Roman"/>
                <w:sz w:val="20"/>
                <w:szCs w:val="14"/>
              </w:rPr>
              <w:t xml:space="preserve">he </w:t>
            </w:r>
            <w:r w:rsidR="00F03C9D">
              <w:rPr>
                <w:rFonts w:eastAsia="Times New Roman"/>
                <w:sz w:val="20"/>
                <w:szCs w:val="14"/>
              </w:rPr>
              <w:t>provider</w:t>
            </w:r>
            <w:r w:rsidR="001C64D6">
              <w:rPr>
                <w:rFonts w:eastAsia="Times New Roman"/>
                <w:sz w:val="20"/>
                <w:szCs w:val="14"/>
              </w:rPr>
              <w:t xml:space="preserve"> </w:t>
            </w:r>
            <w:r w:rsidR="007B0ADE">
              <w:rPr>
                <w:rFonts w:eastAsia="Times New Roman"/>
                <w:sz w:val="20"/>
                <w:szCs w:val="14"/>
              </w:rPr>
              <w:t>may set the stream-state to “PAUSED” at any point</w:t>
            </w:r>
            <w:r w:rsidR="00D20429">
              <w:rPr>
                <w:rFonts w:eastAsia="Times New Roman"/>
                <w:sz w:val="20"/>
                <w:szCs w:val="14"/>
              </w:rPr>
              <w:t>.</w:t>
            </w:r>
          </w:p>
          <w:p w14:paraId="23A96AA0" w14:textId="77777777" w:rsidR="00642C20" w:rsidRDefault="004A13E9"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In </w:t>
            </w:r>
            <w:r w:rsidR="00B7241C">
              <w:rPr>
                <w:rFonts w:eastAsia="Times New Roman"/>
                <w:sz w:val="20"/>
                <w:szCs w:val="14"/>
              </w:rPr>
              <w:t xml:space="preserve">the “PAUSED” </w:t>
            </w:r>
            <w:r>
              <w:rPr>
                <w:rFonts w:eastAsia="Times New Roman"/>
                <w:sz w:val="20"/>
                <w:szCs w:val="14"/>
              </w:rPr>
              <w:t>state no records will be streamed to connected clients. If the stream had changed to “PAUSED” from “ACTIVE”, a client may continue to receive records from the comms buffers for some time.</w:t>
            </w:r>
          </w:p>
          <w:p w14:paraId="356C4422" w14:textId="77777777" w:rsidR="00965185" w:rsidRDefault="00B7241C" w:rsidP="0096518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When the stream-state is “PAUSED”, </w:t>
            </w:r>
            <w:r w:rsidR="00EA6082">
              <w:rPr>
                <w:rFonts w:eastAsia="Times New Roman"/>
                <w:sz w:val="20"/>
                <w:szCs w:val="14"/>
              </w:rPr>
              <w:t>t</w:t>
            </w:r>
            <w:r w:rsidR="00965185">
              <w:rPr>
                <w:rFonts w:eastAsia="Times New Roman"/>
                <w:sz w:val="20"/>
                <w:szCs w:val="14"/>
              </w:rPr>
              <w:t>he provider may set the stream-state to “</w:t>
            </w:r>
            <w:r>
              <w:rPr>
                <w:rFonts w:eastAsia="Times New Roman"/>
                <w:sz w:val="20"/>
                <w:szCs w:val="14"/>
              </w:rPr>
              <w:t>ACTIVE</w:t>
            </w:r>
            <w:r w:rsidR="00965185">
              <w:rPr>
                <w:rFonts w:eastAsia="Times New Roman"/>
                <w:sz w:val="20"/>
                <w:szCs w:val="14"/>
              </w:rPr>
              <w:t>” at any point.</w:t>
            </w:r>
          </w:p>
          <w:p w14:paraId="157E952F" w14:textId="77777777" w:rsidR="00BC1FF2" w:rsidRPr="00A50DC6" w:rsidRDefault="004C10CC" w:rsidP="00A56331">
            <w:pPr>
              <w:pStyle w:val="ListParagraph"/>
              <w:numPr>
                <w:ilvl w:val="1"/>
                <w:numId w:val="46"/>
              </w:numPr>
              <w:spacing w:before="100" w:beforeAutospacing="1" w:after="100" w:afterAutospacing="1"/>
            </w:pPr>
            <w:r>
              <w:rPr>
                <w:rFonts w:eastAsia="Times New Roman"/>
                <w:sz w:val="20"/>
                <w:szCs w:val="14"/>
              </w:rPr>
              <w:t xml:space="preserve">At the transition from “PAUSED” to “ACTIVE” </w:t>
            </w:r>
            <w:r w:rsidR="003561C9">
              <w:rPr>
                <w:rFonts w:eastAsia="Times New Roman"/>
                <w:sz w:val="20"/>
                <w:szCs w:val="14"/>
              </w:rPr>
              <w:t>records will be streamed from the next record after the one streamed just before the stream entered the “PAUSED” state.</w:t>
            </w:r>
          </w:p>
        </w:tc>
      </w:tr>
    </w:tbl>
    <w:p w14:paraId="6216512A" w14:textId="77777777" w:rsidR="006531B7" w:rsidRDefault="006531B7" w:rsidP="006531B7">
      <w:pPr>
        <w:pStyle w:val="Heading3"/>
      </w:pPr>
      <w:bookmarkStart w:id="3508" w:name="_Toc192619592"/>
      <w:r>
        <w:lastRenderedPageBreak/>
        <w:t xml:space="preserve">Use Case ST-1.2: </w:t>
      </w:r>
      <w:r w:rsidR="00F90E04">
        <w:t>Provider</w:t>
      </w:r>
      <w:r>
        <w:t xml:space="preserve"> recovers a stream after internal loss</w:t>
      </w:r>
      <w:bookmarkEnd w:id="3508"/>
    </w:p>
    <w:tbl>
      <w:tblPr>
        <w:tblStyle w:val="TableGrid"/>
        <w:tblW w:w="0" w:type="auto"/>
        <w:tblLook w:val="04A0" w:firstRow="1" w:lastRow="0" w:firstColumn="1" w:lastColumn="0" w:noHBand="0" w:noVBand="1"/>
      </w:tblPr>
      <w:tblGrid>
        <w:gridCol w:w="1413"/>
        <w:gridCol w:w="9043"/>
      </w:tblGrid>
      <w:tr w:rsidR="006531B7" w:rsidRPr="00437FEA" w14:paraId="7948789A" w14:textId="77777777" w:rsidTr="00033784">
        <w:tc>
          <w:tcPr>
            <w:tcW w:w="1413" w:type="dxa"/>
          </w:tcPr>
          <w:p w14:paraId="0D34A488" w14:textId="77777777" w:rsidR="006531B7" w:rsidRPr="00437FEA" w:rsidRDefault="006531B7" w:rsidP="00033784">
            <w:pPr>
              <w:rPr>
                <w:sz w:val="20"/>
                <w:szCs w:val="14"/>
              </w:rPr>
            </w:pPr>
            <w:r w:rsidRPr="00437FEA">
              <w:rPr>
                <w:sz w:val="20"/>
                <w:szCs w:val="14"/>
              </w:rPr>
              <w:t>Number</w:t>
            </w:r>
          </w:p>
        </w:tc>
        <w:tc>
          <w:tcPr>
            <w:tcW w:w="9043" w:type="dxa"/>
          </w:tcPr>
          <w:p w14:paraId="3798BAF1" w14:textId="77777777" w:rsidR="006531B7" w:rsidRPr="00437FEA" w:rsidRDefault="006531B7" w:rsidP="00033784">
            <w:pPr>
              <w:rPr>
                <w:sz w:val="20"/>
                <w:szCs w:val="14"/>
              </w:rPr>
            </w:pPr>
            <w:r>
              <w:rPr>
                <w:sz w:val="20"/>
                <w:szCs w:val="14"/>
              </w:rPr>
              <w:t>ST-1.2</w:t>
            </w:r>
          </w:p>
        </w:tc>
      </w:tr>
      <w:tr w:rsidR="006531B7" w:rsidRPr="00437FEA" w14:paraId="6A999CF3" w14:textId="77777777" w:rsidTr="00033784">
        <w:tc>
          <w:tcPr>
            <w:tcW w:w="1413" w:type="dxa"/>
          </w:tcPr>
          <w:p w14:paraId="6C47AFF7" w14:textId="77777777" w:rsidR="006531B7" w:rsidRPr="00437FEA" w:rsidRDefault="006531B7" w:rsidP="00033784">
            <w:pPr>
              <w:rPr>
                <w:sz w:val="20"/>
                <w:szCs w:val="14"/>
              </w:rPr>
            </w:pPr>
            <w:r w:rsidRPr="00437FEA">
              <w:rPr>
                <w:sz w:val="20"/>
                <w:szCs w:val="14"/>
              </w:rPr>
              <w:t>Name</w:t>
            </w:r>
          </w:p>
        </w:tc>
        <w:tc>
          <w:tcPr>
            <w:tcW w:w="9043" w:type="dxa"/>
          </w:tcPr>
          <w:p w14:paraId="15369909" w14:textId="77777777" w:rsidR="006531B7" w:rsidRPr="00437FEA" w:rsidRDefault="00F90E04" w:rsidP="00033784">
            <w:pPr>
              <w:rPr>
                <w:sz w:val="20"/>
                <w:szCs w:val="14"/>
              </w:rPr>
            </w:pPr>
            <w:r>
              <w:rPr>
                <w:sz w:val="20"/>
                <w:szCs w:val="14"/>
              </w:rPr>
              <w:t>Provider</w:t>
            </w:r>
            <w:r w:rsidR="006531B7" w:rsidRPr="00B27F3F">
              <w:rPr>
                <w:sz w:val="20"/>
                <w:szCs w:val="14"/>
              </w:rPr>
              <w:t xml:space="preserve"> </w:t>
            </w:r>
            <w:r w:rsidR="006531B7">
              <w:rPr>
                <w:sz w:val="20"/>
                <w:szCs w:val="14"/>
              </w:rPr>
              <w:t xml:space="preserve">recovers a stream </w:t>
            </w:r>
            <w:r w:rsidR="00EB68F4">
              <w:rPr>
                <w:sz w:val="20"/>
                <w:szCs w:val="14"/>
              </w:rPr>
              <w:t>after potential</w:t>
            </w:r>
            <w:r w:rsidR="006531B7">
              <w:rPr>
                <w:sz w:val="20"/>
                <w:szCs w:val="14"/>
              </w:rPr>
              <w:t xml:space="preserve"> loss</w:t>
            </w:r>
            <w:r w:rsidR="00EB68F4">
              <w:rPr>
                <w:sz w:val="20"/>
                <w:szCs w:val="14"/>
              </w:rPr>
              <w:t xml:space="preserve"> of data</w:t>
            </w:r>
          </w:p>
        </w:tc>
      </w:tr>
      <w:tr w:rsidR="006531B7" w:rsidRPr="00437FEA" w14:paraId="62E38F5A" w14:textId="77777777" w:rsidTr="00033784">
        <w:tc>
          <w:tcPr>
            <w:tcW w:w="1413" w:type="dxa"/>
          </w:tcPr>
          <w:p w14:paraId="2226F656" w14:textId="77777777" w:rsidR="006531B7" w:rsidRPr="00437FEA" w:rsidRDefault="006531B7" w:rsidP="00033784">
            <w:pPr>
              <w:rPr>
                <w:sz w:val="20"/>
                <w:szCs w:val="14"/>
              </w:rPr>
            </w:pPr>
            <w:r>
              <w:rPr>
                <w:sz w:val="20"/>
                <w:szCs w:val="14"/>
              </w:rPr>
              <w:t>Process/Area</w:t>
            </w:r>
          </w:p>
        </w:tc>
        <w:tc>
          <w:tcPr>
            <w:tcW w:w="9043" w:type="dxa"/>
          </w:tcPr>
          <w:p w14:paraId="4BC515D6" w14:textId="77777777" w:rsidR="006531B7" w:rsidRPr="00437FEA" w:rsidRDefault="006531B7" w:rsidP="00033784">
            <w:pPr>
              <w:rPr>
                <w:sz w:val="20"/>
                <w:szCs w:val="14"/>
              </w:rPr>
            </w:pPr>
            <w:r>
              <w:rPr>
                <w:sz w:val="20"/>
                <w:szCs w:val="14"/>
              </w:rPr>
              <w:t>Streaming operation</w:t>
            </w:r>
          </w:p>
        </w:tc>
      </w:tr>
      <w:tr w:rsidR="006531B7" w:rsidRPr="00437FEA" w14:paraId="5F49FA03" w14:textId="77777777" w:rsidTr="00033784">
        <w:tc>
          <w:tcPr>
            <w:tcW w:w="1413" w:type="dxa"/>
          </w:tcPr>
          <w:p w14:paraId="4EFF5D04" w14:textId="77777777" w:rsidR="006531B7" w:rsidRPr="00437FEA" w:rsidRDefault="006531B7" w:rsidP="00033784">
            <w:pPr>
              <w:rPr>
                <w:sz w:val="20"/>
                <w:szCs w:val="14"/>
              </w:rPr>
            </w:pPr>
            <w:r>
              <w:rPr>
                <w:sz w:val="20"/>
                <w:szCs w:val="14"/>
              </w:rPr>
              <w:t>Brief description</w:t>
            </w:r>
          </w:p>
        </w:tc>
        <w:tc>
          <w:tcPr>
            <w:tcW w:w="9043" w:type="dxa"/>
          </w:tcPr>
          <w:p w14:paraId="35A03CD1" w14:textId="77777777" w:rsidR="006531B7" w:rsidRPr="00437FEA" w:rsidRDefault="006531B7" w:rsidP="00033784">
            <w:pPr>
              <w:rPr>
                <w:sz w:val="20"/>
                <w:szCs w:val="14"/>
              </w:rPr>
            </w:pPr>
            <w:r w:rsidRPr="00B27F3F">
              <w:rPr>
                <w:sz w:val="20"/>
                <w:szCs w:val="14"/>
              </w:rPr>
              <w:t xml:space="preserve">The </w:t>
            </w:r>
            <w:r w:rsidR="00F90E04">
              <w:rPr>
                <w:sz w:val="20"/>
                <w:szCs w:val="14"/>
              </w:rPr>
              <w:t>provider</w:t>
            </w:r>
            <w:r w:rsidRPr="00B27F3F">
              <w:rPr>
                <w:sz w:val="20"/>
                <w:szCs w:val="14"/>
              </w:rPr>
              <w:t xml:space="preserve"> </w:t>
            </w:r>
            <w:r w:rsidR="00EB68F4">
              <w:rPr>
                <w:sz w:val="20"/>
                <w:szCs w:val="14"/>
              </w:rPr>
              <w:t xml:space="preserve">suffers some </w:t>
            </w:r>
            <w:r w:rsidR="008E3EC5">
              <w:rPr>
                <w:sz w:val="20"/>
                <w:szCs w:val="14"/>
              </w:rPr>
              <w:t>loss of data from a source feeding a stream</w:t>
            </w:r>
          </w:p>
        </w:tc>
      </w:tr>
      <w:tr w:rsidR="006531B7" w:rsidRPr="00437FEA" w14:paraId="45AD9883" w14:textId="77777777" w:rsidTr="00033784">
        <w:tc>
          <w:tcPr>
            <w:tcW w:w="1413" w:type="dxa"/>
          </w:tcPr>
          <w:p w14:paraId="340927FF" w14:textId="77777777" w:rsidR="006531B7" w:rsidRPr="00437FEA" w:rsidRDefault="006531B7" w:rsidP="00033784">
            <w:pPr>
              <w:rPr>
                <w:sz w:val="20"/>
                <w:szCs w:val="14"/>
              </w:rPr>
            </w:pPr>
            <w:r>
              <w:rPr>
                <w:sz w:val="20"/>
                <w:szCs w:val="14"/>
              </w:rPr>
              <w:t>Preconditions</w:t>
            </w:r>
          </w:p>
        </w:tc>
        <w:tc>
          <w:tcPr>
            <w:tcW w:w="9043" w:type="dxa"/>
          </w:tcPr>
          <w:p w14:paraId="5E50327C" w14:textId="77777777" w:rsidR="006531B7" w:rsidRPr="00437FEA" w:rsidRDefault="00086568" w:rsidP="00033784">
            <w:pPr>
              <w:rPr>
                <w:sz w:val="20"/>
                <w:szCs w:val="14"/>
              </w:rPr>
            </w:pPr>
            <w:r>
              <w:rPr>
                <w:sz w:val="20"/>
                <w:szCs w:val="14"/>
              </w:rPr>
              <w:t xml:space="preserve">The stream is </w:t>
            </w:r>
            <w:r w:rsidR="008E3EC5">
              <w:rPr>
                <w:sz w:val="20"/>
                <w:szCs w:val="14"/>
              </w:rPr>
              <w:t>in the available-stream list.</w:t>
            </w:r>
          </w:p>
        </w:tc>
      </w:tr>
      <w:tr w:rsidR="006531B7" w:rsidRPr="00437FEA" w14:paraId="689DFF05" w14:textId="77777777" w:rsidTr="00033784">
        <w:tc>
          <w:tcPr>
            <w:tcW w:w="1413" w:type="dxa"/>
          </w:tcPr>
          <w:p w14:paraId="2FC0AEC9" w14:textId="77777777" w:rsidR="006531B7" w:rsidRPr="00437FEA" w:rsidRDefault="006531B7" w:rsidP="00033784">
            <w:pPr>
              <w:rPr>
                <w:sz w:val="20"/>
                <w:szCs w:val="14"/>
              </w:rPr>
            </w:pPr>
            <w:r>
              <w:rPr>
                <w:sz w:val="20"/>
                <w:szCs w:val="14"/>
              </w:rPr>
              <w:t>Type</w:t>
            </w:r>
          </w:p>
        </w:tc>
        <w:tc>
          <w:tcPr>
            <w:tcW w:w="9043" w:type="dxa"/>
          </w:tcPr>
          <w:p w14:paraId="0DFE1CA8" w14:textId="77777777" w:rsidR="006531B7" w:rsidRPr="00437FEA" w:rsidRDefault="006531B7" w:rsidP="00033784">
            <w:pPr>
              <w:rPr>
                <w:sz w:val="20"/>
                <w:szCs w:val="14"/>
              </w:rPr>
            </w:pPr>
            <w:r>
              <w:rPr>
                <w:sz w:val="20"/>
                <w:szCs w:val="14"/>
              </w:rPr>
              <w:t>Preparing and maintaining a stream</w:t>
            </w:r>
          </w:p>
        </w:tc>
      </w:tr>
      <w:tr w:rsidR="006531B7" w:rsidRPr="00437FEA" w14:paraId="70324BBD" w14:textId="77777777" w:rsidTr="00033784">
        <w:tc>
          <w:tcPr>
            <w:tcW w:w="1413" w:type="dxa"/>
          </w:tcPr>
          <w:p w14:paraId="104D402E" w14:textId="77777777" w:rsidR="006531B7" w:rsidRPr="0031189A" w:rsidRDefault="006531B7" w:rsidP="00033784">
            <w:pPr>
              <w:rPr>
                <w:sz w:val="20"/>
                <w:szCs w:val="14"/>
              </w:rPr>
            </w:pPr>
            <w:r w:rsidRPr="0031189A">
              <w:rPr>
                <w:sz w:val="20"/>
                <w:szCs w:val="14"/>
              </w:rPr>
              <w:t>Description and workflow</w:t>
            </w:r>
          </w:p>
        </w:tc>
        <w:tc>
          <w:tcPr>
            <w:tcW w:w="9043" w:type="dxa"/>
          </w:tcPr>
          <w:p w14:paraId="7EA3E49F" w14:textId="77777777" w:rsidR="006531B7" w:rsidRDefault="006531B7"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w:t>
            </w:r>
            <w:r w:rsidR="00C2730B">
              <w:rPr>
                <w:rFonts w:eastAsia="Times New Roman"/>
                <w:sz w:val="20"/>
                <w:szCs w:val="14"/>
              </w:rPr>
              <w:t>detects</w:t>
            </w:r>
            <w:r w:rsidR="00E33B40">
              <w:rPr>
                <w:rFonts w:eastAsia="Times New Roman"/>
                <w:sz w:val="20"/>
                <w:szCs w:val="14"/>
              </w:rPr>
              <w:t xml:space="preserve"> a potential</w:t>
            </w:r>
            <w:r w:rsidR="00C2730B">
              <w:rPr>
                <w:rFonts w:eastAsia="Times New Roman"/>
                <w:sz w:val="20"/>
                <w:szCs w:val="14"/>
              </w:rPr>
              <w:t xml:space="preserve"> loss of data</w:t>
            </w:r>
            <w:r w:rsidR="00E52E1B">
              <w:rPr>
                <w:rFonts w:eastAsia="Times New Roman"/>
                <w:sz w:val="20"/>
                <w:szCs w:val="14"/>
              </w:rPr>
              <w:t xml:space="preserve"> from</w:t>
            </w:r>
            <w:r w:rsidR="00D02F8C">
              <w:rPr>
                <w:rFonts w:eastAsia="Times New Roman"/>
                <w:sz w:val="20"/>
                <w:szCs w:val="14"/>
              </w:rPr>
              <w:t xml:space="preserve"> some area of the solution (the “area of concern”)</w:t>
            </w:r>
            <w:r w:rsidR="00B02B63">
              <w:rPr>
                <w:rFonts w:eastAsia="Times New Roman"/>
                <w:sz w:val="20"/>
                <w:szCs w:val="14"/>
              </w:rPr>
              <w:t xml:space="preserve"> that provides data to a stream</w:t>
            </w:r>
            <w:r w:rsidR="008A1A99">
              <w:rPr>
                <w:rFonts w:eastAsia="Times New Roman"/>
                <w:sz w:val="20"/>
                <w:szCs w:val="14"/>
              </w:rPr>
              <w:t>.</w:t>
            </w:r>
          </w:p>
          <w:p w14:paraId="7086A5A3" w14:textId="77777777" w:rsidR="00C2730B" w:rsidRDefault="00C2730B"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 xml:space="preserve">This may be an internal </w:t>
            </w:r>
            <w:r w:rsidR="008D56B2">
              <w:rPr>
                <w:rFonts w:eastAsia="Times New Roman"/>
                <w:sz w:val="20"/>
                <w:szCs w:val="14"/>
              </w:rPr>
              <w:t xml:space="preserve">component, perhaps where the </w:t>
            </w:r>
            <w:r w:rsidR="00F03C9D">
              <w:rPr>
                <w:rFonts w:eastAsia="Times New Roman"/>
                <w:sz w:val="20"/>
                <w:szCs w:val="14"/>
              </w:rPr>
              <w:t>provider</w:t>
            </w:r>
            <w:r w:rsidR="008D56B2">
              <w:rPr>
                <w:rFonts w:eastAsia="Times New Roman"/>
                <w:sz w:val="20"/>
                <w:szCs w:val="14"/>
              </w:rPr>
              <w:t xml:space="preserve"> solution is distributed, or</w:t>
            </w:r>
            <w:r w:rsidR="00E65393">
              <w:rPr>
                <w:rFonts w:eastAsia="Times New Roman"/>
                <w:sz w:val="20"/>
                <w:szCs w:val="14"/>
              </w:rPr>
              <w:t xml:space="preserve"> an external feed.</w:t>
            </w:r>
          </w:p>
          <w:p w14:paraId="788D6469" w14:textId="77777777" w:rsidR="00E65393" w:rsidRDefault="00E65393"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may </w:t>
            </w:r>
            <w:r w:rsidR="0044336B">
              <w:rPr>
                <w:rFonts w:eastAsia="Times New Roman"/>
                <w:sz w:val="20"/>
                <w:szCs w:val="14"/>
              </w:rPr>
              <w:t xml:space="preserve">set the stream-state to </w:t>
            </w:r>
            <w:r w:rsidR="00E33B40">
              <w:rPr>
                <w:rFonts w:eastAsia="Times New Roman"/>
                <w:sz w:val="20"/>
                <w:szCs w:val="14"/>
              </w:rPr>
              <w:t xml:space="preserve">“PAUSED” or </w:t>
            </w:r>
            <w:r w:rsidR="0044336B">
              <w:rPr>
                <w:rFonts w:eastAsia="Times New Roman"/>
                <w:sz w:val="20"/>
                <w:szCs w:val="14"/>
              </w:rPr>
              <w:t>“</w:t>
            </w:r>
            <w:r w:rsidR="00522FFE">
              <w:rPr>
                <w:rFonts w:eastAsia="Times New Roman"/>
                <w:sz w:val="20"/>
                <w:szCs w:val="14"/>
              </w:rPr>
              <w:t>ALIGNING</w:t>
            </w:r>
            <w:r w:rsidR="0044336B">
              <w:rPr>
                <w:rFonts w:eastAsia="Times New Roman"/>
                <w:sz w:val="20"/>
                <w:szCs w:val="14"/>
              </w:rPr>
              <w:t>”</w:t>
            </w:r>
            <w:r w:rsidR="008A1A99">
              <w:rPr>
                <w:rFonts w:eastAsia="Times New Roman"/>
                <w:sz w:val="20"/>
                <w:szCs w:val="14"/>
              </w:rPr>
              <w:t>.</w:t>
            </w:r>
          </w:p>
          <w:p w14:paraId="6351F645" w14:textId="77777777" w:rsidR="00F00BBF" w:rsidRPr="00A56331" w:rsidRDefault="00F00BBF" w:rsidP="00A56331">
            <w:pPr>
              <w:pStyle w:val="ListParagraph"/>
              <w:numPr>
                <w:ilvl w:val="1"/>
                <w:numId w:val="47"/>
              </w:numPr>
              <w:spacing w:before="100" w:beforeAutospacing="1" w:after="100" w:afterAutospacing="1"/>
              <w:rPr>
                <w:rFonts w:eastAsia="Times New Roman"/>
                <w:sz w:val="20"/>
                <w:szCs w:val="14"/>
              </w:rPr>
            </w:pPr>
            <w:proofErr w:type="gramStart"/>
            <w:r>
              <w:rPr>
                <w:rFonts w:eastAsia="Times New Roman"/>
                <w:sz w:val="20"/>
                <w:szCs w:val="14"/>
              </w:rPr>
              <w:t>In  “</w:t>
            </w:r>
            <w:proofErr w:type="gramEnd"/>
            <w:r>
              <w:rPr>
                <w:rFonts w:eastAsia="Times New Roman"/>
                <w:sz w:val="20"/>
                <w:szCs w:val="14"/>
              </w:rPr>
              <w:t>PAUSED” or ”ALIGNING” state no records will be streamed to connected clients. If the stream had changed to “PAUSED”</w:t>
            </w:r>
            <w:proofErr w:type="gramStart"/>
            <w:r>
              <w:rPr>
                <w:rFonts w:eastAsia="Times New Roman"/>
                <w:sz w:val="20"/>
                <w:szCs w:val="14"/>
              </w:rPr>
              <w:t>/”ALIGNING</w:t>
            </w:r>
            <w:proofErr w:type="gramEnd"/>
            <w:r>
              <w:rPr>
                <w:rFonts w:eastAsia="Times New Roman"/>
                <w:sz w:val="20"/>
                <w:szCs w:val="14"/>
              </w:rPr>
              <w:t>” from “ACTIVE”, a client may continue to receive records from the comms buffers for some time.</w:t>
            </w:r>
          </w:p>
          <w:p w14:paraId="5A61A515" w14:textId="77777777" w:rsidR="007C1ED0" w:rsidRDefault="009966DB"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sidR="00CB2F1B">
              <w:rPr>
                <w:rFonts w:eastAsia="Times New Roman"/>
                <w:sz w:val="20"/>
                <w:szCs w:val="14"/>
              </w:rPr>
              <w:t xml:space="preserve"> will ensure that the stream is populated with the correct state for the “area of concern”</w:t>
            </w:r>
            <w:r w:rsidR="00C53072">
              <w:rPr>
                <w:rFonts w:eastAsia="Times New Roman"/>
                <w:sz w:val="20"/>
                <w:szCs w:val="14"/>
              </w:rPr>
              <w:t>. To do this it may fully rebuild the stream or</w:t>
            </w:r>
            <w:r w:rsidR="00F03C9D">
              <w:rPr>
                <w:rFonts w:eastAsia="Times New Roman"/>
                <w:sz w:val="20"/>
                <w:szCs w:val="14"/>
              </w:rPr>
              <w:t xml:space="preserve"> </w:t>
            </w:r>
            <w:r w:rsidR="00CB2F1B">
              <w:rPr>
                <w:rFonts w:eastAsia="Times New Roman"/>
                <w:sz w:val="20"/>
                <w:szCs w:val="14"/>
              </w:rPr>
              <w:t xml:space="preserve">may </w:t>
            </w:r>
            <w:r>
              <w:rPr>
                <w:rFonts w:eastAsia="Times New Roman"/>
                <w:sz w:val="20"/>
                <w:szCs w:val="14"/>
              </w:rPr>
              <w:t>run an internal audit on the stream</w:t>
            </w:r>
            <w:r w:rsidR="00375793">
              <w:rPr>
                <w:rFonts w:eastAsia="Times New Roman"/>
                <w:sz w:val="20"/>
                <w:szCs w:val="14"/>
              </w:rPr>
              <w:t xml:space="preserve"> that ensures that the stream is populated with the correct state</w:t>
            </w:r>
            <w:r w:rsidR="00D02F8C">
              <w:rPr>
                <w:rFonts w:eastAsia="Times New Roman"/>
                <w:sz w:val="20"/>
                <w:szCs w:val="14"/>
              </w:rPr>
              <w:t xml:space="preserve"> for the area of concern</w:t>
            </w:r>
            <w:r w:rsidR="001471FD">
              <w:rPr>
                <w:rFonts w:eastAsia="Times New Roman"/>
                <w:sz w:val="20"/>
                <w:szCs w:val="14"/>
              </w:rPr>
              <w:t xml:space="preserve">. If any cases of misalignment are detected the </w:t>
            </w:r>
            <w:r w:rsidR="00F03C9D">
              <w:rPr>
                <w:rFonts w:eastAsia="Times New Roman"/>
                <w:sz w:val="20"/>
                <w:szCs w:val="14"/>
              </w:rPr>
              <w:t>provider</w:t>
            </w:r>
            <w:r w:rsidR="001471FD">
              <w:rPr>
                <w:rFonts w:eastAsia="Times New Roman"/>
                <w:sz w:val="20"/>
                <w:szCs w:val="14"/>
              </w:rPr>
              <w:t xml:space="preserve"> may set the stream-state to “ALIGNING”</w:t>
            </w:r>
            <w:r w:rsidR="00C53072">
              <w:rPr>
                <w:rFonts w:eastAsia="Times New Roman"/>
                <w:sz w:val="20"/>
                <w:szCs w:val="14"/>
              </w:rPr>
              <w:t xml:space="preserve">. The provider may realign the stream using </w:t>
            </w:r>
            <w:r w:rsidR="00F00BBF">
              <w:rPr>
                <w:rFonts w:eastAsia="Times New Roman"/>
                <w:sz w:val="20"/>
                <w:szCs w:val="14"/>
              </w:rPr>
              <w:t>various methods, for example:</w:t>
            </w:r>
          </w:p>
          <w:p w14:paraId="6F0705AC" w14:textId="77777777" w:rsidR="009966DB" w:rsidRDefault="009966DB"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 xml:space="preserve">For </w:t>
            </w:r>
            <w:r w:rsidR="00EA3AE7">
              <w:rPr>
                <w:rFonts w:eastAsia="Times New Roman"/>
                <w:sz w:val="20"/>
                <w:szCs w:val="14"/>
              </w:rPr>
              <w:t>records</w:t>
            </w:r>
            <w:r w:rsidR="00BB5832">
              <w:rPr>
                <w:rFonts w:eastAsia="Times New Roman"/>
                <w:sz w:val="20"/>
                <w:szCs w:val="14"/>
              </w:rPr>
              <w:t xml:space="preserve"> of an entity</w:t>
            </w:r>
            <w:r w:rsidR="00EA3AE7">
              <w:rPr>
                <w:rFonts w:eastAsia="Times New Roman"/>
                <w:sz w:val="20"/>
                <w:szCs w:val="14"/>
              </w:rPr>
              <w:t xml:space="preserve"> that are found in the </w:t>
            </w:r>
            <w:r w:rsidR="001752B9">
              <w:rPr>
                <w:rFonts w:eastAsia="Times New Roman"/>
                <w:sz w:val="20"/>
                <w:szCs w:val="14"/>
              </w:rPr>
              <w:t>log feeding the stream</w:t>
            </w:r>
            <w:r w:rsidR="00EA3AE7">
              <w:rPr>
                <w:rFonts w:eastAsia="Times New Roman"/>
                <w:sz w:val="20"/>
                <w:szCs w:val="14"/>
              </w:rPr>
              <w:t xml:space="preserve"> </w:t>
            </w:r>
            <w:r w:rsidR="00BB5832">
              <w:rPr>
                <w:rFonts w:eastAsia="Times New Roman"/>
                <w:sz w:val="20"/>
                <w:szCs w:val="14"/>
              </w:rPr>
              <w:t xml:space="preserve">where that entity is </w:t>
            </w:r>
            <w:r w:rsidR="00EA3AE7">
              <w:rPr>
                <w:rFonts w:eastAsia="Times New Roman"/>
                <w:sz w:val="20"/>
                <w:szCs w:val="14"/>
              </w:rPr>
              <w:t>no longer at the source</w:t>
            </w:r>
            <w:r w:rsidR="001752B9">
              <w:rPr>
                <w:rFonts w:eastAsia="Times New Roman"/>
                <w:sz w:val="20"/>
                <w:szCs w:val="14"/>
              </w:rPr>
              <w:t xml:space="preserve"> and </w:t>
            </w:r>
            <w:r w:rsidR="00196F75">
              <w:rPr>
                <w:rFonts w:eastAsia="Times New Roman"/>
                <w:sz w:val="20"/>
                <w:szCs w:val="14"/>
              </w:rPr>
              <w:t xml:space="preserve">most recent </w:t>
            </w:r>
            <w:r w:rsidR="001752B9">
              <w:rPr>
                <w:rFonts w:eastAsia="Times New Roman"/>
                <w:sz w:val="20"/>
                <w:szCs w:val="14"/>
              </w:rPr>
              <w:t xml:space="preserve">record </w:t>
            </w:r>
            <w:r w:rsidR="00D30A1E">
              <w:rPr>
                <w:rFonts w:eastAsia="Times New Roman"/>
                <w:sz w:val="20"/>
                <w:szCs w:val="14"/>
              </w:rPr>
              <w:t>is not of record-type</w:t>
            </w:r>
            <w:r w:rsidR="00165E7D">
              <w:rPr>
                <w:rFonts w:eastAsia="Times New Roman"/>
                <w:sz w:val="20"/>
                <w:szCs w:val="14"/>
              </w:rPr>
              <w:t xml:space="preserve"> of</w:t>
            </w:r>
            <w:r w:rsidR="00D30A1E">
              <w:rPr>
                <w:rFonts w:eastAsia="Times New Roman"/>
                <w:sz w:val="20"/>
                <w:szCs w:val="14"/>
              </w:rPr>
              <w:t xml:space="preserve"> </w:t>
            </w:r>
            <w:r w:rsidR="001752B9">
              <w:rPr>
                <w:rFonts w:eastAsia="Times New Roman"/>
                <w:sz w:val="20"/>
                <w:szCs w:val="14"/>
              </w:rPr>
              <w:t xml:space="preserve">TOMBSTONE </w:t>
            </w:r>
            <w:r w:rsidR="00EA3AE7">
              <w:rPr>
                <w:rFonts w:eastAsia="Times New Roman"/>
                <w:sz w:val="20"/>
                <w:szCs w:val="14"/>
              </w:rPr>
              <w:t xml:space="preserve">the </w:t>
            </w:r>
            <w:r w:rsidR="00F03C9D">
              <w:rPr>
                <w:rFonts w:eastAsia="Times New Roman"/>
                <w:sz w:val="20"/>
                <w:szCs w:val="14"/>
              </w:rPr>
              <w:t>provider</w:t>
            </w:r>
            <w:r w:rsidR="00BB5832">
              <w:rPr>
                <w:rFonts w:eastAsia="Times New Roman"/>
                <w:sz w:val="20"/>
                <w:szCs w:val="14"/>
              </w:rPr>
              <w:t xml:space="preserve"> will append a </w:t>
            </w:r>
            <w:r w:rsidR="00A4138A">
              <w:rPr>
                <w:rFonts w:eastAsia="Times New Roman"/>
                <w:sz w:val="20"/>
                <w:szCs w:val="14"/>
              </w:rPr>
              <w:t>TOMBSTONE record</w:t>
            </w:r>
            <w:r w:rsidR="00BB5832">
              <w:rPr>
                <w:rFonts w:eastAsia="Times New Roman"/>
                <w:sz w:val="20"/>
                <w:szCs w:val="14"/>
              </w:rPr>
              <w:t xml:space="preserve"> for the entity</w:t>
            </w:r>
          </w:p>
          <w:p w14:paraId="7B7178AA" w14:textId="77777777" w:rsidR="00BB5832" w:rsidRDefault="00BB5832"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For an entity that is found at the source but where there are no records in the</w:t>
            </w:r>
            <w:r w:rsidR="001752B9">
              <w:rPr>
                <w:rFonts w:eastAsia="Times New Roman"/>
                <w:sz w:val="20"/>
                <w:szCs w:val="14"/>
              </w:rPr>
              <w:t xml:space="preserve"> log that is feeding the stream or there are only DELETE or TOMBSTONE records</w:t>
            </w:r>
            <w:r w:rsidR="00CE44A5">
              <w:rPr>
                <w:rFonts w:eastAsia="Times New Roman"/>
                <w:sz w:val="20"/>
                <w:szCs w:val="14"/>
              </w:rPr>
              <w:t xml:space="preserve"> </w:t>
            </w: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will append the details of the </w:t>
            </w:r>
            <w:r w:rsidR="00CE44A5">
              <w:rPr>
                <w:rFonts w:eastAsia="Times New Roman"/>
                <w:sz w:val="20"/>
                <w:szCs w:val="14"/>
              </w:rPr>
              <w:t>current state of the entity (taking advantage of approx.-date-and-time as necessary</w:t>
            </w:r>
            <w:r w:rsidR="00D30A1E">
              <w:rPr>
                <w:rFonts w:eastAsia="Times New Roman"/>
                <w:sz w:val="20"/>
                <w:szCs w:val="14"/>
              </w:rPr>
              <w:t>)</w:t>
            </w:r>
          </w:p>
          <w:p w14:paraId="4B2F023A" w14:textId="77777777" w:rsidR="00375793" w:rsidRPr="00D02F8C" w:rsidRDefault="00375793"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The</w:t>
            </w:r>
            <w:r w:rsidR="00D30A1E">
              <w:rPr>
                <w:rFonts w:eastAsia="Times New Roman"/>
                <w:sz w:val="20"/>
                <w:szCs w:val="14"/>
              </w:rPr>
              <w:t xml:space="preserve"> </w:t>
            </w:r>
            <w:r w:rsidR="00F03C9D">
              <w:rPr>
                <w:rFonts w:eastAsia="Times New Roman"/>
                <w:sz w:val="20"/>
                <w:szCs w:val="14"/>
              </w:rPr>
              <w:t>provider</w:t>
            </w:r>
            <w:r w:rsidR="00D30A1E">
              <w:rPr>
                <w:rFonts w:eastAsia="Times New Roman"/>
                <w:sz w:val="20"/>
                <w:szCs w:val="14"/>
              </w:rPr>
              <w:t xml:space="preserve"> will validate</w:t>
            </w:r>
            <w:r>
              <w:rPr>
                <w:rFonts w:eastAsia="Times New Roman"/>
                <w:sz w:val="20"/>
                <w:szCs w:val="14"/>
              </w:rPr>
              <w:t xml:space="preserve"> as appropriate</w:t>
            </w:r>
            <w:r w:rsidR="00D30A1E">
              <w:rPr>
                <w:rFonts w:eastAsia="Times New Roman"/>
                <w:sz w:val="20"/>
                <w:szCs w:val="14"/>
              </w:rPr>
              <w:t xml:space="preserve"> </w:t>
            </w:r>
            <w:r w:rsidR="0054353F">
              <w:rPr>
                <w:rFonts w:eastAsia="Times New Roman"/>
                <w:sz w:val="20"/>
                <w:szCs w:val="14"/>
              </w:rPr>
              <w:t xml:space="preserve">that the latest record in the log for each entity that exist </w:t>
            </w:r>
            <w:proofErr w:type="gramStart"/>
            <w:r w:rsidR="0054353F">
              <w:rPr>
                <w:rFonts w:eastAsia="Times New Roman"/>
                <w:sz w:val="20"/>
                <w:szCs w:val="14"/>
              </w:rPr>
              <w:t>in the area of</w:t>
            </w:r>
            <w:proofErr w:type="gramEnd"/>
            <w:r w:rsidR="0054353F">
              <w:rPr>
                <w:rFonts w:eastAsia="Times New Roman"/>
                <w:sz w:val="20"/>
                <w:szCs w:val="14"/>
              </w:rPr>
              <w:t xml:space="preserve"> concern</w:t>
            </w:r>
            <w:r>
              <w:rPr>
                <w:rFonts w:eastAsia="Times New Roman"/>
                <w:sz w:val="20"/>
                <w:szCs w:val="14"/>
              </w:rPr>
              <w:t xml:space="preserve"> is aligned with the current state of that entity. If the entity in the log is not aligned the </w:t>
            </w:r>
            <w:r w:rsidR="00F03C9D">
              <w:rPr>
                <w:rFonts w:eastAsia="Times New Roman"/>
                <w:sz w:val="20"/>
                <w:szCs w:val="14"/>
              </w:rPr>
              <w:t>provider</w:t>
            </w:r>
            <w:r>
              <w:rPr>
                <w:rFonts w:eastAsia="Times New Roman"/>
                <w:sz w:val="20"/>
                <w:szCs w:val="14"/>
              </w:rPr>
              <w:t xml:space="preserve"> will append a record that reflects the current state</w:t>
            </w:r>
            <w:r w:rsidR="00D05EDC">
              <w:rPr>
                <w:rFonts w:eastAsia="Times New Roman"/>
                <w:sz w:val="20"/>
                <w:szCs w:val="14"/>
              </w:rPr>
              <w:t xml:space="preserve"> (taking advantage of </w:t>
            </w:r>
            <w:proofErr w:type="spellStart"/>
            <w:r w:rsidR="00C07590">
              <w:rPr>
                <w:rFonts w:eastAsia="Times New Roman"/>
                <w:sz w:val="20"/>
                <w:szCs w:val="14"/>
              </w:rPr>
              <w:t>approx</w:t>
            </w:r>
            <w:proofErr w:type="spellEnd"/>
            <w:r w:rsidR="00C07590">
              <w:rPr>
                <w:rFonts w:eastAsia="Times New Roman"/>
                <w:sz w:val="20"/>
                <w:szCs w:val="14"/>
              </w:rPr>
              <w:t>-date-and-time as necessary)</w:t>
            </w:r>
            <w:r>
              <w:rPr>
                <w:rFonts w:eastAsia="Times New Roman"/>
                <w:sz w:val="20"/>
                <w:szCs w:val="14"/>
              </w:rPr>
              <w:t>.</w:t>
            </w:r>
          </w:p>
          <w:p w14:paraId="65753745" w14:textId="77777777" w:rsidR="006531B7" w:rsidRDefault="006531B7"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Once stream population is sufficient, the Controller changes the stream-state to “ACTIVE”</w:t>
            </w:r>
            <w:r w:rsidR="008A1A99">
              <w:rPr>
                <w:rFonts w:eastAsia="Times New Roman"/>
                <w:sz w:val="20"/>
                <w:szCs w:val="14"/>
              </w:rPr>
              <w:t>.</w:t>
            </w:r>
          </w:p>
          <w:p w14:paraId="5CD647DA" w14:textId="77777777" w:rsidR="006531B7" w:rsidRDefault="004D2B19"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The stream may have remained “ACTIVE” throughout the process</w:t>
            </w:r>
            <w:r w:rsidR="008A1A99">
              <w:rPr>
                <w:rFonts w:eastAsia="Times New Roman"/>
                <w:sz w:val="20"/>
                <w:szCs w:val="14"/>
              </w:rPr>
              <w:t>.</w:t>
            </w:r>
          </w:p>
          <w:p w14:paraId="238F64B7" w14:textId="77777777" w:rsidR="006531B7" w:rsidRDefault="006531B7"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In this state records will be streamed to any connected clients</w:t>
            </w:r>
            <w:r w:rsidR="008A1A99">
              <w:rPr>
                <w:rFonts w:eastAsia="Times New Roman"/>
                <w:sz w:val="20"/>
                <w:szCs w:val="14"/>
              </w:rPr>
              <w:t>.</w:t>
            </w:r>
          </w:p>
          <w:p w14:paraId="4F17973F" w14:textId="77777777" w:rsidR="006531B7" w:rsidRPr="00D947C3" w:rsidRDefault="001B4E19"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 xml:space="preserve">Records for </w:t>
            </w:r>
            <w:proofErr w:type="gramStart"/>
            <w:r>
              <w:rPr>
                <w:rFonts w:eastAsia="Times New Roman"/>
                <w:sz w:val="20"/>
                <w:szCs w:val="14"/>
              </w:rPr>
              <w:t>n</w:t>
            </w:r>
            <w:r w:rsidR="006531B7">
              <w:rPr>
                <w:rFonts w:eastAsia="Times New Roman"/>
                <w:sz w:val="20"/>
                <w:szCs w:val="14"/>
              </w:rPr>
              <w:t>ew</w:t>
            </w:r>
            <w:proofErr w:type="gramEnd"/>
            <w:r w:rsidR="006531B7">
              <w:rPr>
                <w:rFonts w:eastAsia="Times New Roman"/>
                <w:sz w:val="20"/>
                <w:szCs w:val="14"/>
              </w:rPr>
              <w:t xml:space="preserve"> create/change/delete events will be appended to the log</w:t>
            </w:r>
            <w:r w:rsidR="008A1A99">
              <w:rPr>
                <w:rFonts w:eastAsia="Times New Roman"/>
                <w:sz w:val="20"/>
                <w:szCs w:val="14"/>
              </w:rPr>
              <w:t>.</w:t>
            </w:r>
          </w:p>
          <w:p w14:paraId="571232C3" w14:textId="77777777" w:rsidR="00C21196" w:rsidRPr="00505D4C" w:rsidRDefault="001142B3"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As a result of the above process the client should be returned to a state of “eventually consistent” with the </w:t>
            </w:r>
            <w:r w:rsidR="0016584F">
              <w:rPr>
                <w:rFonts w:eastAsia="Times New Roman"/>
                <w:sz w:val="20"/>
                <w:szCs w:val="14"/>
              </w:rPr>
              <w:t>state of presented context</w:t>
            </w:r>
            <w:r w:rsidR="00EC1957">
              <w:rPr>
                <w:rFonts w:eastAsia="Times New Roman"/>
                <w:sz w:val="20"/>
                <w:szCs w:val="14"/>
              </w:rPr>
              <w:t xml:space="preserve"> with no need to take any specific action.</w:t>
            </w:r>
          </w:p>
        </w:tc>
      </w:tr>
      <w:tr w:rsidR="00F00BBF" w:rsidRPr="00437FEA" w14:paraId="08E833A1" w14:textId="77777777" w:rsidTr="00033784">
        <w:tc>
          <w:tcPr>
            <w:tcW w:w="1413" w:type="dxa"/>
          </w:tcPr>
          <w:p w14:paraId="549076E3" w14:textId="77777777" w:rsidR="00F00BBF" w:rsidRPr="0031189A" w:rsidRDefault="00F00BBF" w:rsidP="00033784">
            <w:pPr>
              <w:rPr>
                <w:sz w:val="20"/>
                <w:szCs w:val="14"/>
              </w:rPr>
            </w:pPr>
          </w:p>
        </w:tc>
        <w:tc>
          <w:tcPr>
            <w:tcW w:w="9043" w:type="dxa"/>
          </w:tcPr>
          <w:p w14:paraId="452DCB97" w14:textId="77777777" w:rsidR="00F00BBF" w:rsidRDefault="00F00BBF" w:rsidP="00A56331">
            <w:pPr>
              <w:pStyle w:val="ListParagraph"/>
              <w:spacing w:before="100" w:beforeAutospacing="1" w:after="100" w:afterAutospacing="1"/>
              <w:rPr>
                <w:rFonts w:eastAsia="Times New Roman"/>
                <w:sz w:val="20"/>
                <w:szCs w:val="14"/>
              </w:rPr>
            </w:pPr>
          </w:p>
        </w:tc>
      </w:tr>
    </w:tbl>
    <w:p w14:paraId="4F115DD0" w14:textId="77777777" w:rsidR="00B27F3F" w:rsidRDefault="00B27F3F" w:rsidP="00B27C5E"/>
    <w:p w14:paraId="6848C27C" w14:textId="77777777" w:rsidR="008B51F6" w:rsidRDefault="008B51F6">
      <w:pPr>
        <w:spacing w:after="0"/>
        <w:rPr>
          <w:rFonts w:asciiTheme="majorHAnsi" w:eastAsiaTheme="majorEastAsia" w:hAnsiTheme="majorHAnsi" w:cstheme="majorBidi"/>
          <w:b/>
          <w:bCs/>
          <w:sz w:val="20"/>
          <w:szCs w:val="20"/>
        </w:rPr>
      </w:pPr>
      <w:r>
        <w:br w:type="page"/>
      </w:r>
    </w:p>
    <w:p w14:paraId="4A5A0BA7" w14:textId="77777777" w:rsidR="00893F05" w:rsidRDefault="00893F05" w:rsidP="00893F05">
      <w:pPr>
        <w:pStyle w:val="Heading3"/>
      </w:pPr>
      <w:bookmarkStart w:id="3509" w:name="_Toc192619593"/>
      <w:r>
        <w:lastRenderedPageBreak/>
        <w:t>Use Case ST-1.</w:t>
      </w:r>
      <w:r w:rsidR="00CB417A">
        <w:t>3</w:t>
      </w:r>
      <w:r>
        <w:t xml:space="preserve">: </w:t>
      </w:r>
      <w:r w:rsidR="00F90E04">
        <w:t>Provider</w:t>
      </w:r>
      <w:r w:rsidR="00F205FF">
        <w:t xml:space="preserve"> </w:t>
      </w:r>
      <w:r w:rsidR="00CB417A">
        <w:t>recovers a stream after an upgrade</w:t>
      </w:r>
      <w:bookmarkEnd w:id="3509"/>
    </w:p>
    <w:p w14:paraId="7B7DE220" w14:textId="77777777" w:rsidR="008B51F6" w:rsidRPr="008B51F6" w:rsidRDefault="008B51F6" w:rsidP="008B51F6">
      <w:r>
        <w:t>Note that this use case is informative.</w:t>
      </w:r>
    </w:p>
    <w:tbl>
      <w:tblPr>
        <w:tblStyle w:val="TableGrid"/>
        <w:tblW w:w="0" w:type="auto"/>
        <w:tblLook w:val="04A0" w:firstRow="1" w:lastRow="0" w:firstColumn="1" w:lastColumn="0" w:noHBand="0" w:noVBand="1"/>
      </w:tblPr>
      <w:tblGrid>
        <w:gridCol w:w="1413"/>
        <w:gridCol w:w="9043"/>
      </w:tblGrid>
      <w:tr w:rsidR="00893F05" w:rsidRPr="00437FEA" w14:paraId="59D8001B" w14:textId="77777777" w:rsidTr="00033784">
        <w:tc>
          <w:tcPr>
            <w:tcW w:w="1413" w:type="dxa"/>
          </w:tcPr>
          <w:p w14:paraId="2758EB60" w14:textId="77777777" w:rsidR="00893F05" w:rsidRPr="00437FEA" w:rsidRDefault="00893F05" w:rsidP="00033784">
            <w:pPr>
              <w:rPr>
                <w:sz w:val="20"/>
                <w:szCs w:val="14"/>
              </w:rPr>
            </w:pPr>
            <w:r w:rsidRPr="00437FEA">
              <w:rPr>
                <w:sz w:val="20"/>
                <w:szCs w:val="14"/>
              </w:rPr>
              <w:t>Number</w:t>
            </w:r>
          </w:p>
        </w:tc>
        <w:tc>
          <w:tcPr>
            <w:tcW w:w="9043" w:type="dxa"/>
          </w:tcPr>
          <w:p w14:paraId="194A7E32" w14:textId="77777777" w:rsidR="00893F05" w:rsidRPr="00437FEA" w:rsidRDefault="00893F05" w:rsidP="00033784">
            <w:pPr>
              <w:rPr>
                <w:sz w:val="20"/>
                <w:szCs w:val="14"/>
              </w:rPr>
            </w:pPr>
            <w:r>
              <w:rPr>
                <w:sz w:val="20"/>
                <w:szCs w:val="14"/>
              </w:rPr>
              <w:t>ST-1.</w:t>
            </w:r>
            <w:r w:rsidR="00CB417A">
              <w:rPr>
                <w:sz w:val="20"/>
                <w:szCs w:val="14"/>
              </w:rPr>
              <w:t>3</w:t>
            </w:r>
          </w:p>
        </w:tc>
      </w:tr>
      <w:tr w:rsidR="00893F05" w:rsidRPr="00437FEA" w14:paraId="11B898B8" w14:textId="77777777" w:rsidTr="00033784">
        <w:tc>
          <w:tcPr>
            <w:tcW w:w="1413" w:type="dxa"/>
          </w:tcPr>
          <w:p w14:paraId="4E88F1A3" w14:textId="77777777" w:rsidR="00893F05" w:rsidRPr="00437FEA" w:rsidRDefault="00893F05" w:rsidP="00033784">
            <w:pPr>
              <w:rPr>
                <w:sz w:val="20"/>
                <w:szCs w:val="14"/>
              </w:rPr>
            </w:pPr>
            <w:r w:rsidRPr="00437FEA">
              <w:rPr>
                <w:sz w:val="20"/>
                <w:szCs w:val="14"/>
              </w:rPr>
              <w:t>Name</w:t>
            </w:r>
          </w:p>
        </w:tc>
        <w:tc>
          <w:tcPr>
            <w:tcW w:w="9043" w:type="dxa"/>
          </w:tcPr>
          <w:p w14:paraId="76AACE48" w14:textId="77777777" w:rsidR="00893F05" w:rsidRPr="00437FEA" w:rsidRDefault="00F90E04" w:rsidP="00033784">
            <w:pPr>
              <w:rPr>
                <w:sz w:val="20"/>
                <w:szCs w:val="14"/>
              </w:rPr>
            </w:pPr>
            <w:r>
              <w:rPr>
                <w:sz w:val="20"/>
                <w:szCs w:val="14"/>
              </w:rPr>
              <w:t>Provider</w:t>
            </w:r>
            <w:r w:rsidR="00893F05" w:rsidRPr="00B27F3F">
              <w:rPr>
                <w:sz w:val="20"/>
                <w:szCs w:val="14"/>
              </w:rPr>
              <w:t xml:space="preserve"> </w:t>
            </w:r>
            <w:r w:rsidR="00893F05">
              <w:rPr>
                <w:sz w:val="20"/>
                <w:szCs w:val="14"/>
              </w:rPr>
              <w:t xml:space="preserve">recovers a stream after </w:t>
            </w:r>
            <w:r w:rsidR="00FB45F9">
              <w:rPr>
                <w:sz w:val="20"/>
                <w:szCs w:val="14"/>
              </w:rPr>
              <w:t>an upgrade</w:t>
            </w:r>
          </w:p>
        </w:tc>
      </w:tr>
      <w:tr w:rsidR="00893F05" w:rsidRPr="00437FEA" w14:paraId="05C2B29C" w14:textId="77777777" w:rsidTr="00033784">
        <w:tc>
          <w:tcPr>
            <w:tcW w:w="1413" w:type="dxa"/>
          </w:tcPr>
          <w:p w14:paraId="71C7885B" w14:textId="77777777" w:rsidR="00893F05" w:rsidRPr="00437FEA" w:rsidRDefault="00893F05" w:rsidP="00033784">
            <w:pPr>
              <w:rPr>
                <w:sz w:val="20"/>
                <w:szCs w:val="14"/>
              </w:rPr>
            </w:pPr>
            <w:r>
              <w:rPr>
                <w:sz w:val="20"/>
                <w:szCs w:val="14"/>
              </w:rPr>
              <w:t>Process/Area</w:t>
            </w:r>
          </w:p>
        </w:tc>
        <w:tc>
          <w:tcPr>
            <w:tcW w:w="9043" w:type="dxa"/>
          </w:tcPr>
          <w:p w14:paraId="0EC71022" w14:textId="77777777" w:rsidR="00893F05" w:rsidRPr="00437FEA" w:rsidRDefault="00893F05" w:rsidP="00033784">
            <w:pPr>
              <w:rPr>
                <w:sz w:val="20"/>
                <w:szCs w:val="14"/>
              </w:rPr>
            </w:pPr>
            <w:r>
              <w:rPr>
                <w:sz w:val="20"/>
                <w:szCs w:val="14"/>
              </w:rPr>
              <w:t>Streaming operation</w:t>
            </w:r>
          </w:p>
        </w:tc>
      </w:tr>
      <w:tr w:rsidR="00893F05" w:rsidRPr="00437FEA" w14:paraId="47132462" w14:textId="77777777" w:rsidTr="00033784">
        <w:tc>
          <w:tcPr>
            <w:tcW w:w="1413" w:type="dxa"/>
          </w:tcPr>
          <w:p w14:paraId="194ABE60" w14:textId="77777777" w:rsidR="00893F05" w:rsidRPr="00437FEA" w:rsidRDefault="00893F05" w:rsidP="00033784">
            <w:pPr>
              <w:rPr>
                <w:sz w:val="20"/>
                <w:szCs w:val="14"/>
              </w:rPr>
            </w:pPr>
            <w:r>
              <w:rPr>
                <w:sz w:val="20"/>
                <w:szCs w:val="14"/>
              </w:rPr>
              <w:t>Brief description</w:t>
            </w:r>
          </w:p>
        </w:tc>
        <w:tc>
          <w:tcPr>
            <w:tcW w:w="9043" w:type="dxa"/>
          </w:tcPr>
          <w:p w14:paraId="63762916" w14:textId="77777777" w:rsidR="00893F05" w:rsidRPr="00437FEA" w:rsidRDefault="00893F05" w:rsidP="00033784">
            <w:pPr>
              <w:rPr>
                <w:sz w:val="20"/>
                <w:szCs w:val="14"/>
              </w:rPr>
            </w:pPr>
            <w:r w:rsidRPr="00B27F3F">
              <w:rPr>
                <w:sz w:val="20"/>
                <w:szCs w:val="14"/>
              </w:rPr>
              <w:t xml:space="preserve">The </w:t>
            </w:r>
            <w:r w:rsidR="00F90E04">
              <w:rPr>
                <w:sz w:val="20"/>
                <w:szCs w:val="14"/>
              </w:rPr>
              <w:t>provider</w:t>
            </w:r>
            <w:r w:rsidRPr="00B27F3F">
              <w:rPr>
                <w:sz w:val="20"/>
                <w:szCs w:val="14"/>
              </w:rPr>
              <w:t xml:space="preserve"> </w:t>
            </w:r>
            <w:r w:rsidR="00947651">
              <w:rPr>
                <w:sz w:val="20"/>
                <w:szCs w:val="14"/>
              </w:rPr>
              <w:t>is upgraded</w:t>
            </w:r>
          </w:p>
        </w:tc>
      </w:tr>
      <w:tr w:rsidR="00893F05" w:rsidRPr="00437FEA" w14:paraId="6838AEE7" w14:textId="77777777" w:rsidTr="00033784">
        <w:tc>
          <w:tcPr>
            <w:tcW w:w="1413" w:type="dxa"/>
          </w:tcPr>
          <w:p w14:paraId="446792F3" w14:textId="77777777" w:rsidR="00893F05" w:rsidRPr="00437FEA" w:rsidRDefault="00893F05" w:rsidP="00033784">
            <w:pPr>
              <w:rPr>
                <w:sz w:val="20"/>
                <w:szCs w:val="14"/>
              </w:rPr>
            </w:pPr>
            <w:r>
              <w:rPr>
                <w:sz w:val="20"/>
                <w:szCs w:val="14"/>
              </w:rPr>
              <w:t>Preconditions</w:t>
            </w:r>
          </w:p>
        </w:tc>
        <w:tc>
          <w:tcPr>
            <w:tcW w:w="9043" w:type="dxa"/>
          </w:tcPr>
          <w:p w14:paraId="547D5BD4" w14:textId="77777777" w:rsidR="00893F05" w:rsidRPr="00437FEA" w:rsidRDefault="00893F05" w:rsidP="00033784">
            <w:pPr>
              <w:rPr>
                <w:sz w:val="20"/>
                <w:szCs w:val="14"/>
              </w:rPr>
            </w:pPr>
            <w:r>
              <w:rPr>
                <w:sz w:val="20"/>
                <w:szCs w:val="14"/>
              </w:rPr>
              <w:t>The stream is in the available-stream list.</w:t>
            </w:r>
          </w:p>
        </w:tc>
      </w:tr>
      <w:tr w:rsidR="00893F05" w:rsidRPr="00437FEA" w14:paraId="64C91BB7" w14:textId="77777777" w:rsidTr="00033784">
        <w:tc>
          <w:tcPr>
            <w:tcW w:w="1413" w:type="dxa"/>
          </w:tcPr>
          <w:p w14:paraId="619ABA6B" w14:textId="77777777" w:rsidR="00893F05" w:rsidRPr="00437FEA" w:rsidRDefault="00893F05" w:rsidP="00033784">
            <w:pPr>
              <w:rPr>
                <w:sz w:val="20"/>
                <w:szCs w:val="14"/>
              </w:rPr>
            </w:pPr>
            <w:r>
              <w:rPr>
                <w:sz w:val="20"/>
                <w:szCs w:val="14"/>
              </w:rPr>
              <w:t>Type</w:t>
            </w:r>
          </w:p>
        </w:tc>
        <w:tc>
          <w:tcPr>
            <w:tcW w:w="9043" w:type="dxa"/>
          </w:tcPr>
          <w:p w14:paraId="07EE874C" w14:textId="77777777" w:rsidR="00893F05" w:rsidRPr="00437FEA" w:rsidRDefault="00893F05" w:rsidP="00033784">
            <w:pPr>
              <w:rPr>
                <w:sz w:val="20"/>
                <w:szCs w:val="14"/>
              </w:rPr>
            </w:pPr>
            <w:r>
              <w:rPr>
                <w:sz w:val="20"/>
                <w:szCs w:val="14"/>
              </w:rPr>
              <w:t>Preparing and maintaining a stream</w:t>
            </w:r>
          </w:p>
        </w:tc>
      </w:tr>
      <w:tr w:rsidR="00893F05" w:rsidRPr="00437FEA" w14:paraId="1798747A" w14:textId="77777777" w:rsidTr="00033784">
        <w:tc>
          <w:tcPr>
            <w:tcW w:w="1413" w:type="dxa"/>
          </w:tcPr>
          <w:p w14:paraId="123922A9" w14:textId="77777777" w:rsidR="00893F05" w:rsidRPr="0031189A" w:rsidRDefault="00893F05" w:rsidP="00033784">
            <w:pPr>
              <w:rPr>
                <w:sz w:val="20"/>
                <w:szCs w:val="14"/>
              </w:rPr>
            </w:pPr>
            <w:r w:rsidRPr="0031189A">
              <w:rPr>
                <w:sz w:val="20"/>
                <w:szCs w:val="14"/>
              </w:rPr>
              <w:t>Description and workflow</w:t>
            </w:r>
          </w:p>
        </w:tc>
        <w:tc>
          <w:tcPr>
            <w:tcW w:w="9043" w:type="dxa"/>
          </w:tcPr>
          <w:p w14:paraId="34F36571" w14:textId="77777777" w:rsidR="00893F05" w:rsidRDefault="001E0ABD" w:rsidP="001E0ABD">
            <w:pPr>
              <w:spacing w:before="100" w:beforeAutospacing="1" w:after="100" w:afterAutospacing="1"/>
              <w:rPr>
                <w:rFonts w:eastAsia="Times New Roman"/>
                <w:sz w:val="20"/>
                <w:szCs w:val="14"/>
              </w:rPr>
            </w:pPr>
            <w:r>
              <w:rPr>
                <w:rFonts w:eastAsia="Times New Roman"/>
                <w:sz w:val="20"/>
                <w:szCs w:val="14"/>
              </w:rPr>
              <w:t>There are two distinct sub-cases</w:t>
            </w:r>
            <w:r w:rsidR="00BB5666">
              <w:rPr>
                <w:rFonts w:eastAsia="Times New Roman"/>
                <w:sz w:val="20"/>
                <w:szCs w:val="14"/>
              </w:rPr>
              <w:t>:</w:t>
            </w:r>
          </w:p>
          <w:p w14:paraId="788774CB" w14:textId="77777777" w:rsidR="00D55A45" w:rsidRPr="003C7D4C" w:rsidRDefault="001E0ABD" w:rsidP="00515260">
            <w:pPr>
              <w:pStyle w:val="ListParagraph"/>
              <w:numPr>
                <w:ilvl w:val="0"/>
                <w:numId w:val="53"/>
              </w:numPr>
              <w:spacing w:before="100" w:beforeAutospacing="1" w:after="100" w:afterAutospacing="1"/>
              <w:rPr>
                <w:rFonts w:eastAsia="Times New Roman"/>
                <w:sz w:val="20"/>
                <w:szCs w:val="14"/>
              </w:rPr>
            </w:pPr>
            <w:r>
              <w:rPr>
                <w:rFonts w:eastAsia="Times New Roman"/>
                <w:sz w:val="20"/>
                <w:szCs w:val="14"/>
              </w:rPr>
              <w:t>The stream</w:t>
            </w:r>
            <w:r w:rsidR="0015060C">
              <w:rPr>
                <w:rFonts w:eastAsia="Times New Roman"/>
                <w:sz w:val="20"/>
                <w:szCs w:val="14"/>
              </w:rPr>
              <w:t xml:space="preserve"> log</w:t>
            </w:r>
            <w:r>
              <w:rPr>
                <w:rFonts w:eastAsia="Times New Roman"/>
                <w:sz w:val="20"/>
                <w:szCs w:val="14"/>
              </w:rPr>
              <w:t xml:space="preserve"> persists through the upgrade</w:t>
            </w:r>
            <w:r w:rsidR="003C7D4C">
              <w:rPr>
                <w:rFonts w:eastAsia="Times New Roman"/>
                <w:sz w:val="20"/>
                <w:szCs w:val="14"/>
              </w:rPr>
              <w:t xml:space="preserve">: </w:t>
            </w:r>
            <w:r w:rsidR="00D55A45" w:rsidRPr="003C7D4C">
              <w:rPr>
                <w:rFonts w:eastAsia="Times New Roman"/>
                <w:sz w:val="20"/>
                <w:szCs w:val="14"/>
              </w:rPr>
              <w:t xml:space="preserve">An approach </w:t>
            </w:r>
            <w:proofErr w:type="gramStart"/>
            <w:r w:rsidR="00D55A45" w:rsidRPr="003C7D4C">
              <w:rPr>
                <w:rFonts w:eastAsia="Times New Roman"/>
                <w:sz w:val="20"/>
                <w:szCs w:val="14"/>
              </w:rPr>
              <w:t>similar to</w:t>
            </w:r>
            <w:proofErr w:type="gramEnd"/>
            <w:r w:rsidR="00D55A45" w:rsidRPr="003C7D4C">
              <w:rPr>
                <w:rFonts w:eastAsia="Times New Roman"/>
                <w:sz w:val="20"/>
                <w:szCs w:val="14"/>
              </w:rPr>
              <w:t xml:space="preserve"> </w:t>
            </w:r>
            <w:r w:rsidR="00AF0A36">
              <w:rPr>
                <w:rFonts w:eastAsia="Times New Roman"/>
                <w:sz w:val="20"/>
                <w:szCs w:val="14"/>
              </w:rPr>
              <w:t xml:space="preserve">UC </w:t>
            </w:r>
            <w:r w:rsidR="00D55A45" w:rsidRPr="003C7D4C">
              <w:rPr>
                <w:rFonts w:eastAsia="Times New Roman"/>
                <w:sz w:val="20"/>
                <w:szCs w:val="14"/>
              </w:rPr>
              <w:t>ST-</w:t>
            </w:r>
            <w:r w:rsidR="000E1D29" w:rsidRPr="003C7D4C">
              <w:rPr>
                <w:rFonts w:eastAsia="Times New Roman"/>
                <w:sz w:val="20"/>
                <w:szCs w:val="14"/>
              </w:rPr>
              <w:t>1.2</w:t>
            </w:r>
            <w:r w:rsidR="00D55A45" w:rsidRPr="003C7D4C">
              <w:rPr>
                <w:rFonts w:eastAsia="Times New Roman"/>
                <w:sz w:val="20"/>
                <w:szCs w:val="14"/>
              </w:rPr>
              <w:t xml:space="preserve"> could be taken where the </w:t>
            </w:r>
            <w:r w:rsidR="0015060C" w:rsidRPr="003C7D4C">
              <w:rPr>
                <w:rFonts w:eastAsia="Times New Roman"/>
                <w:sz w:val="20"/>
                <w:szCs w:val="14"/>
              </w:rPr>
              <w:t>stream log is updated with changes that occurred during the upgrade</w:t>
            </w:r>
            <w:r w:rsidR="00A72ED8" w:rsidRPr="003C7D4C">
              <w:rPr>
                <w:rFonts w:eastAsia="Times New Roman"/>
                <w:sz w:val="20"/>
                <w:szCs w:val="14"/>
              </w:rPr>
              <w:t xml:space="preserve"> where an approach similar to </w:t>
            </w:r>
            <w:r w:rsidR="00AF0A36">
              <w:rPr>
                <w:rFonts w:eastAsia="Times New Roman"/>
                <w:sz w:val="20"/>
                <w:szCs w:val="14"/>
              </w:rPr>
              <w:t xml:space="preserve">UC </w:t>
            </w:r>
            <w:r w:rsidR="000E1D29" w:rsidRPr="003C7D4C">
              <w:rPr>
                <w:rFonts w:eastAsia="Times New Roman"/>
                <w:sz w:val="20"/>
                <w:szCs w:val="14"/>
              </w:rPr>
              <w:t>ST-2.</w:t>
            </w:r>
            <w:r w:rsidR="00A842CF" w:rsidRPr="003C7D4C">
              <w:rPr>
                <w:rFonts w:eastAsia="Times New Roman"/>
                <w:sz w:val="20"/>
                <w:szCs w:val="14"/>
              </w:rPr>
              <w:t>2 (</w:t>
            </w:r>
            <w:r w:rsidR="003C7D4C" w:rsidRPr="003C7D4C">
              <w:rPr>
                <w:rFonts w:eastAsia="Times New Roman"/>
                <w:sz w:val="20"/>
                <w:szCs w:val="14"/>
              </w:rPr>
              <w:t xml:space="preserve">“mark and sweep”) is used to clean up the stream. Again, </w:t>
            </w:r>
            <w:proofErr w:type="spellStart"/>
            <w:r w:rsidR="003C7D4C" w:rsidRPr="003C7D4C">
              <w:rPr>
                <w:rFonts w:eastAsia="Times New Roman"/>
                <w:sz w:val="20"/>
                <w:szCs w:val="14"/>
              </w:rPr>
              <w:t>approx</w:t>
            </w:r>
            <w:proofErr w:type="spellEnd"/>
            <w:r w:rsidR="003C7D4C" w:rsidRPr="003C7D4C">
              <w:rPr>
                <w:rFonts w:eastAsia="Times New Roman"/>
                <w:sz w:val="20"/>
                <w:szCs w:val="14"/>
              </w:rPr>
              <w:t>-date-and-time could be used.</w:t>
            </w:r>
          </w:p>
          <w:p w14:paraId="7F987A4A" w14:textId="77777777" w:rsidR="0018406B" w:rsidRPr="00AF0A36" w:rsidRDefault="003C7D4C" w:rsidP="00515260">
            <w:pPr>
              <w:pStyle w:val="ListParagraph"/>
              <w:numPr>
                <w:ilvl w:val="0"/>
                <w:numId w:val="53"/>
              </w:numPr>
              <w:spacing w:before="100" w:beforeAutospacing="1" w:after="100" w:afterAutospacing="1"/>
              <w:rPr>
                <w:rFonts w:eastAsia="Times New Roman"/>
                <w:sz w:val="20"/>
                <w:szCs w:val="14"/>
              </w:rPr>
            </w:pPr>
            <w:r>
              <w:rPr>
                <w:rFonts w:eastAsia="Times New Roman"/>
                <w:sz w:val="20"/>
                <w:szCs w:val="14"/>
              </w:rPr>
              <w:t xml:space="preserve">The stream log is </w:t>
            </w:r>
            <w:r w:rsidR="00621F9D">
              <w:rPr>
                <w:rFonts w:eastAsia="Times New Roman"/>
                <w:sz w:val="20"/>
                <w:szCs w:val="14"/>
              </w:rPr>
              <w:t xml:space="preserve">lost during the upgrade: </w:t>
            </w:r>
            <w:r w:rsidR="009C2016">
              <w:rPr>
                <w:rFonts w:eastAsia="Times New Roman"/>
                <w:sz w:val="20"/>
                <w:szCs w:val="14"/>
              </w:rPr>
              <w:t xml:space="preserve">An approach </w:t>
            </w:r>
            <w:proofErr w:type="gramStart"/>
            <w:r w:rsidR="009C2016">
              <w:rPr>
                <w:rFonts w:eastAsia="Times New Roman"/>
                <w:sz w:val="20"/>
                <w:szCs w:val="14"/>
              </w:rPr>
              <w:t>similar to</w:t>
            </w:r>
            <w:proofErr w:type="gramEnd"/>
            <w:r w:rsidR="009C2016">
              <w:rPr>
                <w:rFonts w:eastAsia="Times New Roman"/>
                <w:sz w:val="20"/>
                <w:szCs w:val="14"/>
              </w:rPr>
              <w:t xml:space="preserve"> </w:t>
            </w:r>
            <w:r w:rsidR="00AF0A36">
              <w:rPr>
                <w:rFonts w:eastAsia="Times New Roman"/>
                <w:sz w:val="20"/>
                <w:szCs w:val="14"/>
              </w:rPr>
              <w:t xml:space="preserve">UC </w:t>
            </w:r>
            <w:r w:rsidR="009C2016">
              <w:rPr>
                <w:rFonts w:eastAsia="Times New Roman"/>
                <w:sz w:val="20"/>
                <w:szCs w:val="14"/>
              </w:rPr>
              <w:t>ST-1.1 could be take</w:t>
            </w:r>
            <w:r w:rsidR="00E338BA">
              <w:rPr>
                <w:rFonts w:eastAsia="Times New Roman"/>
                <w:sz w:val="20"/>
                <w:szCs w:val="14"/>
              </w:rPr>
              <w:t>n.</w:t>
            </w:r>
            <w:r w:rsidR="00AF0A36">
              <w:rPr>
                <w:rFonts w:eastAsia="Times New Roman"/>
                <w:sz w:val="20"/>
                <w:szCs w:val="14"/>
              </w:rPr>
              <w:t xml:space="preserve"> </w:t>
            </w:r>
            <w:r w:rsidR="0018406B" w:rsidRPr="00AF0A36">
              <w:rPr>
                <w:rFonts w:eastAsia="Times New Roman"/>
                <w:sz w:val="20"/>
                <w:szCs w:val="14"/>
              </w:rPr>
              <w:t xml:space="preserve">When the client connects with the previous token </w:t>
            </w:r>
            <w:r w:rsidR="00523D5E" w:rsidRPr="00AF0A36">
              <w:rPr>
                <w:rFonts w:eastAsia="Times New Roman"/>
                <w:sz w:val="20"/>
                <w:szCs w:val="14"/>
              </w:rPr>
              <w:t xml:space="preserve">UC ST-0.3 will be </w:t>
            </w:r>
            <w:r w:rsidR="00AF0A36" w:rsidRPr="00AF0A36">
              <w:rPr>
                <w:rFonts w:eastAsia="Times New Roman"/>
                <w:sz w:val="20"/>
                <w:szCs w:val="14"/>
              </w:rPr>
              <w:t>run.</w:t>
            </w:r>
          </w:p>
        </w:tc>
      </w:tr>
    </w:tbl>
    <w:p w14:paraId="4EB92F15" w14:textId="77777777" w:rsidR="00893F05" w:rsidRDefault="00893F05" w:rsidP="00B27C5E"/>
    <w:p w14:paraId="31500C66" w14:textId="77777777" w:rsidR="008B51F6" w:rsidRDefault="008B51F6">
      <w:pPr>
        <w:spacing w:after="0"/>
        <w:rPr>
          <w:rFonts w:asciiTheme="majorHAnsi" w:eastAsiaTheme="majorEastAsia" w:hAnsiTheme="majorHAnsi" w:cstheme="majorBidi"/>
          <w:b/>
          <w:bCs/>
          <w:szCs w:val="24"/>
        </w:rPr>
      </w:pPr>
      <w:r>
        <w:br w:type="page"/>
      </w:r>
    </w:p>
    <w:p w14:paraId="66F881BD" w14:textId="77777777" w:rsidR="002D50AC" w:rsidRDefault="002D50AC" w:rsidP="00EB62A7">
      <w:pPr>
        <w:pStyle w:val="Heading2"/>
      </w:pPr>
      <w:bookmarkStart w:id="3510" w:name="_Toc192619594"/>
      <w:r>
        <w:lastRenderedPageBreak/>
        <w:t xml:space="preserve">Client </w:t>
      </w:r>
      <w:r w:rsidR="00C40B09">
        <w:t>maintains alignment – Example strategies and approaches</w:t>
      </w:r>
      <w:bookmarkEnd w:id="3510"/>
    </w:p>
    <w:p w14:paraId="669623F2" w14:textId="77777777" w:rsidR="008B12C0" w:rsidRPr="008B12C0" w:rsidRDefault="003F7C28" w:rsidP="008B12C0">
      <w:r>
        <w:t xml:space="preserve">This </w:t>
      </w:r>
      <w:r w:rsidR="008F666D">
        <w:t xml:space="preserve">section </w:t>
      </w:r>
      <w:r w:rsidR="00365F7A">
        <w:t xml:space="preserve">provides </w:t>
      </w:r>
      <w:r w:rsidR="00D32688">
        <w:t xml:space="preserve">further clarification of earlier use cases. </w:t>
      </w:r>
      <w:r w:rsidR="008B12C0">
        <w:t>The use cases in this section are informative.</w:t>
      </w:r>
    </w:p>
    <w:p w14:paraId="28EDF786" w14:textId="77777777" w:rsidR="00C40B09" w:rsidRDefault="00C40B09" w:rsidP="00C40B09">
      <w:pPr>
        <w:pStyle w:val="Heading3"/>
      </w:pPr>
      <w:bookmarkStart w:id="3511" w:name="_Toc192619595"/>
      <w:r>
        <w:t>Use Case ST-2.1: Client aligns with a stream</w:t>
      </w:r>
      <w:bookmarkEnd w:id="3511"/>
    </w:p>
    <w:p w14:paraId="4C3D85C7" w14:textId="77777777" w:rsidR="00354AF1" w:rsidRPr="0051011B" w:rsidRDefault="00E52E21" w:rsidP="00C40B09">
      <w:r>
        <w:t>The client prepares for realignment during the initial alignment phase.</w:t>
      </w:r>
      <w:r w:rsidR="00354AF1">
        <w:t xml:space="preserve"> This use case embellishes </w:t>
      </w:r>
      <w:r w:rsidR="00354AF1" w:rsidRPr="00354AF1">
        <w:t>ST-0.3</w:t>
      </w:r>
      <w:r w:rsidR="005F33F6">
        <w:t xml:space="preserve"> and </w:t>
      </w:r>
      <w:r w:rsidR="00D3270C">
        <w:t>is provided as an example of a client solution.</w:t>
      </w:r>
    </w:p>
    <w:tbl>
      <w:tblPr>
        <w:tblStyle w:val="TableGrid"/>
        <w:tblW w:w="0" w:type="auto"/>
        <w:tblLook w:val="04A0" w:firstRow="1" w:lastRow="0" w:firstColumn="1" w:lastColumn="0" w:noHBand="0" w:noVBand="1"/>
      </w:tblPr>
      <w:tblGrid>
        <w:gridCol w:w="1413"/>
        <w:gridCol w:w="9043"/>
      </w:tblGrid>
      <w:tr w:rsidR="00C40B09" w:rsidRPr="00437FEA" w14:paraId="4F3F027A" w14:textId="77777777" w:rsidTr="00033784">
        <w:tc>
          <w:tcPr>
            <w:tcW w:w="1413" w:type="dxa"/>
          </w:tcPr>
          <w:p w14:paraId="6F4202AD" w14:textId="77777777" w:rsidR="00C40B09" w:rsidRPr="00437FEA" w:rsidRDefault="00C40B09" w:rsidP="00033784">
            <w:pPr>
              <w:rPr>
                <w:sz w:val="20"/>
                <w:szCs w:val="14"/>
              </w:rPr>
            </w:pPr>
            <w:r w:rsidRPr="00437FEA">
              <w:rPr>
                <w:sz w:val="20"/>
                <w:szCs w:val="14"/>
              </w:rPr>
              <w:lastRenderedPageBreak/>
              <w:t>Number</w:t>
            </w:r>
          </w:p>
        </w:tc>
        <w:tc>
          <w:tcPr>
            <w:tcW w:w="9043" w:type="dxa"/>
          </w:tcPr>
          <w:p w14:paraId="526D8974" w14:textId="77777777" w:rsidR="00C40B09" w:rsidRPr="00437FEA" w:rsidRDefault="00C40B09" w:rsidP="00033784">
            <w:pPr>
              <w:rPr>
                <w:sz w:val="20"/>
                <w:szCs w:val="14"/>
              </w:rPr>
            </w:pPr>
            <w:r>
              <w:rPr>
                <w:sz w:val="20"/>
                <w:szCs w:val="14"/>
              </w:rPr>
              <w:t>ST-2.1</w:t>
            </w:r>
          </w:p>
        </w:tc>
      </w:tr>
      <w:tr w:rsidR="00C40B09" w:rsidRPr="00437FEA" w14:paraId="70039C8E" w14:textId="77777777" w:rsidTr="00033784">
        <w:tc>
          <w:tcPr>
            <w:tcW w:w="1413" w:type="dxa"/>
          </w:tcPr>
          <w:p w14:paraId="3F4EEC45" w14:textId="77777777" w:rsidR="00C40B09" w:rsidRPr="00437FEA" w:rsidRDefault="00C40B09" w:rsidP="00033784">
            <w:pPr>
              <w:rPr>
                <w:sz w:val="20"/>
                <w:szCs w:val="14"/>
              </w:rPr>
            </w:pPr>
            <w:r w:rsidRPr="00437FEA">
              <w:rPr>
                <w:sz w:val="20"/>
                <w:szCs w:val="14"/>
              </w:rPr>
              <w:t>Name</w:t>
            </w:r>
          </w:p>
        </w:tc>
        <w:tc>
          <w:tcPr>
            <w:tcW w:w="9043" w:type="dxa"/>
          </w:tcPr>
          <w:p w14:paraId="51CAE6C3" w14:textId="77777777" w:rsidR="00C40B09" w:rsidRPr="00437FEA" w:rsidRDefault="00C40B09" w:rsidP="00033784">
            <w:pPr>
              <w:rPr>
                <w:sz w:val="20"/>
                <w:szCs w:val="14"/>
              </w:rPr>
            </w:pPr>
            <w:r>
              <w:rPr>
                <w:sz w:val="20"/>
                <w:szCs w:val="14"/>
              </w:rPr>
              <w:t xml:space="preserve">Client </w:t>
            </w:r>
            <w:r w:rsidR="00E52E21">
              <w:rPr>
                <w:sz w:val="20"/>
                <w:szCs w:val="14"/>
              </w:rPr>
              <w:t>aligns with a</w:t>
            </w:r>
            <w:r>
              <w:rPr>
                <w:sz w:val="20"/>
                <w:szCs w:val="14"/>
              </w:rPr>
              <w:t xml:space="preserve"> stream</w:t>
            </w:r>
          </w:p>
        </w:tc>
      </w:tr>
      <w:tr w:rsidR="00C40B09" w:rsidRPr="00437FEA" w14:paraId="3DCEF3B8" w14:textId="77777777" w:rsidTr="00033784">
        <w:tc>
          <w:tcPr>
            <w:tcW w:w="1413" w:type="dxa"/>
          </w:tcPr>
          <w:p w14:paraId="5599EBFF" w14:textId="77777777" w:rsidR="00C40B09" w:rsidRPr="00437FEA" w:rsidRDefault="00C40B09" w:rsidP="00033784">
            <w:pPr>
              <w:rPr>
                <w:sz w:val="20"/>
                <w:szCs w:val="14"/>
              </w:rPr>
            </w:pPr>
            <w:r>
              <w:rPr>
                <w:sz w:val="20"/>
                <w:szCs w:val="14"/>
              </w:rPr>
              <w:t>Process/Area</w:t>
            </w:r>
          </w:p>
        </w:tc>
        <w:tc>
          <w:tcPr>
            <w:tcW w:w="9043" w:type="dxa"/>
          </w:tcPr>
          <w:p w14:paraId="0CFF6B95" w14:textId="77777777" w:rsidR="00C40B09" w:rsidRPr="00437FEA" w:rsidRDefault="00C40B09" w:rsidP="00033784">
            <w:pPr>
              <w:rPr>
                <w:sz w:val="20"/>
                <w:szCs w:val="14"/>
              </w:rPr>
            </w:pPr>
            <w:r>
              <w:rPr>
                <w:sz w:val="20"/>
                <w:szCs w:val="14"/>
              </w:rPr>
              <w:t>Streaming Infrastructure</w:t>
            </w:r>
          </w:p>
        </w:tc>
      </w:tr>
      <w:tr w:rsidR="00C40B09" w:rsidRPr="00437FEA" w14:paraId="464CA81D" w14:textId="77777777" w:rsidTr="00033784">
        <w:tc>
          <w:tcPr>
            <w:tcW w:w="1413" w:type="dxa"/>
          </w:tcPr>
          <w:p w14:paraId="4768A359" w14:textId="77777777" w:rsidR="00C40B09" w:rsidRPr="00437FEA" w:rsidRDefault="00C40B09" w:rsidP="00033784">
            <w:pPr>
              <w:rPr>
                <w:sz w:val="20"/>
                <w:szCs w:val="14"/>
              </w:rPr>
            </w:pPr>
            <w:r>
              <w:rPr>
                <w:sz w:val="20"/>
                <w:szCs w:val="14"/>
              </w:rPr>
              <w:t>Brief description</w:t>
            </w:r>
          </w:p>
        </w:tc>
        <w:tc>
          <w:tcPr>
            <w:tcW w:w="9043" w:type="dxa"/>
          </w:tcPr>
          <w:p w14:paraId="144F6E71" w14:textId="77777777" w:rsidR="00C40B09" w:rsidRPr="00437FEA" w:rsidRDefault="00E52E21" w:rsidP="00033784">
            <w:pPr>
              <w:rPr>
                <w:sz w:val="20"/>
                <w:szCs w:val="14"/>
              </w:rPr>
            </w:pPr>
            <w:r>
              <w:rPr>
                <w:sz w:val="20"/>
                <w:szCs w:val="14"/>
              </w:rPr>
              <w:t xml:space="preserve">The client </w:t>
            </w:r>
            <w:r w:rsidR="001331C8">
              <w:rPr>
                <w:sz w:val="20"/>
                <w:szCs w:val="14"/>
              </w:rPr>
              <w:t xml:space="preserve">connects to </w:t>
            </w:r>
            <w:r w:rsidR="00A83550">
              <w:rPr>
                <w:sz w:val="20"/>
                <w:szCs w:val="14"/>
              </w:rPr>
              <w:t>provider and aligns</w:t>
            </w:r>
          </w:p>
        </w:tc>
      </w:tr>
      <w:tr w:rsidR="00C40B09" w:rsidRPr="00437FEA" w14:paraId="461BD86A" w14:textId="77777777" w:rsidTr="00033784">
        <w:tc>
          <w:tcPr>
            <w:tcW w:w="1413" w:type="dxa"/>
          </w:tcPr>
          <w:p w14:paraId="05DA29D2" w14:textId="77777777" w:rsidR="00C40B09" w:rsidRPr="00437FEA" w:rsidRDefault="00C40B09" w:rsidP="00033784">
            <w:pPr>
              <w:rPr>
                <w:sz w:val="20"/>
                <w:szCs w:val="14"/>
              </w:rPr>
            </w:pPr>
            <w:r>
              <w:rPr>
                <w:sz w:val="20"/>
                <w:szCs w:val="14"/>
              </w:rPr>
              <w:t>Preconditions</w:t>
            </w:r>
          </w:p>
        </w:tc>
        <w:tc>
          <w:tcPr>
            <w:tcW w:w="9043" w:type="dxa"/>
          </w:tcPr>
          <w:p w14:paraId="1D830321" w14:textId="77777777" w:rsidR="00C40B09" w:rsidRPr="00437FEA" w:rsidRDefault="006D66F5" w:rsidP="00033784">
            <w:pPr>
              <w:rPr>
                <w:sz w:val="20"/>
                <w:szCs w:val="14"/>
              </w:rPr>
            </w:pPr>
            <w:r>
              <w:rPr>
                <w:sz w:val="20"/>
                <w:szCs w:val="14"/>
              </w:rPr>
              <w:t>UC ST-0.1 has run successfully. The client has gained knowledge of the available streams via some mechanism (such as UC ST-0.2)</w:t>
            </w:r>
          </w:p>
        </w:tc>
      </w:tr>
      <w:tr w:rsidR="00C40B09" w:rsidRPr="00437FEA" w14:paraId="183ABD8F" w14:textId="77777777" w:rsidTr="00033784">
        <w:tc>
          <w:tcPr>
            <w:tcW w:w="1413" w:type="dxa"/>
          </w:tcPr>
          <w:p w14:paraId="354A22AA" w14:textId="77777777" w:rsidR="00C40B09" w:rsidRPr="00437FEA" w:rsidRDefault="00C40B09" w:rsidP="00033784">
            <w:pPr>
              <w:rPr>
                <w:sz w:val="20"/>
                <w:szCs w:val="14"/>
              </w:rPr>
            </w:pPr>
            <w:r>
              <w:rPr>
                <w:sz w:val="20"/>
                <w:szCs w:val="14"/>
              </w:rPr>
              <w:t>Type</w:t>
            </w:r>
          </w:p>
        </w:tc>
        <w:tc>
          <w:tcPr>
            <w:tcW w:w="9043" w:type="dxa"/>
          </w:tcPr>
          <w:p w14:paraId="7820AA86" w14:textId="77777777" w:rsidR="00C40B09" w:rsidRPr="00437FEA" w:rsidRDefault="00C40B09" w:rsidP="00033784">
            <w:pPr>
              <w:rPr>
                <w:sz w:val="20"/>
                <w:szCs w:val="14"/>
              </w:rPr>
            </w:pPr>
            <w:r>
              <w:rPr>
                <w:sz w:val="20"/>
                <w:szCs w:val="14"/>
              </w:rPr>
              <w:t>Gaining and maintaining alignment</w:t>
            </w:r>
          </w:p>
        </w:tc>
      </w:tr>
      <w:tr w:rsidR="00C40B09" w:rsidRPr="00437FEA" w14:paraId="6582BE89" w14:textId="77777777" w:rsidTr="00033784">
        <w:tc>
          <w:tcPr>
            <w:tcW w:w="1413" w:type="dxa"/>
          </w:tcPr>
          <w:p w14:paraId="2086D990" w14:textId="77777777" w:rsidR="00C40B09" w:rsidRPr="00437FEA" w:rsidRDefault="00C40B09" w:rsidP="00033784">
            <w:pPr>
              <w:rPr>
                <w:sz w:val="20"/>
                <w:szCs w:val="14"/>
              </w:rPr>
            </w:pPr>
            <w:r>
              <w:rPr>
                <w:sz w:val="20"/>
                <w:szCs w:val="14"/>
              </w:rPr>
              <w:t>Description and workflow</w:t>
            </w:r>
          </w:p>
        </w:tc>
        <w:tc>
          <w:tcPr>
            <w:tcW w:w="9043" w:type="dxa"/>
          </w:tcPr>
          <w:p w14:paraId="70552F25" w14:textId="77777777" w:rsidR="00C22289" w:rsidRPr="00B808D6" w:rsidRDefault="005B1BEC" w:rsidP="00515260">
            <w:pPr>
              <w:pStyle w:val="ListParagraph"/>
              <w:numPr>
                <w:ilvl w:val="0"/>
                <w:numId w:val="50"/>
              </w:numPr>
              <w:rPr>
                <w:sz w:val="20"/>
                <w:szCs w:val="14"/>
              </w:rPr>
            </w:pPr>
            <w:r w:rsidRPr="00B808D6">
              <w:rPr>
                <w:sz w:val="20"/>
                <w:szCs w:val="14"/>
                <w:lang w:val="en-GB"/>
              </w:rPr>
              <w:t>Client prepares to connect to a stream for the first time by</w:t>
            </w:r>
          </w:p>
          <w:p w14:paraId="0EFE8360" w14:textId="77777777" w:rsidR="00C22289" w:rsidRPr="00B808D6" w:rsidRDefault="00C22289" w:rsidP="00515260">
            <w:pPr>
              <w:pStyle w:val="ListParagraph"/>
              <w:numPr>
                <w:ilvl w:val="1"/>
                <w:numId w:val="50"/>
              </w:numPr>
              <w:rPr>
                <w:sz w:val="20"/>
                <w:szCs w:val="14"/>
              </w:rPr>
            </w:pPr>
            <w:r w:rsidRPr="00B808D6">
              <w:rPr>
                <w:sz w:val="20"/>
                <w:szCs w:val="14"/>
                <w:lang w:val="en-GB"/>
              </w:rPr>
              <w:t>Setting current-stream-alignment-attempt-counter to 1</w:t>
            </w:r>
            <w:r w:rsidRPr="00B808D6">
              <w:rPr>
                <w:sz w:val="20"/>
                <w:szCs w:val="14"/>
              </w:rPr>
              <w:t xml:space="preserve"> for the stream (stream-id)</w:t>
            </w:r>
          </w:p>
          <w:p w14:paraId="5502A0C3" w14:textId="77777777" w:rsidR="00C22289" w:rsidRPr="00B808D6" w:rsidRDefault="00C22289" w:rsidP="00515260">
            <w:pPr>
              <w:pStyle w:val="ListParagraph"/>
              <w:numPr>
                <w:ilvl w:val="1"/>
                <w:numId w:val="50"/>
              </w:numPr>
              <w:rPr>
                <w:sz w:val="20"/>
                <w:szCs w:val="14"/>
              </w:rPr>
            </w:pPr>
            <w:r w:rsidRPr="00B808D6">
              <w:rPr>
                <w:sz w:val="20"/>
                <w:szCs w:val="14"/>
              </w:rPr>
              <w:t>Setting the alignment-attempt-start-time to current time</w:t>
            </w:r>
            <w:r w:rsidR="002862D5">
              <w:rPr>
                <w:sz w:val="20"/>
                <w:szCs w:val="14"/>
              </w:rPr>
              <w:t>.</w:t>
            </w:r>
          </w:p>
          <w:p w14:paraId="60DE3D18" w14:textId="77777777" w:rsidR="00563EE3" w:rsidRPr="00B808D6" w:rsidRDefault="005B1BEC" w:rsidP="00515260">
            <w:pPr>
              <w:pStyle w:val="ListParagraph"/>
              <w:numPr>
                <w:ilvl w:val="0"/>
                <w:numId w:val="50"/>
              </w:numPr>
              <w:rPr>
                <w:sz w:val="20"/>
                <w:szCs w:val="14"/>
              </w:rPr>
            </w:pPr>
            <w:r w:rsidRPr="00B808D6">
              <w:rPr>
                <w:sz w:val="20"/>
                <w:szCs w:val="14"/>
              </w:rPr>
              <w:t xml:space="preserve">Client connects to the stream </w:t>
            </w:r>
            <w:r w:rsidR="00563EE3" w:rsidRPr="00B808D6">
              <w:rPr>
                <w:sz w:val="20"/>
                <w:szCs w:val="14"/>
              </w:rPr>
              <w:t xml:space="preserve">and receives </w:t>
            </w:r>
            <w:r w:rsidRPr="00B808D6">
              <w:rPr>
                <w:sz w:val="20"/>
                <w:szCs w:val="14"/>
              </w:rPr>
              <w:t>records (“simple update”)</w:t>
            </w:r>
            <w:r w:rsidR="00F80F98" w:rsidRPr="00B808D6">
              <w:rPr>
                <w:sz w:val="20"/>
                <w:szCs w:val="14"/>
              </w:rPr>
              <w:t xml:space="preserve"> as per </w:t>
            </w:r>
            <w:r w:rsidR="006D66F5" w:rsidRPr="00B808D6">
              <w:rPr>
                <w:sz w:val="20"/>
                <w:szCs w:val="14"/>
              </w:rPr>
              <w:t>UC ST-0</w:t>
            </w:r>
            <w:r w:rsidR="001A741E">
              <w:rPr>
                <w:sz w:val="20"/>
                <w:szCs w:val="14"/>
              </w:rPr>
              <w:t>.</w:t>
            </w:r>
            <w:r w:rsidR="006D66F5" w:rsidRPr="00B808D6">
              <w:rPr>
                <w:sz w:val="20"/>
                <w:szCs w:val="14"/>
              </w:rPr>
              <w:t>3</w:t>
            </w:r>
            <w:r w:rsidR="00B808D6" w:rsidRPr="00B808D6">
              <w:rPr>
                <w:sz w:val="20"/>
                <w:szCs w:val="14"/>
              </w:rPr>
              <w:t>.</w:t>
            </w:r>
          </w:p>
          <w:p w14:paraId="48DA9CE8" w14:textId="284F1162" w:rsidR="00B808D6" w:rsidRDefault="005B1BEC" w:rsidP="00515260">
            <w:pPr>
              <w:pStyle w:val="ListParagraph"/>
              <w:numPr>
                <w:ilvl w:val="0"/>
                <w:numId w:val="50"/>
              </w:numPr>
              <w:rPr>
                <w:sz w:val="20"/>
                <w:szCs w:val="14"/>
              </w:rPr>
            </w:pPr>
            <w:r w:rsidRPr="00B808D6">
              <w:rPr>
                <w:sz w:val="20"/>
                <w:szCs w:val="14"/>
              </w:rPr>
              <w:t>Client identifies the entity instance to add/update/delete using the entity-key (</w:t>
            </w:r>
            <w:r w:rsidRPr="00B808D6">
              <w:rPr>
                <w:sz w:val="20"/>
                <w:szCs w:val="14"/>
                <w:lang w:val="en-GB"/>
              </w:rPr>
              <w:t>and potentially other data)</w:t>
            </w:r>
            <w:r w:rsidRPr="00B808D6">
              <w:rPr>
                <w:sz w:val="20"/>
                <w:szCs w:val="14"/>
              </w:rPr>
              <w:t xml:space="preserve"> and attempts to locate the entity</w:t>
            </w:r>
            <w:r w:rsidR="00563EE3" w:rsidRPr="00B808D6">
              <w:rPr>
                <w:sz w:val="20"/>
                <w:szCs w:val="14"/>
              </w:rPr>
              <w:t xml:space="preserve"> using</w:t>
            </w:r>
            <w:r w:rsidR="000A4FBD">
              <w:rPr>
                <w:sz w:val="20"/>
                <w:szCs w:val="14"/>
              </w:rPr>
              <w:t xml:space="preserve"> the entity key as well as</w:t>
            </w:r>
            <w:r w:rsidR="00563EE3" w:rsidRPr="00B808D6">
              <w:rPr>
                <w:sz w:val="20"/>
                <w:szCs w:val="14"/>
              </w:rPr>
              <w:t xml:space="preserve"> </w:t>
            </w:r>
            <w:r w:rsidR="00033784" w:rsidRPr="00B808D6">
              <w:rPr>
                <w:sz w:val="20"/>
                <w:szCs w:val="14"/>
              </w:rPr>
              <w:t>parent-address</w:t>
            </w:r>
            <w:r w:rsidR="000A4FBD">
              <w:rPr>
                <w:sz w:val="20"/>
                <w:szCs w:val="14"/>
              </w:rPr>
              <w:t xml:space="preserve"> where provided</w:t>
            </w:r>
            <w:r w:rsidR="00433738" w:rsidRPr="00B808D6">
              <w:rPr>
                <w:sz w:val="20"/>
                <w:szCs w:val="14"/>
              </w:rPr>
              <w:t xml:space="preserve"> (see </w:t>
            </w:r>
            <w:r w:rsidR="00962CCE" w:rsidRPr="00B808D6">
              <w:rPr>
                <w:sz w:val="20"/>
                <w:szCs w:val="14"/>
              </w:rPr>
              <w:fldChar w:fldCharType="begin"/>
            </w:r>
            <w:r w:rsidR="00962CCE" w:rsidRPr="00B808D6">
              <w:rPr>
                <w:sz w:val="20"/>
                <w:szCs w:val="14"/>
              </w:rPr>
              <w:instrText xml:space="preserve"> REF _Ref52981813 \r \h </w:instrText>
            </w:r>
            <w:r w:rsidR="00B808D6" w:rsidRPr="00B808D6">
              <w:rPr>
                <w:sz w:val="20"/>
                <w:szCs w:val="14"/>
              </w:rPr>
              <w:instrText xml:space="preserve"> \* MERGEFORMAT </w:instrText>
            </w:r>
            <w:r w:rsidR="00962CCE" w:rsidRPr="00B808D6">
              <w:rPr>
                <w:sz w:val="20"/>
                <w:szCs w:val="14"/>
              </w:rPr>
            </w:r>
            <w:r w:rsidR="00962CCE" w:rsidRPr="00B808D6">
              <w:rPr>
                <w:sz w:val="20"/>
                <w:szCs w:val="14"/>
              </w:rPr>
              <w:fldChar w:fldCharType="separate"/>
            </w:r>
            <w:r w:rsidR="00B53275">
              <w:rPr>
                <w:sz w:val="20"/>
                <w:szCs w:val="14"/>
              </w:rPr>
              <w:t>3.10.3</w:t>
            </w:r>
            <w:r w:rsidR="00962CCE" w:rsidRPr="00B808D6">
              <w:rPr>
                <w:sz w:val="20"/>
                <w:szCs w:val="14"/>
              </w:rPr>
              <w:fldChar w:fldCharType="end"/>
            </w:r>
            <w:r w:rsidR="009902B5" w:rsidRPr="00B808D6">
              <w:rPr>
                <w:sz w:val="20"/>
                <w:szCs w:val="14"/>
              </w:rPr>
              <w:t>).</w:t>
            </w:r>
          </w:p>
          <w:p w14:paraId="05C24C4C" w14:textId="77777777" w:rsidR="00B808D6" w:rsidRPr="00B808D6" w:rsidRDefault="005B1BEC" w:rsidP="00515260">
            <w:pPr>
              <w:pStyle w:val="ListParagraph"/>
              <w:numPr>
                <w:ilvl w:val="1"/>
                <w:numId w:val="50"/>
              </w:numPr>
              <w:rPr>
                <w:sz w:val="20"/>
                <w:szCs w:val="14"/>
              </w:rPr>
            </w:pPr>
            <w:r w:rsidRPr="00B808D6">
              <w:rPr>
                <w:sz w:val="20"/>
                <w:szCs w:val="14"/>
                <w:lang w:val="en-GB"/>
              </w:rPr>
              <w:t>If record-type = CREATE_UPDATE</w:t>
            </w:r>
            <w:r w:rsidR="00B85FDC">
              <w:rPr>
                <w:sz w:val="20"/>
                <w:szCs w:val="14"/>
                <w:lang w:val="en-GB"/>
              </w:rPr>
              <w:t>, UPDATE, CREATE</w:t>
            </w:r>
          </w:p>
          <w:p w14:paraId="09F5B530" w14:textId="77777777" w:rsidR="00B808D6" w:rsidRPr="00B808D6" w:rsidRDefault="005B1BEC" w:rsidP="00515260">
            <w:pPr>
              <w:pStyle w:val="ListParagraph"/>
              <w:numPr>
                <w:ilvl w:val="2"/>
                <w:numId w:val="50"/>
              </w:numPr>
              <w:rPr>
                <w:sz w:val="20"/>
                <w:szCs w:val="14"/>
              </w:rPr>
            </w:pPr>
            <w:r w:rsidRPr="00B808D6">
              <w:rPr>
                <w:sz w:val="20"/>
                <w:szCs w:val="14"/>
                <w:lang w:val="en-GB"/>
              </w:rPr>
              <w:t>If entity exists, then update the entity and set stream-alignment-attempt-counter in the stored entity to current-stream-alignment-attempt-counter (stream id)</w:t>
            </w:r>
          </w:p>
          <w:p w14:paraId="3234A10B" w14:textId="77777777" w:rsidR="00B808D6" w:rsidRDefault="005B1BEC" w:rsidP="00515260">
            <w:pPr>
              <w:pStyle w:val="ListParagraph"/>
              <w:numPr>
                <w:ilvl w:val="3"/>
                <w:numId w:val="50"/>
              </w:numPr>
              <w:rPr>
                <w:sz w:val="20"/>
                <w:szCs w:val="14"/>
              </w:rPr>
            </w:pPr>
            <w:r w:rsidRPr="00B808D6">
              <w:rPr>
                <w:sz w:val="20"/>
                <w:szCs w:val="14"/>
              </w:rPr>
              <w:t>Update can be a simple overwrite, but client may want to mark changes or notify changes</w:t>
            </w:r>
            <w:r w:rsidR="00BB5666">
              <w:rPr>
                <w:sz w:val="20"/>
                <w:szCs w:val="14"/>
              </w:rPr>
              <w:t>.</w:t>
            </w:r>
          </w:p>
          <w:p w14:paraId="2812FC16" w14:textId="77777777" w:rsidR="00B808D6" w:rsidRPr="00B808D6" w:rsidRDefault="005B1BEC" w:rsidP="00515260">
            <w:pPr>
              <w:pStyle w:val="ListParagraph"/>
              <w:numPr>
                <w:ilvl w:val="2"/>
                <w:numId w:val="50"/>
              </w:numPr>
              <w:rPr>
                <w:sz w:val="20"/>
                <w:szCs w:val="14"/>
              </w:rPr>
            </w:pPr>
            <w:r w:rsidRPr="00B808D6">
              <w:rPr>
                <w:sz w:val="20"/>
                <w:szCs w:val="14"/>
                <w:lang w:val="en-GB"/>
              </w:rPr>
              <w:t>If entity instance does not exist, then create entity instance (with the alignment attempt counter value etc.)</w:t>
            </w:r>
          </w:p>
          <w:p w14:paraId="7B5DB0B4" w14:textId="77777777" w:rsidR="00B85FDC" w:rsidRPr="00B808D6" w:rsidRDefault="00B85FDC" w:rsidP="00B85FDC">
            <w:pPr>
              <w:pStyle w:val="ListParagraph"/>
              <w:numPr>
                <w:ilvl w:val="1"/>
                <w:numId w:val="50"/>
              </w:numPr>
              <w:rPr>
                <w:sz w:val="20"/>
                <w:szCs w:val="14"/>
              </w:rPr>
            </w:pPr>
            <w:r w:rsidRPr="00B808D6">
              <w:rPr>
                <w:sz w:val="20"/>
                <w:szCs w:val="14"/>
                <w:lang w:val="en-GB"/>
              </w:rPr>
              <w:t xml:space="preserve">If record-type = </w:t>
            </w:r>
            <w:r>
              <w:rPr>
                <w:sz w:val="20"/>
                <w:szCs w:val="14"/>
                <w:lang w:val="en-GB"/>
              </w:rPr>
              <w:t>CHANGE</w:t>
            </w:r>
          </w:p>
          <w:p w14:paraId="5450EBFD" w14:textId="77777777" w:rsidR="00B85FDC" w:rsidRPr="00B808D6" w:rsidRDefault="00B85FDC" w:rsidP="00B85FDC">
            <w:pPr>
              <w:pStyle w:val="ListParagraph"/>
              <w:numPr>
                <w:ilvl w:val="2"/>
                <w:numId w:val="50"/>
              </w:numPr>
              <w:rPr>
                <w:sz w:val="20"/>
                <w:szCs w:val="14"/>
              </w:rPr>
            </w:pPr>
            <w:r w:rsidRPr="00B808D6">
              <w:rPr>
                <w:sz w:val="20"/>
                <w:szCs w:val="14"/>
                <w:lang w:val="en-GB"/>
              </w:rPr>
              <w:t xml:space="preserve">If entity exists, then update the entity </w:t>
            </w:r>
            <w:r w:rsidR="00BB20D4">
              <w:rPr>
                <w:sz w:val="20"/>
                <w:szCs w:val="14"/>
                <w:lang w:val="en-GB"/>
              </w:rPr>
              <w:t xml:space="preserve">with the changed values </w:t>
            </w:r>
            <w:r w:rsidRPr="00B808D6">
              <w:rPr>
                <w:sz w:val="20"/>
                <w:szCs w:val="14"/>
                <w:lang w:val="en-GB"/>
              </w:rPr>
              <w:t>and set stream-alignment-attempt-counter in the stored entity to current-stream-alignment-attempt-counter (stream id)</w:t>
            </w:r>
          </w:p>
          <w:p w14:paraId="3F7A39D4" w14:textId="77777777" w:rsidR="00B85FDC" w:rsidRPr="00B808D6" w:rsidRDefault="00802652" w:rsidP="00B85FDC">
            <w:pPr>
              <w:pStyle w:val="ListParagraph"/>
              <w:numPr>
                <w:ilvl w:val="2"/>
                <w:numId w:val="50"/>
              </w:numPr>
              <w:rPr>
                <w:sz w:val="20"/>
                <w:szCs w:val="14"/>
              </w:rPr>
            </w:pPr>
            <w:r>
              <w:rPr>
                <w:sz w:val="20"/>
                <w:szCs w:val="14"/>
                <w:lang w:val="en-GB"/>
              </w:rPr>
              <w:t xml:space="preserve">{This should never occur} </w:t>
            </w:r>
            <w:r w:rsidR="00B85FDC" w:rsidRPr="00B808D6">
              <w:rPr>
                <w:sz w:val="20"/>
                <w:szCs w:val="14"/>
                <w:lang w:val="en-GB"/>
              </w:rPr>
              <w:t>If entity instance does not exist</w:t>
            </w:r>
            <w:r w:rsidR="00B85FDC">
              <w:rPr>
                <w:sz w:val="20"/>
                <w:szCs w:val="14"/>
                <w:lang w:val="en-GB"/>
              </w:rPr>
              <w:t xml:space="preserve">, then there has been </w:t>
            </w:r>
            <w:r w:rsidR="0005617D">
              <w:rPr>
                <w:sz w:val="20"/>
                <w:szCs w:val="14"/>
                <w:lang w:val="en-GB"/>
              </w:rPr>
              <w:t>an error in alignment and alignment must be restarted.</w:t>
            </w:r>
          </w:p>
          <w:p w14:paraId="4F094997" w14:textId="77777777" w:rsidR="00B808D6" w:rsidRPr="00B808D6" w:rsidRDefault="005B1BEC" w:rsidP="00515260">
            <w:pPr>
              <w:pStyle w:val="ListParagraph"/>
              <w:numPr>
                <w:ilvl w:val="1"/>
                <w:numId w:val="50"/>
              </w:numPr>
              <w:rPr>
                <w:sz w:val="20"/>
                <w:szCs w:val="14"/>
              </w:rPr>
            </w:pPr>
            <w:r w:rsidRPr="00B808D6">
              <w:rPr>
                <w:sz w:val="20"/>
                <w:szCs w:val="14"/>
                <w:lang w:val="en-GB"/>
              </w:rPr>
              <w:t>If record-type = DELETE or TOMBSTONE (may be two records, both should be processed, may be able to make this efficient by expecting the TOMBSTONE</w:t>
            </w:r>
            <w:r w:rsidR="001B4E19">
              <w:rPr>
                <w:sz w:val="20"/>
                <w:szCs w:val="14"/>
                <w:lang w:val="en-GB"/>
              </w:rPr>
              <w:t xml:space="preserve"> record</w:t>
            </w:r>
            <w:r w:rsidRPr="00B808D6">
              <w:rPr>
                <w:sz w:val="20"/>
                <w:szCs w:val="14"/>
                <w:lang w:val="en-GB"/>
              </w:rPr>
              <w:t xml:space="preserve"> if there is a DELETE</w:t>
            </w:r>
            <w:r w:rsidR="001B4E19">
              <w:rPr>
                <w:sz w:val="20"/>
                <w:szCs w:val="14"/>
                <w:lang w:val="en-GB"/>
              </w:rPr>
              <w:t xml:space="preserve"> record</w:t>
            </w:r>
            <w:r w:rsidRPr="00B808D6">
              <w:rPr>
                <w:sz w:val="20"/>
                <w:szCs w:val="14"/>
                <w:lang w:val="en-GB"/>
              </w:rPr>
              <w:t>)</w:t>
            </w:r>
          </w:p>
          <w:p w14:paraId="3258FBF3" w14:textId="77777777" w:rsidR="00B808D6" w:rsidRPr="00B808D6" w:rsidRDefault="005B1BEC" w:rsidP="00515260">
            <w:pPr>
              <w:pStyle w:val="ListParagraph"/>
              <w:numPr>
                <w:ilvl w:val="2"/>
                <w:numId w:val="50"/>
              </w:numPr>
              <w:rPr>
                <w:sz w:val="20"/>
                <w:szCs w:val="14"/>
              </w:rPr>
            </w:pPr>
            <w:r w:rsidRPr="00B808D6">
              <w:rPr>
                <w:sz w:val="20"/>
                <w:szCs w:val="14"/>
                <w:lang w:val="en-GB"/>
              </w:rPr>
              <w:t>If entity exists, then delete the entity</w:t>
            </w:r>
            <w:r w:rsidR="00BB5666">
              <w:rPr>
                <w:sz w:val="20"/>
                <w:szCs w:val="14"/>
                <w:lang w:val="en-GB"/>
              </w:rPr>
              <w:t>.</w:t>
            </w:r>
          </w:p>
          <w:p w14:paraId="1AC667CE" w14:textId="77777777" w:rsidR="00B808D6" w:rsidRPr="00B808D6" w:rsidRDefault="005B1BEC" w:rsidP="00515260">
            <w:pPr>
              <w:pStyle w:val="ListParagraph"/>
              <w:numPr>
                <w:ilvl w:val="2"/>
                <w:numId w:val="50"/>
              </w:numPr>
              <w:rPr>
                <w:sz w:val="20"/>
                <w:szCs w:val="14"/>
              </w:rPr>
            </w:pPr>
            <w:r w:rsidRPr="00B808D6">
              <w:rPr>
                <w:sz w:val="20"/>
                <w:szCs w:val="14"/>
                <w:lang w:val="en-GB"/>
              </w:rPr>
              <w:t>If entity instance does not exist, then take no action</w:t>
            </w:r>
            <w:r w:rsidR="00BB5666">
              <w:rPr>
                <w:sz w:val="20"/>
                <w:szCs w:val="14"/>
                <w:lang w:val="en-GB"/>
              </w:rPr>
              <w:t>.</w:t>
            </w:r>
          </w:p>
          <w:p w14:paraId="48890B19" w14:textId="77777777" w:rsidR="006F6A5E" w:rsidRDefault="00BA780D" w:rsidP="00515260">
            <w:pPr>
              <w:pStyle w:val="ListParagraph"/>
              <w:numPr>
                <w:ilvl w:val="0"/>
                <w:numId w:val="50"/>
              </w:numPr>
              <w:rPr>
                <w:sz w:val="20"/>
                <w:szCs w:val="14"/>
              </w:rPr>
            </w:pPr>
            <w:r>
              <w:rPr>
                <w:sz w:val="20"/>
                <w:szCs w:val="14"/>
              </w:rPr>
              <w:t>Note</w:t>
            </w:r>
            <w:r w:rsidR="006F6A5E">
              <w:rPr>
                <w:sz w:val="20"/>
                <w:szCs w:val="14"/>
              </w:rPr>
              <w:t>:</w:t>
            </w:r>
          </w:p>
          <w:p w14:paraId="4C7B9FF0" w14:textId="77777777" w:rsidR="00B309F7" w:rsidRDefault="00947F4C" w:rsidP="00515260">
            <w:pPr>
              <w:pStyle w:val="ListParagraph"/>
              <w:numPr>
                <w:ilvl w:val="1"/>
                <w:numId w:val="50"/>
              </w:numPr>
              <w:rPr>
                <w:sz w:val="20"/>
                <w:szCs w:val="14"/>
              </w:rPr>
            </w:pPr>
            <w:r>
              <w:rPr>
                <w:sz w:val="20"/>
                <w:szCs w:val="14"/>
              </w:rPr>
              <w:t xml:space="preserve">The </w:t>
            </w:r>
            <w:r w:rsidR="00BA780D">
              <w:rPr>
                <w:sz w:val="20"/>
                <w:szCs w:val="14"/>
              </w:rPr>
              <w:t>parent-address provides the positioning in the tree for the entity</w:t>
            </w:r>
            <w:r w:rsidR="00C64B92">
              <w:rPr>
                <w:sz w:val="20"/>
                <w:szCs w:val="14"/>
              </w:rPr>
              <w:t xml:space="preserve">. </w:t>
            </w:r>
          </w:p>
          <w:p w14:paraId="3DB39C92" w14:textId="77777777" w:rsidR="00B309F7" w:rsidRDefault="0096287F" w:rsidP="00515260">
            <w:pPr>
              <w:pStyle w:val="ListParagraph"/>
              <w:numPr>
                <w:ilvl w:val="1"/>
                <w:numId w:val="50"/>
              </w:numPr>
              <w:rPr>
                <w:sz w:val="20"/>
                <w:szCs w:val="14"/>
              </w:rPr>
            </w:pPr>
            <w:r>
              <w:rPr>
                <w:sz w:val="20"/>
                <w:szCs w:val="14"/>
              </w:rPr>
              <w:t>T</w:t>
            </w:r>
            <w:r w:rsidR="00C7205E">
              <w:rPr>
                <w:sz w:val="20"/>
                <w:szCs w:val="14"/>
              </w:rPr>
              <w:t xml:space="preserve">he UUID </w:t>
            </w:r>
            <w:r w:rsidR="00982724">
              <w:rPr>
                <w:sz w:val="20"/>
                <w:szCs w:val="14"/>
              </w:rPr>
              <w:t>uniquely identifies an entity</w:t>
            </w:r>
            <w:r>
              <w:rPr>
                <w:sz w:val="20"/>
                <w:szCs w:val="14"/>
              </w:rPr>
              <w:t xml:space="preserve"> and</w:t>
            </w:r>
            <w:r w:rsidR="006F6A5E">
              <w:rPr>
                <w:sz w:val="20"/>
                <w:szCs w:val="14"/>
              </w:rPr>
              <w:t xml:space="preserve"> should be sufficient to locate the entity. </w:t>
            </w:r>
          </w:p>
          <w:p w14:paraId="2E8A5379" w14:textId="77777777" w:rsidR="00097B11" w:rsidRDefault="006D5C8C" w:rsidP="00515260">
            <w:pPr>
              <w:pStyle w:val="ListParagraph"/>
              <w:numPr>
                <w:ilvl w:val="1"/>
                <w:numId w:val="50"/>
              </w:numPr>
              <w:rPr>
                <w:sz w:val="20"/>
                <w:szCs w:val="14"/>
              </w:rPr>
            </w:pPr>
            <w:r>
              <w:rPr>
                <w:sz w:val="20"/>
                <w:szCs w:val="14"/>
              </w:rPr>
              <w:t>In such a solution</w:t>
            </w:r>
            <w:r w:rsidR="004137C6">
              <w:rPr>
                <w:sz w:val="20"/>
                <w:szCs w:val="14"/>
              </w:rPr>
              <w:t xml:space="preserve"> the parent-address is still necessary</w:t>
            </w:r>
            <w:r w:rsidR="00B309F7">
              <w:rPr>
                <w:sz w:val="20"/>
                <w:szCs w:val="14"/>
              </w:rPr>
              <w:t xml:space="preserve"> in a CREATE_UPDATE</w:t>
            </w:r>
            <w:r w:rsidR="00653848">
              <w:rPr>
                <w:sz w:val="20"/>
                <w:szCs w:val="14"/>
              </w:rPr>
              <w:t>, UPDATE, CREATE and CHANGE</w:t>
            </w:r>
            <w:r w:rsidR="004137C6">
              <w:rPr>
                <w:sz w:val="20"/>
                <w:szCs w:val="14"/>
              </w:rPr>
              <w:t xml:space="preserve"> to provide the </w:t>
            </w:r>
            <w:r w:rsidR="0094396B">
              <w:rPr>
                <w:sz w:val="20"/>
                <w:szCs w:val="14"/>
              </w:rPr>
              <w:t xml:space="preserve">association to the grouping entities </w:t>
            </w:r>
            <w:r w:rsidR="001D0D40">
              <w:rPr>
                <w:sz w:val="20"/>
                <w:szCs w:val="14"/>
              </w:rPr>
              <w:t>(such as Node grouping NEPs).</w:t>
            </w:r>
          </w:p>
          <w:p w14:paraId="0BB118E9" w14:textId="77777777" w:rsidR="006F6A5E" w:rsidRDefault="00947F4C" w:rsidP="00515260">
            <w:pPr>
              <w:pStyle w:val="ListParagraph"/>
              <w:numPr>
                <w:ilvl w:val="1"/>
                <w:numId w:val="50"/>
              </w:numPr>
              <w:rPr>
                <w:sz w:val="20"/>
                <w:szCs w:val="14"/>
              </w:rPr>
            </w:pPr>
            <w:r>
              <w:rPr>
                <w:sz w:val="20"/>
                <w:szCs w:val="14"/>
              </w:rPr>
              <w:t xml:space="preserve">The </w:t>
            </w:r>
            <w:r w:rsidR="001B0514">
              <w:rPr>
                <w:sz w:val="20"/>
                <w:szCs w:val="14"/>
              </w:rPr>
              <w:t xml:space="preserve">entities identified in the parent address may not yet be present </w:t>
            </w:r>
            <w:r w:rsidR="00AB492A">
              <w:rPr>
                <w:sz w:val="20"/>
                <w:szCs w:val="14"/>
              </w:rPr>
              <w:t xml:space="preserve">due to asynchronous arrival </w:t>
            </w:r>
            <w:r w:rsidR="000B0D09">
              <w:rPr>
                <w:sz w:val="20"/>
                <w:szCs w:val="14"/>
              </w:rPr>
              <w:t>of stream information. Where this is the case</w:t>
            </w:r>
            <w:r w:rsidR="00BB5666">
              <w:rPr>
                <w:sz w:val="20"/>
                <w:szCs w:val="14"/>
              </w:rPr>
              <w:t>,</w:t>
            </w:r>
            <w:r w:rsidR="000B0D09">
              <w:rPr>
                <w:sz w:val="20"/>
                <w:szCs w:val="14"/>
              </w:rPr>
              <w:t xml:space="preserve"> it is expected that a skeleton tree would be constructed to be subsequently filled in as the entities arrive.</w:t>
            </w:r>
          </w:p>
          <w:p w14:paraId="24154EDB" w14:textId="77777777" w:rsidR="005B1BEC" w:rsidRPr="00B808D6" w:rsidRDefault="005B1BEC" w:rsidP="00515260">
            <w:pPr>
              <w:pStyle w:val="ListParagraph"/>
              <w:numPr>
                <w:ilvl w:val="0"/>
                <w:numId w:val="50"/>
              </w:numPr>
              <w:rPr>
                <w:sz w:val="20"/>
                <w:szCs w:val="14"/>
              </w:rPr>
            </w:pPr>
            <w:r w:rsidRPr="00B808D6">
              <w:rPr>
                <w:sz w:val="20"/>
                <w:szCs w:val="14"/>
              </w:rPr>
              <w:t>Each time a record is successfully processed</w:t>
            </w:r>
            <w:r w:rsidR="00AD17BF">
              <w:rPr>
                <w:sz w:val="20"/>
                <w:szCs w:val="14"/>
              </w:rPr>
              <w:t>,</w:t>
            </w:r>
            <w:r w:rsidRPr="00B808D6">
              <w:rPr>
                <w:sz w:val="20"/>
                <w:szCs w:val="14"/>
              </w:rPr>
              <w:t xml:space="preserve"> the client records the token in the token-from-latest-record-successfully-process-for-stream (stream-id) and the </w:t>
            </w:r>
            <w:r w:rsidRPr="00B808D6">
              <w:rPr>
                <w:sz w:val="20"/>
                <w:szCs w:val="14"/>
                <w:lang w:val="en-GB"/>
              </w:rPr>
              <w:t>log-append-</w:t>
            </w:r>
            <w:proofErr w:type="gramStart"/>
            <w:r w:rsidRPr="00B808D6">
              <w:rPr>
                <w:sz w:val="20"/>
                <w:szCs w:val="14"/>
                <w:lang w:val="en-GB"/>
              </w:rPr>
              <w:t>time-stamp</w:t>
            </w:r>
            <w:proofErr w:type="gramEnd"/>
            <w:r w:rsidRPr="00B808D6">
              <w:rPr>
                <w:sz w:val="20"/>
                <w:szCs w:val="14"/>
              </w:rPr>
              <w:t xml:space="preserve"> for this alignment attempt</w:t>
            </w:r>
          </w:p>
          <w:p w14:paraId="607EE17A" w14:textId="77777777" w:rsidR="00C40B09" w:rsidRDefault="005B1BEC" w:rsidP="00515260">
            <w:pPr>
              <w:numPr>
                <w:ilvl w:val="1"/>
                <w:numId w:val="49"/>
              </w:numPr>
              <w:rPr>
                <w:sz w:val="20"/>
                <w:szCs w:val="14"/>
              </w:rPr>
            </w:pPr>
            <w:r w:rsidRPr="00B808D6">
              <w:rPr>
                <w:sz w:val="20"/>
                <w:szCs w:val="14"/>
              </w:rPr>
              <w:t>This assumes the client processes the stream records in the sequence received, if a more complex process is used, a more complex recording of tokens will be required</w:t>
            </w:r>
            <w:r w:rsidR="00BB5666">
              <w:rPr>
                <w:sz w:val="20"/>
                <w:szCs w:val="14"/>
              </w:rPr>
              <w:t>.</w:t>
            </w:r>
          </w:p>
          <w:p w14:paraId="7E9CEED1" w14:textId="77777777" w:rsidR="0072459E" w:rsidRPr="00B808D6" w:rsidRDefault="0072459E" w:rsidP="00947F4C">
            <w:pPr>
              <w:rPr>
                <w:sz w:val="20"/>
                <w:szCs w:val="14"/>
              </w:rPr>
            </w:pPr>
            <w:r>
              <w:rPr>
                <w:sz w:val="20"/>
                <w:szCs w:val="14"/>
              </w:rPr>
              <w:t>See also UC ST-4.2</w:t>
            </w:r>
            <w:r w:rsidR="00947F4C">
              <w:rPr>
                <w:sz w:val="20"/>
                <w:szCs w:val="14"/>
              </w:rPr>
              <w:t>.</w:t>
            </w:r>
          </w:p>
        </w:tc>
      </w:tr>
    </w:tbl>
    <w:p w14:paraId="63D47C49" w14:textId="77777777" w:rsidR="005A562F" w:rsidRDefault="005A562F"/>
    <w:p w14:paraId="69B0F9A6" w14:textId="77777777" w:rsidR="002862D5" w:rsidRDefault="002862D5">
      <w:pPr>
        <w:spacing w:after="0"/>
      </w:pPr>
      <w:r>
        <w:br w:type="page"/>
      </w:r>
    </w:p>
    <w:p w14:paraId="45663C2E" w14:textId="77777777" w:rsidR="005B0B44" w:rsidRDefault="00C40B09" w:rsidP="00C40B09">
      <w:pPr>
        <w:pStyle w:val="Heading3"/>
      </w:pPr>
      <w:bookmarkStart w:id="3512" w:name="_Toc192619596"/>
      <w:r>
        <w:lastRenderedPageBreak/>
        <w:t xml:space="preserve">Use Case ST-2.2: </w:t>
      </w:r>
      <w:r w:rsidR="005B0B44">
        <w:t>Client realigns</w:t>
      </w:r>
      <w:bookmarkEnd w:id="3512"/>
    </w:p>
    <w:p w14:paraId="7E1F999B" w14:textId="77777777" w:rsidR="000F5702" w:rsidRPr="000F5702" w:rsidRDefault="000F5702" w:rsidP="000F5702"/>
    <w:tbl>
      <w:tblPr>
        <w:tblStyle w:val="TableGrid"/>
        <w:tblW w:w="0" w:type="auto"/>
        <w:tblLayout w:type="fixed"/>
        <w:tblLook w:val="04A0" w:firstRow="1" w:lastRow="0" w:firstColumn="1" w:lastColumn="0" w:noHBand="0" w:noVBand="1"/>
      </w:tblPr>
      <w:tblGrid>
        <w:gridCol w:w="1413"/>
        <w:gridCol w:w="9043"/>
      </w:tblGrid>
      <w:tr w:rsidR="00CD4DDD" w:rsidRPr="00437FEA" w14:paraId="562DF0FB" w14:textId="77777777" w:rsidTr="00CB5F3F">
        <w:trPr>
          <w:cantSplit/>
          <w:tblHeader w:val="0"/>
        </w:trPr>
        <w:tc>
          <w:tcPr>
            <w:tcW w:w="1413" w:type="dxa"/>
          </w:tcPr>
          <w:p w14:paraId="1D54DAE7" w14:textId="77777777" w:rsidR="00CD4DDD" w:rsidRPr="00437FEA" w:rsidRDefault="00CD4DDD" w:rsidP="00033784">
            <w:pPr>
              <w:rPr>
                <w:sz w:val="20"/>
                <w:szCs w:val="14"/>
              </w:rPr>
            </w:pPr>
            <w:r w:rsidRPr="00437FEA">
              <w:rPr>
                <w:sz w:val="20"/>
                <w:szCs w:val="14"/>
              </w:rPr>
              <w:t>Number</w:t>
            </w:r>
          </w:p>
        </w:tc>
        <w:tc>
          <w:tcPr>
            <w:tcW w:w="9043" w:type="dxa"/>
          </w:tcPr>
          <w:p w14:paraId="5B5E92AE" w14:textId="77777777" w:rsidR="00CD4DDD" w:rsidRPr="00437FEA" w:rsidRDefault="00CD4DDD" w:rsidP="00033784">
            <w:pPr>
              <w:rPr>
                <w:sz w:val="20"/>
                <w:szCs w:val="14"/>
              </w:rPr>
            </w:pPr>
            <w:r>
              <w:rPr>
                <w:sz w:val="20"/>
                <w:szCs w:val="14"/>
              </w:rPr>
              <w:t>ST-2.2</w:t>
            </w:r>
          </w:p>
        </w:tc>
      </w:tr>
      <w:tr w:rsidR="00CD4DDD" w:rsidRPr="00437FEA" w14:paraId="1EA6D66F" w14:textId="77777777" w:rsidTr="00CB5F3F">
        <w:trPr>
          <w:cantSplit/>
          <w:tblHeader w:val="0"/>
        </w:trPr>
        <w:tc>
          <w:tcPr>
            <w:tcW w:w="1413" w:type="dxa"/>
          </w:tcPr>
          <w:p w14:paraId="3B82A9DF" w14:textId="77777777" w:rsidR="00CD4DDD" w:rsidRPr="00437FEA" w:rsidRDefault="00CD4DDD" w:rsidP="00033784">
            <w:pPr>
              <w:rPr>
                <w:sz w:val="20"/>
                <w:szCs w:val="14"/>
              </w:rPr>
            </w:pPr>
            <w:r w:rsidRPr="00437FEA">
              <w:rPr>
                <w:sz w:val="20"/>
                <w:szCs w:val="14"/>
              </w:rPr>
              <w:t>Name</w:t>
            </w:r>
          </w:p>
        </w:tc>
        <w:tc>
          <w:tcPr>
            <w:tcW w:w="9043" w:type="dxa"/>
          </w:tcPr>
          <w:p w14:paraId="1EBB9DF1" w14:textId="77777777" w:rsidR="00CD4DDD" w:rsidRPr="00437FEA" w:rsidRDefault="00CD4DDD" w:rsidP="00033784">
            <w:pPr>
              <w:rPr>
                <w:sz w:val="20"/>
                <w:szCs w:val="14"/>
              </w:rPr>
            </w:pPr>
            <w:r>
              <w:rPr>
                <w:sz w:val="20"/>
                <w:szCs w:val="14"/>
              </w:rPr>
              <w:t xml:space="preserve">Client </w:t>
            </w:r>
            <w:r w:rsidR="00C33220">
              <w:rPr>
                <w:sz w:val="20"/>
                <w:szCs w:val="14"/>
              </w:rPr>
              <w:t>realigns</w:t>
            </w:r>
          </w:p>
        </w:tc>
      </w:tr>
      <w:tr w:rsidR="00CD4DDD" w:rsidRPr="00437FEA" w14:paraId="333AEC02" w14:textId="77777777" w:rsidTr="00CB5F3F">
        <w:trPr>
          <w:cantSplit/>
          <w:tblHeader w:val="0"/>
        </w:trPr>
        <w:tc>
          <w:tcPr>
            <w:tcW w:w="1413" w:type="dxa"/>
          </w:tcPr>
          <w:p w14:paraId="017D166D" w14:textId="77777777" w:rsidR="00CD4DDD" w:rsidRPr="00437FEA" w:rsidRDefault="00CD4DDD" w:rsidP="00033784">
            <w:pPr>
              <w:rPr>
                <w:sz w:val="20"/>
                <w:szCs w:val="14"/>
              </w:rPr>
            </w:pPr>
            <w:r>
              <w:rPr>
                <w:sz w:val="20"/>
                <w:szCs w:val="14"/>
              </w:rPr>
              <w:t>Process/Area</w:t>
            </w:r>
          </w:p>
        </w:tc>
        <w:tc>
          <w:tcPr>
            <w:tcW w:w="9043" w:type="dxa"/>
          </w:tcPr>
          <w:p w14:paraId="36D20C9E" w14:textId="77777777" w:rsidR="00CD4DDD" w:rsidRPr="00437FEA" w:rsidRDefault="00CD4DDD" w:rsidP="00033784">
            <w:pPr>
              <w:rPr>
                <w:sz w:val="20"/>
                <w:szCs w:val="14"/>
              </w:rPr>
            </w:pPr>
            <w:r>
              <w:rPr>
                <w:sz w:val="20"/>
                <w:szCs w:val="14"/>
              </w:rPr>
              <w:t>Streaming Infrastructure</w:t>
            </w:r>
          </w:p>
        </w:tc>
      </w:tr>
      <w:tr w:rsidR="00CD4DDD" w:rsidRPr="00437FEA" w14:paraId="691844DC" w14:textId="77777777" w:rsidTr="00CB5F3F">
        <w:trPr>
          <w:cantSplit/>
          <w:tblHeader w:val="0"/>
        </w:trPr>
        <w:tc>
          <w:tcPr>
            <w:tcW w:w="1413" w:type="dxa"/>
          </w:tcPr>
          <w:p w14:paraId="767CC929" w14:textId="77777777" w:rsidR="00CD4DDD" w:rsidRPr="00437FEA" w:rsidRDefault="00CD4DDD" w:rsidP="00033784">
            <w:pPr>
              <w:rPr>
                <w:sz w:val="20"/>
                <w:szCs w:val="14"/>
              </w:rPr>
            </w:pPr>
            <w:r>
              <w:rPr>
                <w:sz w:val="20"/>
                <w:szCs w:val="14"/>
              </w:rPr>
              <w:t>Brief description</w:t>
            </w:r>
          </w:p>
        </w:tc>
        <w:tc>
          <w:tcPr>
            <w:tcW w:w="9043" w:type="dxa"/>
          </w:tcPr>
          <w:p w14:paraId="2C3E3231" w14:textId="77777777" w:rsidR="00CD4DDD" w:rsidRPr="00437FEA" w:rsidRDefault="00CD4DDD" w:rsidP="00033784">
            <w:pPr>
              <w:rPr>
                <w:sz w:val="20"/>
                <w:szCs w:val="14"/>
              </w:rPr>
            </w:pPr>
            <w:r>
              <w:rPr>
                <w:sz w:val="20"/>
                <w:szCs w:val="14"/>
              </w:rPr>
              <w:t xml:space="preserve">The client </w:t>
            </w:r>
            <w:r w:rsidR="0026191E">
              <w:rPr>
                <w:sz w:val="20"/>
                <w:szCs w:val="14"/>
              </w:rPr>
              <w:t>realigns after reconnecting to the stream</w:t>
            </w:r>
            <w:r>
              <w:rPr>
                <w:sz w:val="20"/>
                <w:szCs w:val="14"/>
              </w:rPr>
              <w:t>.</w:t>
            </w:r>
          </w:p>
        </w:tc>
      </w:tr>
      <w:tr w:rsidR="00CD4DDD" w:rsidRPr="00437FEA" w14:paraId="38CBE82A" w14:textId="77777777" w:rsidTr="00CB5F3F">
        <w:trPr>
          <w:cantSplit/>
          <w:tblHeader w:val="0"/>
        </w:trPr>
        <w:tc>
          <w:tcPr>
            <w:tcW w:w="1413" w:type="dxa"/>
          </w:tcPr>
          <w:p w14:paraId="63169B90" w14:textId="77777777" w:rsidR="00CD4DDD" w:rsidRPr="00437FEA" w:rsidRDefault="00CD4DDD" w:rsidP="00033784">
            <w:pPr>
              <w:rPr>
                <w:sz w:val="20"/>
                <w:szCs w:val="14"/>
              </w:rPr>
            </w:pPr>
            <w:r>
              <w:rPr>
                <w:sz w:val="20"/>
                <w:szCs w:val="14"/>
              </w:rPr>
              <w:t>Preconditions</w:t>
            </w:r>
          </w:p>
        </w:tc>
        <w:tc>
          <w:tcPr>
            <w:tcW w:w="9043" w:type="dxa"/>
          </w:tcPr>
          <w:p w14:paraId="755AD5E0" w14:textId="77777777" w:rsidR="00CD4DDD" w:rsidRPr="00437FEA" w:rsidRDefault="00CD4DDD" w:rsidP="00033784">
            <w:pPr>
              <w:rPr>
                <w:sz w:val="20"/>
                <w:szCs w:val="14"/>
              </w:rPr>
            </w:pPr>
            <w:r>
              <w:rPr>
                <w:sz w:val="20"/>
                <w:szCs w:val="14"/>
              </w:rPr>
              <w:t>UC ST-</w:t>
            </w:r>
            <w:r w:rsidR="00B808D6">
              <w:rPr>
                <w:sz w:val="20"/>
                <w:szCs w:val="14"/>
              </w:rPr>
              <w:t>2.1</w:t>
            </w:r>
            <w:r>
              <w:rPr>
                <w:sz w:val="20"/>
                <w:szCs w:val="14"/>
              </w:rPr>
              <w:t xml:space="preserve"> has run successfully</w:t>
            </w:r>
          </w:p>
        </w:tc>
      </w:tr>
      <w:tr w:rsidR="00CD4DDD" w:rsidRPr="00437FEA" w14:paraId="5D390C4E" w14:textId="77777777" w:rsidTr="00CB5F3F">
        <w:trPr>
          <w:cantSplit/>
          <w:tblHeader w:val="0"/>
        </w:trPr>
        <w:tc>
          <w:tcPr>
            <w:tcW w:w="1413" w:type="dxa"/>
          </w:tcPr>
          <w:p w14:paraId="01965B6B" w14:textId="77777777" w:rsidR="00CD4DDD" w:rsidRPr="00437FEA" w:rsidRDefault="00CD4DDD" w:rsidP="00033784">
            <w:pPr>
              <w:rPr>
                <w:sz w:val="20"/>
                <w:szCs w:val="14"/>
              </w:rPr>
            </w:pPr>
            <w:r>
              <w:rPr>
                <w:sz w:val="20"/>
                <w:szCs w:val="14"/>
              </w:rPr>
              <w:t>Type</w:t>
            </w:r>
          </w:p>
        </w:tc>
        <w:tc>
          <w:tcPr>
            <w:tcW w:w="9043" w:type="dxa"/>
          </w:tcPr>
          <w:p w14:paraId="003DC847" w14:textId="77777777" w:rsidR="00CD4DDD" w:rsidRPr="00437FEA" w:rsidRDefault="00CD4DDD" w:rsidP="00033784">
            <w:pPr>
              <w:rPr>
                <w:sz w:val="20"/>
                <w:szCs w:val="14"/>
              </w:rPr>
            </w:pPr>
            <w:r>
              <w:rPr>
                <w:sz w:val="20"/>
                <w:szCs w:val="14"/>
              </w:rPr>
              <w:t>Gaining and maintaining alignment</w:t>
            </w:r>
          </w:p>
        </w:tc>
      </w:tr>
      <w:tr w:rsidR="00CD4DDD" w:rsidRPr="00437FEA" w14:paraId="590DDA95" w14:textId="77777777" w:rsidTr="00CB5F3F">
        <w:trPr>
          <w:cantSplit/>
          <w:tblHeader w:val="0"/>
        </w:trPr>
        <w:tc>
          <w:tcPr>
            <w:tcW w:w="1413" w:type="dxa"/>
          </w:tcPr>
          <w:p w14:paraId="709A00BB" w14:textId="77777777" w:rsidR="00CD4DDD" w:rsidRPr="00437FEA" w:rsidRDefault="00CD4DDD" w:rsidP="00033784">
            <w:pPr>
              <w:rPr>
                <w:sz w:val="20"/>
                <w:szCs w:val="14"/>
              </w:rPr>
            </w:pPr>
            <w:r>
              <w:rPr>
                <w:sz w:val="20"/>
                <w:szCs w:val="14"/>
              </w:rPr>
              <w:lastRenderedPageBreak/>
              <w:t>Description and workflow</w:t>
            </w:r>
          </w:p>
        </w:tc>
        <w:tc>
          <w:tcPr>
            <w:tcW w:w="9043" w:type="dxa"/>
          </w:tcPr>
          <w:p w14:paraId="5F1B0C0E" w14:textId="77777777" w:rsidR="001F31B6" w:rsidRPr="001F31B6" w:rsidRDefault="001F31B6" w:rsidP="00802652">
            <w:pPr>
              <w:numPr>
                <w:ilvl w:val="0"/>
                <w:numId w:val="51"/>
              </w:numPr>
              <w:rPr>
                <w:sz w:val="20"/>
                <w:szCs w:val="14"/>
              </w:rPr>
            </w:pPr>
            <w:r w:rsidRPr="001F31B6">
              <w:rPr>
                <w:sz w:val="20"/>
                <w:szCs w:val="14"/>
              </w:rPr>
              <w:t>Connection is dropped (triggered by client, by provider or by comms failure)</w:t>
            </w:r>
            <w:r w:rsidR="00022B7B">
              <w:rPr>
                <w:sz w:val="20"/>
                <w:szCs w:val="14"/>
              </w:rPr>
              <w:t>.</w:t>
            </w:r>
          </w:p>
          <w:p w14:paraId="2BAA5452" w14:textId="77777777" w:rsidR="001F31B6" w:rsidRPr="001F31B6" w:rsidRDefault="001F31B6" w:rsidP="00802652">
            <w:pPr>
              <w:numPr>
                <w:ilvl w:val="0"/>
                <w:numId w:val="51"/>
              </w:numPr>
              <w:rPr>
                <w:sz w:val="20"/>
                <w:szCs w:val="14"/>
              </w:rPr>
            </w:pPr>
            <w:r w:rsidRPr="001F31B6">
              <w:rPr>
                <w:sz w:val="20"/>
                <w:szCs w:val="14"/>
              </w:rPr>
              <w:t>Client reconnects to the stream</w:t>
            </w:r>
            <w:r w:rsidR="00880C73">
              <w:rPr>
                <w:sz w:val="20"/>
                <w:szCs w:val="14"/>
              </w:rPr>
              <w:t>. T</w:t>
            </w:r>
            <w:r w:rsidR="00B404CE">
              <w:rPr>
                <w:sz w:val="20"/>
                <w:szCs w:val="14"/>
              </w:rPr>
              <w:t>his use case assumes</w:t>
            </w:r>
            <w:r w:rsidR="00051FCC">
              <w:rPr>
                <w:sz w:val="20"/>
                <w:szCs w:val="14"/>
              </w:rPr>
              <w:t xml:space="preserve"> that</w:t>
            </w:r>
            <w:r w:rsidR="00880C73">
              <w:rPr>
                <w:sz w:val="20"/>
                <w:szCs w:val="14"/>
              </w:rPr>
              <w:t xml:space="preserve"> there is a resync triggered:</w:t>
            </w:r>
          </w:p>
          <w:p w14:paraId="4071A275" w14:textId="77777777" w:rsidR="001F31B6" w:rsidRPr="001F31B6" w:rsidRDefault="001F31B6" w:rsidP="00802652">
            <w:pPr>
              <w:numPr>
                <w:ilvl w:val="1"/>
                <w:numId w:val="51"/>
              </w:numPr>
              <w:rPr>
                <w:sz w:val="20"/>
                <w:szCs w:val="14"/>
              </w:rPr>
            </w:pPr>
            <w:r w:rsidRPr="001F31B6">
              <w:rPr>
                <w:sz w:val="20"/>
                <w:szCs w:val="14"/>
              </w:rPr>
              <w:t>Provider driven resync (and very long comms failure)</w:t>
            </w:r>
          </w:p>
          <w:p w14:paraId="62724615" w14:textId="77777777" w:rsidR="001F31B6" w:rsidRPr="001F31B6" w:rsidRDefault="001F31B6" w:rsidP="00802652">
            <w:pPr>
              <w:numPr>
                <w:ilvl w:val="2"/>
                <w:numId w:val="51"/>
              </w:numPr>
              <w:rPr>
                <w:sz w:val="20"/>
                <w:szCs w:val="14"/>
              </w:rPr>
            </w:pPr>
            <w:r w:rsidRPr="001F31B6">
              <w:rPr>
                <w:sz w:val="20"/>
                <w:szCs w:val="14"/>
              </w:rPr>
              <w:t>Client provides the value (token) from token-from-latest-record-successfully-process-for-stream (stream-id)) in the connection request</w:t>
            </w:r>
            <w:r w:rsidR="00022B7B">
              <w:rPr>
                <w:sz w:val="20"/>
                <w:szCs w:val="14"/>
              </w:rPr>
              <w:t>.</w:t>
            </w:r>
          </w:p>
          <w:p w14:paraId="54F77CD4" w14:textId="77777777" w:rsidR="001F31B6" w:rsidRPr="001F31B6" w:rsidRDefault="001F31B6" w:rsidP="00802652">
            <w:pPr>
              <w:numPr>
                <w:ilvl w:val="1"/>
                <w:numId w:val="51"/>
              </w:numPr>
              <w:rPr>
                <w:sz w:val="20"/>
                <w:szCs w:val="14"/>
              </w:rPr>
            </w:pPr>
            <w:r w:rsidRPr="001F31B6">
              <w:rPr>
                <w:sz w:val="20"/>
                <w:szCs w:val="14"/>
              </w:rPr>
              <w:t>Client driven resync</w:t>
            </w:r>
            <w:r w:rsidR="00022B7B">
              <w:rPr>
                <w:sz w:val="20"/>
                <w:szCs w:val="14"/>
              </w:rPr>
              <w:t>.</w:t>
            </w:r>
          </w:p>
          <w:p w14:paraId="357CABC1" w14:textId="77777777" w:rsidR="001F31B6" w:rsidRPr="001F31B6" w:rsidRDefault="001F31B6" w:rsidP="00802652">
            <w:pPr>
              <w:numPr>
                <w:ilvl w:val="2"/>
                <w:numId w:val="51"/>
              </w:numPr>
              <w:rPr>
                <w:sz w:val="20"/>
                <w:szCs w:val="14"/>
              </w:rPr>
            </w:pPr>
            <w:r w:rsidRPr="001F31B6">
              <w:rPr>
                <w:sz w:val="20"/>
                <w:szCs w:val="14"/>
              </w:rPr>
              <w:t>Client provides no token</w:t>
            </w:r>
            <w:r w:rsidR="00022B7B">
              <w:rPr>
                <w:sz w:val="20"/>
                <w:szCs w:val="14"/>
              </w:rPr>
              <w:t>.</w:t>
            </w:r>
          </w:p>
          <w:p w14:paraId="0AD5E3AF" w14:textId="77777777" w:rsidR="001F31B6" w:rsidRPr="001F31B6" w:rsidRDefault="001F31B6" w:rsidP="00802652">
            <w:pPr>
              <w:numPr>
                <w:ilvl w:val="0"/>
                <w:numId w:val="51"/>
              </w:numPr>
              <w:rPr>
                <w:sz w:val="20"/>
                <w:szCs w:val="14"/>
              </w:rPr>
            </w:pPr>
            <w:r w:rsidRPr="001F31B6">
              <w:rPr>
                <w:sz w:val="20"/>
                <w:szCs w:val="14"/>
              </w:rPr>
              <w:t>Provider streams from first record (offset 0)</w:t>
            </w:r>
            <w:r w:rsidR="00022B7B">
              <w:rPr>
                <w:sz w:val="20"/>
                <w:szCs w:val="14"/>
              </w:rPr>
              <w:t>.</w:t>
            </w:r>
          </w:p>
          <w:p w14:paraId="4A8C5883" w14:textId="77777777" w:rsidR="001F31B6" w:rsidRPr="001F31B6" w:rsidRDefault="001F31B6" w:rsidP="00802652">
            <w:pPr>
              <w:numPr>
                <w:ilvl w:val="0"/>
                <w:numId w:val="51"/>
              </w:numPr>
              <w:rPr>
                <w:sz w:val="20"/>
                <w:szCs w:val="14"/>
              </w:rPr>
            </w:pPr>
            <w:r w:rsidRPr="001F31B6">
              <w:rPr>
                <w:sz w:val="20"/>
                <w:szCs w:val="14"/>
              </w:rPr>
              <w:t>Client detects realignment in first record received from the stream</w:t>
            </w:r>
            <w:r w:rsidR="00022B7B">
              <w:rPr>
                <w:sz w:val="20"/>
                <w:szCs w:val="14"/>
              </w:rPr>
              <w:t>.</w:t>
            </w:r>
          </w:p>
          <w:p w14:paraId="052C6C51" w14:textId="77777777" w:rsidR="001F31B6" w:rsidRPr="001F31B6" w:rsidRDefault="001F31B6" w:rsidP="00802652">
            <w:pPr>
              <w:numPr>
                <w:ilvl w:val="1"/>
                <w:numId w:val="51"/>
              </w:numPr>
              <w:rPr>
                <w:sz w:val="20"/>
                <w:szCs w:val="14"/>
              </w:rPr>
            </w:pPr>
            <w:r w:rsidRPr="001F31B6">
              <w:rPr>
                <w:sz w:val="20"/>
                <w:szCs w:val="14"/>
              </w:rPr>
              <w:t xml:space="preserve">Client increments current-stream-alignment-attempt-counter for the stream (stream-id) and stores, for this alignment attempt, the alignment-attempt-start-time (set to current time), the token-from-latest-record-successfully-process-for-stream (stream-id) and the </w:t>
            </w:r>
            <w:r w:rsidRPr="001F31B6">
              <w:rPr>
                <w:sz w:val="20"/>
                <w:szCs w:val="14"/>
                <w:lang w:val="en-GB"/>
              </w:rPr>
              <w:t>log-append-</w:t>
            </w:r>
            <w:proofErr w:type="gramStart"/>
            <w:r w:rsidRPr="001F31B6">
              <w:rPr>
                <w:sz w:val="20"/>
                <w:szCs w:val="14"/>
                <w:lang w:val="en-GB"/>
              </w:rPr>
              <w:t>time-stamp</w:t>
            </w:r>
            <w:proofErr w:type="gramEnd"/>
            <w:r w:rsidRPr="001F31B6">
              <w:rPr>
                <w:sz w:val="20"/>
                <w:szCs w:val="14"/>
                <w:lang w:val="en-GB"/>
              </w:rPr>
              <w:t xml:space="preserve"> from the first record just received</w:t>
            </w:r>
          </w:p>
          <w:p w14:paraId="144400EC" w14:textId="77777777" w:rsidR="00CC4ACF" w:rsidRPr="001F31B6" w:rsidRDefault="00CC4ACF" w:rsidP="00802652">
            <w:pPr>
              <w:numPr>
                <w:ilvl w:val="0"/>
                <w:numId w:val="51"/>
              </w:numPr>
              <w:rPr>
                <w:sz w:val="20"/>
                <w:szCs w:val="14"/>
              </w:rPr>
            </w:pPr>
            <w:r w:rsidRPr="001F31B6">
              <w:rPr>
                <w:sz w:val="20"/>
                <w:szCs w:val="14"/>
              </w:rPr>
              <w:t>Client identifies the entity instance to update using the entity-key</w:t>
            </w:r>
            <w:r>
              <w:rPr>
                <w:sz w:val="20"/>
                <w:szCs w:val="14"/>
              </w:rPr>
              <w:t xml:space="preserve"> and parent-address</w:t>
            </w:r>
            <w:r w:rsidRPr="001F31B6">
              <w:rPr>
                <w:sz w:val="20"/>
                <w:szCs w:val="14"/>
              </w:rPr>
              <w:t xml:space="preserve"> (</w:t>
            </w:r>
            <w:r>
              <w:rPr>
                <w:sz w:val="20"/>
                <w:szCs w:val="14"/>
              </w:rPr>
              <w:t>along with</w:t>
            </w:r>
            <w:r w:rsidRPr="001F31B6">
              <w:rPr>
                <w:sz w:val="20"/>
                <w:szCs w:val="14"/>
                <w:lang w:val="en-GB"/>
              </w:rPr>
              <w:t xml:space="preserve"> potentially other data)</w:t>
            </w:r>
            <w:r w:rsidRPr="001F31B6">
              <w:rPr>
                <w:sz w:val="20"/>
                <w:szCs w:val="14"/>
              </w:rPr>
              <w:t xml:space="preserve"> and attempts to locate the entity (“alignment update”)</w:t>
            </w:r>
          </w:p>
          <w:p w14:paraId="0FE418A2" w14:textId="77777777" w:rsidR="00CC4ACF" w:rsidRPr="005C3194" w:rsidRDefault="00CC4ACF" w:rsidP="00802652">
            <w:pPr>
              <w:numPr>
                <w:ilvl w:val="1"/>
                <w:numId w:val="51"/>
              </w:numPr>
              <w:rPr>
                <w:sz w:val="20"/>
                <w:szCs w:val="14"/>
              </w:rPr>
            </w:pPr>
            <w:r w:rsidRPr="005C3194">
              <w:rPr>
                <w:sz w:val="20"/>
                <w:szCs w:val="14"/>
                <w:lang w:val="en-GB"/>
              </w:rPr>
              <w:t>If record-type = CREATE_UPDATE</w:t>
            </w:r>
            <w:r w:rsidR="00C56FF8" w:rsidRPr="005C3194">
              <w:rPr>
                <w:sz w:val="20"/>
                <w:szCs w:val="14"/>
                <w:lang w:val="en-GB"/>
              </w:rPr>
              <w:t>, UPDATE, CREATE</w:t>
            </w:r>
          </w:p>
          <w:p w14:paraId="3C91A97C" w14:textId="77777777" w:rsidR="00CC4ACF" w:rsidRPr="001F31B6" w:rsidRDefault="00CC4ACF" w:rsidP="00802652">
            <w:pPr>
              <w:numPr>
                <w:ilvl w:val="2"/>
                <w:numId w:val="51"/>
              </w:numPr>
              <w:rPr>
                <w:sz w:val="20"/>
                <w:szCs w:val="14"/>
              </w:rPr>
            </w:pPr>
            <w:r w:rsidRPr="001F31B6">
              <w:rPr>
                <w:sz w:val="20"/>
                <w:szCs w:val="14"/>
                <w:lang w:val="en-GB"/>
              </w:rPr>
              <w:t>If entity exists and has:</w:t>
            </w:r>
          </w:p>
          <w:p w14:paraId="3B1FE173" w14:textId="77777777" w:rsidR="00CC4ACF" w:rsidRPr="001F31B6" w:rsidRDefault="00CC4ACF" w:rsidP="00802652">
            <w:pPr>
              <w:numPr>
                <w:ilvl w:val="3"/>
                <w:numId w:val="51"/>
              </w:numPr>
              <w:rPr>
                <w:sz w:val="20"/>
                <w:szCs w:val="14"/>
              </w:rPr>
            </w:pPr>
            <w:r w:rsidRPr="001F31B6">
              <w:rPr>
                <w:sz w:val="20"/>
                <w:szCs w:val="14"/>
                <w:lang w:val="en-GB"/>
              </w:rPr>
              <w:t>Newer log-append-</w:t>
            </w:r>
            <w:proofErr w:type="gramStart"/>
            <w:r w:rsidRPr="001F31B6">
              <w:rPr>
                <w:sz w:val="20"/>
                <w:szCs w:val="14"/>
                <w:lang w:val="en-GB"/>
              </w:rPr>
              <w:t>time-stamp</w:t>
            </w:r>
            <w:proofErr w:type="gramEnd"/>
            <w:r w:rsidRPr="001F31B6">
              <w:rPr>
                <w:sz w:val="20"/>
                <w:szCs w:val="14"/>
                <w:lang w:val="en-GB"/>
              </w:rPr>
              <w:t xml:space="preserve"> in the currently stored entity compared to the newly received record, then ignore record just received</w:t>
            </w:r>
          </w:p>
          <w:p w14:paraId="5118C5BA" w14:textId="77777777" w:rsidR="00CC4ACF" w:rsidRPr="001F31B6" w:rsidRDefault="00CC4ACF" w:rsidP="00802652">
            <w:pPr>
              <w:numPr>
                <w:ilvl w:val="3"/>
                <w:numId w:val="51"/>
              </w:numPr>
              <w:rPr>
                <w:sz w:val="20"/>
                <w:szCs w:val="14"/>
              </w:rPr>
            </w:pPr>
            <w:r w:rsidRPr="001F31B6">
              <w:rPr>
                <w:sz w:val="20"/>
                <w:szCs w:val="14"/>
                <w:lang w:val="en-GB"/>
              </w:rPr>
              <w:t>Same log-append-</w:t>
            </w:r>
            <w:proofErr w:type="gramStart"/>
            <w:r w:rsidRPr="001F31B6">
              <w:rPr>
                <w:sz w:val="20"/>
                <w:szCs w:val="14"/>
                <w:lang w:val="en-GB"/>
              </w:rPr>
              <w:t>time-stamp</w:t>
            </w:r>
            <w:proofErr w:type="gramEnd"/>
            <w:r w:rsidRPr="001F31B6">
              <w:rPr>
                <w:sz w:val="20"/>
                <w:szCs w:val="14"/>
                <w:lang w:val="en-GB"/>
              </w:rPr>
              <w:t xml:space="preserve"> (and token) in the currently stored entity and the new record</w:t>
            </w:r>
            <w:r>
              <w:rPr>
                <w:sz w:val="20"/>
                <w:szCs w:val="14"/>
                <w:lang w:val="en-GB"/>
              </w:rPr>
              <w:t>,</w:t>
            </w:r>
            <w:r w:rsidRPr="001F31B6">
              <w:rPr>
                <w:sz w:val="20"/>
                <w:szCs w:val="14"/>
                <w:lang w:val="en-GB"/>
              </w:rPr>
              <w:t xml:space="preserve"> then store the newly received entity values and set stream-alignment-attempt-counter in the stored entity to current-stream-alignment-attempt-counter (stream-id)</w:t>
            </w:r>
          </w:p>
          <w:p w14:paraId="3E665F51" w14:textId="77777777" w:rsidR="00CC4ACF" w:rsidRPr="001F31B6" w:rsidRDefault="00CC4ACF" w:rsidP="00802652">
            <w:pPr>
              <w:numPr>
                <w:ilvl w:val="3"/>
                <w:numId w:val="51"/>
              </w:numPr>
              <w:rPr>
                <w:sz w:val="20"/>
                <w:szCs w:val="14"/>
              </w:rPr>
            </w:pPr>
            <w:r w:rsidRPr="001F31B6">
              <w:rPr>
                <w:sz w:val="20"/>
                <w:szCs w:val="14"/>
                <w:lang w:val="en-GB"/>
              </w:rPr>
              <w:t>Older log-append-</w:t>
            </w:r>
            <w:proofErr w:type="gramStart"/>
            <w:r w:rsidRPr="001F31B6">
              <w:rPr>
                <w:sz w:val="20"/>
                <w:szCs w:val="14"/>
                <w:lang w:val="en-GB"/>
              </w:rPr>
              <w:t>time-stamp</w:t>
            </w:r>
            <w:proofErr w:type="gramEnd"/>
            <w:r w:rsidRPr="001F31B6">
              <w:rPr>
                <w:sz w:val="20"/>
                <w:szCs w:val="14"/>
                <w:lang w:val="en-GB"/>
              </w:rPr>
              <w:t xml:space="preserve"> in the currently stored entity compared to the new record, then update (overwrite) the entity and set stream-alignment-attempt-counter in the stored entity to current-stream-alignment-attempt-counter (stream id)</w:t>
            </w:r>
          </w:p>
          <w:p w14:paraId="78636BBB" w14:textId="77777777" w:rsidR="00CC4ACF" w:rsidRPr="002D1338" w:rsidRDefault="00CC4ACF" w:rsidP="00802652">
            <w:pPr>
              <w:numPr>
                <w:ilvl w:val="2"/>
                <w:numId w:val="51"/>
              </w:numPr>
              <w:rPr>
                <w:sz w:val="20"/>
                <w:szCs w:val="14"/>
              </w:rPr>
            </w:pPr>
            <w:r w:rsidRPr="001F31B6">
              <w:rPr>
                <w:sz w:val="20"/>
                <w:szCs w:val="14"/>
                <w:lang w:val="en-GB"/>
              </w:rPr>
              <w:t>If entity instance does not exist, then create entity instance as usual (with the alignment attempt counter value etc.)</w:t>
            </w:r>
          </w:p>
          <w:p w14:paraId="1928E5D0" w14:textId="77777777" w:rsidR="002D1338" w:rsidRPr="005C3194" w:rsidRDefault="002D1338" w:rsidP="00802652">
            <w:pPr>
              <w:numPr>
                <w:ilvl w:val="1"/>
                <w:numId w:val="51"/>
              </w:numPr>
              <w:rPr>
                <w:sz w:val="20"/>
                <w:szCs w:val="14"/>
              </w:rPr>
            </w:pPr>
            <w:r w:rsidRPr="005C3194">
              <w:rPr>
                <w:sz w:val="20"/>
                <w:szCs w:val="14"/>
                <w:lang w:val="en-GB"/>
              </w:rPr>
              <w:t xml:space="preserve">If record-type = </w:t>
            </w:r>
            <w:r w:rsidR="00F479F1" w:rsidRPr="005C3194">
              <w:rPr>
                <w:sz w:val="20"/>
                <w:szCs w:val="14"/>
                <w:lang w:val="en-GB"/>
              </w:rPr>
              <w:t>CHANGE</w:t>
            </w:r>
          </w:p>
          <w:p w14:paraId="51052039" w14:textId="77777777" w:rsidR="002D1338" w:rsidRPr="001F31B6" w:rsidRDefault="002D1338" w:rsidP="00802652">
            <w:pPr>
              <w:numPr>
                <w:ilvl w:val="2"/>
                <w:numId w:val="51"/>
              </w:numPr>
              <w:rPr>
                <w:sz w:val="20"/>
                <w:szCs w:val="14"/>
              </w:rPr>
            </w:pPr>
            <w:r w:rsidRPr="001F31B6">
              <w:rPr>
                <w:sz w:val="20"/>
                <w:szCs w:val="14"/>
                <w:lang w:val="en-GB"/>
              </w:rPr>
              <w:t>If entity exists and has:</w:t>
            </w:r>
          </w:p>
          <w:p w14:paraId="4CB2055F" w14:textId="77777777" w:rsidR="002D1338" w:rsidRPr="001F31B6" w:rsidRDefault="002D1338" w:rsidP="00802652">
            <w:pPr>
              <w:numPr>
                <w:ilvl w:val="3"/>
                <w:numId w:val="51"/>
              </w:numPr>
              <w:rPr>
                <w:sz w:val="20"/>
                <w:szCs w:val="14"/>
              </w:rPr>
            </w:pPr>
            <w:r w:rsidRPr="001F31B6">
              <w:rPr>
                <w:sz w:val="20"/>
                <w:szCs w:val="14"/>
                <w:lang w:val="en-GB"/>
              </w:rPr>
              <w:t>Newer log-append-</w:t>
            </w:r>
            <w:proofErr w:type="gramStart"/>
            <w:r w:rsidRPr="001F31B6">
              <w:rPr>
                <w:sz w:val="20"/>
                <w:szCs w:val="14"/>
                <w:lang w:val="en-GB"/>
              </w:rPr>
              <w:t>time-stamp</w:t>
            </w:r>
            <w:proofErr w:type="gramEnd"/>
            <w:r w:rsidRPr="001F31B6">
              <w:rPr>
                <w:sz w:val="20"/>
                <w:szCs w:val="14"/>
                <w:lang w:val="en-GB"/>
              </w:rPr>
              <w:t xml:space="preserve"> in the currently stored entity compared to the newly received record, then ignore record just received</w:t>
            </w:r>
          </w:p>
          <w:p w14:paraId="6484DF1B" w14:textId="77777777" w:rsidR="002D1338" w:rsidRPr="001F31B6" w:rsidRDefault="002D1338" w:rsidP="00802652">
            <w:pPr>
              <w:numPr>
                <w:ilvl w:val="3"/>
                <w:numId w:val="51"/>
              </w:numPr>
              <w:rPr>
                <w:sz w:val="20"/>
                <w:szCs w:val="14"/>
              </w:rPr>
            </w:pPr>
            <w:r w:rsidRPr="001F31B6">
              <w:rPr>
                <w:sz w:val="20"/>
                <w:szCs w:val="14"/>
                <w:lang w:val="en-GB"/>
              </w:rPr>
              <w:t>Same log-append-</w:t>
            </w:r>
            <w:proofErr w:type="gramStart"/>
            <w:r w:rsidRPr="001F31B6">
              <w:rPr>
                <w:sz w:val="20"/>
                <w:szCs w:val="14"/>
                <w:lang w:val="en-GB"/>
              </w:rPr>
              <w:t>time-stamp</w:t>
            </w:r>
            <w:proofErr w:type="gramEnd"/>
            <w:r w:rsidRPr="001F31B6">
              <w:rPr>
                <w:sz w:val="20"/>
                <w:szCs w:val="14"/>
                <w:lang w:val="en-GB"/>
              </w:rPr>
              <w:t xml:space="preserve"> (and token) in the currently stored entity and the new record</w:t>
            </w:r>
            <w:r>
              <w:rPr>
                <w:sz w:val="20"/>
                <w:szCs w:val="14"/>
                <w:lang w:val="en-GB"/>
              </w:rPr>
              <w:t>,</w:t>
            </w:r>
            <w:r w:rsidRPr="001F31B6">
              <w:rPr>
                <w:sz w:val="20"/>
                <w:szCs w:val="14"/>
                <w:lang w:val="en-GB"/>
              </w:rPr>
              <w:t xml:space="preserve"> then </w:t>
            </w:r>
            <w:r w:rsidR="00F479F1">
              <w:rPr>
                <w:sz w:val="20"/>
                <w:szCs w:val="14"/>
                <w:lang w:val="en-GB"/>
              </w:rPr>
              <w:t xml:space="preserve">update the entity with the </w:t>
            </w:r>
            <w:r w:rsidRPr="001F31B6">
              <w:rPr>
                <w:sz w:val="20"/>
                <w:szCs w:val="14"/>
                <w:lang w:val="en-GB"/>
              </w:rPr>
              <w:t xml:space="preserve">newly received </w:t>
            </w:r>
            <w:r w:rsidR="00F479F1">
              <w:rPr>
                <w:sz w:val="20"/>
                <w:szCs w:val="14"/>
                <w:lang w:val="en-GB"/>
              </w:rPr>
              <w:t>change</w:t>
            </w:r>
            <w:r w:rsidRPr="001F31B6">
              <w:rPr>
                <w:sz w:val="20"/>
                <w:szCs w:val="14"/>
                <w:lang w:val="en-GB"/>
              </w:rPr>
              <w:t xml:space="preserve"> values and set stream-alignment-attempt-counter in the stored entity to current-stream-alignment-attempt-counter (stream-id)</w:t>
            </w:r>
          </w:p>
          <w:p w14:paraId="58700798" w14:textId="77777777" w:rsidR="002D1338" w:rsidRPr="001F31B6" w:rsidRDefault="002D1338" w:rsidP="00802652">
            <w:pPr>
              <w:numPr>
                <w:ilvl w:val="3"/>
                <w:numId w:val="51"/>
              </w:numPr>
              <w:rPr>
                <w:sz w:val="20"/>
                <w:szCs w:val="14"/>
              </w:rPr>
            </w:pPr>
            <w:r w:rsidRPr="001F31B6">
              <w:rPr>
                <w:sz w:val="20"/>
                <w:szCs w:val="14"/>
                <w:lang w:val="en-GB"/>
              </w:rPr>
              <w:t>Older log-append-</w:t>
            </w:r>
            <w:proofErr w:type="gramStart"/>
            <w:r w:rsidRPr="001F31B6">
              <w:rPr>
                <w:sz w:val="20"/>
                <w:szCs w:val="14"/>
                <w:lang w:val="en-GB"/>
              </w:rPr>
              <w:t>time-stamp</w:t>
            </w:r>
            <w:proofErr w:type="gramEnd"/>
            <w:r w:rsidRPr="001F31B6">
              <w:rPr>
                <w:sz w:val="20"/>
                <w:szCs w:val="14"/>
                <w:lang w:val="en-GB"/>
              </w:rPr>
              <w:t xml:space="preserve"> in the currently stored entity compared to the new record, then update the entity</w:t>
            </w:r>
            <w:r w:rsidR="00F312C1">
              <w:rPr>
                <w:sz w:val="20"/>
                <w:szCs w:val="14"/>
                <w:lang w:val="en-GB"/>
              </w:rPr>
              <w:t xml:space="preserve"> with the recorded changes</w:t>
            </w:r>
            <w:r w:rsidRPr="001F31B6">
              <w:rPr>
                <w:sz w:val="20"/>
                <w:szCs w:val="14"/>
                <w:lang w:val="en-GB"/>
              </w:rPr>
              <w:t xml:space="preserve"> and set stream-alignment-attempt-counter in the stored entity to current-stream-alignment-attempt-counter (stream id)</w:t>
            </w:r>
          </w:p>
          <w:p w14:paraId="5CE02490" w14:textId="77777777" w:rsidR="00802652" w:rsidRPr="00B808D6" w:rsidRDefault="00802652" w:rsidP="00802652">
            <w:pPr>
              <w:pStyle w:val="ListParagraph"/>
              <w:numPr>
                <w:ilvl w:val="2"/>
                <w:numId w:val="51"/>
              </w:numPr>
              <w:rPr>
                <w:sz w:val="20"/>
                <w:szCs w:val="14"/>
              </w:rPr>
            </w:pPr>
            <w:r>
              <w:rPr>
                <w:sz w:val="20"/>
                <w:szCs w:val="14"/>
                <w:lang w:val="en-GB"/>
              </w:rPr>
              <w:t xml:space="preserve">{This should never occur} </w:t>
            </w:r>
            <w:r w:rsidRPr="00B808D6">
              <w:rPr>
                <w:sz w:val="20"/>
                <w:szCs w:val="14"/>
                <w:lang w:val="en-GB"/>
              </w:rPr>
              <w:t>If entity instance does not exist</w:t>
            </w:r>
            <w:r>
              <w:rPr>
                <w:sz w:val="20"/>
                <w:szCs w:val="14"/>
                <w:lang w:val="en-GB"/>
              </w:rPr>
              <w:t>, then there has been an error in realignment and realignment must be restarted.</w:t>
            </w:r>
          </w:p>
          <w:p w14:paraId="1DE79A0E" w14:textId="77777777" w:rsidR="00CD4DDD" w:rsidRPr="009B2D49" w:rsidRDefault="00CD4DDD" w:rsidP="00A56331">
            <w:pPr>
              <w:rPr>
                <w:rFonts w:eastAsia="Times New Roman"/>
                <w:sz w:val="20"/>
                <w:szCs w:val="14"/>
              </w:rPr>
            </w:pPr>
          </w:p>
        </w:tc>
      </w:tr>
      <w:tr w:rsidR="00CC4ACF" w:rsidRPr="00437FEA" w14:paraId="398AF94C" w14:textId="77777777" w:rsidTr="00CB5F3F">
        <w:trPr>
          <w:cantSplit/>
          <w:tblHeader w:val="0"/>
        </w:trPr>
        <w:tc>
          <w:tcPr>
            <w:tcW w:w="1413" w:type="dxa"/>
          </w:tcPr>
          <w:p w14:paraId="03877B9F" w14:textId="77777777" w:rsidR="00CC4ACF" w:rsidRDefault="00CC4ACF" w:rsidP="00033784">
            <w:pPr>
              <w:rPr>
                <w:sz w:val="20"/>
                <w:szCs w:val="14"/>
              </w:rPr>
            </w:pPr>
          </w:p>
        </w:tc>
        <w:tc>
          <w:tcPr>
            <w:tcW w:w="9043" w:type="dxa"/>
          </w:tcPr>
          <w:p w14:paraId="7F9E2F0A" w14:textId="77777777" w:rsidR="00CC4ACF" w:rsidRPr="001F31B6" w:rsidRDefault="00CC4ACF" w:rsidP="00CC4ACF">
            <w:pPr>
              <w:numPr>
                <w:ilvl w:val="1"/>
                <w:numId w:val="51"/>
              </w:numPr>
              <w:rPr>
                <w:sz w:val="20"/>
                <w:szCs w:val="14"/>
              </w:rPr>
            </w:pPr>
            <w:r w:rsidRPr="001F31B6">
              <w:rPr>
                <w:sz w:val="20"/>
                <w:szCs w:val="14"/>
                <w:lang w:val="en-GB"/>
              </w:rPr>
              <w:t>If record-type = DELETE or TOMBSTONE (may be two records, both should be processed, may be able to make this efficient by expecting the TOMBSTONE</w:t>
            </w:r>
            <w:r w:rsidR="001B4E19">
              <w:rPr>
                <w:sz w:val="20"/>
                <w:szCs w:val="14"/>
                <w:lang w:val="en-GB"/>
              </w:rPr>
              <w:t xml:space="preserve"> record</w:t>
            </w:r>
            <w:r w:rsidRPr="001F31B6">
              <w:rPr>
                <w:sz w:val="20"/>
                <w:szCs w:val="14"/>
                <w:lang w:val="en-GB"/>
              </w:rPr>
              <w:t xml:space="preserve"> if there is a DELETE</w:t>
            </w:r>
            <w:r w:rsidR="001B4E19">
              <w:rPr>
                <w:sz w:val="20"/>
                <w:szCs w:val="14"/>
                <w:lang w:val="en-GB"/>
              </w:rPr>
              <w:t xml:space="preserve"> record</w:t>
            </w:r>
            <w:r w:rsidRPr="001F31B6">
              <w:rPr>
                <w:sz w:val="20"/>
                <w:szCs w:val="14"/>
                <w:lang w:val="en-GB"/>
              </w:rPr>
              <w:t xml:space="preserve">) </w:t>
            </w:r>
          </w:p>
          <w:p w14:paraId="727FA03F" w14:textId="77777777" w:rsidR="00CC4ACF" w:rsidRPr="001F31B6" w:rsidRDefault="00CC4ACF" w:rsidP="00CC4ACF">
            <w:pPr>
              <w:numPr>
                <w:ilvl w:val="2"/>
                <w:numId w:val="51"/>
              </w:numPr>
              <w:rPr>
                <w:sz w:val="20"/>
                <w:szCs w:val="14"/>
              </w:rPr>
            </w:pPr>
            <w:r w:rsidRPr="001F31B6">
              <w:rPr>
                <w:sz w:val="20"/>
                <w:szCs w:val="14"/>
                <w:lang w:val="en-GB"/>
              </w:rPr>
              <w:t>If entity exists and has</w:t>
            </w:r>
          </w:p>
          <w:p w14:paraId="2533766B" w14:textId="77777777" w:rsidR="00CC4ACF" w:rsidRPr="001F31B6" w:rsidRDefault="00CC4ACF" w:rsidP="00CC4ACF">
            <w:pPr>
              <w:numPr>
                <w:ilvl w:val="3"/>
                <w:numId w:val="51"/>
              </w:numPr>
              <w:rPr>
                <w:sz w:val="20"/>
                <w:szCs w:val="14"/>
              </w:rPr>
            </w:pPr>
            <w:r w:rsidRPr="001F31B6">
              <w:rPr>
                <w:sz w:val="20"/>
                <w:szCs w:val="14"/>
                <w:lang w:val="en-GB"/>
              </w:rPr>
              <w:t>Newer log-append-</w:t>
            </w:r>
            <w:proofErr w:type="gramStart"/>
            <w:r w:rsidRPr="001F31B6">
              <w:rPr>
                <w:sz w:val="20"/>
                <w:szCs w:val="14"/>
                <w:lang w:val="en-GB"/>
              </w:rPr>
              <w:t>time-stamp</w:t>
            </w:r>
            <w:proofErr w:type="gramEnd"/>
            <w:r w:rsidRPr="001F31B6">
              <w:rPr>
                <w:sz w:val="20"/>
                <w:szCs w:val="14"/>
                <w:lang w:val="en-GB"/>
              </w:rPr>
              <w:t xml:space="preserve"> in the currently stored entity compared to the newly received record, then ignore record just received</w:t>
            </w:r>
          </w:p>
          <w:p w14:paraId="42529F24" w14:textId="77777777" w:rsidR="00CC4ACF" w:rsidRPr="001F31B6" w:rsidRDefault="00CC4ACF" w:rsidP="00CC4ACF">
            <w:pPr>
              <w:numPr>
                <w:ilvl w:val="3"/>
                <w:numId w:val="51"/>
              </w:numPr>
              <w:rPr>
                <w:sz w:val="20"/>
                <w:szCs w:val="14"/>
              </w:rPr>
            </w:pPr>
            <w:r w:rsidRPr="001F31B6">
              <w:rPr>
                <w:sz w:val="20"/>
                <w:szCs w:val="14"/>
                <w:lang w:val="en-GB"/>
              </w:rPr>
              <w:t>Same log-append-</w:t>
            </w:r>
            <w:proofErr w:type="gramStart"/>
            <w:r w:rsidRPr="001F31B6">
              <w:rPr>
                <w:sz w:val="20"/>
                <w:szCs w:val="14"/>
                <w:lang w:val="en-GB"/>
              </w:rPr>
              <w:t>time-stamp</w:t>
            </w:r>
            <w:proofErr w:type="gramEnd"/>
            <w:r w:rsidRPr="001F31B6">
              <w:rPr>
                <w:sz w:val="20"/>
                <w:szCs w:val="14"/>
                <w:lang w:val="en-GB"/>
              </w:rPr>
              <w:t xml:space="preserve"> in the currently stored entity and the new record, then delete the entity</w:t>
            </w:r>
          </w:p>
          <w:p w14:paraId="76B011B9" w14:textId="77777777" w:rsidR="00CC4ACF" w:rsidRPr="001F31B6" w:rsidRDefault="00CC4ACF" w:rsidP="00CC4ACF">
            <w:pPr>
              <w:numPr>
                <w:ilvl w:val="3"/>
                <w:numId w:val="51"/>
              </w:numPr>
              <w:rPr>
                <w:sz w:val="20"/>
                <w:szCs w:val="14"/>
              </w:rPr>
            </w:pPr>
            <w:r w:rsidRPr="001F31B6">
              <w:rPr>
                <w:sz w:val="20"/>
                <w:szCs w:val="14"/>
                <w:lang w:val="en-GB"/>
              </w:rPr>
              <w:t>Older log-append-</w:t>
            </w:r>
            <w:proofErr w:type="gramStart"/>
            <w:r w:rsidRPr="001F31B6">
              <w:rPr>
                <w:sz w:val="20"/>
                <w:szCs w:val="14"/>
                <w:lang w:val="en-GB"/>
              </w:rPr>
              <w:t>time-stamp</w:t>
            </w:r>
            <w:proofErr w:type="gramEnd"/>
            <w:r w:rsidRPr="001F31B6">
              <w:rPr>
                <w:sz w:val="20"/>
                <w:szCs w:val="14"/>
                <w:lang w:val="en-GB"/>
              </w:rPr>
              <w:t xml:space="preserve"> in the currently stored entity compared to the new record, then delete the entity</w:t>
            </w:r>
          </w:p>
          <w:p w14:paraId="5BA4EAC1" w14:textId="77777777" w:rsidR="00CC4ACF" w:rsidRPr="001F31B6" w:rsidRDefault="00CC4ACF" w:rsidP="00CC4ACF">
            <w:pPr>
              <w:numPr>
                <w:ilvl w:val="2"/>
                <w:numId w:val="51"/>
              </w:numPr>
              <w:rPr>
                <w:sz w:val="20"/>
                <w:szCs w:val="14"/>
              </w:rPr>
            </w:pPr>
            <w:r w:rsidRPr="001F31B6">
              <w:rPr>
                <w:sz w:val="20"/>
                <w:szCs w:val="14"/>
                <w:lang w:val="en-GB"/>
              </w:rPr>
              <w:t>If entity instance does not exist, then take no action</w:t>
            </w:r>
          </w:p>
          <w:p w14:paraId="60CED464" w14:textId="77777777" w:rsidR="00CC4ACF" w:rsidRPr="001F31B6" w:rsidRDefault="00CC4ACF" w:rsidP="00CC4ACF">
            <w:pPr>
              <w:numPr>
                <w:ilvl w:val="0"/>
                <w:numId w:val="51"/>
              </w:numPr>
              <w:rPr>
                <w:sz w:val="20"/>
                <w:szCs w:val="14"/>
              </w:rPr>
            </w:pPr>
            <w:r w:rsidRPr="001F31B6">
              <w:rPr>
                <w:sz w:val="20"/>
                <w:szCs w:val="14"/>
              </w:rPr>
              <w:t xml:space="preserve">Client receives further records. </w:t>
            </w:r>
          </w:p>
          <w:p w14:paraId="79B6D7D7" w14:textId="77777777" w:rsidR="00CC4ACF" w:rsidRPr="001F31B6" w:rsidRDefault="00CC4ACF" w:rsidP="00CC4ACF">
            <w:pPr>
              <w:numPr>
                <w:ilvl w:val="0"/>
                <w:numId w:val="51"/>
              </w:numPr>
              <w:rPr>
                <w:sz w:val="20"/>
                <w:szCs w:val="14"/>
              </w:rPr>
            </w:pPr>
            <w:r w:rsidRPr="001F31B6">
              <w:rPr>
                <w:sz w:val="20"/>
                <w:szCs w:val="14"/>
                <w:lang w:val="en-GB"/>
              </w:rPr>
              <w:t>Alignment has progressed sufficiently:</w:t>
            </w:r>
          </w:p>
          <w:p w14:paraId="7683594D" w14:textId="77777777" w:rsidR="00CC4ACF" w:rsidRPr="001F31B6" w:rsidRDefault="00CC4ACF" w:rsidP="00CC4ACF">
            <w:pPr>
              <w:numPr>
                <w:ilvl w:val="1"/>
                <w:numId w:val="51"/>
              </w:numPr>
              <w:rPr>
                <w:sz w:val="20"/>
                <w:szCs w:val="14"/>
              </w:rPr>
            </w:pPr>
            <w:r w:rsidRPr="001F31B6">
              <w:rPr>
                <w:sz w:val="20"/>
                <w:szCs w:val="14"/>
                <w:lang w:val="en-GB"/>
              </w:rPr>
              <w:t xml:space="preserve"> If log-append-</w:t>
            </w:r>
            <w:proofErr w:type="gramStart"/>
            <w:r w:rsidRPr="001F31B6">
              <w:rPr>
                <w:sz w:val="20"/>
                <w:szCs w:val="14"/>
                <w:lang w:val="en-GB"/>
              </w:rPr>
              <w:t>time-stamp</w:t>
            </w:r>
            <w:proofErr w:type="gramEnd"/>
            <w:r w:rsidRPr="001F31B6">
              <w:rPr>
                <w:sz w:val="20"/>
                <w:szCs w:val="14"/>
                <w:lang w:val="en-GB"/>
              </w:rPr>
              <w:t xml:space="preserve"> from the received record is (both of)</w:t>
            </w:r>
          </w:p>
          <w:p w14:paraId="2805C51A" w14:textId="77777777" w:rsidR="00CC4ACF" w:rsidRPr="001F31B6" w:rsidRDefault="00CC4ACF" w:rsidP="00CC4ACF">
            <w:pPr>
              <w:numPr>
                <w:ilvl w:val="2"/>
                <w:numId w:val="51"/>
              </w:numPr>
              <w:rPr>
                <w:sz w:val="20"/>
                <w:szCs w:val="14"/>
              </w:rPr>
            </w:pPr>
            <w:r w:rsidRPr="001F31B6">
              <w:rPr>
                <w:sz w:val="20"/>
                <w:szCs w:val="14"/>
                <w:lang w:val="en-GB"/>
              </w:rPr>
              <w:t>More recent than the log-append-time-stamp</w:t>
            </w:r>
            <w:r w:rsidRPr="001F31B6">
              <w:rPr>
                <w:sz w:val="20"/>
                <w:szCs w:val="14"/>
              </w:rPr>
              <w:t xml:space="preserve">-from-latest-record-successfully-process-for-stream (stream-id) </w:t>
            </w:r>
            <w:r w:rsidRPr="001F31B6">
              <w:rPr>
                <w:sz w:val="20"/>
                <w:szCs w:val="14"/>
                <w:lang w:val="en-GB"/>
              </w:rPr>
              <w:t xml:space="preserve">for the previous alignment attempt (i.e., the client has passed the time of the last record successfully received before the realignment) </w:t>
            </w:r>
          </w:p>
          <w:p w14:paraId="0067401B" w14:textId="77777777" w:rsidR="00CC4ACF" w:rsidRPr="00624BC0" w:rsidRDefault="00CC4ACF" w:rsidP="00CC4ACF">
            <w:pPr>
              <w:numPr>
                <w:ilvl w:val="2"/>
                <w:numId w:val="51"/>
              </w:numPr>
              <w:rPr>
                <w:sz w:val="20"/>
                <w:szCs w:val="14"/>
              </w:rPr>
            </w:pPr>
            <w:r w:rsidRPr="001F31B6">
              <w:rPr>
                <w:sz w:val="20"/>
                <w:szCs w:val="14"/>
                <w:lang w:val="en-GB"/>
              </w:rPr>
              <w:t>Less than the compaction delay from current time</w:t>
            </w:r>
            <w:r>
              <w:rPr>
                <w:sz w:val="20"/>
                <w:szCs w:val="14"/>
                <w:lang w:val="en-GB"/>
              </w:rPr>
              <w:t xml:space="preserve"> </w:t>
            </w:r>
            <w:r w:rsidRPr="001F31B6">
              <w:rPr>
                <w:sz w:val="20"/>
                <w:szCs w:val="14"/>
                <w:lang w:val="en-GB"/>
              </w:rPr>
              <w:t>(compaction will not remove old records due to records that are newer than the compaction delay)</w:t>
            </w:r>
          </w:p>
          <w:p w14:paraId="1412EE21" w14:textId="77777777" w:rsidR="00CC4ACF" w:rsidRPr="001F31B6" w:rsidRDefault="00CC4ACF" w:rsidP="00CC4ACF">
            <w:pPr>
              <w:numPr>
                <w:ilvl w:val="1"/>
                <w:numId w:val="51"/>
              </w:numPr>
              <w:rPr>
                <w:sz w:val="20"/>
                <w:szCs w:val="14"/>
              </w:rPr>
            </w:pPr>
            <w:r w:rsidRPr="001F31B6">
              <w:rPr>
                <w:sz w:val="20"/>
                <w:szCs w:val="14"/>
                <w:lang w:val="en-GB"/>
              </w:rPr>
              <w:t>Then the client can sweep through the repository removing any entities still marked with previous alignment attempt counter value</w:t>
            </w:r>
          </w:p>
          <w:p w14:paraId="354622CF" w14:textId="77777777" w:rsidR="00CC4ACF" w:rsidRPr="001F31B6" w:rsidRDefault="00CC4ACF" w:rsidP="00CC4ACF">
            <w:pPr>
              <w:numPr>
                <w:ilvl w:val="1"/>
                <w:numId w:val="51"/>
              </w:numPr>
              <w:rPr>
                <w:sz w:val="20"/>
                <w:szCs w:val="14"/>
              </w:rPr>
            </w:pPr>
            <w:r w:rsidRPr="001F31B6">
              <w:rPr>
                <w:sz w:val="20"/>
                <w:szCs w:val="14"/>
                <w:lang w:val="en-GB"/>
              </w:rPr>
              <w:t>Stream processing can continue uninterrupted as the sweep takes place (the client can revert to “simple update” processing as the sweep starts)</w:t>
            </w:r>
          </w:p>
          <w:p w14:paraId="5EB23798" w14:textId="77777777" w:rsidR="00CC4ACF" w:rsidRPr="001F31B6" w:rsidRDefault="00CC4ACF" w:rsidP="00CC4ACF">
            <w:pPr>
              <w:numPr>
                <w:ilvl w:val="0"/>
                <w:numId w:val="51"/>
              </w:numPr>
              <w:rPr>
                <w:sz w:val="20"/>
                <w:szCs w:val="14"/>
              </w:rPr>
            </w:pPr>
            <w:r w:rsidRPr="001F31B6">
              <w:rPr>
                <w:sz w:val="20"/>
                <w:szCs w:val="14"/>
                <w:lang w:val="en-GB"/>
              </w:rPr>
              <w:t>Once the sweep is complete the client has achieved “eventual consistency</w:t>
            </w:r>
            <w:r>
              <w:rPr>
                <w:sz w:val="20"/>
                <w:szCs w:val="14"/>
                <w:lang w:val="en-GB"/>
              </w:rPr>
              <w:t xml:space="preserve">” </w:t>
            </w:r>
            <w:r w:rsidRPr="001F31B6">
              <w:rPr>
                <w:sz w:val="20"/>
                <w:szCs w:val="14"/>
                <w:lang w:val="en-GB"/>
              </w:rPr>
              <w:t>with the provider</w:t>
            </w:r>
          </w:p>
          <w:p w14:paraId="760BB0CF" w14:textId="77777777" w:rsidR="00CC4ACF" w:rsidRPr="001F31B6" w:rsidRDefault="00CC4ACF" w:rsidP="00A56331">
            <w:pPr>
              <w:rPr>
                <w:sz w:val="20"/>
                <w:szCs w:val="14"/>
              </w:rPr>
            </w:pPr>
          </w:p>
        </w:tc>
      </w:tr>
    </w:tbl>
    <w:p w14:paraId="238ABB71" w14:textId="77777777" w:rsidR="00CD4DDD" w:rsidRPr="00CD4DDD" w:rsidRDefault="00CD4DDD" w:rsidP="00CD4DDD"/>
    <w:p w14:paraId="1C45A7EF" w14:textId="77777777" w:rsidR="00C40B09" w:rsidRPr="0051011B" w:rsidRDefault="005B0B44" w:rsidP="00C40B09">
      <w:pPr>
        <w:pStyle w:val="Heading3"/>
      </w:pPr>
      <w:bookmarkStart w:id="3513" w:name="_Toc192619597"/>
      <w:r>
        <w:lastRenderedPageBreak/>
        <w:t xml:space="preserve">Use Case ST-2.3: </w:t>
      </w:r>
      <w:r w:rsidR="00C40B09">
        <w:t>Client performs a stream audit</w:t>
      </w:r>
      <w:bookmarkEnd w:id="3513"/>
    </w:p>
    <w:tbl>
      <w:tblPr>
        <w:tblStyle w:val="TableGrid"/>
        <w:tblW w:w="0" w:type="auto"/>
        <w:tblLook w:val="04A0" w:firstRow="1" w:lastRow="0" w:firstColumn="1" w:lastColumn="0" w:noHBand="0" w:noVBand="1"/>
      </w:tblPr>
      <w:tblGrid>
        <w:gridCol w:w="1413"/>
        <w:gridCol w:w="9043"/>
      </w:tblGrid>
      <w:tr w:rsidR="00C40B09" w:rsidRPr="00437FEA" w14:paraId="5DA137DD" w14:textId="77777777" w:rsidTr="00033784">
        <w:tc>
          <w:tcPr>
            <w:tcW w:w="1413" w:type="dxa"/>
          </w:tcPr>
          <w:p w14:paraId="3748330C" w14:textId="77777777" w:rsidR="00C40B09" w:rsidRPr="00437FEA" w:rsidRDefault="00C40B09" w:rsidP="00033784">
            <w:pPr>
              <w:rPr>
                <w:sz w:val="20"/>
                <w:szCs w:val="14"/>
              </w:rPr>
            </w:pPr>
            <w:r w:rsidRPr="00437FEA">
              <w:rPr>
                <w:sz w:val="20"/>
                <w:szCs w:val="14"/>
              </w:rPr>
              <w:t>Number</w:t>
            </w:r>
          </w:p>
        </w:tc>
        <w:tc>
          <w:tcPr>
            <w:tcW w:w="9043" w:type="dxa"/>
          </w:tcPr>
          <w:p w14:paraId="67DB282D" w14:textId="77777777" w:rsidR="00C40B09" w:rsidRPr="00437FEA" w:rsidRDefault="00C40B09" w:rsidP="00033784">
            <w:pPr>
              <w:rPr>
                <w:sz w:val="20"/>
                <w:szCs w:val="14"/>
              </w:rPr>
            </w:pPr>
            <w:r>
              <w:rPr>
                <w:sz w:val="20"/>
                <w:szCs w:val="14"/>
              </w:rPr>
              <w:t>ST-2.</w:t>
            </w:r>
            <w:r w:rsidR="005B0B44">
              <w:rPr>
                <w:sz w:val="20"/>
                <w:szCs w:val="14"/>
              </w:rPr>
              <w:t>3</w:t>
            </w:r>
          </w:p>
        </w:tc>
      </w:tr>
      <w:tr w:rsidR="00C40B09" w:rsidRPr="00437FEA" w14:paraId="653B5C9C" w14:textId="77777777" w:rsidTr="00033784">
        <w:tc>
          <w:tcPr>
            <w:tcW w:w="1413" w:type="dxa"/>
          </w:tcPr>
          <w:p w14:paraId="0CE8FA3F" w14:textId="77777777" w:rsidR="00C40B09" w:rsidRPr="00437FEA" w:rsidRDefault="00C40B09" w:rsidP="00033784">
            <w:pPr>
              <w:rPr>
                <w:sz w:val="20"/>
                <w:szCs w:val="14"/>
              </w:rPr>
            </w:pPr>
            <w:r w:rsidRPr="00437FEA">
              <w:rPr>
                <w:sz w:val="20"/>
                <w:szCs w:val="14"/>
              </w:rPr>
              <w:t>Name</w:t>
            </w:r>
          </w:p>
        </w:tc>
        <w:tc>
          <w:tcPr>
            <w:tcW w:w="9043" w:type="dxa"/>
          </w:tcPr>
          <w:p w14:paraId="60D4F802" w14:textId="77777777" w:rsidR="00C40B09" w:rsidRPr="00437FEA" w:rsidRDefault="00C40B09" w:rsidP="00033784">
            <w:pPr>
              <w:rPr>
                <w:sz w:val="20"/>
                <w:szCs w:val="14"/>
              </w:rPr>
            </w:pPr>
            <w:r>
              <w:rPr>
                <w:sz w:val="20"/>
                <w:szCs w:val="14"/>
              </w:rPr>
              <w:t>Client performs a stream audit</w:t>
            </w:r>
          </w:p>
        </w:tc>
      </w:tr>
      <w:tr w:rsidR="00C40B09" w:rsidRPr="00437FEA" w14:paraId="21435DBE" w14:textId="77777777" w:rsidTr="00033784">
        <w:tc>
          <w:tcPr>
            <w:tcW w:w="1413" w:type="dxa"/>
          </w:tcPr>
          <w:p w14:paraId="315CBE7D" w14:textId="77777777" w:rsidR="00C40B09" w:rsidRPr="00437FEA" w:rsidRDefault="00C40B09" w:rsidP="00033784">
            <w:pPr>
              <w:rPr>
                <w:sz w:val="20"/>
                <w:szCs w:val="14"/>
              </w:rPr>
            </w:pPr>
            <w:r>
              <w:rPr>
                <w:sz w:val="20"/>
                <w:szCs w:val="14"/>
              </w:rPr>
              <w:t>Process/Area</w:t>
            </w:r>
          </w:p>
        </w:tc>
        <w:tc>
          <w:tcPr>
            <w:tcW w:w="9043" w:type="dxa"/>
          </w:tcPr>
          <w:p w14:paraId="4E0497E0" w14:textId="77777777" w:rsidR="00C40B09" w:rsidRPr="00437FEA" w:rsidRDefault="00C40B09" w:rsidP="00033784">
            <w:pPr>
              <w:rPr>
                <w:sz w:val="20"/>
                <w:szCs w:val="14"/>
              </w:rPr>
            </w:pPr>
            <w:r>
              <w:rPr>
                <w:sz w:val="20"/>
                <w:szCs w:val="14"/>
              </w:rPr>
              <w:t>Streaming Infrastructure</w:t>
            </w:r>
          </w:p>
        </w:tc>
      </w:tr>
      <w:tr w:rsidR="00C40B09" w:rsidRPr="00437FEA" w14:paraId="0A47F259" w14:textId="77777777" w:rsidTr="00033784">
        <w:tc>
          <w:tcPr>
            <w:tcW w:w="1413" w:type="dxa"/>
          </w:tcPr>
          <w:p w14:paraId="3070150C" w14:textId="77777777" w:rsidR="00C40B09" w:rsidRPr="00437FEA" w:rsidRDefault="00C40B09" w:rsidP="00033784">
            <w:pPr>
              <w:rPr>
                <w:sz w:val="20"/>
                <w:szCs w:val="14"/>
              </w:rPr>
            </w:pPr>
            <w:r>
              <w:rPr>
                <w:sz w:val="20"/>
                <w:szCs w:val="14"/>
              </w:rPr>
              <w:t>Brief description</w:t>
            </w:r>
          </w:p>
        </w:tc>
        <w:tc>
          <w:tcPr>
            <w:tcW w:w="9043" w:type="dxa"/>
          </w:tcPr>
          <w:p w14:paraId="56E42AB9" w14:textId="77777777" w:rsidR="00C40B09" w:rsidRPr="00437FEA" w:rsidRDefault="00C40B09" w:rsidP="00033784">
            <w:pPr>
              <w:rPr>
                <w:sz w:val="20"/>
                <w:szCs w:val="14"/>
              </w:rPr>
            </w:pPr>
            <w:r>
              <w:rPr>
                <w:sz w:val="20"/>
                <w:szCs w:val="14"/>
              </w:rPr>
              <w:t>The client considers that there may be an alignment issue and decides to audit the stream.</w:t>
            </w:r>
          </w:p>
        </w:tc>
      </w:tr>
      <w:tr w:rsidR="00C40B09" w:rsidRPr="00437FEA" w14:paraId="5A78441D" w14:textId="77777777" w:rsidTr="00033784">
        <w:tc>
          <w:tcPr>
            <w:tcW w:w="1413" w:type="dxa"/>
          </w:tcPr>
          <w:p w14:paraId="0528EC78" w14:textId="77777777" w:rsidR="00C40B09" w:rsidRPr="00437FEA" w:rsidRDefault="00C40B09" w:rsidP="00033784">
            <w:pPr>
              <w:rPr>
                <w:sz w:val="20"/>
                <w:szCs w:val="14"/>
              </w:rPr>
            </w:pPr>
            <w:r>
              <w:rPr>
                <w:sz w:val="20"/>
                <w:szCs w:val="14"/>
              </w:rPr>
              <w:t>Preconditions</w:t>
            </w:r>
          </w:p>
        </w:tc>
        <w:tc>
          <w:tcPr>
            <w:tcW w:w="9043" w:type="dxa"/>
          </w:tcPr>
          <w:p w14:paraId="0E046A8C" w14:textId="77777777" w:rsidR="00C40B09" w:rsidRPr="00437FEA" w:rsidRDefault="00C40B09" w:rsidP="00033784">
            <w:pPr>
              <w:rPr>
                <w:sz w:val="20"/>
                <w:szCs w:val="14"/>
              </w:rPr>
            </w:pPr>
            <w:r>
              <w:rPr>
                <w:sz w:val="20"/>
                <w:szCs w:val="14"/>
              </w:rPr>
              <w:t>UC ST-0.3 has run successfully</w:t>
            </w:r>
          </w:p>
        </w:tc>
      </w:tr>
      <w:tr w:rsidR="00C40B09" w:rsidRPr="00437FEA" w14:paraId="45DE12CF" w14:textId="77777777" w:rsidTr="00033784">
        <w:tc>
          <w:tcPr>
            <w:tcW w:w="1413" w:type="dxa"/>
          </w:tcPr>
          <w:p w14:paraId="52DA02C5" w14:textId="77777777" w:rsidR="00C40B09" w:rsidRPr="00437FEA" w:rsidRDefault="00C40B09" w:rsidP="00033784">
            <w:pPr>
              <w:rPr>
                <w:sz w:val="20"/>
                <w:szCs w:val="14"/>
              </w:rPr>
            </w:pPr>
            <w:r>
              <w:rPr>
                <w:sz w:val="20"/>
                <w:szCs w:val="14"/>
              </w:rPr>
              <w:t>Type</w:t>
            </w:r>
          </w:p>
        </w:tc>
        <w:tc>
          <w:tcPr>
            <w:tcW w:w="9043" w:type="dxa"/>
          </w:tcPr>
          <w:p w14:paraId="10A93189" w14:textId="77777777" w:rsidR="00C40B09" w:rsidRPr="00437FEA" w:rsidRDefault="00C40B09" w:rsidP="00033784">
            <w:pPr>
              <w:rPr>
                <w:sz w:val="20"/>
                <w:szCs w:val="14"/>
              </w:rPr>
            </w:pPr>
            <w:r>
              <w:rPr>
                <w:sz w:val="20"/>
                <w:szCs w:val="14"/>
              </w:rPr>
              <w:t>Gaining and maintaining alignment</w:t>
            </w:r>
          </w:p>
        </w:tc>
      </w:tr>
      <w:tr w:rsidR="00C40B09" w:rsidRPr="00437FEA" w14:paraId="35163878" w14:textId="77777777" w:rsidTr="00033784">
        <w:tc>
          <w:tcPr>
            <w:tcW w:w="1413" w:type="dxa"/>
          </w:tcPr>
          <w:p w14:paraId="73847852" w14:textId="77777777" w:rsidR="00C40B09" w:rsidRPr="00437FEA" w:rsidRDefault="00C40B09" w:rsidP="00033784">
            <w:pPr>
              <w:rPr>
                <w:sz w:val="20"/>
                <w:szCs w:val="14"/>
              </w:rPr>
            </w:pPr>
            <w:r>
              <w:rPr>
                <w:sz w:val="20"/>
                <w:szCs w:val="14"/>
              </w:rPr>
              <w:t>Description and workflow</w:t>
            </w:r>
          </w:p>
        </w:tc>
        <w:tc>
          <w:tcPr>
            <w:tcW w:w="9043" w:type="dxa"/>
          </w:tcPr>
          <w:p w14:paraId="3C08DBEC" w14:textId="77777777" w:rsidR="0037009E" w:rsidRDefault="0037009E" w:rsidP="00033784">
            <w:pPr>
              <w:spacing w:before="100" w:beforeAutospacing="1" w:after="100" w:afterAutospacing="1"/>
              <w:rPr>
                <w:rFonts w:eastAsia="Times New Roman"/>
                <w:sz w:val="20"/>
                <w:szCs w:val="14"/>
              </w:rPr>
            </w:pPr>
            <w:r>
              <w:rPr>
                <w:rFonts w:eastAsia="Times New Roman"/>
                <w:sz w:val="20"/>
                <w:szCs w:val="14"/>
              </w:rPr>
              <w:t>Notes:</w:t>
            </w:r>
          </w:p>
          <w:p w14:paraId="3AE9C992" w14:textId="77777777" w:rsidR="00B17F55" w:rsidRDefault="000C409B" w:rsidP="00515260">
            <w:pPr>
              <w:pStyle w:val="ListParagraph"/>
              <w:numPr>
                <w:ilvl w:val="0"/>
                <w:numId w:val="52"/>
              </w:numPr>
              <w:spacing w:before="100" w:beforeAutospacing="1" w:after="100" w:afterAutospacing="1"/>
              <w:rPr>
                <w:rFonts w:eastAsia="Times New Roman"/>
                <w:sz w:val="20"/>
                <w:szCs w:val="14"/>
              </w:rPr>
            </w:pPr>
            <w:r w:rsidRPr="0037009E">
              <w:rPr>
                <w:rFonts w:eastAsia="Times New Roman"/>
                <w:sz w:val="20"/>
                <w:szCs w:val="14"/>
              </w:rPr>
              <w:t>Whilst maintaining an existing connection</w:t>
            </w:r>
            <w:r w:rsidR="00481172" w:rsidRPr="0037009E">
              <w:rPr>
                <w:rFonts w:eastAsia="Times New Roman"/>
                <w:sz w:val="20"/>
                <w:szCs w:val="14"/>
              </w:rPr>
              <w:t xml:space="preserve"> to a stream</w:t>
            </w:r>
            <w:r w:rsidRPr="0037009E">
              <w:rPr>
                <w:rFonts w:eastAsia="Times New Roman"/>
                <w:sz w:val="20"/>
                <w:szCs w:val="14"/>
              </w:rPr>
              <w:t xml:space="preserve">, the client </w:t>
            </w:r>
            <w:r w:rsidR="00481172" w:rsidRPr="0037009E">
              <w:rPr>
                <w:rFonts w:eastAsia="Times New Roman"/>
                <w:sz w:val="20"/>
                <w:szCs w:val="14"/>
              </w:rPr>
              <w:t xml:space="preserve">makes a second connection as </w:t>
            </w:r>
            <w:r w:rsidR="0012133D" w:rsidRPr="0037009E">
              <w:rPr>
                <w:rFonts w:eastAsia="Times New Roman"/>
                <w:sz w:val="20"/>
                <w:szCs w:val="14"/>
              </w:rPr>
              <w:t>described in</w:t>
            </w:r>
            <w:r w:rsidR="00F63292" w:rsidRPr="0037009E">
              <w:rPr>
                <w:rFonts w:eastAsia="Times New Roman"/>
                <w:sz w:val="20"/>
                <w:szCs w:val="14"/>
              </w:rPr>
              <w:t xml:space="preserve"> UC ST-0.3</w:t>
            </w:r>
            <w:r w:rsidR="0012133D" w:rsidRPr="0037009E">
              <w:rPr>
                <w:rFonts w:eastAsia="Times New Roman"/>
                <w:sz w:val="20"/>
                <w:szCs w:val="14"/>
              </w:rPr>
              <w:t xml:space="preserve"> (1</w:t>
            </w:r>
            <w:r w:rsidR="0037009E" w:rsidRPr="0037009E">
              <w:rPr>
                <w:rFonts w:eastAsia="Times New Roman"/>
                <w:sz w:val="20"/>
                <w:szCs w:val="14"/>
              </w:rPr>
              <w:t xml:space="preserve">-3). </w:t>
            </w:r>
          </w:p>
          <w:p w14:paraId="35E6C1E7" w14:textId="77777777" w:rsidR="008551FD" w:rsidRDefault="0037009E" w:rsidP="00515260">
            <w:pPr>
              <w:pStyle w:val="ListParagraph"/>
              <w:numPr>
                <w:ilvl w:val="0"/>
                <w:numId w:val="52"/>
              </w:numPr>
              <w:spacing w:before="100" w:beforeAutospacing="1" w:after="100" w:afterAutospacing="1"/>
              <w:rPr>
                <w:rFonts w:eastAsia="Times New Roman"/>
                <w:sz w:val="20"/>
                <w:szCs w:val="14"/>
              </w:rPr>
            </w:pPr>
            <w:r w:rsidRPr="0037009E">
              <w:rPr>
                <w:rFonts w:eastAsia="Times New Roman"/>
                <w:sz w:val="20"/>
                <w:szCs w:val="14"/>
              </w:rPr>
              <w:t xml:space="preserve">The client </w:t>
            </w:r>
            <w:r w:rsidR="005C488E">
              <w:rPr>
                <w:rFonts w:eastAsia="Times New Roman"/>
                <w:sz w:val="20"/>
                <w:szCs w:val="14"/>
              </w:rPr>
              <w:t>runs the second stream as if realigning</w:t>
            </w:r>
            <w:r w:rsidR="007267B8">
              <w:rPr>
                <w:rFonts w:eastAsia="Times New Roman"/>
                <w:sz w:val="20"/>
                <w:szCs w:val="14"/>
              </w:rPr>
              <w:t xml:space="preserve"> and marks </w:t>
            </w:r>
            <w:r w:rsidR="00DD60DC">
              <w:rPr>
                <w:rFonts w:eastAsia="Times New Roman"/>
                <w:sz w:val="20"/>
                <w:szCs w:val="14"/>
              </w:rPr>
              <w:t>valid current state</w:t>
            </w:r>
            <w:r w:rsidR="00120F6D">
              <w:rPr>
                <w:rFonts w:eastAsia="Times New Roman"/>
                <w:sz w:val="20"/>
                <w:szCs w:val="14"/>
              </w:rPr>
              <w:t xml:space="preserve"> </w:t>
            </w:r>
          </w:p>
          <w:p w14:paraId="70A988EA" w14:textId="77777777" w:rsidR="00AF570D" w:rsidRDefault="008551FD" w:rsidP="00515260">
            <w:pPr>
              <w:pStyle w:val="ListParagraph"/>
              <w:numPr>
                <w:ilvl w:val="0"/>
                <w:numId w:val="52"/>
              </w:numPr>
              <w:spacing w:before="100" w:beforeAutospacing="1" w:after="100" w:afterAutospacing="1"/>
              <w:rPr>
                <w:rFonts w:eastAsia="Times New Roman"/>
                <w:sz w:val="20"/>
                <w:szCs w:val="14"/>
              </w:rPr>
            </w:pPr>
            <w:r>
              <w:rPr>
                <w:rFonts w:eastAsia="Times New Roman"/>
                <w:sz w:val="20"/>
                <w:szCs w:val="14"/>
              </w:rPr>
              <w:t>W</w:t>
            </w:r>
            <w:r w:rsidR="00120F6D">
              <w:rPr>
                <w:rFonts w:eastAsia="Times New Roman"/>
                <w:sz w:val="20"/>
                <w:szCs w:val="14"/>
              </w:rPr>
              <w:t>hen it passes the time of a current state</w:t>
            </w:r>
            <w:r w:rsidR="00AF570D">
              <w:rPr>
                <w:rFonts w:eastAsia="Times New Roman"/>
                <w:sz w:val="20"/>
                <w:szCs w:val="14"/>
              </w:rPr>
              <w:t>, the entity is marked as suspect.</w:t>
            </w:r>
            <w:r w:rsidR="00CC2769">
              <w:rPr>
                <w:rFonts w:eastAsia="Times New Roman"/>
                <w:sz w:val="20"/>
                <w:szCs w:val="14"/>
              </w:rPr>
              <w:t xml:space="preserve"> </w:t>
            </w:r>
            <w:r w:rsidR="00A34FA7" w:rsidRPr="00CC2769">
              <w:rPr>
                <w:rFonts w:eastAsia="Times New Roman"/>
                <w:sz w:val="20"/>
                <w:szCs w:val="14"/>
              </w:rPr>
              <w:t xml:space="preserve">Once </w:t>
            </w:r>
            <w:r w:rsidR="00CD0178" w:rsidRPr="00CC2769">
              <w:rPr>
                <w:rFonts w:eastAsia="Times New Roman"/>
                <w:sz w:val="20"/>
                <w:szCs w:val="14"/>
              </w:rPr>
              <w:t>sufficient progression has been achieved, the client will</w:t>
            </w:r>
            <w:r w:rsidR="00CC2769" w:rsidRPr="00CC2769">
              <w:rPr>
                <w:rFonts w:eastAsia="Times New Roman"/>
                <w:sz w:val="20"/>
                <w:szCs w:val="14"/>
              </w:rPr>
              <w:t xml:space="preserve"> remove proved bogus records</w:t>
            </w:r>
          </w:p>
          <w:p w14:paraId="32F67C95" w14:textId="77777777" w:rsidR="008551FD" w:rsidRPr="00CC2769" w:rsidRDefault="008551FD" w:rsidP="00515260">
            <w:pPr>
              <w:pStyle w:val="ListParagraph"/>
              <w:numPr>
                <w:ilvl w:val="0"/>
                <w:numId w:val="52"/>
              </w:numPr>
              <w:spacing w:before="100" w:beforeAutospacing="1" w:after="100" w:afterAutospacing="1"/>
              <w:rPr>
                <w:rFonts w:eastAsia="Times New Roman"/>
                <w:sz w:val="20"/>
                <w:szCs w:val="14"/>
              </w:rPr>
            </w:pPr>
            <w:r>
              <w:rPr>
                <w:rFonts w:eastAsia="Times New Roman"/>
                <w:sz w:val="20"/>
                <w:szCs w:val="14"/>
              </w:rPr>
              <w:t xml:space="preserve">When thing appears in the stream that is not in the repository, it is retained. Once sufficient progression has been achieved, the client will add the entity to the repository (avoiding race conditions with the </w:t>
            </w:r>
            <w:proofErr w:type="gramStart"/>
            <w:r>
              <w:rPr>
                <w:rFonts w:eastAsia="Times New Roman"/>
                <w:sz w:val="20"/>
                <w:szCs w:val="14"/>
              </w:rPr>
              <w:t>main stream</w:t>
            </w:r>
            <w:proofErr w:type="gramEnd"/>
            <w:r>
              <w:rPr>
                <w:rFonts w:eastAsia="Times New Roman"/>
                <w:sz w:val="20"/>
                <w:szCs w:val="14"/>
              </w:rPr>
              <w:t xml:space="preserve"> receiver)</w:t>
            </w:r>
            <w:r w:rsidR="002140FA">
              <w:rPr>
                <w:rFonts w:eastAsia="Times New Roman"/>
                <w:sz w:val="20"/>
                <w:szCs w:val="14"/>
              </w:rPr>
              <w:t>.</w:t>
            </w:r>
          </w:p>
        </w:tc>
      </w:tr>
    </w:tbl>
    <w:p w14:paraId="3081335A" w14:textId="77777777" w:rsidR="00C40B09" w:rsidRPr="003950FC" w:rsidRDefault="00C40B09" w:rsidP="00C40B09"/>
    <w:p w14:paraId="679BE2C7" w14:textId="77777777" w:rsidR="00C40B09" w:rsidRPr="00C40B09" w:rsidRDefault="00C40B09" w:rsidP="00C40B09"/>
    <w:p w14:paraId="6257D963" w14:textId="77777777" w:rsidR="00CC4ACF" w:rsidRDefault="00CC4ACF">
      <w:pPr>
        <w:spacing w:after="0"/>
        <w:rPr>
          <w:rFonts w:asciiTheme="majorHAnsi" w:eastAsiaTheme="majorEastAsia" w:hAnsiTheme="majorHAnsi" w:cstheme="majorBidi"/>
          <w:b/>
          <w:bCs/>
          <w:szCs w:val="24"/>
        </w:rPr>
      </w:pPr>
      <w:r>
        <w:br w:type="page"/>
      </w:r>
    </w:p>
    <w:p w14:paraId="5F3B96C9" w14:textId="77777777" w:rsidR="000F2E55" w:rsidRPr="000F2E55" w:rsidRDefault="00FA37CA" w:rsidP="00EB62A7">
      <w:pPr>
        <w:pStyle w:val="Heading2"/>
      </w:pPr>
      <w:bookmarkStart w:id="3514" w:name="_Toc192619598"/>
      <w:r>
        <w:lastRenderedPageBreak/>
        <w:t xml:space="preserve">Gaining and maintaining </w:t>
      </w:r>
      <w:r w:rsidR="00D1241F">
        <w:t>Alig</w:t>
      </w:r>
      <w:r w:rsidR="005C202D">
        <w:t>n</w:t>
      </w:r>
      <w:r>
        <w:t>ment</w:t>
      </w:r>
      <w:r w:rsidR="00D1241F">
        <w:t xml:space="preserve"> with</w:t>
      </w:r>
      <w:r>
        <w:t xml:space="preserve"> </w:t>
      </w:r>
      <w:r w:rsidR="007241BA">
        <w:t xml:space="preserve">individual </w:t>
      </w:r>
      <w:r>
        <w:t>network resources</w:t>
      </w:r>
      <w:bookmarkEnd w:id="3514"/>
      <w:r w:rsidR="00D1241F">
        <w:t xml:space="preserve"> </w:t>
      </w:r>
    </w:p>
    <w:p w14:paraId="0C148579" w14:textId="77777777" w:rsidR="007A7D30" w:rsidRDefault="00222665" w:rsidP="00D1241F">
      <w:r>
        <w:t xml:space="preserve">A vast majority of the TAPI entities can be dealt with in the same way. </w:t>
      </w:r>
      <w:r w:rsidR="00401BBF">
        <w:t xml:space="preserve">The provider can </w:t>
      </w:r>
      <w:r w:rsidR="007A7F99">
        <w:t>offer</w:t>
      </w:r>
      <w:r w:rsidR="00401BBF">
        <w:t xml:space="preserve"> streams that</w:t>
      </w:r>
      <w:r w:rsidR="007A7F99">
        <w:t xml:space="preserve"> each</w:t>
      </w:r>
      <w:r w:rsidR="00401BBF">
        <w:t xml:space="preserve"> include one or more classes</w:t>
      </w:r>
      <w:r w:rsidR="00331440">
        <w:t xml:space="preserve">. A stream will </w:t>
      </w:r>
      <w:r w:rsidR="001F1BD2">
        <w:t xml:space="preserve">send records of all instances of </w:t>
      </w:r>
      <w:proofErr w:type="gramStart"/>
      <w:r w:rsidR="001F1BD2">
        <w:t>all of</w:t>
      </w:r>
      <w:proofErr w:type="gramEnd"/>
      <w:r w:rsidR="001F1BD2">
        <w:t xml:space="preserve"> the classes identified in </w:t>
      </w:r>
      <w:r w:rsidR="00BC70D8">
        <w:t>its</w:t>
      </w:r>
      <w:r w:rsidR="001F1BD2">
        <w:t xml:space="preserve"> definition</w:t>
      </w:r>
      <w:r w:rsidR="00BC70D8">
        <w:t>.</w:t>
      </w:r>
    </w:p>
    <w:p w14:paraId="0A512E61" w14:textId="77777777" w:rsidR="00556040" w:rsidRDefault="00556040" w:rsidP="00D1241F">
      <w:r>
        <w:t>The use cases in this section are informative.</w:t>
      </w:r>
    </w:p>
    <w:p w14:paraId="676CF449" w14:textId="77777777" w:rsidR="006C3844" w:rsidRDefault="006C3844" w:rsidP="006C3844">
      <w:pPr>
        <w:pStyle w:val="Heading3"/>
      </w:pPr>
      <w:bookmarkStart w:id="3515" w:name="_Toc192619599"/>
      <w:r>
        <w:t>Use Case ST-</w:t>
      </w:r>
      <w:r w:rsidR="00C40B09">
        <w:t>3</w:t>
      </w:r>
      <w:r>
        <w:t xml:space="preserve">.1: </w:t>
      </w:r>
      <w:r w:rsidR="00C40762">
        <w:t xml:space="preserve">Client </w:t>
      </w:r>
      <w:r w:rsidR="00C2697E">
        <w:t xml:space="preserve">maintains alignment with all instances of </w:t>
      </w:r>
      <w:r w:rsidR="00C40762">
        <w:t>a class</w:t>
      </w:r>
      <w:r w:rsidR="00C673C3">
        <w:t xml:space="preserve"> (e.g., Node)</w:t>
      </w:r>
      <w:r w:rsidR="00C2697E">
        <w:t xml:space="preserve"> in a context</w:t>
      </w:r>
      <w:bookmarkEnd w:id="3515"/>
    </w:p>
    <w:p w14:paraId="59E4856F" w14:textId="77777777" w:rsidR="00ED04EC" w:rsidRPr="00ED04EC" w:rsidRDefault="00ED04EC" w:rsidP="00ED04EC">
      <w:r>
        <w:t xml:space="preserve">This use case </w:t>
      </w:r>
      <w:r w:rsidR="001F5726">
        <w:t>considers</w:t>
      </w:r>
      <w:r w:rsidR="00DA0BB6">
        <w:t xml:space="preserve"> a</w:t>
      </w:r>
      <w:r>
        <w:t xml:space="preserve"> COMPACTED log solution.</w:t>
      </w:r>
    </w:p>
    <w:tbl>
      <w:tblPr>
        <w:tblStyle w:val="TableGrid"/>
        <w:tblW w:w="0" w:type="auto"/>
        <w:tblLook w:val="04A0" w:firstRow="1" w:lastRow="0" w:firstColumn="1" w:lastColumn="0" w:noHBand="0" w:noVBand="1"/>
      </w:tblPr>
      <w:tblGrid>
        <w:gridCol w:w="1413"/>
        <w:gridCol w:w="9043"/>
      </w:tblGrid>
      <w:tr w:rsidR="006C3844" w:rsidRPr="00437FEA" w14:paraId="4B7FC1D9" w14:textId="77777777" w:rsidTr="00033784">
        <w:tc>
          <w:tcPr>
            <w:tcW w:w="1413" w:type="dxa"/>
          </w:tcPr>
          <w:p w14:paraId="2EDFE943" w14:textId="77777777" w:rsidR="006C3844" w:rsidRPr="00437FEA" w:rsidRDefault="006C3844" w:rsidP="00033784">
            <w:pPr>
              <w:rPr>
                <w:sz w:val="20"/>
                <w:szCs w:val="14"/>
              </w:rPr>
            </w:pPr>
            <w:r w:rsidRPr="00437FEA">
              <w:rPr>
                <w:sz w:val="20"/>
                <w:szCs w:val="14"/>
              </w:rPr>
              <w:t>Number</w:t>
            </w:r>
          </w:p>
        </w:tc>
        <w:tc>
          <w:tcPr>
            <w:tcW w:w="9043" w:type="dxa"/>
          </w:tcPr>
          <w:p w14:paraId="5F04856E" w14:textId="77777777" w:rsidR="006C3844" w:rsidRPr="00437FEA" w:rsidRDefault="006C3844" w:rsidP="00033784">
            <w:pPr>
              <w:rPr>
                <w:sz w:val="20"/>
                <w:szCs w:val="14"/>
              </w:rPr>
            </w:pPr>
            <w:r>
              <w:rPr>
                <w:sz w:val="20"/>
                <w:szCs w:val="14"/>
              </w:rPr>
              <w:t>ST-</w:t>
            </w:r>
            <w:r w:rsidR="00C40B09">
              <w:rPr>
                <w:sz w:val="20"/>
                <w:szCs w:val="14"/>
              </w:rPr>
              <w:t>3</w:t>
            </w:r>
            <w:r>
              <w:rPr>
                <w:sz w:val="20"/>
                <w:szCs w:val="14"/>
              </w:rPr>
              <w:t>.1</w:t>
            </w:r>
          </w:p>
        </w:tc>
      </w:tr>
      <w:tr w:rsidR="006C3844" w:rsidRPr="00437FEA" w14:paraId="478FBEF4" w14:textId="77777777" w:rsidTr="00033784">
        <w:tc>
          <w:tcPr>
            <w:tcW w:w="1413" w:type="dxa"/>
          </w:tcPr>
          <w:p w14:paraId="7F3C8974" w14:textId="77777777" w:rsidR="006C3844" w:rsidRPr="00437FEA" w:rsidRDefault="006C3844" w:rsidP="00033784">
            <w:pPr>
              <w:rPr>
                <w:sz w:val="20"/>
                <w:szCs w:val="14"/>
              </w:rPr>
            </w:pPr>
            <w:r w:rsidRPr="00437FEA">
              <w:rPr>
                <w:sz w:val="20"/>
                <w:szCs w:val="14"/>
              </w:rPr>
              <w:t>Name</w:t>
            </w:r>
          </w:p>
        </w:tc>
        <w:tc>
          <w:tcPr>
            <w:tcW w:w="9043" w:type="dxa"/>
          </w:tcPr>
          <w:p w14:paraId="50722F5C" w14:textId="77777777" w:rsidR="006C3844" w:rsidRPr="00437FEA" w:rsidRDefault="00C2697E" w:rsidP="00033784">
            <w:pPr>
              <w:rPr>
                <w:sz w:val="20"/>
                <w:szCs w:val="14"/>
              </w:rPr>
            </w:pPr>
            <w:r w:rsidRPr="00C2697E">
              <w:rPr>
                <w:sz w:val="20"/>
                <w:szCs w:val="14"/>
              </w:rPr>
              <w:t>Client maintains alignment with</w:t>
            </w:r>
            <w:r>
              <w:rPr>
                <w:sz w:val="20"/>
                <w:szCs w:val="14"/>
              </w:rPr>
              <w:t xml:space="preserve"> all</w:t>
            </w:r>
            <w:r w:rsidRPr="00C2697E">
              <w:rPr>
                <w:sz w:val="20"/>
                <w:szCs w:val="14"/>
              </w:rPr>
              <w:t xml:space="preserve"> instances of a class (e.g., N</w:t>
            </w:r>
            <w:r w:rsidR="005B743D">
              <w:rPr>
                <w:sz w:val="20"/>
                <w:szCs w:val="14"/>
              </w:rPr>
              <w:t>ODE</w:t>
            </w:r>
            <w:r w:rsidRPr="00C2697E">
              <w:rPr>
                <w:sz w:val="20"/>
                <w:szCs w:val="14"/>
              </w:rPr>
              <w:t>)</w:t>
            </w:r>
            <w:r>
              <w:rPr>
                <w:sz w:val="20"/>
                <w:szCs w:val="14"/>
              </w:rPr>
              <w:t xml:space="preserve"> in a context</w:t>
            </w:r>
          </w:p>
        </w:tc>
      </w:tr>
      <w:tr w:rsidR="006C3844" w:rsidRPr="00437FEA" w14:paraId="5E2D7A81" w14:textId="77777777" w:rsidTr="00033784">
        <w:tc>
          <w:tcPr>
            <w:tcW w:w="1413" w:type="dxa"/>
          </w:tcPr>
          <w:p w14:paraId="709D6B02" w14:textId="77777777" w:rsidR="006C3844" w:rsidRPr="00437FEA" w:rsidRDefault="006C3844" w:rsidP="00033784">
            <w:pPr>
              <w:rPr>
                <w:sz w:val="20"/>
                <w:szCs w:val="14"/>
              </w:rPr>
            </w:pPr>
            <w:r>
              <w:rPr>
                <w:sz w:val="20"/>
                <w:szCs w:val="14"/>
              </w:rPr>
              <w:t>Process/Area</w:t>
            </w:r>
          </w:p>
        </w:tc>
        <w:tc>
          <w:tcPr>
            <w:tcW w:w="9043" w:type="dxa"/>
          </w:tcPr>
          <w:p w14:paraId="621F19CB" w14:textId="77777777" w:rsidR="006C3844" w:rsidRPr="00437FEA" w:rsidRDefault="00C673C3" w:rsidP="00033784">
            <w:pPr>
              <w:rPr>
                <w:sz w:val="20"/>
                <w:szCs w:val="14"/>
              </w:rPr>
            </w:pPr>
            <w:r>
              <w:rPr>
                <w:sz w:val="20"/>
                <w:szCs w:val="14"/>
              </w:rPr>
              <w:t>Streaming Operation</w:t>
            </w:r>
          </w:p>
        </w:tc>
      </w:tr>
      <w:tr w:rsidR="006C3844" w:rsidRPr="00437FEA" w14:paraId="4A74A6E8" w14:textId="77777777" w:rsidTr="00033784">
        <w:tc>
          <w:tcPr>
            <w:tcW w:w="1413" w:type="dxa"/>
          </w:tcPr>
          <w:p w14:paraId="11C18713" w14:textId="77777777" w:rsidR="006C3844" w:rsidRPr="00437FEA" w:rsidRDefault="006C3844" w:rsidP="00033784">
            <w:pPr>
              <w:rPr>
                <w:sz w:val="20"/>
                <w:szCs w:val="14"/>
              </w:rPr>
            </w:pPr>
            <w:r>
              <w:rPr>
                <w:sz w:val="20"/>
                <w:szCs w:val="14"/>
              </w:rPr>
              <w:t>Brief description</w:t>
            </w:r>
          </w:p>
        </w:tc>
        <w:tc>
          <w:tcPr>
            <w:tcW w:w="9043" w:type="dxa"/>
          </w:tcPr>
          <w:p w14:paraId="4867A012" w14:textId="77777777" w:rsidR="006C3844" w:rsidRPr="00437FEA" w:rsidRDefault="00C673C3" w:rsidP="00033784">
            <w:pPr>
              <w:rPr>
                <w:sz w:val="20"/>
                <w:szCs w:val="14"/>
              </w:rPr>
            </w:pPr>
            <w:r>
              <w:rPr>
                <w:sz w:val="20"/>
                <w:szCs w:val="14"/>
              </w:rPr>
              <w:t xml:space="preserve">The client discovers the </w:t>
            </w:r>
            <w:r w:rsidR="00FA4DD6">
              <w:rPr>
                <w:sz w:val="20"/>
                <w:szCs w:val="14"/>
              </w:rPr>
              <w:t xml:space="preserve">availability of a stream for </w:t>
            </w:r>
            <w:r w:rsidR="00E969C6">
              <w:rPr>
                <w:sz w:val="20"/>
                <w:szCs w:val="14"/>
              </w:rPr>
              <w:t>a class</w:t>
            </w:r>
            <w:r w:rsidR="00C75648">
              <w:rPr>
                <w:sz w:val="20"/>
                <w:szCs w:val="14"/>
              </w:rPr>
              <w:t>, connects to the stream aligns and maintains align</w:t>
            </w:r>
            <w:r w:rsidR="006A3788">
              <w:rPr>
                <w:sz w:val="20"/>
                <w:szCs w:val="14"/>
              </w:rPr>
              <w:t>ment ongoing</w:t>
            </w:r>
            <w:r w:rsidR="00FA4DD6">
              <w:rPr>
                <w:sz w:val="20"/>
                <w:szCs w:val="14"/>
              </w:rPr>
              <w:t>.</w:t>
            </w:r>
          </w:p>
        </w:tc>
      </w:tr>
      <w:tr w:rsidR="006C3844" w:rsidRPr="00437FEA" w14:paraId="205082B2" w14:textId="77777777" w:rsidTr="00033784">
        <w:tc>
          <w:tcPr>
            <w:tcW w:w="1413" w:type="dxa"/>
          </w:tcPr>
          <w:p w14:paraId="78340059" w14:textId="77777777" w:rsidR="006C3844" w:rsidRPr="00437FEA" w:rsidRDefault="006C3844" w:rsidP="00033784">
            <w:pPr>
              <w:rPr>
                <w:sz w:val="20"/>
                <w:szCs w:val="14"/>
              </w:rPr>
            </w:pPr>
            <w:r>
              <w:rPr>
                <w:sz w:val="20"/>
                <w:szCs w:val="14"/>
              </w:rPr>
              <w:t>Preconditions</w:t>
            </w:r>
          </w:p>
        </w:tc>
        <w:tc>
          <w:tcPr>
            <w:tcW w:w="9043" w:type="dxa"/>
          </w:tcPr>
          <w:p w14:paraId="7DFE5003" w14:textId="77777777" w:rsidR="006C3844" w:rsidRPr="00437FEA" w:rsidRDefault="003A3707" w:rsidP="00033784">
            <w:pPr>
              <w:rPr>
                <w:sz w:val="20"/>
                <w:szCs w:val="14"/>
              </w:rPr>
            </w:pPr>
            <w:r>
              <w:rPr>
                <w:sz w:val="20"/>
                <w:szCs w:val="14"/>
              </w:rPr>
              <w:t xml:space="preserve">Client </w:t>
            </w:r>
            <w:r w:rsidR="00E65CAC">
              <w:rPr>
                <w:sz w:val="20"/>
                <w:szCs w:val="14"/>
              </w:rPr>
              <w:t>knows which classes it needs to monitor</w:t>
            </w:r>
            <w:r w:rsidR="006A3788">
              <w:rPr>
                <w:sz w:val="20"/>
                <w:szCs w:val="14"/>
              </w:rPr>
              <w:t xml:space="preserve"> and has rum UC ST-0.1</w:t>
            </w:r>
          </w:p>
        </w:tc>
      </w:tr>
      <w:tr w:rsidR="006C3844" w:rsidRPr="00437FEA" w14:paraId="6D074C55" w14:textId="77777777" w:rsidTr="00033784">
        <w:tc>
          <w:tcPr>
            <w:tcW w:w="1413" w:type="dxa"/>
          </w:tcPr>
          <w:p w14:paraId="4BB2A707" w14:textId="77777777" w:rsidR="006C3844" w:rsidRPr="00437FEA" w:rsidRDefault="006C3844" w:rsidP="00033784">
            <w:pPr>
              <w:rPr>
                <w:sz w:val="20"/>
                <w:szCs w:val="14"/>
              </w:rPr>
            </w:pPr>
            <w:r>
              <w:rPr>
                <w:sz w:val="20"/>
                <w:szCs w:val="14"/>
              </w:rPr>
              <w:t>Type</w:t>
            </w:r>
          </w:p>
        </w:tc>
        <w:tc>
          <w:tcPr>
            <w:tcW w:w="9043" w:type="dxa"/>
          </w:tcPr>
          <w:p w14:paraId="1FBE9282" w14:textId="77777777" w:rsidR="006C3844" w:rsidRPr="00437FEA" w:rsidRDefault="006C3844" w:rsidP="00033784">
            <w:pPr>
              <w:rPr>
                <w:sz w:val="20"/>
                <w:szCs w:val="14"/>
              </w:rPr>
            </w:pPr>
            <w:r>
              <w:rPr>
                <w:sz w:val="20"/>
                <w:szCs w:val="14"/>
              </w:rPr>
              <w:t>Gaining and maintaining alignment</w:t>
            </w:r>
          </w:p>
        </w:tc>
      </w:tr>
      <w:tr w:rsidR="006C3844" w:rsidRPr="00437FEA" w14:paraId="2562AC6C" w14:textId="77777777" w:rsidTr="00033784">
        <w:tc>
          <w:tcPr>
            <w:tcW w:w="1413" w:type="dxa"/>
          </w:tcPr>
          <w:p w14:paraId="4C08412E" w14:textId="77777777" w:rsidR="006C3844" w:rsidRPr="00437FEA" w:rsidRDefault="006C3844" w:rsidP="00033784">
            <w:pPr>
              <w:rPr>
                <w:sz w:val="20"/>
                <w:szCs w:val="14"/>
              </w:rPr>
            </w:pPr>
            <w:r>
              <w:rPr>
                <w:sz w:val="20"/>
                <w:szCs w:val="14"/>
              </w:rPr>
              <w:t>Description and workflow</w:t>
            </w:r>
          </w:p>
        </w:tc>
        <w:tc>
          <w:tcPr>
            <w:tcW w:w="9043" w:type="dxa"/>
          </w:tcPr>
          <w:p w14:paraId="73B9558E" w14:textId="77777777" w:rsidR="005E0567" w:rsidRDefault="00DB1831" w:rsidP="00033784">
            <w:pPr>
              <w:spacing w:before="100" w:beforeAutospacing="1" w:after="100" w:afterAutospacing="1"/>
              <w:rPr>
                <w:rFonts w:eastAsia="Times New Roman"/>
                <w:sz w:val="20"/>
                <w:szCs w:val="14"/>
              </w:rPr>
            </w:pPr>
            <w:r>
              <w:rPr>
                <w:rFonts w:eastAsia="Times New Roman"/>
                <w:sz w:val="20"/>
                <w:szCs w:val="14"/>
              </w:rPr>
              <w:t>The client runs</w:t>
            </w:r>
            <w:r w:rsidR="005E0567">
              <w:rPr>
                <w:rFonts w:eastAsia="Times New Roman"/>
                <w:sz w:val="20"/>
                <w:szCs w:val="14"/>
              </w:rPr>
              <w:t>:</w:t>
            </w:r>
          </w:p>
          <w:p w14:paraId="28140C3E" w14:textId="77777777" w:rsidR="006C3844" w:rsidRDefault="00DB1831" w:rsidP="00D66FC5">
            <w:pPr>
              <w:pStyle w:val="ListParagraph"/>
              <w:numPr>
                <w:ilvl w:val="0"/>
                <w:numId w:val="42"/>
              </w:numPr>
              <w:spacing w:before="100" w:beforeAutospacing="1" w:after="100" w:afterAutospacing="1"/>
              <w:rPr>
                <w:rFonts w:eastAsia="Times New Roman"/>
                <w:sz w:val="20"/>
                <w:szCs w:val="14"/>
              </w:rPr>
            </w:pPr>
            <w:r w:rsidRPr="005E0567">
              <w:rPr>
                <w:rFonts w:eastAsia="Times New Roman"/>
                <w:sz w:val="20"/>
                <w:szCs w:val="14"/>
              </w:rPr>
              <w:t>UC ST-0.2</w:t>
            </w:r>
            <w:r w:rsidR="007F4025">
              <w:rPr>
                <w:rFonts w:eastAsia="Times New Roman"/>
                <w:sz w:val="20"/>
                <w:szCs w:val="14"/>
              </w:rPr>
              <w:t>:</w:t>
            </w:r>
            <w:r w:rsidRPr="005E0567">
              <w:rPr>
                <w:rFonts w:eastAsia="Times New Roman"/>
                <w:sz w:val="20"/>
                <w:szCs w:val="14"/>
              </w:rPr>
              <w:t xml:space="preserve"> </w:t>
            </w:r>
            <w:r w:rsidR="007F4025">
              <w:rPr>
                <w:rFonts w:eastAsia="Times New Roman"/>
                <w:sz w:val="20"/>
                <w:szCs w:val="14"/>
              </w:rPr>
              <w:t>From this</w:t>
            </w:r>
            <w:r w:rsidRPr="005E0567">
              <w:rPr>
                <w:rFonts w:eastAsia="Times New Roman"/>
                <w:sz w:val="20"/>
                <w:szCs w:val="14"/>
              </w:rPr>
              <w:t xml:space="preserve"> the client </w:t>
            </w:r>
            <w:r w:rsidR="00C34503" w:rsidRPr="005E0567">
              <w:rPr>
                <w:rFonts w:eastAsia="Times New Roman"/>
                <w:sz w:val="20"/>
                <w:szCs w:val="14"/>
              </w:rPr>
              <w:t>has the address and connection method for an ap</w:t>
            </w:r>
            <w:r w:rsidRPr="005E0567">
              <w:rPr>
                <w:rFonts w:eastAsia="Times New Roman"/>
                <w:sz w:val="20"/>
                <w:szCs w:val="14"/>
              </w:rPr>
              <w:t xml:space="preserve">propriate </w:t>
            </w:r>
            <w:r w:rsidR="00DA0BB6">
              <w:rPr>
                <w:rFonts w:eastAsia="Times New Roman"/>
                <w:sz w:val="20"/>
                <w:szCs w:val="14"/>
              </w:rPr>
              <w:t xml:space="preserve">COMPACTED </w:t>
            </w:r>
            <w:r w:rsidRPr="005E0567">
              <w:rPr>
                <w:rFonts w:eastAsia="Times New Roman"/>
                <w:sz w:val="20"/>
                <w:szCs w:val="14"/>
              </w:rPr>
              <w:t>stream for the class</w:t>
            </w:r>
            <w:r w:rsidR="002656D2">
              <w:rPr>
                <w:rFonts w:eastAsia="Times New Roman"/>
                <w:sz w:val="20"/>
                <w:szCs w:val="14"/>
              </w:rPr>
              <w:t>(es)</w:t>
            </w:r>
            <w:r w:rsidRPr="005E0567">
              <w:rPr>
                <w:rFonts w:eastAsia="Times New Roman"/>
                <w:sz w:val="20"/>
                <w:szCs w:val="14"/>
              </w:rPr>
              <w:t xml:space="preserve"> of interest (in this example </w:t>
            </w:r>
            <w:r w:rsidR="005B743D">
              <w:rPr>
                <w:rFonts w:eastAsia="Times New Roman"/>
                <w:sz w:val="20"/>
                <w:szCs w:val="14"/>
              </w:rPr>
              <w:t>NODE</w:t>
            </w:r>
            <w:r w:rsidRPr="005E0567">
              <w:rPr>
                <w:rFonts w:eastAsia="Times New Roman"/>
                <w:sz w:val="20"/>
                <w:szCs w:val="14"/>
              </w:rPr>
              <w:t>)</w:t>
            </w:r>
            <w:r w:rsidR="005E0567" w:rsidRPr="005E0567">
              <w:rPr>
                <w:rFonts w:eastAsia="Times New Roman"/>
                <w:sz w:val="20"/>
                <w:szCs w:val="14"/>
              </w:rPr>
              <w:t>.</w:t>
            </w:r>
          </w:p>
          <w:p w14:paraId="2426707B" w14:textId="77777777" w:rsidR="005E0567" w:rsidRDefault="005E0567"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ST-0.3</w:t>
            </w:r>
            <w:r w:rsidR="007F4025">
              <w:rPr>
                <w:rFonts w:eastAsia="Times New Roman"/>
                <w:sz w:val="20"/>
                <w:szCs w:val="14"/>
              </w:rPr>
              <w:t>: From this</w:t>
            </w:r>
            <w:r w:rsidR="000D1157">
              <w:rPr>
                <w:rFonts w:eastAsia="Times New Roman"/>
                <w:sz w:val="20"/>
                <w:szCs w:val="14"/>
              </w:rPr>
              <w:t xml:space="preserve"> the client </w:t>
            </w:r>
            <w:r w:rsidR="002656D2">
              <w:rPr>
                <w:rFonts w:eastAsia="Times New Roman"/>
                <w:sz w:val="20"/>
                <w:szCs w:val="14"/>
              </w:rPr>
              <w:t xml:space="preserve">achieves “eventual consistency” with the state of the class(es) of interest (e.g., </w:t>
            </w:r>
            <w:r w:rsidR="005B743D">
              <w:rPr>
                <w:rFonts w:eastAsia="Times New Roman"/>
                <w:sz w:val="20"/>
                <w:szCs w:val="14"/>
              </w:rPr>
              <w:t>NODE</w:t>
            </w:r>
            <w:r w:rsidR="002656D2">
              <w:rPr>
                <w:rFonts w:eastAsia="Times New Roman"/>
                <w:sz w:val="20"/>
                <w:szCs w:val="14"/>
              </w:rPr>
              <w:t>)</w:t>
            </w:r>
            <w:r w:rsidR="003448D3">
              <w:rPr>
                <w:rFonts w:eastAsia="Times New Roman"/>
                <w:sz w:val="20"/>
                <w:szCs w:val="14"/>
              </w:rPr>
              <w:t xml:space="preserve"> including dealing with ongoing change.</w:t>
            </w:r>
          </w:p>
          <w:p w14:paraId="71B5DCDF" w14:textId="77777777" w:rsidR="002656D2" w:rsidRDefault="002656D2"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ST-0.4: To ensure that the connection remains open.</w:t>
            </w:r>
          </w:p>
          <w:p w14:paraId="68E74E12" w14:textId="77777777" w:rsidR="002656D2" w:rsidRPr="002656D2" w:rsidRDefault="002656D2" w:rsidP="002656D2">
            <w:pPr>
              <w:spacing w:before="100" w:beforeAutospacing="1" w:after="100" w:afterAutospacing="1"/>
              <w:rPr>
                <w:rFonts w:eastAsia="Times New Roman"/>
                <w:sz w:val="20"/>
                <w:szCs w:val="14"/>
              </w:rPr>
            </w:pPr>
            <w:r>
              <w:rPr>
                <w:rFonts w:eastAsia="Times New Roman"/>
                <w:sz w:val="20"/>
                <w:szCs w:val="14"/>
              </w:rPr>
              <w:t xml:space="preserve">It is possible, during operation, that conditions in the network are such that </w:t>
            </w:r>
            <w:r w:rsidR="00E83907">
              <w:rPr>
                <w:rFonts w:eastAsia="Times New Roman"/>
                <w:sz w:val="20"/>
                <w:szCs w:val="14"/>
              </w:rPr>
              <w:t>any one of the following may occur.</w:t>
            </w:r>
          </w:p>
          <w:p w14:paraId="0CAAFA82" w14:textId="77777777" w:rsidR="002656D2" w:rsidRDefault="002656D2"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ST-0.5:</w:t>
            </w:r>
            <w:r w:rsidR="00E83907">
              <w:rPr>
                <w:rFonts w:eastAsia="Times New Roman"/>
                <w:sz w:val="20"/>
                <w:szCs w:val="14"/>
              </w:rPr>
              <w:t xml:space="preserve"> Where the client may lose some information fidelity</w:t>
            </w:r>
            <w:r w:rsidR="00F42C93">
              <w:rPr>
                <w:rFonts w:eastAsia="Times New Roman"/>
                <w:sz w:val="20"/>
                <w:szCs w:val="14"/>
              </w:rPr>
              <w:t xml:space="preserve"> but will maintain “eventual consistency” without any special action.</w:t>
            </w:r>
          </w:p>
          <w:p w14:paraId="16590B45" w14:textId="77777777" w:rsidR="00F42C93" w:rsidRDefault="00F42C93"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 xml:space="preserve">UC ST-0.6: Where the client and provider may need to </w:t>
            </w:r>
            <w:r w:rsidR="002E1D6F">
              <w:rPr>
                <w:rFonts w:eastAsia="Times New Roman"/>
                <w:sz w:val="20"/>
                <w:szCs w:val="14"/>
              </w:rPr>
              <w:t>deal with UC ST-0.9</w:t>
            </w:r>
          </w:p>
          <w:p w14:paraId="711218D3" w14:textId="77777777" w:rsidR="002E1D6F" w:rsidRDefault="002E1D6F"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ST-0.7: Where the client will simply suffer a short delay in receipt of information but will lose no fidelity or integrity.</w:t>
            </w:r>
          </w:p>
          <w:p w14:paraId="5E4F50C9" w14:textId="77777777" w:rsidR="009764E6" w:rsidRDefault="009764E6"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ST-0.8: Where the client and provider may need to deal with UC ST-0.9</w:t>
            </w:r>
          </w:p>
          <w:p w14:paraId="23DB0BDC" w14:textId="77777777" w:rsidR="006528E3" w:rsidRPr="005E0567" w:rsidRDefault="006528E3"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ST-0.9:</w:t>
            </w:r>
            <w:r w:rsidR="000F3354">
              <w:rPr>
                <w:rFonts w:eastAsia="Times New Roman"/>
                <w:sz w:val="20"/>
                <w:szCs w:val="14"/>
              </w:rPr>
              <w:t xml:space="preserve"> Where the client will clean up its repository as it aligns with the provider</w:t>
            </w:r>
          </w:p>
        </w:tc>
      </w:tr>
    </w:tbl>
    <w:p w14:paraId="557D793C" w14:textId="77777777" w:rsidR="006C3844" w:rsidRDefault="006C3844" w:rsidP="00D1241F"/>
    <w:p w14:paraId="49A0D002" w14:textId="77777777" w:rsidR="003D1910" w:rsidRDefault="003D1910">
      <w:pPr>
        <w:spacing w:after="0"/>
        <w:rPr>
          <w:rFonts w:asciiTheme="majorHAnsi" w:eastAsiaTheme="majorEastAsia" w:hAnsiTheme="majorHAnsi" w:cstheme="majorBidi"/>
          <w:b/>
          <w:bCs/>
          <w:sz w:val="20"/>
          <w:szCs w:val="20"/>
        </w:rPr>
      </w:pPr>
      <w:r>
        <w:br w:type="page"/>
      </w:r>
    </w:p>
    <w:p w14:paraId="3958B511" w14:textId="77777777" w:rsidR="00D6720B" w:rsidRDefault="00D6720B" w:rsidP="00D6720B">
      <w:pPr>
        <w:pStyle w:val="Heading3"/>
      </w:pPr>
      <w:bookmarkStart w:id="3516" w:name="_Toc192619600"/>
      <w:r>
        <w:lastRenderedPageBreak/>
        <w:t>Use Case ST-</w:t>
      </w:r>
      <w:r w:rsidR="00C40B09">
        <w:t>3</w:t>
      </w:r>
      <w:r>
        <w:t xml:space="preserve">.2: Client maintains alignment with </w:t>
      </w:r>
      <w:r w:rsidR="00E969C6">
        <w:t xml:space="preserve">all </w:t>
      </w:r>
      <w:r w:rsidR="00CB2AA2">
        <w:t>alarms in the</w:t>
      </w:r>
      <w:r>
        <w:t xml:space="preserve"> context</w:t>
      </w:r>
      <w:bookmarkEnd w:id="3516"/>
    </w:p>
    <w:p w14:paraId="1B272CF0" w14:textId="15A3DD11" w:rsidR="009657D6" w:rsidRPr="009657D6" w:rsidRDefault="009657D6" w:rsidP="009657D6">
      <w:r>
        <w:t xml:space="preserve">This use case </w:t>
      </w:r>
      <w:r w:rsidR="003949BB">
        <w:t>deals with alarms that are processed, logged and streamed as described in section</w:t>
      </w:r>
      <w:r w:rsidR="00515260">
        <w:t>s</w:t>
      </w:r>
      <w:r w:rsidR="009207D2">
        <w:t xml:space="preserve"> </w:t>
      </w:r>
      <w:r w:rsidR="00640258">
        <w:fldChar w:fldCharType="begin"/>
      </w:r>
      <w:r w:rsidR="00640258">
        <w:instrText xml:space="preserve"> REF _Ref52454239 \r \h </w:instrText>
      </w:r>
      <w:r w:rsidR="00640258">
        <w:fldChar w:fldCharType="separate"/>
      </w:r>
      <w:r w:rsidR="00B53275">
        <w:t>4.1</w:t>
      </w:r>
      <w:r w:rsidR="00640258">
        <w:fldChar w:fldCharType="end"/>
      </w:r>
      <w:r w:rsidR="00640258">
        <w:t xml:space="preserve">, </w:t>
      </w:r>
      <w:r w:rsidR="00640258">
        <w:fldChar w:fldCharType="begin"/>
      </w:r>
      <w:r w:rsidR="00640258">
        <w:instrText xml:space="preserve"> REF _Ref52454251 \r \h </w:instrText>
      </w:r>
      <w:r w:rsidR="00640258">
        <w:fldChar w:fldCharType="separate"/>
      </w:r>
      <w:r w:rsidR="00B53275">
        <w:t>4.2</w:t>
      </w:r>
      <w:r w:rsidR="00640258">
        <w:fldChar w:fldCharType="end"/>
      </w:r>
      <w:r w:rsidR="00640258">
        <w:t xml:space="preserve">, </w:t>
      </w:r>
      <w:r w:rsidR="00640258">
        <w:fldChar w:fldCharType="begin"/>
      </w:r>
      <w:r w:rsidR="00640258">
        <w:instrText xml:space="preserve"> REF _Ref52454265 \r \h </w:instrText>
      </w:r>
      <w:r w:rsidR="00640258">
        <w:fldChar w:fldCharType="separate"/>
      </w:r>
      <w:r w:rsidR="00B53275">
        <w:t>4.3</w:t>
      </w:r>
      <w:r w:rsidR="00640258">
        <w:fldChar w:fldCharType="end"/>
      </w:r>
      <w:r w:rsidR="005248B3">
        <w:t xml:space="preserve"> and</w:t>
      </w:r>
      <w:r w:rsidR="00640258">
        <w:t xml:space="preserve"> </w:t>
      </w:r>
      <w:r w:rsidR="00640258">
        <w:fldChar w:fldCharType="begin"/>
      </w:r>
      <w:r w:rsidR="00640258">
        <w:instrText xml:space="preserve"> REF _Ref52454274 \r \h </w:instrText>
      </w:r>
      <w:r w:rsidR="00640258">
        <w:fldChar w:fldCharType="separate"/>
      </w:r>
      <w:r w:rsidR="00B53275">
        <w:t>4.4</w:t>
      </w:r>
      <w:r w:rsidR="00640258">
        <w:fldChar w:fldCharType="end"/>
      </w:r>
      <w:r w:rsidR="005248B3">
        <w:t xml:space="preserve">. The alarm records abide by the model as described </w:t>
      </w:r>
      <w:r w:rsidR="008D4FE7">
        <w:t xml:space="preserve">in </w:t>
      </w:r>
      <w:r w:rsidR="008D4FE7">
        <w:fldChar w:fldCharType="begin"/>
      </w:r>
      <w:r w:rsidR="008D4FE7">
        <w:instrText xml:space="preserve"> REF _Ref52454798 \r \h </w:instrText>
      </w:r>
      <w:r w:rsidR="008D4FE7">
        <w:fldChar w:fldCharType="separate"/>
      </w:r>
      <w:r w:rsidR="00B53275">
        <w:t>4.5</w:t>
      </w:r>
      <w:r w:rsidR="008D4FE7">
        <w:fldChar w:fldCharType="end"/>
      </w:r>
      <w:r w:rsidR="009A0555">
        <w:t xml:space="preserve"> (further explained in </w:t>
      </w:r>
      <w:r w:rsidR="00F23B6A">
        <w:fldChar w:fldCharType="begin"/>
      </w:r>
      <w:r w:rsidR="00F23B6A">
        <w:instrText xml:space="preserve"> REF _Ref52869122 \r \h </w:instrText>
      </w:r>
      <w:r w:rsidR="00F23B6A">
        <w:fldChar w:fldCharType="separate"/>
      </w:r>
      <w:r w:rsidR="00B53275">
        <w:t>4.6</w:t>
      </w:r>
      <w:r w:rsidR="00F23B6A">
        <w:fldChar w:fldCharType="end"/>
      </w:r>
      <w:r w:rsidR="00F23B6A">
        <w:t>)</w:t>
      </w:r>
      <w:r w:rsidR="008D4FE7">
        <w:t>.</w:t>
      </w:r>
      <w:r w:rsidR="00CB56BB">
        <w:t xml:space="preserve"> The alarm </w:t>
      </w:r>
      <w:r w:rsidR="00731790">
        <w:t xml:space="preserve">clear will be reported as described in </w:t>
      </w:r>
      <w:r w:rsidR="00731790">
        <w:fldChar w:fldCharType="begin"/>
      </w:r>
      <w:r w:rsidR="00731790">
        <w:instrText xml:space="preserve"> REF _Ref52454882 \r \h </w:instrText>
      </w:r>
      <w:r w:rsidR="00731790">
        <w:fldChar w:fldCharType="separate"/>
      </w:r>
      <w:r w:rsidR="00B53275">
        <w:t>4.7</w:t>
      </w:r>
      <w:r w:rsidR="00731790">
        <w:fldChar w:fldCharType="end"/>
      </w:r>
      <w:r w:rsidR="00731790">
        <w:t>. It is assumed that the event-</w:t>
      </w:r>
      <w:proofErr w:type="gramStart"/>
      <w:r w:rsidR="00731790">
        <w:t>time-stamp</w:t>
      </w:r>
      <w:proofErr w:type="gramEnd"/>
      <w:r w:rsidR="00731790">
        <w:t xml:space="preserve"> will </w:t>
      </w:r>
      <w:r w:rsidR="00906F34">
        <w:t xml:space="preserve">be as described in </w:t>
      </w:r>
      <w:r w:rsidR="00906F34">
        <w:fldChar w:fldCharType="begin"/>
      </w:r>
      <w:r w:rsidR="00906F34">
        <w:instrText xml:space="preserve"> REF _Ref52454933 \r \h </w:instrText>
      </w:r>
      <w:r w:rsidR="00906F34">
        <w:fldChar w:fldCharType="separate"/>
      </w:r>
      <w:r w:rsidR="00B53275">
        <w:t>4.8</w:t>
      </w:r>
      <w:r w:rsidR="00906F34">
        <w:fldChar w:fldCharType="end"/>
      </w:r>
      <w:r w:rsidR="002C1D69">
        <w:t xml:space="preserve"> and that the </w:t>
      </w:r>
      <w:r w:rsidR="00090B0F">
        <w:t xml:space="preserve">optional normalization will </w:t>
      </w:r>
      <w:r w:rsidR="00515260">
        <w:t xml:space="preserve">perform </w:t>
      </w:r>
      <w:r w:rsidR="00090B0F">
        <w:t xml:space="preserve">as described in </w:t>
      </w:r>
      <w:r w:rsidR="00090B0F">
        <w:fldChar w:fldCharType="begin"/>
      </w:r>
      <w:r w:rsidR="00090B0F">
        <w:instrText xml:space="preserve"> REF _Ref52455046 \r \h </w:instrText>
      </w:r>
      <w:r w:rsidR="00090B0F">
        <w:fldChar w:fldCharType="separate"/>
      </w:r>
      <w:r w:rsidR="00B53275">
        <w:t>4.9</w:t>
      </w:r>
      <w:r w:rsidR="00090B0F">
        <w:fldChar w:fldCharType="end"/>
      </w:r>
      <w:r w:rsidR="00090B0F">
        <w:t>.</w:t>
      </w:r>
      <w:r w:rsidR="00CC7FFC">
        <w:t xml:space="preserve"> The provider is also expected to deal with </w:t>
      </w:r>
      <w:r w:rsidR="00FA7759">
        <w:t xml:space="preserve">ensuring meaningful detection as described in </w:t>
      </w:r>
      <w:r w:rsidR="00FA7759">
        <w:fldChar w:fldCharType="begin"/>
      </w:r>
      <w:r w:rsidR="00FA7759">
        <w:instrText xml:space="preserve"> REF _Ref52869349 \r \h </w:instrText>
      </w:r>
      <w:r w:rsidR="00FA7759">
        <w:fldChar w:fldCharType="separate"/>
      </w:r>
      <w:r w:rsidR="00B53275">
        <w:t>4.10</w:t>
      </w:r>
      <w:r w:rsidR="00FA7759">
        <w:fldChar w:fldCharType="end"/>
      </w:r>
      <w:r w:rsidR="00181F69">
        <w:t>.</w:t>
      </w:r>
    </w:p>
    <w:tbl>
      <w:tblPr>
        <w:tblStyle w:val="TableGrid"/>
        <w:tblW w:w="0" w:type="auto"/>
        <w:tblLook w:val="04A0" w:firstRow="1" w:lastRow="0" w:firstColumn="1" w:lastColumn="0" w:noHBand="0" w:noVBand="1"/>
      </w:tblPr>
      <w:tblGrid>
        <w:gridCol w:w="1413"/>
        <w:gridCol w:w="9043"/>
      </w:tblGrid>
      <w:tr w:rsidR="00D6720B" w:rsidRPr="00437FEA" w14:paraId="5144DEB2" w14:textId="77777777" w:rsidTr="00033784">
        <w:tc>
          <w:tcPr>
            <w:tcW w:w="1413" w:type="dxa"/>
          </w:tcPr>
          <w:p w14:paraId="48F3ABE8" w14:textId="77777777" w:rsidR="00D6720B" w:rsidRPr="00562688" w:rsidRDefault="00D6720B" w:rsidP="00033784">
            <w:pPr>
              <w:rPr>
                <w:sz w:val="20"/>
                <w:szCs w:val="14"/>
              </w:rPr>
            </w:pPr>
            <w:r w:rsidRPr="00562688">
              <w:rPr>
                <w:sz w:val="20"/>
                <w:szCs w:val="14"/>
              </w:rPr>
              <w:t>Number</w:t>
            </w:r>
          </w:p>
        </w:tc>
        <w:tc>
          <w:tcPr>
            <w:tcW w:w="9043" w:type="dxa"/>
          </w:tcPr>
          <w:p w14:paraId="4716D060" w14:textId="77777777" w:rsidR="00D6720B" w:rsidRPr="00562688" w:rsidRDefault="00D6720B" w:rsidP="00033784">
            <w:pPr>
              <w:rPr>
                <w:sz w:val="20"/>
                <w:szCs w:val="14"/>
              </w:rPr>
            </w:pPr>
            <w:r w:rsidRPr="00562688">
              <w:rPr>
                <w:sz w:val="20"/>
                <w:szCs w:val="14"/>
              </w:rPr>
              <w:t>ST-</w:t>
            </w:r>
            <w:r w:rsidR="00C40B09">
              <w:rPr>
                <w:sz w:val="20"/>
                <w:szCs w:val="14"/>
              </w:rPr>
              <w:t>3</w:t>
            </w:r>
            <w:r w:rsidRPr="00562688">
              <w:rPr>
                <w:sz w:val="20"/>
                <w:szCs w:val="14"/>
              </w:rPr>
              <w:t>.2</w:t>
            </w:r>
          </w:p>
        </w:tc>
      </w:tr>
      <w:tr w:rsidR="00D6720B" w:rsidRPr="00437FEA" w14:paraId="12D463D7" w14:textId="77777777" w:rsidTr="00033784">
        <w:tc>
          <w:tcPr>
            <w:tcW w:w="1413" w:type="dxa"/>
          </w:tcPr>
          <w:p w14:paraId="5A203B1D" w14:textId="77777777" w:rsidR="00D6720B" w:rsidRPr="00562688" w:rsidRDefault="00D6720B" w:rsidP="00033784">
            <w:pPr>
              <w:rPr>
                <w:sz w:val="20"/>
                <w:szCs w:val="14"/>
              </w:rPr>
            </w:pPr>
            <w:r w:rsidRPr="00562688">
              <w:rPr>
                <w:sz w:val="20"/>
                <w:szCs w:val="14"/>
              </w:rPr>
              <w:t>Name</w:t>
            </w:r>
          </w:p>
        </w:tc>
        <w:tc>
          <w:tcPr>
            <w:tcW w:w="9043" w:type="dxa"/>
          </w:tcPr>
          <w:p w14:paraId="2188A952" w14:textId="77777777" w:rsidR="00D6720B" w:rsidRPr="00562688" w:rsidRDefault="00D6720B" w:rsidP="00033784">
            <w:pPr>
              <w:rPr>
                <w:sz w:val="20"/>
                <w:szCs w:val="14"/>
              </w:rPr>
            </w:pPr>
            <w:r w:rsidRPr="00562688">
              <w:rPr>
                <w:sz w:val="20"/>
                <w:szCs w:val="14"/>
              </w:rPr>
              <w:t xml:space="preserve">Client maintains alignment with all </w:t>
            </w:r>
            <w:r w:rsidR="00E969C6" w:rsidRPr="00562688">
              <w:rPr>
                <w:sz w:val="20"/>
                <w:szCs w:val="14"/>
              </w:rPr>
              <w:t>alarms in the context</w:t>
            </w:r>
          </w:p>
        </w:tc>
      </w:tr>
      <w:tr w:rsidR="00D6720B" w:rsidRPr="00437FEA" w14:paraId="1466DB57" w14:textId="77777777" w:rsidTr="00033784">
        <w:tc>
          <w:tcPr>
            <w:tcW w:w="1413" w:type="dxa"/>
          </w:tcPr>
          <w:p w14:paraId="7906F9A8" w14:textId="77777777" w:rsidR="00D6720B" w:rsidRPr="00562688" w:rsidRDefault="00D6720B" w:rsidP="00033784">
            <w:pPr>
              <w:rPr>
                <w:sz w:val="20"/>
                <w:szCs w:val="14"/>
              </w:rPr>
            </w:pPr>
            <w:r w:rsidRPr="00562688">
              <w:rPr>
                <w:sz w:val="20"/>
                <w:szCs w:val="14"/>
              </w:rPr>
              <w:t>Process/Area</w:t>
            </w:r>
          </w:p>
        </w:tc>
        <w:tc>
          <w:tcPr>
            <w:tcW w:w="9043" w:type="dxa"/>
          </w:tcPr>
          <w:p w14:paraId="1BA497F9" w14:textId="77777777" w:rsidR="00D6720B" w:rsidRPr="00562688" w:rsidRDefault="00D6720B" w:rsidP="00033784">
            <w:pPr>
              <w:rPr>
                <w:sz w:val="20"/>
                <w:szCs w:val="14"/>
              </w:rPr>
            </w:pPr>
            <w:r w:rsidRPr="00562688">
              <w:rPr>
                <w:sz w:val="20"/>
                <w:szCs w:val="14"/>
              </w:rPr>
              <w:t>Streaming Operation</w:t>
            </w:r>
          </w:p>
        </w:tc>
      </w:tr>
      <w:tr w:rsidR="00D6720B" w:rsidRPr="00437FEA" w14:paraId="6F084488" w14:textId="77777777" w:rsidTr="00033784">
        <w:tc>
          <w:tcPr>
            <w:tcW w:w="1413" w:type="dxa"/>
          </w:tcPr>
          <w:p w14:paraId="48F94EB4" w14:textId="77777777" w:rsidR="00D6720B" w:rsidRPr="00562688" w:rsidRDefault="00D6720B" w:rsidP="00033784">
            <w:pPr>
              <w:rPr>
                <w:sz w:val="20"/>
                <w:szCs w:val="14"/>
              </w:rPr>
            </w:pPr>
            <w:r w:rsidRPr="00562688">
              <w:rPr>
                <w:sz w:val="20"/>
                <w:szCs w:val="14"/>
              </w:rPr>
              <w:t>Brief description</w:t>
            </w:r>
          </w:p>
        </w:tc>
        <w:tc>
          <w:tcPr>
            <w:tcW w:w="9043" w:type="dxa"/>
          </w:tcPr>
          <w:p w14:paraId="1F4D2EC7" w14:textId="77777777" w:rsidR="00D6720B" w:rsidRPr="00562688" w:rsidRDefault="00D6720B" w:rsidP="00033784">
            <w:pPr>
              <w:rPr>
                <w:sz w:val="20"/>
                <w:szCs w:val="14"/>
              </w:rPr>
            </w:pPr>
            <w:r w:rsidRPr="00562688">
              <w:rPr>
                <w:sz w:val="20"/>
                <w:szCs w:val="14"/>
              </w:rPr>
              <w:t xml:space="preserve">The client discovers the availability of a stream for </w:t>
            </w:r>
            <w:r w:rsidR="00E969C6" w:rsidRPr="00562688">
              <w:rPr>
                <w:sz w:val="20"/>
                <w:szCs w:val="14"/>
              </w:rPr>
              <w:t>Alarms</w:t>
            </w:r>
            <w:r w:rsidRPr="00562688">
              <w:rPr>
                <w:sz w:val="20"/>
                <w:szCs w:val="14"/>
              </w:rPr>
              <w:t>, connects to the stream</w:t>
            </w:r>
            <w:r w:rsidR="00F139BA">
              <w:rPr>
                <w:sz w:val="20"/>
                <w:szCs w:val="14"/>
              </w:rPr>
              <w:t>,</w:t>
            </w:r>
            <w:r w:rsidRPr="00562688">
              <w:rPr>
                <w:sz w:val="20"/>
                <w:szCs w:val="14"/>
              </w:rPr>
              <w:t xml:space="preserve"> aligns and maintains alignment ongoing.</w:t>
            </w:r>
          </w:p>
        </w:tc>
      </w:tr>
      <w:tr w:rsidR="00D6720B" w:rsidRPr="00437FEA" w14:paraId="714AD60A" w14:textId="77777777" w:rsidTr="00033784">
        <w:tc>
          <w:tcPr>
            <w:tcW w:w="1413" w:type="dxa"/>
          </w:tcPr>
          <w:p w14:paraId="2B3A171C" w14:textId="77777777" w:rsidR="00D6720B" w:rsidRPr="00562688" w:rsidRDefault="00D6720B" w:rsidP="00033784">
            <w:pPr>
              <w:rPr>
                <w:sz w:val="20"/>
                <w:szCs w:val="14"/>
              </w:rPr>
            </w:pPr>
            <w:r w:rsidRPr="00562688">
              <w:rPr>
                <w:sz w:val="20"/>
                <w:szCs w:val="14"/>
              </w:rPr>
              <w:t>Preconditions</w:t>
            </w:r>
          </w:p>
        </w:tc>
        <w:tc>
          <w:tcPr>
            <w:tcW w:w="9043" w:type="dxa"/>
          </w:tcPr>
          <w:p w14:paraId="6E9550D4" w14:textId="77777777" w:rsidR="00D6720B" w:rsidRPr="00562688" w:rsidRDefault="00D6720B" w:rsidP="00033784">
            <w:pPr>
              <w:rPr>
                <w:sz w:val="20"/>
                <w:szCs w:val="14"/>
              </w:rPr>
            </w:pPr>
            <w:r w:rsidRPr="00562688">
              <w:rPr>
                <w:sz w:val="20"/>
                <w:szCs w:val="14"/>
              </w:rPr>
              <w:t>Client knows which classes it needs to monitor and has ru</w:t>
            </w:r>
            <w:r w:rsidR="00F722A9">
              <w:rPr>
                <w:sz w:val="20"/>
                <w:szCs w:val="14"/>
              </w:rPr>
              <w:t>n</w:t>
            </w:r>
            <w:r w:rsidRPr="00562688">
              <w:rPr>
                <w:sz w:val="20"/>
                <w:szCs w:val="14"/>
              </w:rPr>
              <w:t xml:space="preserve"> UC ST-0.1</w:t>
            </w:r>
          </w:p>
        </w:tc>
      </w:tr>
      <w:tr w:rsidR="00D6720B" w:rsidRPr="00437FEA" w14:paraId="61364B93" w14:textId="77777777" w:rsidTr="00033784">
        <w:tc>
          <w:tcPr>
            <w:tcW w:w="1413" w:type="dxa"/>
          </w:tcPr>
          <w:p w14:paraId="5F0235BE" w14:textId="77777777" w:rsidR="00D6720B" w:rsidRPr="00562688" w:rsidRDefault="00D6720B" w:rsidP="00033784">
            <w:pPr>
              <w:rPr>
                <w:sz w:val="20"/>
                <w:szCs w:val="14"/>
              </w:rPr>
            </w:pPr>
            <w:r w:rsidRPr="00562688">
              <w:rPr>
                <w:sz w:val="20"/>
                <w:szCs w:val="14"/>
              </w:rPr>
              <w:t>Type</w:t>
            </w:r>
          </w:p>
        </w:tc>
        <w:tc>
          <w:tcPr>
            <w:tcW w:w="9043" w:type="dxa"/>
          </w:tcPr>
          <w:p w14:paraId="72D49A74" w14:textId="77777777" w:rsidR="00D6720B" w:rsidRPr="00562688" w:rsidRDefault="00D6720B" w:rsidP="00033784">
            <w:pPr>
              <w:rPr>
                <w:sz w:val="20"/>
                <w:szCs w:val="14"/>
              </w:rPr>
            </w:pPr>
            <w:r w:rsidRPr="00562688">
              <w:rPr>
                <w:sz w:val="20"/>
                <w:szCs w:val="14"/>
              </w:rPr>
              <w:t>Gaining and maintaining alignment</w:t>
            </w:r>
          </w:p>
        </w:tc>
      </w:tr>
      <w:tr w:rsidR="00D6720B" w:rsidRPr="00437FEA" w14:paraId="417A98F0" w14:textId="77777777" w:rsidTr="00033784">
        <w:tc>
          <w:tcPr>
            <w:tcW w:w="1413" w:type="dxa"/>
          </w:tcPr>
          <w:p w14:paraId="7AFE34EB" w14:textId="77777777" w:rsidR="00D6720B" w:rsidRPr="00562688" w:rsidRDefault="00D6720B" w:rsidP="00033784">
            <w:pPr>
              <w:rPr>
                <w:sz w:val="20"/>
                <w:szCs w:val="14"/>
              </w:rPr>
            </w:pPr>
            <w:r w:rsidRPr="00562688">
              <w:rPr>
                <w:sz w:val="20"/>
                <w:szCs w:val="14"/>
              </w:rPr>
              <w:t>Description and workflow</w:t>
            </w:r>
          </w:p>
        </w:tc>
        <w:tc>
          <w:tcPr>
            <w:tcW w:w="9043" w:type="dxa"/>
          </w:tcPr>
          <w:p w14:paraId="05411881" w14:textId="77777777" w:rsidR="00D6720B" w:rsidRPr="00562688" w:rsidRDefault="00E146E0" w:rsidP="00033784">
            <w:pPr>
              <w:spacing w:before="100" w:beforeAutospacing="1" w:after="100" w:afterAutospacing="1"/>
              <w:rPr>
                <w:rFonts w:eastAsia="Times New Roman"/>
                <w:sz w:val="20"/>
                <w:szCs w:val="14"/>
              </w:rPr>
            </w:pPr>
            <w:r w:rsidRPr="00562688">
              <w:rPr>
                <w:rFonts w:eastAsia="Times New Roman"/>
                <w:sz w:val="20"/>
                <w:szCs w:val="14"/>
              </w:rPr>
              <w:t xml:space="preserve">This is </w:t>
            </w:r>
            <w:r w:rsidR="00AB781C" w:rsidRPr="00562688">
              <w:rPr>
                <w:rFonts w:eastAsia="Times New Roman"/>
                <w:sz w:val="20"/>
                <w:szCs w:val="14"/>
              </w:rPr>
              <w:t>essentially</w:t>
            </w:r>
            <w:r w:rsidRPr="00562688">
              <w:rPr>
                <w:rFonts w:eastAsia="Times New Roman"/>
                <w:sz w:val="20"/>
                <w:szCs w:val="14"/>
              </w:rPr>
              <w:t xml:space="preserve"> UC ST</w:t>
            </w:r>
            <w:r w:rsidR="00AB781C" w:rsidRPr="00562688">
              <w:rPr>
                <w:rFonts w:eastAsia="Times New Roman"/>
                <w:sz w:val="20"/>
                <w:szCs w:val="14"/>
              </w:rPr>
              <w:t>-</w:t>
            </w:r>
            <w:r w:rsidR="00C40B09">
              <w:rPr>
                <w:rFonts w:eastAsia="Times New Roman"/>
                <w:sz w:val="20"/>
                <w:szCs w:val="14"/>
              </w:rPr>
              <w:t>3</w:t>
            </w:r>
            <w:r w:rsidR="00AB781C" w:rsidRPr="00562688">
              <w:rPr>
                <w:rFonts w:eastAsia="Times New Roman"/>
                <w:sz w:val="20"/>
                <w:szCs w:val="14"/>
              </w:rPr>
              <w:t>.1</w:t>
            </w:r>
            <w:r w:rsidR="00D451C1" w:rsidRPr="00562688">
              <w:rPr>
                <w:rFonts w:eastAsia="Times New Roman"/>
                <w:sz w:val="20"/>
                <w:szCs w:val="14"/>
              </w:rPr>
              <w:t xml:space="preserve"> but where the specific class is </w:t>
            </w:r>
            <w:r w:rsidR="00CA08C0" w:rsidRPr="00562688">
              <w:rPr>
                <w:rFonts w:eastAsia="Times New Roman"/>
                <w:sz w:val="20"/>
                <w:szCs w:val="14"/>
              </w:rPr>
              <w:t>CONDITION_DETECTOR</w:t>
            </w:r>
          </w:p>
          <w:p w14:paraId="2D55CD87" w14:textId="77777777" w:rsidR="00D6720B" w:rsidRDefault="004F1062" w:rsidP="00D66FC5">
            <w:pPr>
              <w:pStyle w:val="ListParagraph"/>
              <w:numPr>
                <w:ilvl w:val="0"/>
                <w:numId w:val="44"/>
              </w:numPr>
              <w:spacing w:before="100" w:beforeAutospacing="1" w:after="100" w:afterAutospacing="1"/>
              <w:rPr>
                <w:rFonts w:eastAsia="Times New Roman"/>
                <w:sz w:val="20"/>
                <w:szCs w:val="14"/>
              </w:rPr>
            </w:pPr>
            <w:r>
              <w:rPr>
                <w:rFonts w:eastAsia="Times New Roman"/>
                <w:sz w:val="20"/>
                <w:szCs w:val="14"/>
              </w:rPr>
              <w:t xml:space="preserve">The </w:t>
            </w:r>
            <w:r w:rsidR="009F41E1">
              <w:rPr>
                <w:rFonts w:eastAsia="Times New Roman"/>
                <w:sz w:val="20"/>
                <w:szCs w:val="14"/>
              </w:rPr>
              <w:t>c</w:t>
            </w:r>
            <w:r>
              <w:rPr>
                <w:rFonts w:eastAsia="Times New Roman"/>
                <w:sz w:val="20"/>
                <w:szCs w:val="14"/>
              </w:rPr>
              <w:t xml:space="preserve">lient and </w:t>
            </w:r>
            <w:r w:rsidR="009F41E1">
              <w:rPr>
                <w:rFonts w:eastAsia="Times New Roman"/>
                <w:sz w:val="20"/>
                <w:szCs w:val="14"/>
              </w:rPr>
              <w:t>p</w:t>
            </w:r>
            <w:r>
              <w:rPr>
                <w:rFonts w:eastAsia="Times New Roman"/>
                <w:sz w:val="20"/>
                <w:szCs w:val="14"/>
              </w:rPr>
              <w:t xml:space="preserve">rovider </w:t>
            </w:r>
            <w:r w:rsidR="0054118E">
              <w:rPr>
                <w:rFonts w:eastAsia="Times New Roman"/>
                <w:sz w:val="20"/>
                <w:szCs w:val="14"/>
              </w:rPr>
              <w:t>cover UC ST-</w:t>
            </w:r>
            <w:r w:rsidR="00C40B09">
              <w:rPr>
                <w:rFonts w:eastAsia="Times New Roman"/>
                <w:sz w:val="20"/>
                <w:szCs w:val="14"/>
              </w:rPr>
              <w:t>3</w:t>
            </w:r>
            <w:r w:rsidR="0054118E">
              <w:rPr>
                <w:rFonts w:eastAsia="Times New Roman"/>
                <w:sz w:val="20"/>
                <w:szCs w:val="14"/>
              </w:rPr>
              <w:t>.1.</w:t>
            </w:r>
          </w:p>
          <w:p w14:paraId="4FBA8484" w14:textId="77777777" w:rsidR="0054118E" w:rsidRPr="00562688" w:rsidRDefault="0054118E" w:rsidP="0054118E">
            <w:pPr>
              <w:pStyle w:val="ListParagraph"/>
              <w:spacing w:before="100" w:beforeAutospacing="1" w:after="100" w:afterAutospacing="1"/>
              <w:rPr>
                <w:rFonts w:eastAsia="Times New Roman"/>
                <w:sz w:val="20"/>
                <w:szCs w:val="14"/>
              </w:rPr>
            </w:pPr>
          </w:p>
        </w:tc>
      </w:tr>
    </w:tbl>
    <w:p w14:paraId="174A18FD" w14:textId="77777777" w:rsidR="00D6720B" w:rsidRDefault="00D6720B" w:rsidP="00D1241F"/>
    <w:p w14:paraId="10AD67AC" w14:textId="77777777" w:rsidR="003D1910" w:rsidRDefault="003D1910">
      <w:pPr>
        <w:spacing w:after="0"/>
        <w:rPr>
          <w:rFonts w:asciiTheme="majorHAnsi" w:eastAsiaTheme="majorEastAsia" w:hAnsiTheme="majorHAnsi" w:cstheme="majorBidi"/>
          <w:b/>
          <w:bCs/>
          <w:szCs w:val="24"/>
        </w:rPr>
      </w:pPr>
      <w:r>
        <w:br w:type="page"/>
      </w:r>
    </w:p>
    <w:p w14:paraId="676EE914" w14:textId="77777777" w:rsidR="007241BA" w:rsidRDefault="007241BA" w:rsidP="00EB62A7">
      <w:pPr>
        <w:pStyle w:val="Heading2"/>
      </w:pPr>
      <w:bookmarkStart w:id="3517" w:name="_Toc192619601"/>
      <w:r>
        <w:lastRenderedPageBreak/>
        <w:t>Dealing with the whole context</w:t>
      </w:r>
      <w:r w:rsidR="006A457F">
        <w:t xml:space="preserve"> of resources</w:t>
      </w:r>
      <w:bookmarkEnd w:id="3517"/>
    </w:p>
    <w:p w14:paraId="24F09BEE" w14:textId="77777777" w:rsidR="00386A46" w:rsidRDefault="006A457F" w:rsidP="006A457F">
      <w:r>
        <w:t>This section provides an overview of how the client would be expected to deal with all resources in a context. Th</w:t>
      </w:r>
      <w:r w:rsidR="00C93145">
        <w:t>e use cases in this section are</w:t>
      </w:r>
      <w:r>
        <w:t xml:space="preserve"> informative.</w:t>
      </w:r>
      <w:r w:rsidR="00FA3961">
        <w:t xml:space="preserve"> </w:t>
      </w:r>
    </w:p>
    <w:p w14:paraId="3D9AB002" w14:textId="77777777" w:rsidR="007241BA" w:rsidRDefault="00FA3961" w:rsidP="006A457F">
      <w:r>
        <w:t xml:space="preserve">The associated </w:t>
      </w:r>
      <w:r w:rsidR="001B6435">
        <w:t xml:space="preserve">normative </w:t>
      </w:r>
      <w:r>
        <w:t xml:space="preserve">document </w:t>
      </w:r>
      <w:r w:rsidR="00B747FD">
        <w:t>[RIA SS]</w:t>
      </w:r>
      <w:r w:rsidR="00375C61">
        <w:t xml:space="preserve"> provides a view of </w:t>
      </w:r>
      <w:r w:rsidR="00903F9D">
        <w:t>stream events expected</w:t>
      </w:r>
      <w:r w:rsidR="00AA36F7">
        <w:t xml:space="preserve"> (Mandatory) and possible (Conditional)</w:t>
      </w:r>
      <w:r w:rsidR="00903F9D">
        <w:t xml:space="preserve"> </w:t>
      </w:r>
      <w:r w:rsidR="00BE5F8E">
        <w:t>for</w:t>
      </w:r>
      <w:r w:rsidR="00903F9D">
        <w:t xml:space="preserve"> </w:t>
      </w:r>
      <w:proofErr w:type="gramStart"/>
      <w:r w:rsidR="00903F9D">
        <w:t>particular identified</w:t>
      </w:r>
      <w:proofErr w:type="gramEnd"/>
      <w:r w:rsidR="00903F9D">
        <w:t xml:space="preserve"> network </w:t>
      </w:r>
      <w:r w:rsidR="00BE5F8E">
        <w:t>scenarios</w:t>
      </w:r>
      <w:r w:rsidR="00903F9D">
        <w:t>.</w:t>
      </w:r>
    </w:p>
    <w:p w14:paraId="725F1F8E" w14:textId="77777777" w:rsidR="001B603C" w:rsidRPr="002437F5" w:rsidRDefault="001B603C" w:rsidP="001B603C">
      <w:pPr>
        <w:pStyle w:val="Heading3"/>
      </w:pPr>
      <w:bookmarkStart w:id="3518" w:name="_Toc192619602"/>
      <w:r>
        <w:t>Use Case ST-</w:t>
      </w:r>
      <w:r w:rsidR="00E85FED">
        <w:t>4</w:t>
      </w:r>
      <w:r>
        <w:t>.</w:t>
      </w:r>
      <w:r w:rsidR="00CB2AA2">
        <w:t>1</w:t>
      </w:r>
      <w:r>
        <w:t>: Client maintains alignment with all resources in the context</w:t>
      </w:r>
      <w:bookmarkEnd w:id="3518"/>
    </w:p>
    <w:tbl>
      <w:tblPr>
        <w:tblStyle w:val="TableGrid"/>
        <w:tblW w:w="0" w:type="auto"/>
        <w:tblLook w:val="04A0" w:firstRow="1" w:lastRow="0" w:firstColumn="1" w:lastColumn="0" w:noHBand="0" w:noVBand="1"/>
      </w:tblPr>
      <w:tblGrid>
        <w:gridCol w:w="1413"/>
        <w:gridCol w:w="9043"/>
      </w:tblGrid>
      <w:tr w:rsidR="001B603C" w:rsidRPr="00437FEA" w14:paraId="4CF84C81" w14:textId="77777777" w:rsidTr="00033784">
        <w:tc>
          <w:tcPr>
            <w:tcW w:w="1413" w:type="dxa"/>
          </w:tcPr>
          <w:p w14:paraId="464A7AD4" w14:textId="77777777" w:rsidR="001B603C" w:rsidRPr="00437FEA" w:rsidRDefault="001B603C" w:rsidP="00033784">
            <w:pPr>
              <w:rPr>
                <w:sz w:val="20"/>
                <w:szCs w:val="14"/>
              </w:rPr>
            </w:pPr>
            <w:r w:rsidRPr="00437FEA">
              <w:rPr>
                <w:sz w:val="20"/>
                <w:szCs w:val="14"/>
              </w:rPr>
              <w:t>Number</w:t>
            </w:r>
          </w:p>
        </w:tc>
        <w:tc>
          <w:tcPr>
            <w:tcW w:w="9043" w:type="dxa"/>
          </w:tcPr>
          <w:p w14:paraId="3256F4C1" w14:textId="77777777" w:rsidR="001B603C" w:rsidRPr="00437FEA" w:rsidRDefault="001B603C" w:rsidP="00033784">
            <w:pPr>
              <w:rPr>
                <w:sz w:val="20"/>
                <w:szCs w:val="14"/>
              </w:rPr>
            </w:pPr>
            <w:r>
              <w:rPr>
                <w:sz w:val="20"/>
                <w:szCs w:val="14"/>
              </w:rPr>
              <w:t>ST-</w:t>
            </w:r>
            <w:r w:rsidR="00E85FED">
              <w:rPr>
                <w:sz w:val="20"/>
                <w:szCs w:val="14"/>
              </w:rPr>
              <w:t>4</w:t>
            </w:r>
            <w:r w:rsidR="00CB2AA2">
              <w:rPr>
                <w:sz w:val="20"/>
                <w:szCs w:val="14"/>
              </w:rPr>
              <w:t>.1</w:t>
            </w:r>
          </w:p>
        </w:tc>
      </w:tr>
      <w:tr w:rsidR="001B603C" w:rsidRPr="00437FEA" w14:paraId="1DC2CDAE" w14:textId="77777777" w:rsidTr="00033784">
        <w:tc>
          <w:tcPr>
            <w:tcW w:w="1413" w:type="dxa"/>
          </w:tcPr>
          <w:p w14:paraId="6C9BDA23" w14:textId="77777777" w:rsidR="001B603C" w:rsidRPr="00437FEA" w:rsidRDefault="001B603C" w:rsidP="00033784">
            <w:pPr>
              <w:rPr>
                <w:sz w:val="20"/>
                <w:szCs w:val="14"/>
              </w:rPr>
            </w:pPr>
            <w:r w:rsidRPr="00437FEA">
              <w:rPr>
                <w:sz w:val="20"/>
                <w:szCs w:val="14"/>
              </w:rPr>
              <w:t>Name</w:t>
            </w:r>
          </w:p>
        </w:tc>
        <w:tc>
          <w:tcPr>
            <w:tcW w:w="9043" w:type="dxa"/>
          </w:tcPr>
          <w:p w14:paraId="320C526C" w14:textId="77777777" w:rsidR="001B603C" w:rsidRPr="00437FEA" w:rsidRDefault="001B603C" w:rsidP="00033784">
            <w:pPr>
              <w:rPr>
                <w:sz w:val="20"/>
                <w:szCs w:val="14"/>
              </w:rPr>
            </w:pPr>
            <w:r w:rsidRPr="00C2697E">
              <w:rPr>
                <w:sz w:val="20"/>
                <w:szCs w:val="14"/>
              </w:rPr>
              <w:t>Client maintains alignment with</w:t>
            </w:r>
            <w:r>
              <w:rPr>
                <w:sz w:val="20"/>
                <w:szCs w:val="14"/>
              </w:rPr>
              <w:t xml:space="preserve"> all</w:t>
            </w:r>
            <w:r w:rsidRPr="00C2697E">
              <w:rPr>
                <w:sz w:val="20"/>
                <w:szCs w:val="14"/>
              </w:rPr>
              <w:t xml:space="preserve"> </w:t>
            </w:r>
            <w:r w:rsidR="00CB2AA2">
              <w:rPr>
                <w:sz w:val="20"/>
                <w:szCs w:val="14"/>
              </w:rPr>
              <w:t>resources in the</w:t>
            </w:r>
            <w:r>
              <w:rPr>
                <w:sz w:val="20"/>
                <w:szCs w:val="14"/>
              </w:rPr>
              <w:t xml:space="preserve"> context</w:t>
            </w:r>
          </w:p>
        </w:tc>
      </w:tr>
      <w:tr w:rsidR="001B603C" w:rsidRPr="00437FEA" w14:paraId="0F14A460" w14:textId="77777777" w:rsidTr="00033784">
        <w:tc>
          <w:tcPr>
            <w:tcW w:w="1413" w:type="dxa"/>
          </w:tcPr>
          <w:p w14:paraId="55595AE2" w14:textId="77777777" w:rsidR="001B603C" w:rsidRPr="00437FEA" w:rsidRDefault="001B603C" w:rsidP="00033784">
            <w:pPr>
              <w:rPr>
                <w:sz w:val="20"/>
                <w:szCs w:val="14"/>
              </w:rPr>
            </w:pPr>
            <w:r>
              <w:rPr>
                <w:sz w:val="20"/>
                <w:szCs w:val="14"/>
              </w:rPr>
              <w:t>Process/Area</w:t>
            </w:r>
          </w:p>
        </w:tc>
        <w:tc>
          <w:tcPr>
            <w:tcW w:w="9043" w:type="dxa"/>
          </w:tcPr>
          <w:p w14:paraId="600085AA" w14:textId="77777777" w:rsidR="001B603C" w:rsidRPr="00437FEA" w:rsidRDefault="006A457F" w:rsidP="00033784">
            <w:pPr>
              <w:rPr>
                <w:sz w:val="20"/>
                <w:szCs w:val="14"/>
              </w:rPr>
            </w:pPr>
            <w:r>
              <w:rPr>
                <w:sz w:val="20"/>
                <w:szCs w:val="14"/>
              </w:rPr>
              <w:t>Solution</w:t>
            </w:r>
            <w:r w:rsidR="001B603C">
              <w:rPr>
                <w:sz w:val="20"/>
                <w:szCs w:val="14"/>
              </w:rPr>
              <w:t xml:space="preserve"> Operation</w:t>
            </w:r>
          </w:p>
        </w:tc>
      </w:tr>
      <w:tr w:rsidR="001B603C" w:rsidRPr="00437FEA" w14:paraId="0E6209FC" w14:textId="77777777" w:rsidTr="00033784">
        <w:tc>
          <w:tcPr>
            <w:tcW w:w="1413" w:type="dxa"/>
          </w:tcPr>
          <w:p w14:paraId="25F2B3A5" w14:textId="77777777" w:rsidR="001B603C" w:rsidRPr="00437FEA" w:rsidRDefault="001B603C" w:rsidP="00033784">
            <w:pPr>
              <w:rPr>
                <w:sz w:val="20"/>
                <w:szCs w:val="14"/>
              </w:rPr>
            </w:pPr>
            <w:r>
              <w:rPr>
                <w:sz w:val="20"/>
                <w:szCs w:val="14"/>
              </w:rPr>
              <w:t>Brief description</w:t>
            </w:r>
          </w:p>
        </w:tc>
        <w:tc>
          <w:tcPr>
            <w:tcW w:w="9043" w:type="dxa"/>
          </w:tcPr>
          <w:p w14:paraId="6AE28054" w14:textId="77777777" w:rsidR="001B603C" w:rsidRPr="00437FEA" w:rsidRDefault="006A457F" w:rsidP="00033784">
            <w:pPr>
              <w:rPr>
                <w:sz w:val="20"/>
                <w:szCs w:val="14"/>
              </w:rPr>
            </w:pPr>
            <w:r>
              <w:rPr>
                <w:sz w:val="20"/>
                <w:szCs w:val="14"/>
              </w:rPr>
              <w:t xml:space="preserve">The client listens to </w:t>
            </w:r>
            <w:proofErr w:type="gramStart"/>
            <w:r>
              <w:rPr>
                <w:sz w:val="20"/>
                <w:szCs w:val="14"/>
              </w:rPr>
              <w:t>a number of</w:t>
            </w:r>
            <w:proofErr w:type="gramEnd"/>
            <w:r>
              <w:rPr>
                <w:sz w:val="20"/>
                <w:szCs w:val="14"/>
              </w:rPr>
              <w:t xml:space="preserve"> streams and assembles a view of the networ</w:t>
            </w:r>
            <w:r w:rsidR="00AF00DB">
              <w:rPr>
                <w:sz w:val="20"/>
                <w:szCs w:val="14"/>
              </w:rPr>
              <w:t>k</w:t>
            </w:r>
          </w:p>
        </w:tc>
      </w:tr>
      <w:tr w:rsidR="001B603C" w:rsidRPr="00437FEA" w14:paraId="5718949D" w14:textId="77777777" w:rsidTr="00033784">
        <w:tc>
          <w:tcPr>
            <w:tcW w:w="1413" w:type="dxa"/>
          </w:tcPr>
          <w:p w14:paraId="6225B893" w14:textId="77777777" w:rsidR="001B603C" w:rsidRPr="00437FEA" w:rsidRDefault="001B603C" w:rsidP="00033784">
            <w:pPr>
              <w:rPr>
                <w:sz w:val="20"/>
                <w:szCs w:val="14"/>
              </w:rPr>
            </w:pPr>
            <w:r>
              <w:rPr>
                <w:sz w:val="20"/>
                <w:szCs w:val="14"/>
              </w:rPr>
              <w:t>Preconditions</w:t>
            </w:r>
          </w:p>
        </w:tc>
        <w:tc>
          <w:tcPr>
            <w:tcW w:w="9043" w:type="dxa"/>
          </w:tcPr>
          <w:p w14:paraId="5C26C9CD" w14:textId="77777777" w:rsidR="001B603C" w:rsidRPr="00437FEA" w:rsidRDefault="00AF00DB" w:rsidP="00033784">
            <w:pPr>
              <w:rPr>
                <w:sz w:val="20"/>
                <w:szCs w:val="14"/>
              </w:rPr>
            </w:pPr>
            <w:r>
              <w:rPr>
                <w:sz w:val="20"/>
                <w:szCs w:val="14"/>
              </w:rPr>
              <w:t xml:space="preserve">Client is </w:t>
            </w:r>
            <w:r w:rsidR="00B16883">
              <w:rPr>
                <w:sz w:val="20"/>
                <w:szCs w:val="14"/>
              </w:rPr>
              <w:t>running</w:t>
            </w:r>
          </w:p>
        </w:tc>
      </w:tr>
      <w:tr w:rsidR="001B603C" w:rsidRPr="00437FEA" w14:paraId="401368DD" w14:textId="77777777" w:rsidTr="00033784">
        <w:tc>
          <w:tcPr>
            <w:tcW w:w="1413" w:type="dxa"/>
          </w:tcPr>
          <w:p w14:paraId="650A2E63" w14:textId="77777777" w:rsidR="001B603C" w:rsidRPr="00437FEA" w:rsidRDefault="001B603C" w:rsidP="00033784">
            <w:pPr>
              <w:rPr>
                <w:sz w:val="20"/>
                <w:szCs w:val="14"/>
              </w:rPr>
            </w:pPr>
            <w:r>
              <w:rPr>
                <w:sz w:val="20"/>
                <w:szCs w:val="14"/>
              </w:rPr>
              <w:t>Type</w:t>
            </w:r>
          </w:p>
        </w:tc>
        <w:tc>
          <w:tcPr>
            <w:tcW w:w="9043" w:type="dxa"/>
          </w:tcPr>
          <w:p w14:paraId="52A2869F" w14:textId="77777777" w:rsidR="001B603C" w:rsidRPr="00437FEA" w:rsidRDefault="001D787D" w:rsidP="00033784">
            <w:pPr>
              <w:rPr>
                <w:sz w:val="20"/>
                <w:szCs w:val="14"/>
              </w:rPr>
            </w:pPr>
            <w:r>
              <w:rPr>
                <w:sz w:val="20"/>
                <w:szCs w:val="14"/>
              </w:rPr>
              <w:t>A Client b</w:t>
            </w:r>
            <w:r w:rsidR="00AF00DB">
              <w:rPr>
                <w:sz w:val="20"/>
                <w:szCs w:val="14"/>
              </w:rPr>
              <w:t>uilding</w:t>
            </w:r>
            <w:r w:rsidR="002A0CE3">
              <w:rPr>
                <w:sz w:val="20"/>
                <w:szCs w:val="14"/>
              </w:rPr>
              <w:t xml:space="preserve"> and maintaining</w:t>
            </w:r>
            <w:r w:rsidR="00AF00DB">
              <w:rPr>
                <w:sz w:val="20"/>
                <w:szCs w:val="14"/>
              </w:rPr>
              <w:t xml:space="preserve"> the context</w:t>
            </w:r>
          </w:p>
        </w:tc>
      </w:tr>
      <w:tr w:rsidR="001B603C" w:rsidRPr="00437FEA" w14:paraId="754C048F" w14:textId="77777777" w:rsidTr="00033784">
        <w:tc>
          <w:tcPr>
            <w:tcW w:w="1413" w:type="dxa"/>
          </w:tcPr>
          <w:p w14:paraId="43AABDBA" w14:textId="77777777" w:rsidR="001B603C" w:rsidRPr="00437FEA" w:rsidRDefault="001B603C" w:rsidP="00033784">
            <w:pPr>
              <w:rPr>
                <w:sz w:val="20"/>
                <w:szCs w:val="14"/>
              </w:rPr>
            </w:pPr>
            <w:r>
              <w:rPr>
                <w:sz w:val="20"/>
                <w:szCs w:val="14"/>
              </w:rPr>
              <w:t>Description and workflow</w:t>
            </w:r>
          </w:p>
        </w:tc>
        <w:tc>
          <w:tcPr>
            <w:tcW w:w="9043" w:type="dxa"/>
          </w:tcPr>
          <w:p w14:paraId="083D6170" w14:textId="77777777" w:rsidR="00B16883" w:rsidRDefault="004F4C3E" w:rsidP="00D66FC5">
            <w:pPr>
              <w:pStyle w:val="ListParagraph"/>
              <w:numPr>
                <w:ilvl w:val="0"/>
                <w:numId w:val="43"/>
              </w:numPr>
              <w:spacing w:before="100" w:beforeAutospacing="1" w:after="100" w:afterAutospacing="1"/>
              <w:rPr>
                <w:rFonts w:eastAsia="Times New Roman"/>
                <w:sz w:val="20"/>
                <w:szCs w:val="14"/>
              </w:rPr>
            </w:pPr>
            <w:r>
              <w:rPr>
                <w:rFonts w:eastAsia="Times New Roman"/>
                <w:sz w:val="20"/>
                <w:szCs w:val="14"/>
              </w:rPr>
              <w:t xml:space="preserve">The client runs </w:t>
            </w:r>
            <w:r w:rsidR="00B16883">
              <w:rPr>
                <w:rFonts w:eastAsia="Times New Roman"/>
                <w:sz w:val="20"/>
                <w:szCs w:val="14"/>
              </w:rPr>
              <w:t>UC ST-0.1</w:t>
            </w:r>
          </w:p>
          <w:p w14:paraId="35CFC980" w14:textId="77777777" w:rsidR="00B16883" w:rsidRPr="00B16883" w:rsidRDefault="00B16883" w:rsidP="00D66FC5">
            <w:pPr>
              <w:pStyle w:val="ListParagraph"/>
              <w:numPr>
                <w:ilvl w:val="0"/>
                <w:numId w:val="43"/>
              </w:numPr>
              <w:spacing w:before="100" w:beforeAutospacing="1" w:after="100" w:afterAutospacing="1"/>
              <w:rPr>
                <w:rFonts w:eastAsia="Times New Roman"/>
                <w:sz w:val="20"/>
                <w:szCs w:val="14"/>
              </w:rPr>
            </w:pPr>
            <w:r>
              <w:rPr>
                <w:rFonts w:eastAsia="Times New Roman"/>
                <w:sz w:val="20"/>
                <w:szCs w:val="14"/>
              </w:rPr>
              <w:t xml:space="preserve">The client runs UC ST-2.x </w:t>
            </w:r>
            <w:r>
              <w:rPr>
                <w:sz w:val="20"/>
                <w:szCs w:val="14"/>
              </w:rPr>
              <w:t>for all relevant classes and information</w:t>
            </w:r>
          </w:p>
          <w:p w14:paraId="7F71F5BC" w14:textId="77777777" w:rsidR="001B603C" w:rsidRDefault="00D21422" w:rsidP="00D66FC5">
            <w:pPr>
              <w:pStyle w:val="ListParagraph"/>
              <w:numPr>
                <w:ilvl w:val="1"/>
                <w:numId w:val="43"/>
              </w:numPr>
              <w:spacing w:before="100" w:beforeAutospacing="1" w:after="100" w:afterAutospacing="1"/>
              <w:rPr>
                <w:rFonts w:eastAsia="Times New Roman"/>
                <w:sz w:val="20"/>
                <w:szCs w:val="14"/>
              </w:rPr>
            </w:pPr>
            <w:r>
              <w:rPr>
                <w:rFonts w:eastAsia="Times New Roman"/>
                <w:sz w:val="20"/>
                <w:szCs w:val="14"/>
              </w:rPr>
              <w:t>The client starts various streams in a sequence compatible with its alignment strategy</w:t>
            </w:r>
          </w:p>
          <w:p w14:paraId="51ED1D04" w14:textId="77777777" w:rsidR="00D21422" w:rsidRDefault="00D21422"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The streams guarantee order within any instance of a class but do not guarantee any ordering between instances of classes</w:t>
            </w:r>
          </w:p>
          <w:p w14:paraId="107EF5B4" w14:textId="77777777" w:rsidR="00D21422" w:rsidRDefault="00D21422"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For example, the client may decide to align nodes first</w:t>
            </w:r>
          </w:p>
          <w:p w14:paraId="71A4A64C" w14:textId="77777777" w:rsidR="00D21422" w:rsidRDefault="00D21422" w:rsidP="00D66FC5">
            <w:pPr>
              <w:pStyle w:val="ListParagraph"/>
              <w:numPr>
                <w:ilvl w:val="1"/>
                <w:numId w:val="43"/>
              </w:numPr>
              <w:spacing w:before="100" w:beforeAutospacing="1" w:after="100" w:afterAutospacing="1"/>
              <w:rPr>
                <w:rFonts w:eastAsia="Times New Roman"/>
                <w:sz w:val="20"/>
                <w:szCs w:val="14"/>
              </w:rPr>
            </w:pPr>
            <w:r>
              <w:rPr>
                <w:rFonts w:eastAsia="Times New Roman"/>
                <w:sz w:val="20"/>
                <w:szCs w:val="14"/>
              </w:rPr>
              <w:t xml:space="preserve">As entity information is received the client resolves references </w:t>
            </w:r>
            <w:r w:rsidR="00CB0F60">
              <w:rPr>
                <w:rFonts w:eastAsia="Times New Roman"/>
                <w:sz w:val="20"/>
                <w:szCs w:val="14"/>
              </w:rPr>
              <w:t>on-the-fly.</w:t>
            </w:r>
          </w:p>
          <w:p w14:paraId="548C9C62" w14:textId="77777777" w:rsidR="00CB0F60" w:rsidRDefault="00865072"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 xml:space="preserve">Where references do not resolve immediately, due to differential propagation delay etc., the client uses </w:t>
            </w:r>
            <w:r w:rsidR="00E52721">
              <w:rPr>
                <w:rFonts w:eastAsia="Times New Roman"/>
                <w:sz w:val="20"/>
                <w:szCs w:val="14"/>
              </w:rPr>
              <w:t>an appropriate method to defer the reference mapping until the relevant entity is received</w:t>
            </w:r>
          </w:p>
          <w:p w14:paraId="31582F4C" w14:textId="77777777" w:rsidR="00AF04BB" w:rsidRDefault="00AF04BB"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 xml:space="preserve">As noted in </w:t>
            </w:r>
            <w:r w:rsidR="002535DB">
              <w:rPr>
                <w:rFonts w:eastAsia="Times New Roman"/>
                <w:sz w:val="20"/>
                <w:szCs w:val="14"/>
              </w:rPr>
              <w:t>UC ST-2.1 the tree referenced by the parent-address may not yet be fully present</w:t>
            </w:r>
            <w:r w:rsidR="006279F5">
              <w:rPr>
                <w:rFonts w:eastAsia="Times New Roman"/>
                <w:sz w:val="20"/>
                <w:szCs w:val="14"/>
              </w:rPr>
              <w:t xml:space="preserve"> and hence a skeleton of the tree will need to be constructed and subsequently populated.</w:t>
            </w:r>
          </w:p>
          <w:p w14:paraId="1F1B4C54" w14:textId="77777777" w:rsidR="00E52721" w:rsidRPr="005E0567" w:rsidRDefault="00E52721" w:rsidP="00D66FC5">
            <w:pPr>
              <w:pStyle w:val="ListParagraph"/>
              <w:numPr>
                <w:ilvl w:val="1"/>
                <w:numId w:val="43"/>
              </w:numPr>
              <w:spacing w:before="100" w:beforeAutospacing="1" w:after="100" w:afterAutospacing="1"/>
              <w:rPr>
                <w:rFonts w:eastAsia="Times New Roman"/>
                <w:sz w:val="20"/>
                <w:szCs w:val="14"/>
              </w:rPr>
            </w:pPr>
            <w:r>
              <w:rPr>
                <w:rFonts w:eastAsia="Times New Roman"/>
                <w:sz w:val="20"/>
                <w:szCs w:val="14"/>
              </w:rPr>
              <w:t>The client builds a view of interrelated network resources</w:t>
            </w:r>
          </w:p>
        </w:tc>
      </w:tr>
    </w:tbl>
    <w:p w14:paraId="0057DE2F" w14:textId="77777777" w:rsidR="00D1241F" w:rsidRDefault="00D1241F" w:rsidP="00D1241F"/>
    <w:p w14:paraId="45F36AD8" w14:textId="77777777" w:rsidR="00950A07" w:rsidRPr="002437F5" w:rsidRDefault="00950A07" w:rsidP="00950A07">
      <w:pPr>
        <w:pStyle w:val="Heading3"/>
      </w:pPr>
      <w:bookmarkStart w:id="3519" w:name="_Toc192619603"/>
      <w:r>
        <w:t>Use Case ST-</w:t>
      </w:r>
      <w:r w:rsidR="00E85FED">
        <w:t>4</w:t>
      </w:r>
      <w:r>
        <w:t>.2: In a resilient solution the Controller the client is connected to becomes unavailable</w:t>
      </w:r>
      <w:bookmarkEnd w:id="3519"/>
    </w:p>
    <w:tbl>
      <w:tblPr>
        <w:tblStyle w:val="TableGrid"/>
        <w:tblW w:w="0" w:type="auto"/>
        <w:tblLook w:val="04A0" w:firstRow="1" w:lastRow="0" w:firstColumn="1" w:lastColumn="0" w:noHBand="0" w:noVBand="1"/>
      </w:tblPr>
      <w:tblGrid>
        <w:gridCol w:w="1413"/>
        <w:gridCol w:w="9043"/>
      </w:tblGrid>
      <w:tr w:rsidR="00950A07" w:rsidRPr="00437FEA" w14:paraId="6DE5928E" w14:textId="77777777" w:rsidTr="00033784">
        <w:tc>
          <w:tcPr>
            <w:tcW w:w="1413" w:type="dxa"/>
          </w:tcPr>
          <w:p w14:paraId="2656BC09" w14:textId="77777777" w:rsidR="00950A07" w:rsidRPr="00437FEA" w:rsidRDefault="00950A07" w:rsidP="00033784">
            <w:pPr>
              <w:rPr>
                <w:sz w:val="20"/>
                <w:szCs w:val="14"/>
              </w:rPr>
            </w:pPr>
            <w:r w:rsidRPr="00437FEA">
              <w:rPr>
                <w:sz w:val="20"/>
                <w:szCs w:val="14"/>
              </w:rPr>
              <w:t>Number</w:t>
            </w:r>
          </w:p>
        </w:tc>
        <w:tc>
          <w:tcPr>
            <w:tcW w:w="9043" w:type="dxa"/>
          </w:tcPr>
          <w:p w14:paraId="687865C8" w14:textId="77777777" w:rsidR="00950A07" w:rsidRPr="00437FEA" w:rsidRDefault="00950A07" w:rsidP="00033784">
            <w:pPr>
              <w:rPr>
                <w:sz w:val="20"/>
                <w:szCs w:val="14"/>
              </w:rPr>
            </w:pPr>
            <w:r>
              <w:rPr>
                <w:sz w:val="20"/>
                <w:szCs w:val="14"/>
              </w:rPr>
              <w:t>ST-</w:t>
            </w:r>
            <w:r w:rsidR="00E85FED">
              <w:rPr>
                <w:sz w:val="20"/>
                <w:szCs w:val="14"/>
              </w:rPr>
              <w:t>4</w:t>
            </w:r>
            <w:r>
              <w:rPr>
                <w:sz w:val="20"/>
                <w:szCs w:val="14"/>
              </w:rPr>
              <w:t>.2</w:t>
            </w:r>
          </w:p>
        </w:tc>
      </w:tr>
      <w:tr w:rsidR="00950A07" w:rsidRPr="00437FEA" w14:paraId="36FEDDB5" w14:textId="77777777" w:rsidTr="00033784">
        <w:tc>
          <w:tcPr>
            <w:tcW w:w="1413" w:type="dxa"/>
          </w:tcPr>
          <w:p w14:paraId="1B3436D1" w14:textId="77777777" w:rsidR="00950A07" w:rsidRPr="00437FEA" w:rsidRDefault="00950A07" w:rsidP="00033784">
            <w:pPr>
              <w:rPr>
                <w:sz w:val="20"/>
                <w:szCs w:val="14"/>
              </w:rPr>
            </w:pPr>
            <w:r w:rsidRPr="00437FEA">
              <w:rPr>
                <w:sz w:val="20"/>
                <w:szCs w:val="14"/>
              </w:rPr>
              <w:t>Name</w:t>
            </w:r>
          </w:p>
        </w:tc>
        <w:tc>
          <w:tcPr>
            <w:tcW w:w="9043" w:type="dxa"/>
          </w:tcPr>
          <w:p w14:paraId="3D27B2B0" w14:textId="77777777" w:rsidR="00950A07" w:rsidRPr="00437FEA" w:rsidRDefault="00CE7CED" w:rsidP="00033784">
            <w:pPr>
              <w:rPr>
                <w:sz w:val="20"/>
                <w:szCs w:val="14"/>
              </w:rPr>
            </w:pPr>
            <w:r w:rsidRPr="00CE7CED">
              <w:rPr>
                <w:sz w:val="20"/>
                <w:szCs w:val="14"/>
              </w:rPr>
              <w:t>In a resilient solution the Controller the client is connected to becomes unavailable</w:t>
            </w:r>
          </w:p>
        </w:tc>
      </w:tr>
      <w:tr w:rsidR="00950A07" w:rsidRPr="00437FEA" w14:paraId="10FAC611" w14:textId="77777777" w:rsidTr="00033784">
        <w:tc>
          <w:tcPr>
            <w:tcW w:w="1413" w:type="dxa"/>
          </w:tcPr>
          <w:p w14:paraId="6A8C4570" w14:textId="77777777" w:rsidR="00950A07" w:rsidRPr="00437FEA" w:rsidRDefault="00950A07" w:rsidP="00033784">
            <w:pPr>
              <w:rPr>
                <w:sz w:val="20"/>
                <w:szCs w:val="14"/>
              </w:rPr>
            </w:pPr>
            <w:r>
              <w:rPr>
                <w:sz w:val="20"/>
                <w:szCs w:val="14"/>
              </w:rPr>
              <w:t>Process/Area</w:t>
            </w:r>
          </w:p>
        </w:tc>
        <w:tc>
          <w:tcPr>
            <w:tcW w:w="9043" w:type="dxa"/>
          </w:tcPr>
          <w:p w14:paraId="2250CDFA" w14:textId="77777777" w:rsidR="00950A07" w:rsidRPr="00437FEA" w:rsidRDefault="00950A07" w:rsidP="00033784">
            <w:pPr>
              <w:rPr>
                <w:sz w:val="20"/>
                <w:szCs w:val="14"/>
              </w:rPr>
            </w:pPr>
            <w:r>
              <w:rPr>
                <w:sz w:val="20"/>
                <w:szCs w:val="14"/>
              </w:rPr>
              <w:t>Solution Operation</w:t>
            </w:r>
          </w:p>
        </w:tc>
      </w:tr>
      <w:tr w:rsidR="00950A07" w:rsidRPr="00437FEA" w14:paraId="1C9B2A3F" w14:textId="77777777" w:rsidTr="00033784">
        <w:tc>
          <w:tcPr>
            <w:tcW w:w="1413" w:type="dxa"/>
          </w:tcPr>
          <w:p w14:paraId="7F8D3045" w14:textId="77777777" w:rsidR="00950A07" w:rsidRPr="00437FEA" w:rsidRDefault="00950A07" w:rsidP="00033784">
            <w:pPr>
              <w:rPr>
                <w:sz w:val="20"/>
                <w:szCs w:val="14"/>
              </w:rPr>
            </w:pPr>
            <w:r>
              <w:rPr>
                <w:sz w:val="20"/>
                <w:szCs w:val="14"/>
              </w:rPr>
              <w:t>Brief description</w:t>
            </w:r>
          </w:p>
        </w:tc>
        <w:tc>
          <w:tcPr>
            <w:tcW w:w="9043" w:type="dxa"/>
          </w:tcPr>
          <w:p w14:paraId="6681CCD0" w14:textId="77777777" w:rsidR="00950A07" w:rsidRPr="00437FEA" w:rsidRDefault="00950A07" w:rsidP="00033784">
            <w:pPr>
              <w:rPr>
                <w:sz w:val="20"/>
                <w:szCs w:val="14"/>
              </w:rPr>
            </w:pPr>
            <w:r>
              <w:rPr>
                <w:sz w:val="20"/>
                <w:szCs w:val="14"/>
              </w:rPr>
              <w:t xml:space="preserve">The </w:t>
            </w:r>
            <w:r w:rsidR="00F65507">
              <w:rPr>
                <w:sz w:val="20"/>
                <w:szCs w:val="14"/>
              </w:rPr>
              <w:t xml:space="preserve">client detects the </w:t>
            </w:r>
            <w:r w:rsidR="00686F4A">
              <w:rPr>
                <w:sz w:val="20"/>
                <w:szCs w:val="14"/>
              </w:rPr>
              <w:t xml:space="preserve">Controller to which it was connected is no longer available and connects to an alternative </w:t>
            </w:r>
            <w:r w:rsidR="00B80BE0">
              <w:rPr>
                <w:sz w:val="20"/>
                <w:szCs w:val="14"/>
              </w:rPr>
              <w:t>C</w:t>
            </w:r>
            <w:r w:rsidR="00686F4A">
              <w:rPr>
                <w:sz w:val="20"/>
                <w:szCs w:val="14"/>
              </w:rPr>
              <w:t>ontroller</w:t>
            </w:r>
            <w:r w:rsidR="00B80BE0">
              <w:rPr>
                <w:sz w:val="20"/>
                <w:szCs w:val="14"/>
              </w:rPr>
              <w:t xml:space="preserve"> instance</w:t>
            </w:r>
            <w:r w:rsidR="00686F4A">
              <w:rPr>
                <w:sz w:val="20"/>
                <w:szCs w:val="14"/>
              </w:rPr>
              <w:t xml:space="preserve"> for the streams of interest</w:t>
            </w:r>
          </w:p>
        </w:tc>
      </w:tr>
      <w:tr w:rsidR="00950A07" w:rsidRPr="00437FEA" w14:paraId="785F5289" w14:textId="77777777" w:rsidTr="00033784">
        <w:tc>
          <w:tcPr>
            <w:tcW w:w="1413" w:type="dxa"/>
          </w:tcPr>
          <w:p w14:paraId="07B06ED5" w14:textId="77777777" w:rsidR="00950A07" w:rsidRPr="00437FEA" w:rsidRDefault="00950A07" w:rsidP="00033784">
            <w:pPr>
              <w:rPr>
                <w:sz w:val="20"/>
                <w:szCs w:val="14"/>
              </w:rPr>
            </w:pPr>
            <w:r>
              <w:rPr>
                <w:sz w:val="20"/>
                <w:szCs w:val="14"/>
              </w:rPr>
              <w:t>Preconditions</w:t>
            </w:r>
          </w:p>
        </w:tc>
        <w:tc>
          <w:tcPr>
            <w:tcW w:w="9043" w:type="dxa"/>
          </w:tcPr>
          <w:p w14:paraId="1698A0D9" w14:textId="77777777" w:rsidR="00950A07" w:rsidRPr="00437FEA" w:rsidRDefault="00950A07" w:rsidP="00033784">
            <w:pPr>
              <w:rPr>
                <w:sz w:val="20"/>
                <w:szCs w:val="14"/>
              </w:rPr>
            </w:pPr>
            <w:r>
              <w:rPr>
                <w:sz w:val="20"/>
                <w:szCs w:val="14"/>
              </w:rPr>
              <w:t>Client is running UC ST-</w:t>
            </w:r>
            <w:r w:rsidR="00E85FED">
              <w:rPr>
                <w:sz w:val="20"/>
                <w:szCs w:val="14"/>
              </w:rPr>
              <w:t>4</w:t>
            </w:r>
            <w:r w:rsidR="002A0CE3">
              <w:rPr>
                <w:sz w:val="20"/>
                <w:szCs w:val="14"/>
              </w:rPr>
              <w:t>.1</w:t>
            </w:r>
          </w:p>
        </w:tc>
      </w:tr>
      <w:tr w:rsidR="00950A07" w:rsidRPr="00437FEA" w14:paraId="2C336D7A" w14:textId="77777777" w:rsidTr="00033784">
        <w:tc>
          <w:tcPr>
            <w:tcW w:w="1413" w:type="dxa"/>
          </w:tcPr>
          <w:p w14:paraId="7BEE4A53" w14:textId="77777777" w:rsidR="00950A07" w:rsidRPr="00437FEA" w:rsidRDefault="00950A07" w:rsidP="00033784">
            <w:pPr>
              <w:rPr>
                <w:sz w:val="20"/>
                <w:szCs w:val="14"/>
              </w:rPr>
            </w:pPr>
            <w:r>
              <w:rPr>
                <w:sz w:val="20"/>
                <w:szCs w:val="14"/>
              </w:rPr>
              <w:t>Type</w:t>
            </w:r>
          </w:p>
        </w:tc>
        <w:tc>
          <w:tcPr>
            <w:tcW w:w="9043" w:type="dxa"/>
          </w:tcPr>
          <w:p w14:paraId="7FA65C64" w14:textId="77777777" w:rsidR="00950A07" w:rsidRPr="00437FEA" w:rsidRDefault="001D787D" w:rsidP="00033784">
            <w:pPr>
              <w:rPr>
                <w:sz w:val="20"/>
                <w:szCs w:val="14"/>
              </w:rPr>
            </w:pPr>
            <w:r>
              <w:rPr>
                <w:sz w:val="20"/>
                <w:szCs w:val="14"/>
              </w:rPr>
              <w:t>A Client building</w:t>
            </w:r>
            <w:r w:rsidR="002A0CE3">
              <w:rPr>
                <w:sz w:val="20"/>
                <w:szCs w:val="14"/>
              </w:rPr>
              <w:t xml:space="preserve"> and ma</w:t>
            </w:r>
            <w:r w:rsidR="005D70F6">
              <w:rPr>
                <w:sz w:val="20"/>
                <w:szCs w:val="14"/>
              </w:rPr>
              <w:t>i</w:t>
            </w:r>
            <w:r w:rsidR="002A0CE3">
              <w:rPr>
                <w:sz w:val="20"/>
                <w:szCs w:val="14"/>
              </w:rPr>
              <w:t>ntaining</w:t>
            </w:r>
            <w:r w:rsidR="00950A07">
              <w:rPr>
                <w:sz w:val="20"/>
                <w:szCs w:val="14"/>
              </w:rPr>
              <w:t xml:space="preserve"> the context</w:t>
            </w:r>
          </w:p>
        </w:tc>
      </w:tr>
      <w:tr w:rsidR="00950A07" w:rsidRPr="00437FEA" w14:paraId="331F3449" w14:textId="77777777" w:rsidTr="00033784">
        <w:tc>
          <w:tcPr>
            <w:tcW w:w="1413" w:type="dxa"/>
          </w:tcPr>
          <w:p w14:paraId="4BFBB29E" w14:textId="77777777" w:rsidR="00950A07" w:rsidRPr="00437FEA" w:rsidRDefault="00950A07" w:rsidP="00033784">
            <w:pPr>
              <w:rPr>
                <w:sz w:val="20"/>
                <w:szCs w:val="14"/>
              </w:rPr>
            </w:pPr>
            <w:r>
              <w:rPr>
                <w:sz w:val="20"/>
                <w:szCs w:val="14"/>
              </w:rPr>
              <w:t>Description and workflow</w:t>
            </w:r>
          </w:p>
        </w:tc>
        <w:tc>
          <w:tcPr>
            <w:tcW w:w="9043" w:type="dxa"/>
          </w:tcPr>
          <w:p w14:paraId="12003450" w14:textId="77777777" w:rsidR="00181A05" w:rsidRPr="00181A05" w:rsidRDefault="00181A05" w:rsidP="00515260">
            <w:pPr>
              <w:pStyle w:val="ListParagraph"/>
              <w:numPr>
                <w:ilvl w:val="0"/>
                <w:numId w:val="48"/>
              </w:numPr>
              <w:spacing w:before="100" w:beforeAutospacing="1" w:after="100" w:afterAutospacing="1"/>
              <w:rPr>
                <w:rFonts w:eastAsia="Times New Roman"/>
                <w:sz w:val="20"/>
                <w:szCs w:val="14"/>
              </w:rPr>
            </w:pPr>
            <w:r>
              <w:rPr>
                <w:rFonts w:eastAsia="Times New Roman"/>
                <w:sz w:val="20"/>
                <w:szCs w:val="14"/>
              </w:rPr>
              <w:t xml:space="preserve">The client runs </w:t>
            </w:r>
            <w:r>
              <w:rPr>
                <w:sz w:val="20"/>
                <w:szCs w:val="14"/>
              </w:rPr>
              <w:t>UC ST-0.1 for the new Controller instance</w:t>
            </w:r>
          </w:p>
          <w:p w14:paraId="2CE39D88" w14:textId="77777777" w:rsidR="00950A07" w:rsidRPr="005E0567" w:rsidRDefault="00B80BE0" w:rsidP="00515260">
            <w:pPr>
              <w:pStyle w:val="ListParagraph"/>
              <w:numPr>
                <w:ilvl w:val="0"/>
                <w:numId w:val="48"/>
              </w:numPr>
              <w:spacing w:before="100" w:beforeAutospacing="1" w:after="100" w:afterAutospacing="1"/>
              <w:rPr>
                <w:rFonts w:eastAsia="Times New Roman"/>
                <w:sz w:val="20"/>
                <w:szCs w:val="14"/>
              </w:rPr>
            </w:pPr>
            <w:r>
              <w:rPr>
                <w:rFonts w:eastAsia="Times New Roman"/>
                <w:sz w:val="20"/>
                <w:szCs w:val="14"/>
              </w:rPr>
              <w:t>The client runs UC ST-</w:t>
            </w:r>
            <w:r w:rsidR="00181A05">
              <w:rPr>
                <w:rFonts w:eastAsia="Times New Roman"/>
                <w:sz w:val="20"/>
                <w:szCs w:val="14"/>
              </w:rPr>
              <w:t>2</w:t>
            </w:r>
            <w:r>
              <w:rPr>
                <w:rFonts w:eastAsia="Times New Roman"/>
                <w:sz w:val="20"/>
                <w:szCs w:val="14"/>
              </w:rPr>
              <w:t>.1 for the new Controller instance</w:t>
            </w:r>
          </w:p>
        </w:tc>
      </w:tr>
    </w:tbl>
    <w:p w14:paraId="4F25B21B" w14:textId="77777777" w:rsidR="00871C5E" w:rsidRDefault="00871C5E" w:rsidP="00D1241F"/>
    <w:p w14:paraId="742E8AA0" w14:textId="77777777" w:rsidR="003D1910" w:rsidRDefault="003D1910">
      <w:pPr>
        <w:spacing w:after="0"/>
        <w:rPr>
          <w:rFonts w:asciiTheme="majorHAnsi" w:eastAsiaTheme="majorEastAsia" w:hAnsiTheme="majorHAnsi" w:cstheme="majorBidi"/>
          <w:b/>
          <w:bCs/>
          <w:szCs w:val="24"/>
        </w:rPr>
      </w:pPr>
      <w:r>
        <w:br w:type="page"/>
      </w:r>
    </w:p>
    <w:p w14:paraId="38890DA4" w14:textId="77777777" w:rsidR="000F2E55" w:rsidRDefault="00DF52AD" w:rsidP="00EB62A7">
      <w:pPr>
        <w:pStyle w:val="Heading2"/>
      </w:pPr>
      <w:bookmarkStart w:id="3520" w:name="_Toc192619604"/>
      <w:r>
        <w:lastRenderedPageBreak/>
        <w:t>Connectivity Service Lifecycle</w:t>
      </w:r>
      <w:bookmarkEnd w:id="3520"/>
    </w:p>
    <w:p w14:paraId="7CDD2D9B" w14:textId="77777777" w:rsidR="00E344CA" w:rsidRDefault="00E344CA" w:rsidP="006A457F">
      <w:r>
        <w:t>The use cases in this section are informative.</w:t>
      </w:r>
    </w:p>
    <w:p w14:paraId="4C2B9C21" w14:textId="77777777" w:rsidR="00BC19C3" w:rsidRPr="002437F5" w:rsidRDefault="00BC19C3" w:rsidP="00BC19C3">
      <w:pPr>
        <w:pStyle w:val="Heading3"/>
      </w:pPr>
      <w:bookmarkStart w:id="3521" w:name="_Toc192619605"/>
      <w:r>
        <w:t>Use Case ST-5.1: Provide streams network changes to the client</w:t>
      </w:r>
      <w:bookmarkEnd w:id="3521"/>
    </w:p>
    <w:tbl>
      <w:tblPr>
        <w:tblStyle w:val="TableGrid"/>
        <w:tblW w:w="0" w:type="auto"/>
        <w:tblLook w:val="04A0" w:firstRow="1" w:lastRow="0" w:firstColumn="1" w:lastColumn="0" w:noHBand="0" w:noVBand="1"/>
      </w:tblPr>
      <w:tblGrid>
        <w:gridCol w:w="1413"/>
        <w:gridCol w:w="9043"/>
      </w:tblGrid>
      <w:tr w:rsidR="00BC19C3" w:rsidRPr="00437FEA" w14:paraId="6F135041" w14:textId="77777777" w:rsidTr="00B90A17">
        <w:tc>
          <w:tcPr>
            <w:tcW w:w="1413" w:type="dxa"/>
          </w:tcPr>
          <w:p w14:paraId="40116B8A" w14:textId="77777777" w:rsidR="00BC19C3" w:rsidRPr="00437FEA" w:rsidRDefault="00BC19C3" w:rsidP="00B90A17">
            <w:pPr>
              <w:rPr>
                <w:sz w:val="20"/>
                <w:szCs w:val="14"/>
              </w:rPr>
            </w:pPr>
            <w:r w:rsidRPr="00437FEA">
              <w:rPr>
                <w:sz w:val="20"/>
                <w:szCs w:val="14"/>
              </w:rPr>
              <w:t>Number</w:t>
            </w:r>
          </w:p>
        </w:tc>
        <w:tc>
          <w:tcPr>
            <w:tcW w:w="9043" w:type="dxa"/>
          </w:tcPr>
          <w:p w14:paraId="775766E5" w14:textId="77777777" w:rsidR="00BC19C3" w:rsidRPr="00437FEA" w:rsidRDefault="00BC19C3" w:rsidP="00B90A17">
            <w:pPr>
              <w:rPr>
                <w:sz w:val="20"/>
                <w:szCs w:val="14"/>
              </w:rPr>
            </w:pPr>
            <w:r>
              <w:rPr>
                <w:sz w:val="20"/>
                <w:szCs w:val="14"/>
              </w:rPr>
              <w:t>ST-5.1</w:t>
            </w:r>
          </w:p>
        </w:tc>
      </w:tr>
      <w:tr w:rsidR="00BC19C3" w:rsidRPr="00437FEA" w14:paraId="54660160" w14:textId="77777777" w:rsidTr="00B90A17">
        <w:tc>
          <w:tcPr>
            <w:tcW w:w="1413" w:type="dxa"/>
          </w:tcPr>
          <w:p w14:paraId="52FAD190" w14:textId="77777777" w:rsidR="00BC19C3" w:rsidRPr="00437FEA" w:rsidRDefault="00BC19C3" w:rsidP="00B90A17">
            <w:pPr>
              <w:rPr>
                <w:sz w:val="20"/>
                <w:szCs w:val="14"/>
              </w:rPr>
            </w:pPr>
            <w:r w:rsidRPr="00437FEA">
              <w:rPr>
                <w:sz w:val="20"/>
                <w:szCs w:val="14"/>
              </w:rPr>
              <w:t>Name</w:t>
            </w:r>
          </w:p>
        </w:tc>
        <w:tc>
          <w:tcPr>
            <w:tcW w:w="9043" w:type="dxa"/>
          </w:tcPr>
          <w:p w14:paraId="7B465634" w14:textId="77777777" w:rsidR="00BC19C3" w:rsidRPr="00437FEA" w:rsidRDefault="00073FF8" w:rsidP="00B90A17">
            <w:pPr>
              <w:rPr>
                <w:sz w:val="20"/>
                <w:szCs w:val="14"/>
              </w:rPr>
            </w:pPr>
            <w:r>
              <w:rPr>
                <w:sz w:val="20"/>
                <w:szCs w:val="14"/>
              </w:rPr>
              <w:t>Provider streams network changes to the client</w:t>
            </w:r>
          </w:p>
        </w:tc>
      </w:tr>
      <w:tr w:rsidR="00BC19C3" w:rsidRPr="00437FEA" w14:paraId="7E59E42E" w14:textId="77777777" w:rsidTr="00B90A17">
        <w:tc>
          <w:tcPr>
            <w:tcW w:w="1413" w:type="dxa"/>
          </w:tcPr>
          <w:p w14:paraId="684F9CB6" w14:textId="77777777" w:rsidR="00BC19C3" w:rsidRPr="00437FEA" w:rsidRDefault="00BC19C3" w:rsidP="00B90A17">
            <w:pPr>
              <w:rPr>
                <w:sz w:val="20"/>
                <w:szCs w:val="14"/>
              </w:rPr>
            </w:pPr>
            <w:r>
              <w:rPr>
                <w:sz w:val="20"/>
                <w:szCs w:val="14"/>
              </w:rPr>
              <w:t>Process/Area</w:t>
            </w:r>
          </w:p>
        </w:tc>
        <w:tc>
          <w:tcPr>
            <w:tcW w:w="9043" w:type="dxa"/>
          </w:tcPr>
          <w:p w14:paraId="513BCDFB" w14:textId="77777777" w:rsidR="00BC19C3" w:rsidRPr="00437FEA" w:rsidRDefault="00BC19C3" w:rsidP="00B90A17">
            <w:pPr>
              <w:rPr>
                <w:sz w:val="20"/>
                <w:szCs w:val="14"/>
              </w:rPr>
            </w:pPr>
            <w:r>
              <w:rPr>
                <w:sz w:val="20"/>
                <w:szCs w:val="14"/>
              </w:rPr>
              <w:t>Solution Operation</w:t>
            </w:r>
          </w:p>
        </w:tc>
      </w:tr>
      <w:tr w:rsidR="00BC19C3" w:rsidRPr="00437FEA" w14:paraId="254C1BAF" w14:textId="77777777" w:rsidTr="00B90A17">
        <w:tc>
          <w:tcPr>
            <w:tcW w:w="1413" w:type="dxa"/>
          </w:tcPr>
          <w:p w14:paraId="5993BC49" w14:textId="77777777" w:rsidR="00BC19C3" w:rsidRPr="00437FEA" w:rsidRDefault="00BC19C3" w:rsidP="00B90A17">
            <w:pPr>
              <w:rPr>
                <w:sz w:val="20"/>
                <w:szCs w:val="14"/>
              </w:rPr>
            </w:pPr>
            <w:r>
              <w:rPr>
                <w:sz w:val="20"/>
                <w:szCs w:val="14"/>
              </w:rPr>
              <w:t>Brief description</w:t>
            </w:r>
          </w:p>
        </w:tc>
        <w:tc>
          <w:tcPr>
            <w:tcW w:w="9043" w:type="dxa"/>
          </w:tcPr>
          <w:p w14:paraId="13AB14DD" w14:textId="77777777" w:rsidR="00BC19C3" w:rsidRPr="00437FEA" w:rsidRDefault="00DB6C33" w:rsidP="00B90A17">
            <w:pPr>
              <w:rPr>
                <w:sz w:val="20"/>
                <w:szCs w:val="14"/>
              </w:rPr>
            </w:pPr>
            <w:r>
              <w:rPr>
                <w:sz w:val="20"/>
                <w:szCs w:val="14"/>
              </w:rPr>
              <w:t>Changes in the network are detected by the provider and interpreted into changes to entities in the TAPI context.</w:t>
            </w:r>
          </w:p>
        </w:tc>
      </w:tr>
      <w:tr w:rsidR="00BC19C3" w:rsidRPr="00437FEA" w14:paraId="19EFC06E" w14:textId="77777777" w:rsidTr="00B90A17">
        <w:tc>
          <w:tcPr>
            <w:tcW w:w="1413" w:type="dxa"/>
          </w:tcPr>
          <w:p w14:paraId="73CEC14B" w14:textId="77777777" w:rsidR="00BC19C3" w:rsidRPr="00437FEA" w:rsidRDefault="00BC19C3" w:rsidP="00B90A17">
            <w:pPr>
              <w:rPr>
                <w:sz w:val="20"/>
                <w:szCs w:val="14"/>
              </w:rPr>
            </w:pPr>
            <w:r>
              <w:rPr>
                <w:sz w:val="20"/>
                <w:szCs w:val="14"/>
              </w:rPr>
              <w:t>Preconditions</w:t>
            </w:r>
          </w:p>
        </w:tc>
        <w:tc>
          <w:tcPr>
            <w:tcW w:w="9043" w:type="dxa"/>
          </w:tcPr>
          <w:p w14:paraId="5DDA4757" w14:textId="77777777" w:rsidR="00BC19C3" w:rsidRPr="00437FEA" w:rsidRDefault="00BC19C3" w:rsidP="00B90A17">
            <w:pPr>
              <w:rPr>
                <w:sz w:val="20"/>
                <w:szCs w:val="14"/>
              </w:rPr>
            </w:pPr>
            <w:r>
              <w:rPr>
                <w:sz w:val="20"/>
                <w:szCs w:val="14"/>
              </w:rPr>
              <w:t>Client is running UC ST-4.1</w:t>
            </w:r>
          </w:p>
        </w:tc>
      </w:tr>
      <w:tr w:rsidR="00BC19C3" w:rsidRPr="00437FEA" w14:paraId="4FA5E47D" w14:textId="77777777" w:rsidTr="00B90A17">
        <w:tc>
          <w:tcPr>
            <w:tcW w:w="1413" w:type="dxa"/>
          </w:tcPr>
          <w:p w14:paraId="1DB5FE0D" w14:textId="77777777" w:rsidR="00BC19C3" w:rsidRPr="00437FEA" w:rsidRDefault="00BC19C3" w:rsidP="00B90A17">
            <w:pPr>
              <w:rPr>
                <w:sz w:val="20"/>
                <w:szCs w:val="14"/>
              </w:rPr>
            </w:pPr>
            <w:r>
              <w:rPr>
                <w:sz w:val="20"/>
                <w:szCs w:val="14"/>
              </w:rPr>
              <w:t>Type</w:t>
            </w:r>
          </w:p>
        </w:tc>
        <w:tc>
          <w:tcPr>
            <w:tcW w:w="9043" w:type="dxa"/>
          </w:tcPr>
          <w:p w14:paraId="69DFF423" w14:textId="77777777" w:rsidR="00BC19C3" w:rsidRPr="00437FEA" w:rsidRDefault="00171C20" w:rsidP="00B90A17">
            <w:pPr>
              <w:rPr>
                <w:sz w:val="20"/>
                <w:szCs w:val="14"/>
              </w:rPr>
            </w:pPr>
            <w:r>
              <w:rPr>
                <w:sz w:val="20"/>
                <w:szCs w:val="14"/>
              </w:rPr>
              <w:t>Provider is monitoring the network for change</w:t>
            </w:r>
          </w:p>
        </w:tc>
      </w:tr>
      <w:tr w:rsidR="00BC19C3" w:rsidRPr="00437FEA" w14:paraId="7C2FE46F" w14:textId="77777777" w:rsidTr="00B90A17">
        <w:tc>
          <w:tcPr>
            <w:tcW w:w="1413" w:type="dxa"/>
          </w:tcPr>
          <w:p w14:paraId="2A3B8054" w14:textId="77777777" w:rsidR="00BC19C3" w:rsidRPr="00437FEA" w:rsidRDefault="00BC19C3" w:rsidP="00B90A17">
            <w:pPr>
              <w:rPr>
                <w:sz w:val="20"/>
                <w:szCs w:val="14"/>
              </w:rPr>
            </w:pPr>
            <w:r>
              <w:rPr>
                <w:sz w:val="20"/>
                <w:szCs w:val="14"/>
              </w:rPr>
              <w:t>Description and workflow</w:t>
            </w:r>
          </w:p>
        </w:tc>
        <w:tc>
          <w:tcPr>
            <w:tcW w:w="9043" w:type="dxa"/>
          </w:tcPr>
          <w:p w14:paraId="47B6E617" w14:textId="77777777" w:rsidR="00BC19C3" w:rsidRDefault="00171C20" w:rsidP="00515260">
            <w:pPr>
              <w:pStyle w:val="ListParagraph"/>
              <w:numPr>
                <w:ilvl w:val="0"/>
                <w:numId w:val="54"/>
              </w:numPr>
              <w:spacing w:before="100" w:beforeAutospacing="1" w:after="100" w:afterAutospacing="1"/>
              <w:rPr>
                <w:rFonts w:eastAsia="Times New Roman"/>
                <w:sz w:val="20"/>
                <w:szCs w:val="14"/>
              </w:rPr>
            </w:pPr>
            <w:r>
              <w:rPr>
                <w:rFonts w:eastAsia="Times New Roman"/>
                <w:sz w:val="20"/>
                <w:szCs w:val="14"/>
              </w:rPr>
              <w:t>The provider detected a change in network state and makes the appropriate adjustments to the TAPI context to reflect the change</w:t>
            </w:r>
            <w:r w:rsidR="00383D19">
              <w:rPr>
                <w:rFonts w:eastAsia="Times New Roman"/>
                <w:sz w:val="20"/>
                <w:szCs w:val="14"/>
              </w:rPr>
              <w:t xml:space="preserve"> (e.g., creation of connections etc.)</w:t>
            </w:r>
          </w:p>
          <w:p w14:paraId="4EA5D673" w14:textId="77777777" w:rsidR="00171C20" w:rsidRDefault="00171C20" w:rsidP="00515260">
            <w:pPr>
              <w:pStyle w:val="ListParagraph"/>
              <w:numPr>
                <w:ilvl w:val="0"/>
                <w:numId w:val="54"/>
              </w:numPr>
              <w:spacing w:before="100" w:beforeAutospacing="1" w:after="100" w:afterAutospacing="1"/>
              <w:rPr>
                <w:rFonts w:eastAsia="Times New Roman"/>
                <w:sz w:val="20"/>
                <w:szCs w:val="14"/>
              </w:rPr>
            </w:pPr>
            <w:r>
              <w:rPr>
                <w:rFonts w:eastAsia="Times New Roman"/>
                <w:sz w:val="20"/>
                <w:szCs w:val="14"/>
              </w:rPr>
              <w:t>The provider streams the changed entities</w:t>
            </w:r>
            <w:r w:rsidR="00383D19">
              <w:rPr>
                <w:rFonts w:eastAsia="Times New Roman"/>
                <w:sz w:val="20"/>
                <w:szCs w:val="14"/>
              </w:rPr>
              <w:t xml:space="preserve"> via the appropriate streams to the client.</w:t>
            </w:r>
          </w:p>
          <w:p w14:paraId="4B20C84D" w14:textId="77777777" w:rsidR="003B40A1" w:rsidRDefault="003B40A1" w:rsidP="00515260">
            <w:pPr>
              <w:pStyle w:val="ListParagraph"/>
              <w:numPr>
                <w:ilvl w:val="0"/>
                <w:numId w:val="54"/>
              </w:numPr>
              <w:spacing w:before="100" w:beforeAutospacing="1" w:after="100" w:afterAutospacing="1"/>
              <w:rPr>
                <w:rFonts w:eastAsia="Times New Roman"/>
                <w:sz w:val="20"/>
                <w:szCs w:val="14"/>
              </w:rPr>
            </w:pPr>
            <w:r>
              <w:rPr>
                <w:rFonts w:eastAsia="Times New Roman"/>
                <w:sz w:val="20"/>
                <w:szCs w:val="14"/>
              </w:rPr>
              <w:t>The attached client absorbs the stream maintaining eventual consistency</w:t>
            </w:r>
            <w:r w:rsidR="00383D19">
              <w:rPr>
                <w:rFonts w:eastAsia="Times New Roman"/>
                <w:sz w:val="20"/>
                <w:szCs w:val="14"/>
              </w:rPr>
              <w:t xml:space="preserve"> with the network state.</w:t>
            </w:r>
          </w:p>
          <w:p w14:paraId="43B11999" w14:textId="77777777" w:rsidR="003B40A1" w:rsidRPr="003B40A1" w:rsidRDefault="003B40A1" w:rsidP="003B40A1">
            <w:pPr>
              <w:spacing w:before="100" w:beforeAutospacing="1" w:after="100" w:afterAutospacing="1"/>
              <w:rPr>
                <w:rFonts w:eastAsia="Times New Roman"/>
                <w:sz w:val="20"/>
                <w:szCs w:val="14"/>
              </w:rPr>
            </w:pPr>
            <w:r>
              <w:rPr>
                <w:rFonts w:eastAsia="Times New Roman"/>
                <w:sz w:val="20"/>
                <w:szCs w:val="14"/>
              </w:rPr>
              <w:t>Note that the maintenance of eventual consistency is dependent upon UC ST-</w:t>
            </w:r>
            <w:proofErr w:type="gramStart"/>
            <w:r>
              <w:rPr>
                <w:rFonts w:eastAsia="Times New Roman"/>
                <w:sz w:val="20"/>
                <w:szCs w:val="14"/>
              </w:rPr>
              <w:t>0.n.</w:t>
            </w:r>
            <w:proofErr w:type="gramEnd"/>
          </w:p>
        </w:tc>
      </w:tr>
    </w:tbl>
    <w:p w14:paraId="545B7F11" w14:textId="77777777" w:rsidR="00BC19C3" w:rsidRDefault="00BC19C3" w:rsidP="00BC19C3"/>
    <w:p w14:paraId="55269C0C" w14:textId="7BB3EA75" w:rsidR="00210505" w:rsidRPr="002437F5" w:rsidRDefault="00210505" w:rsidP="00210505">
      <w:pPr>
        <w:pStyle w:val="Heading3"/>
      </w:pPr>
      <w:bookmarkStart w:id="3522" w:name="_Toc192619606"/>
      <w:r>
        <w:t>Use Case ST-5.</w:t>
      </w:r>
      <w:r w:rsidR="003B40A1">
        <w:t>2</w:t>
      </w:r>
      <w:r>
        <w:t>: Client runs a provisioning use case (</w:t>
      </w:r>
      <w:r w:rsidR="006832A0">
        <w:t>[</w:t>
      </w:r>
      <w:del w:id="3523" w:author="Author">
        <w:r w:rsidR="006832A0" w:rsidDel="00FC1099">
          <w:delText xml:space="preserve">ONF </w:delText>
        </w:r>
        <w:r w:rsidDel="00FC1099">
          <w:delText>TR-547</w:delText>
        </w:r>
      </w:del>
      <w:ins w:id="3524" w:author="Author">
        <w:r w:rsidR="00FC1099">
          <w:t>LF TR-547</w:t>
        </w:r>
      </w:ins>
      <w:r w:rsidR="006832A0">
        <w:t>]</w:t>
      </w:r>
      <w:r>
        <w:t xml:space="preserve"> UC1x</w:t>
      </w:r>
      <w:r w:rsidR="006832A0">
        <w:t xml:space="preserve"> etc.</w:t>
      </w:r>
      <w:r>
        <w:t>)</w:t>
      </w:r>
      <w:bookmarkEnd w:id="3522"/>
    </w:p>
    <w:tbl>
      <w:tblPr>
        <w:tblStyle w:val="TableGrid"/>
        <w:tblW w:w="0" w:type="auto"/>
        <w:tblLook w:val="04A0" w:firstRow="1" w:lastRow="0" w:firstColumn="1" w:lastColumn="0" w:noHBand="0" w:noVBand="1"/>
      </w:tblPr>
      <w:tblGrid>
        <w:gridCol w:w="1413"/>
        <w:gridCol w:w="9043"/>
      </w:tblGrid>
      <w:tr w:rsidR="00210505" w:rsidRPr="00437FEA" w14:paraId="7EFC9C2D" w14:textId="77777777" w:rsidTr="00B90A17">
        <w:tc>
          <w:tcPr>
            <w:tcW w:w="1413" w:type="dxa"/>
          </w:tcPr>
          <w:p w14:paraId="453D4F47" w14:textId="77777777" w:rsidR="00210505" w:rsidRPr="00437FEA" w:rsidRDefault="00210505" w:rsidP="00B90A17">
            <w:pPr>
              <w:rPr>
                <w:sz w:val="20"/>
                <w:szCs w:val="14"/>
              </w:rPr>
            </w:pPr>
            <w:r w:rsidRPr="00437FEA">
              <w:rPr>
                <w:sz w:val="20"/>
                <w:szCs w:val="14"/>
              </w:rPr>
              <w:t>Number</w:t>
            </w:r>
          </w:p>
        </w:tc>
        <w:tc>
          <w:tcPr>
            <w:tcW w:w="9043" w:type="dxa"/>
          </w:tcPr>
          <w:p w14:paraId="5C17253E" w14:textId="77777777" w:rsidR="00210505" w:rsidRPr="00437FEA" w:rsidRDefault="00210505" w:rsidP="00B90A17">
            <w:pPr>
              <w:rPr>
                <w:sz w:val="20"/>
                <w:szCs w:val="14"/>
              </w:rPr>
            </w:pPr>
            <w:r>
              <w:rPr>
                <w:sz w:val="20"/>
                <w:szCs w:val="14"/>
              </w:rPr>
              <w:t>ST-5.</w:t>
            </w:r>
            <w:r w:rsidR="003B40A1">
              <w:rPr>
                <w:sz w:val="20"/>
                <w:szCs w:val="14"/>
              </w:rPr>
              <w:t>2</w:t>
            </w:r>
          </w:p>
        </w:tc>
      </w:tr>
      <w:tr w:rsidR="00210505" w:rsidRPr="00437FEA" w14:paraId="499730BD" w14:textId="77777777" w:rsidTr="00B90A17">
        <w:tc>
          <w:tcPr>
            <w:tcW w:w="1413" w:type="dxa"/>
          </w:tcPr>
          <w:p w14:paraId="3C0076B0" w14:textId="77777777" w:rsidR="00210505" w:rsidRPr="00437FEA" w:rsidRDefault="00210505" w:rsidP="00B90A17">
            <w:pPr>
              <w:rPr>
                <w:sz w:val="20"/>
                <w:szCs w:val="14"/>
              </w:rPr>
            </w:pPr>
            <w:r w:rsidRPr="00437FEA">
              <w:rPr>
                <w:sz w:val="20"/>
                <w:szCs w:val="14"/>
              </w:rPr>
              <w:t>Name</w:t>
            </w:r>
          </w:p>
        </w:tc>
        <w:tc>
          <w:tcPr>
            <w:tcW w:w="9043" w:type="dxa"/>
          </w:tcPr>
          <w:p w14:paraId="78D62004" w14:textId="0D6F1C15" w:rsidR="00210505" w:rsidRPr="00437FEA" w:rsidRDefault="00210505" w:rsidP="00B90A17">
            <w:pPr>
              <w:rPr>
                <w:sz w:val="20"/>
                <w:szCs w:val="14"/>
              </w:rPr>
            </w:pPr>
            <w:r w:rsidRPr="00210505">
              <w:rPr>
                <w:sz w:val="20"/>
                <w:szCs w:val="14"/>
              </w:rPr>
              <w:t>Client runs a provisioning use case (</w:t>
            </w:r>
            <w:r w:rsidR="00627C1E">
              <w:rPr>
                <w:sz w:val="20"/>
                <w:szCs w:val="14"/>
              </w:rPr>
              <w:t>[</w:t>
            </w:r>
            <w:del w:id="3525" w:author="Author">
              <w:r w:rsidR="00627C1E" w:rsidDel="00FC1099">
                <w:rPr>
                  <w:sz w:val="20"/>
                  <w:szCs w:val="14"/>
                </w:rPr>
                <w:delText xml:space="preserve">ONF </w:delText>
              </w:r>
              <w:r w:rsidRPr="00210505" w:rsidDel="00FC1099">
                <w:rPr>
                  <w:sz w:val="20"/>
                  <w:szCs w:val="14"/>
                </w:rPr>
                <w:delText>TR-547</w:delText>
              </w:r>
            </w:del>
            <w:ins w:id="3526" w:author="Author">
              <w:r w:rsidR="00FC1099">
                <w:rPr>
                  <w:sz w:val="20"/>
                  <w:szCs w:val="14"/>
                </w:rPr>
                <w:t>LF TR-547</w:t>
              </w:r>
            </w:ins>
            <w:r w:rsidR="00627C1E">
              <w:rPr>
                <w:sz w:val="20"/>
                <w:szCs w:val="14"/>
              </w:rPr>
              <w:t>]</w:t>
            </w:r>
            <w:r w:rsidRPr="00210505">
              <w:rPr>
                <w:sz w:val="20"/>
                <w:szCs w:val="14"/>
              </w:rPr>
              <w:t xml:space="preserve"> UC1x</w:t>
            </w:r>
            <w:r w:rsidR="00627C1E">
              <w:rPr>
                <w:sz w:val="20"/>
                <w:szCs w:val="14"/>
              </w:rPr>
              <w:t xml:space="preserve"> etc.</w:t>
            </w:r>
            <w:r w:rsidRPr="00210505">
              <w:rPr>
                <w:sz w:val="20"/>
                <w:szCs w:val="14"/>
              </w:rPr>
              <w:t>)</w:t>
            </w:r>
          </w:p>
        </w:tc>
      </w:tr>
      <w:tr w:rsidR="00210505" w:rsidRPr="00437FEA" w14:paraId="482B53C1" w14:textId="77777777" w:rsidTr="00B90A17">
        <w:tc>
          <w:tcPr>
            <w:tcW w:w="1413" w:type="dxa"/>
          </w:tcPr>
          <w:p w14:paraId="4835A318" w14:textId="77777777" w:rsidR="00210505" w:rsidRPr="00437FEA" w:rsidRDefault="00210505" w:rsidP="00B90A17">
            <w:pPr>
              <w:rPr>
                <w:sz w:val="20"/>
                <w:szCs w:val="14"/>
              </w:rPr>
            </w:pPr>
            <w:r>
              <w:rPr>
                <w:sz w:val="20"/>
                <w:szCs w:val="14"/>
              </w:rPr>
              <w:t>Process/Area</w:t>
            </w:r>
          </w:p>
        </w:tc>
        <w:tc>
          <w:tcPr>
            <w:tcW w:w="9043" w:type="dxa"/>
          </w:tcPr>
          <w:p w14:paraId="4CBEA0CA" w14:textId="77777777" w:rsidR="00210505" w:rsidRPr="00437FEA" w:rsidRDefault="00210505" w:rsidP="00B90A17">
            <w:pPr>
              <w:rPr>
                <w:sz w:val="20"/>
                <w:szCs w:val="14"/>
              </w:rPr>
            </w:pPr>
            <w:r>
              <w:rPr>
                <w:sz w:val="20"/>
                <w:szCs w:val="14"/>
              </w:rPr>
              <w:t>Solution Operation</w:t>
            </w:r>
          </w:p>
        </w:tc>
      </w:tr>
      <w:tr w:rsidR="00210505" w:rsidRPr="00437FEA" w14:paraId="5812D745" w14:textId="77777777" w:rsidTr="00B90A17">
        <w:tc>
          <w:tcPr>
            <w:tcW w:w="1413" w:type="dxa"/>
          </w:tcPr>
          <w:p w14:paraId="4138DBF2" w14:textId="77777777" w:rsidR="00210505" w:rsidRPr="00437FEA" w:rsidRDefault="00210505" w:rsidP="00B90A17">
            <w:pPr>
              <w:rPr>
                <w:sz w:val="20"/>
                <w:szCs w:val="14"/>
              </w:rPr>
            </w:pPr>
            <w:r>
              <w:rPr>
                <w:sz w:val="20"/>
                <w:szCs w:val="14"/>
              </w:rPr>
              <w:t>Brief description</w:t>
            </w:r>
          </w:p>
        </w:tc>
        <w:tc>
          <w:tcPr>
            <w:tcW w:w="9043" w:type="dxa"/>
          </w:tcPr>
          <w:p w14:paraId="3D5A9BAC" w14:textId="77777777" w:rsidR="00210505" w:rsidRPr="00437FEA" w:rsidRDefault="00AF75CD" w:rsidP="00B90A17">
            <w:pPr>
              <w:rPr>
                <w:sz w:val="20"/>
                <w:szCs w:val="14"/>
              </w:rPr>
            </w:pPr>
            <w:r>
              <w:rPr>
                <w:sz w:val="20"/>
                <w:szCs w:val="14"/>
              </w:rPr>
              <w:t xml:space="preserve">Client provides </w:t>
            </w:r>
            <w:r w:rsidR="00CC4D4F">
              <w:rPr>
                <w:sz w:val="20"/>
                <w:szCs w:val="14"/>
              </w:rPr>
              <w:t xml:space="preserve">connectivity-service </w:t>
            </w:r>
            <w:r w:rsidR="006B3866">
              <w:rPr>
                <w:sz w:val="20"/>
                <w:szCs w:val="14"/>
              </w:rPr>
              <w:t>details,</w:t>
            </w:r>
            <w:r w:rsidR="00CC4D4F">
              <w:rPr>
                <w:sz w:val="20"/>
                <w:szCs w:val="14"/>
              </w:rPr>
              <w:t xml:space="preserve"> </w:t>
            </w:r>
            <w:r w:rsidR="00624380">
              <w:rPr>
                <w:sz w:val="20"/>
                <w:szCs w:val="14"/>
              </w:rPr>
              <w:t>and the provider takes action to satisfy the request.</w:t>
            </w:r>
          </w:p>
        </w:tc>
      </w:tr>
      <w:tr w:rsidR="00210505" w:rsidRPr="00437FEA" w14:paraId="5C3D2F22" w14:textId="77777777" w:rsidTr="00B90A17">
        <w:tc>
          <w:tcPr>
            <w:tcW w:w="1413" w:type="dxa"/>
          </w:tcPr>
          <w:p w14:paraId="65D95E56" w14:textId="77777777" w:rsidR="00210505" w:rsidRPr="00437FEA" w:rsidRDefault="00210505" w:rsidP="00B90A17">
            <w:pPr>
              <w:rPr>
                <w:sz w:val="20"/>
                <w:szCs w:val="14"/>
              </w:rPr>
            </w:pPr>
            <w:r>
              <w:rPr>
                <w:sz w:val="20"/>
                <w:szCs w:val="14"/>
              </w:rPr>
              <w:t>Preconditions</w:t>
            </w:r>
          </w:p>
        </w:tc>
        <w:tc>
          <w:tcPr>
            <w:tcW w:w="9043" w:type="dxa"/>
          </w:tcPr>
          <w:p w14:paraId="5F04F523" w14:textId="77777777" w:rsidR="00210505" w:rsidRPr="00437FEA" w:rsidRDefault="00210505" w:rsidP="00B90A17">
            <w:pPr>
              <w:rPr>
                <w:sz w:val="20"/>
                <w:szCs w:val="14"/>
              </w:rPr>
            </w:pPr>
            <w:r>
              <w:rPr>
                <w:sz w:val="20"/>
                <w:szCs w:val="14"/>
              </w:rPr>
              <w:t>Client is running UC ST-4.1</w:t>
            </w:r>
          </w:p>
        </w:tc>
      </w:tr>
      <w:tr w:rsidR="00210505" w:rsidRPr="00437FEA" w14:paraId="4D39E5C5" w14:textId="77777777" w:rsidTr="00B90A17">
        <w:tc>
          <w:tcPr>
            <w:tcW w:w="1413" w:type="dxa"/>
          </w:tcPr>
          <w:p w14:paraId="32460903" w14:textId="77777777" w:rsidR="00210505" w:rsidRPr="00437FEA" w:rsidRDefault="00210505" w:rsidP="00B90A17">
            <w:pPr>
              <w:rPr>
                <w:sz w:val="20"/>
                <w:szCs w:val="14"/>
              </w:rPr>
            </w:pPr>
            <w:r>
              <w:rPr>
                <w:sz w:val="20"/>
                <w:szCs w:val="14"/>
              </w:rPr>
              <w:t>Type</w:t>
            </w:r>
          </w:p>
        </w:tc>
        <w:tc>
          <w:tcPr>
            <w:tcW w:w="9043" w:type="dxa"/>
          </w:tcPr>
          <w:p w14:paraId="43D493E1" w14:textId="77777777" w:rsidR="00210505" w:rsidRPr="00437FEA" w:rsidRDefault="00210505" w:rsidP="00B90A17">
            <w:pPr>
              <w:rPr>
                <w:sz w:val="20"/>
                <w:szCs w:val="14"/>
              </w:rPr>
            </w:pPr>
            <w:r>
              <w:rPr>
                <w:sz w:val="20"/>
                <w:szCs w:val="14"/>
              </w:rPr>
              <w:t xml:space="preserve">A Client </w:t>
            </w:r>
            <w:r w:rsidR="00501A42">
              <w:rPr>
                <w:sz w:val="20"/>
                <w:szCs w:val="14"/>
              </w:rPr>
              <w:t>adjusting connectivity-services</w:t>
            </w:r>
          </w:p>
        </w:tc>
      </w:tr>
      <w:tr w:rsidR="00210505" w:rsidRPr="00437FEA" w14:paraId="3A280F1A" w14:textId="77777777" w:rsidTr="00B90A17">
        <w:tc>
          <w:tcPr>
            <w:tcW w:w="1413" w:type="dxa"/>
          </w:tcPr>
          <w:p w14:paraId="413097E6" w14:textId="77777777" w:rsidR="00210505" w:rsidRPr="00437FEA" w:rsidRDefault="00210505" w:rsidP="00B90A17">
            <w:pPr>
              <w:rPr>
                <w:sz w:val="20"/>
                <w:szCs w:val="14"/>
              </w:rPr>
            </w:pPr>
            <w:r>
              <w:rPr>
                <w:sz w:val="20"/>
                <w:szCs w:val="14"/>
              </w:rPr>
              <w:t>Description and workflow</w:t>
            </w:r>
          </w:p>
        </w:tc>
        <w:tc>
          <w:tcPr>
            <w:tcW w:w="9043" w:type="dxa"/>
          </w:tcPr>
          <w:p w14:paraId="00402A86" w14:textId="77777777" w:rsidR="00210505" w:rsidRPr="00624380" w:rsidRDefault="00624380" w:rsidP="00515260">
            <w:pPr>
              <w:pStyle w:val="ListParagraph"/>
              <w:numPr>
                <w:ilvl w:val="0"/>
                <w:numId w:val="55"/>
              </w:numPr>
              <w:spacing w:before="100" w:beforeAutospacing="1" w:after="100" w:afterAutospacing="1"/>
              <w:rPr>
                <w:rFonts w:eastAsia="Times New Roman"/>
                <w:sz w:val="20"/>
                <w:szCs w:val="14"/>
              </w:rPr>
            </w:pPr>
            <w:r>
              <w:rPr>
                <w:rFonts w:eastAsia="Times New Roman"/>
                <w:sz w:val="20"/>
                <w:szCs w:val="14"/>
              </w:rPr>
              <w:t xml:space="preserve">The client provides the connectivity-service details </w:t>
            </w:r>
            <w:r>
              <w:rPr>
                <w:sz w:val="20"/>
                <w:szCs w:val="14"/>
              </w:rPr>
              <w:t>including routing constraints etc.</w:t>
            </w:r>
          </w:p>
          <w:p w14:paraId="38AC1399" w14:textId="10012CA7" w:rsidR="00624380" w:rsidRDefault="0043321E" w:rsidP="00515260">
            <w:pPr>
              <w:pStyle w:val="ListParagraph"/>
              <w:numPr>
                <w:ilvl w:val="0"/>
                <w:numId w:val="55"/>
              </w:numPr>
              <w:spacing w:before="100" w:beforeAutospacing="1" w:after="100" w:afterAutospacing="1"/>
              <w:rPr>
                <w:rFonts w:eastAsia="Times New Roman"/>
                <w:sz w:val="20"/>
                <w:szCs w:val="14"/>
              </w:rPr>
            </w:pPr>
            <w:r>
              <w:rPr>
                <w:rFonts w:eastAsia="Times New Roman"/>
                <w:sz w:val="20"/>
                <w:szCs w:val="14"/>
              </w:rPr>
              <w:t>The p</w:t>
            </w:r>
            <w:r w:rsidR="00D338A2">
              <w:rPr>
                <w:rFonts w:eastAsia="Times New Roman"/>
                <w:sz w:val="20"/>
                <w:szCs w:val="14"/>
              </w:rPr>
              <w:t>rovide</w:t>
            </w:r>
            <w:r>
              <w:rPr>
                <w:rFonts w:eastAsia="Times New Roman"/>
                <w:sz w:val="20"/>
                <w:szCs w:val="14"/>
              </w:rPr>
              <w:t>r</w:t>
            </w:r>
            <w:r w:rsidR="00D338A2">
              <w:rPr>
                <w:rFonts w:eastAsia="Times New Roman"/>
                <w:sz w:val="20"/>
                <w:szCs w:val="14"/>
              </w:rPr>
              <w:t xml:space="preserve"> assesses the request etc. as per </w:t>
            </w:r>
            <w:r w:rsidR="00627C1E">
              <w:rPr>
                <w:rFonts w:eastAsia="Times New Roman"/>
                <w:sz w:val="20"/>
                <w:szCs w:val="14"/>
              </w:rPr>
              <w:t>[</w:t>
            </w:r>
            <w:del w:id="3527" w:author="Author">
              <w:r w:rsidR="00627C1E" w:rsidDel="00FC1099">
                <w:rPr>
                  <w:rFonts w:eastAsia="Times New Roman"/>
                  <w:sz w:val="20"/>
                  <w:szCs w:val="14"/>
                </w:rPr>
                <w:delText xml:space="preserve">ONF </w:delText>
              </w:r>
              <w:r w:rsidR="00D338A2" w:rsidDel="00FC1099">
                <w:rPr>
                  <w:rFonts w:eastAsia="Times New Roman"/>
                  <w:sz w:val="20"/>
                  <w:szCs w:val="14"/>
                </w:rPr>
                <w:delText>TR-547</w:delText>
              </w:r>
            </w:del>
            <w:ins w:id="3528" w:author="Author">
              <w:r w:rsidR="00FC1099">
                <w:rPr>
                  <w:rFonts w:eastAsia="Times New Roman"/>
                  <w:sz w:val="20"/>
                  <w:szCs w:val="14"/>
                </w:rPr>
                <w:t>LF TR-547</w:t>
              </w:r>
            </w:ins>
            <w:r w:rsidR="00627C1E">
              <w:rPr>
                <w:rFonts w:eastAsia="Times New Roman"/>
                <w:sz w:val="20"/>
                <w:szCs w:val="14"/>
              </w:rPr>
              <w:t>]</w:t>
            </w:r>
            <w:r w:rsidR="00D338A2">
              <w:rPr>
                <w:rFonts w:eastAsia="Times New Roman"/>
                <w:sz w:val="20"/>
                <w:szCs w:val="14"/>
              </w:rPr>
              <w:t xml:space="preserve"> UC1x</w:t>
            </w:r>
            <w:r w:rsidR="00627C1E">
              <w:rPr>
                <w:rFonts w:eastAsia="Times New Roman"/>
                <w:sz w:val="20"/>
                <w:szCs w:val="14"/>
              </w:rPr>
              <w:t xml:space="preserve"> etc.</w:t>
            </w:r>
          </w:p>
          <w:p w14:paraId="3C78A1E9" w14:textId="77777777" w:rsidR="003B40A1" w:rsidRDefault="00D338A2" w:rsidP="00515260">
            <w:pPr>
              <w:pStyle w:val="ListParagraph"/>
              <w:numPr>
                <w:ilvl w:val="0"/>
                <w:numId w:val="55"/>
              </w:numPr>
              <w:spacing w:before="100" w:beforeAutospacing="1" w:after="100" w:afterAutospacing="1"/>
              <w:rPr>
                <w:rFonts w:eastAsia="Times New Roman"/>
                <w:sz w:val="20"/>
                <w:szCs w:val="14"/>
              </w:rPr>
            </w:pPr>
            <w:r>
              <w:rPr>
                <w:rFonts w:eastAsia="Times New Roman"/>
                <w:sz w:val="20"/>
                <w:szCs w:val="14"/>
              </w:rPr>
              <w:t xml:space="preserve">The </w:t>
            </w:r>
            <w:r w:rsidR="009F41E1">
              <w:rPr>
                <w:rFonts w:eastAsia="Times New Roman"/>
                <w:sz w:val="20"/>
                <w:szCs w:val="14"/>
              </w:rPr>
              <w:t>p</w:t>
            </w:r>
            <w:r>
              <w:rPr>
                <w:rFonts w:eastAsia="Times New Roman"/>
                <w:sz w:val="20"/>
                <w:szCs w:val="14"/>
              </w:rPr>
              <w:t>rov</w:t>
            </w:r>
            <w:r w:rsidR="00E7097C">
              <w:rPr>
                <w:rFonts w:eastAsia="Times New Roman"/>
                <w:sz w:val="20"/>
                <w:szCs w:val="14"/>
              </w:rPr>
              <w:t xml:space="preserve">ider </w:t>
            </w:r>
            <w:r w:rsidR="00383D19">
              <w:rPr>
                <w:rFonts w:eastAsia="Times New Roman"/>
                <w:sz w:val="20"/>
                <w:szCs w:val="14"/>
              </w:rPr>
              <w:t>runs</w:t>
            </w:r>
            <w:r w:rsidR="003B40A1">
              <w:rPr>
                <w:rFonts w:eastAsia="Times New Roman"/>
                <w:sz w:val="20"/>
                <w:szCs w:val="14"/>
              </w:rPr>
              <w:t xml:space="preserve"> UC ST</w:t>
            </w:r>
            <w:r w:rsidR="00383D19">
              <w:rPr>
                <w:rFonts w:eastAsia="Times New Roman"/>
                <w:sz w:val="20"/>
                <w:szCs w:val="14"/>
              </w:rPr>
              <w:t>-5.1</w:t>
            </w:r>
            <w:r w:rsidR="000A2EFD">
              <w:rPr>
                <w:rFonts w:eastAsia="Times New Roman"/>
                <w:sz w:val="20"/>
                <w:szCs w:val="14"/>
              </w:rPr>
              <w:t xml:space="preserve"> and streams </w:t>
            </w:r>
            <w:r w:rsidR="007E1C2A">
              <w:rPr>
                <w:rFonts w:eastAsia="Times New Roman"/>
                <w:sz w:val="20"/>
                <w:szCs w:val="14"/>
              </w:rPr>
              <w:t>changes as they</w:t>
            </w:r>
            <w:r w:rsidR="000A2EFD">
              <w:rPr>
                <w:rFonts w:eastAsia="Times New Roman"/>
                <w:sz w:val="20"/>
                <w:szCs w:val="14"/>
              </w:rPr>
              <w:t xml:space="preserve"> occur.</w:t>
            </w:r>
          </w:p>
          <w:p w14:paraId="7AE83AE3" w14:textId="77777777" w:rsidR="009E3DE7" w:rsidRPr="00624380" w:rsidRDefault="009E3DE7" w:rsidP="00383D19">
            <w:pPr>
              <w:pStyle w:val="ListParagraph"/>
              <w:spacing w:before="100" w:beforeAutospacing="1" w:after="100" w:afterAutospacing="1"/>
              <w:rPr>
                <w:rFonts w:eastAsia="Times New Roman"/>
                <w:sz w:val="20"/>
                <w:szCs w:val="14"/>
              </w:rPr>
            </w:pPr>
          </w:p>
        </w:tc>
      </w:tr>
    </w:tbl>
    <w:p w14:paraId="2DD81D02" w14:textId="77777777" w:rsidR="00210505" w:rsidRDefault="00210505" w:rsidP="006A457F"/>
    <w:p w14:paraId="56DD90EB" w14:textId="5F2B4B9D" w:rsidR="00383D19" w:rsidRPr="002437F5" w:rsidRDefault="00383D19" w:rsidP="00383D19">
      <w:pPr>
        <w:pStyle w:val="Heading3"/>
      </w:pPr>
      <w:bookmarkStart w:id="3529" w:name="_Toc192619607"/>
      <w:r>
        <w:t>Use Case ST-5.</w:t>
      </w:r>
      <w:r w:rsidR="00C60A39">
        <w:t>3</w:t>
      </w:r>
      <w:r>
        <w:t xml:space="preserve">: Client runs </w:t>
      </w:r>
      <w:r w:rsidR="00C60A39">
        <w:t>the service deletion</w:t>
      </w:r>
      <w:r>
        <w:t xml:space="preserve"> use case </w:t>
      </w:r>
      <w:r w:rsidR="00627C1E">
        <w:t>([</w:t>
      </w:r>
      <w:del w:id="3530" w:author="Author">
        <w:r w:rsidR="00627C1E" w:rsidDel="00FC1099">
          <w:delText>ONF TR-547</w:delText>
        </w:r>
      </w:del>
      <w:ins w:id="3531" w:author="Author">
        <w:r w:rsidR="00FC1099">
          <w:t>LF TR-547</w:t>
        </w:r>
      </w:ins>
      <w:r w:rsidR="00627C1E">
        <w:t>] UC1</w:t>
      </w:r>
      <w:r w:rsidR="00B1022C">
        <w:t>0</w:t>
      </w:r>
      <w:r w:rsidR="00627C1E">
        <w:t>)</w:t>
      </w:r>
      <w:bookmarkEnd w:id="3529"/>
      <w:r w:rsidR="00627C1E" w:rsidDel="00627C1E">
        <w:t xml:space="preserve"> </w:t>
      </w:r>
    </w:p>
    <w:tbl>
      <w:tblPr>
        <w:tblStyle w:val="TableGrid"/>
        <w:tblW w:w="0" w:type="auto"/>
        <w:tblLook w:val="04A0" w:firstRow="1" w:lastRow="0" w:firstColumn="1" w:lastColumn="0" w:noHBand="0" w:noVBand="1"/>
      </w:tblPr>
      <w:tblGrid>
        <w:gridCol w:w="1413"/>
        <w:gridCol w:w="9043"/>
      </w:tblGrid>
      <w:tr w:rsidR="00383D19" w:rsidRPr="00437FEA" w14:paraId="7541CE7F" w14:textId="77777777" w:rsidTr="00B90A17">
        <w:tc>
          <w:tcPr>
            <w:tcW w:w="1413" w:type="dxa"/>
          </w:tcPr>
          <w:p w14:paraId="0D0D743F" w14:textId="77777777" w:rsidR="00383D19" w:rsidRPr="00437FEA" w:rsidRDefault="00383D19" w:rsidP="00B90A17">
            <w:pPr>
              <w:rPr>
                <w:sz w:val="20"/>
                <w:szCs w:val="14"/>
              </w:rPr>
            </w:pPr>
            <w:r w:rsidRPr="00437FEA">
              <w:rPr>
                <w:sz w:val="20"/>
                <w:szCs w:val="14"/>
              </w:rPr>
              <w:t>Number</w:t>
            </w:r>
          </w:p>
        </w:tc>
        <w:tc>
          <w:tcPr>
            <w:tcW w:w="9043" w:type="dxa"/>
          </w:tcPr>
          <w:p w14:paraId="58314570" w14:textId="77777777" w:rsidR="00383D19" w:rsidRPr="00437FEA" w:rsidRDefault="00383D19" w:rsidP="00B90A17">
            <w:pPr>
              <w:rPr>
                <w:sz w:val="20"/>
                <w:szCs w:val="14"/>
              </w:rPr>
            </w:pPr>
            <w:r>
              <w:rPr>
                <w:sz w:val="20"/>
                <w:szCs w:val="14"/>
              </w:rPr>
              <w:t>ST-5.</w:t>
            </w:r>
            <w:r w:rsidR="00C60A39">
              <w:rPr>
                <w:sz w:val="20"/>
                <w:szCs w:val="14"/>
              </w:rPr>
              <w:t>3</w:t>
            </w:r>
          </w:p>
        </w:tc>
      </w:tr>
      <w:tr w:rsidR="00383D19" w:rsidRPr="00437FEA" w14:paraId="6452BE0C" w14:textId="77777777" w:rsidTr="00B90A17">
        <w:tc>
          <w:tcPr>
            <w:tcW w:w="1413" w:type="dxa"/>
          </w:tcPr>
          <w:p w14:paraId="789BE528" w14:textId="77777777" w:rsidR="00383D19" w:rsidRPr="00437FEA" w:rsidRDefault="00383D19" w:rsidP="00B90A17">
            <w:pPr>
              <w:rPr>
                <w:sz w:val="20"/>
                <w:szCs w:val="14"/>
              </w:rPr>
            </w:pPr>
            <w:r w:rsidRPr="00437FEA">
              <w:rPr>
                <w:sz w:val="20"/>
                <w:szCs w:val="14"/>
              </w:rPr>
              <w:t>Name</w:t>
            </w:r>
          </w:p>
        </w:tc>
        <w:tc>
          <w:tcPr>
            <w:tcW w:w="9043" w:type="dxa"/>
          </w:tcPr>
          <w:p w14:paraId="0FB315A9" w14:textId="778B2586" w:rsidR="00383D19" w:rsidRPr="00437FEA" w:rsidRDefault="00383D19" w:rsidP="00B90A17">
            <w:pPr>
              <w:rPr>
                <w:sz w:val="20"/>
                <w:szCs w:val="14"/>
              </w:rPr>
            </w:pPr>
            <w:r w:rsidRPr="00210505">
              <w:rPr>
                <w:sz w:val="20"/>
                <w:szCs w:val="14"/>
              </w:rPr>
              <w:t xml:space="preserve">Client runs </w:t>
            </w:r>
            <w:r w:rsidR="00C60A39">
              <w:rPr>
                <w:sz w:val="20"/>
                <w:szCs w:val="14"/>
              </w:rPr>
              <w:t>the service deletion</w:t>
            </w:r>
            <w:r w:rsidRPr="00210505">
              <w:rPr>
                <w:sz w:val="20"/>
                <w:szCs w:val="14"/>
              </w:rPr>
              <w:t xml:space="preserve"> use case </w:t>
            </w:r>
            <w:r w:rsidR="00627C1E" w:rsidRPr="00627C1E">
              <w:rPr>
                <w:sz w:val="20"/>
                <w:szCs w:val="14"/>
              </w:rPr>
              <w:t>([</w:t>
            </w:r>
            <w:del w:id="3532" w:author="Author">
              <w:r w:rsidR="00627C1E" w:rsidRPr="00627C1E" w:rsidDel="00FC1099">
                <w:rPr>
                  <w:sz w:val="20"/>
                  <w:szCs w:val="14"/>
                </w:rPr>
                <w:delText>ONF TR-547</w:delText>
              </w:r>
            </w:del>
            <w:ins w:id="3533" w:author="Author">
              <w:r w:rsidR="00FC1099">
                <w:rPr>
                  <w:sz w:val="20"/>
                  <w:szCs w:val="14"/>
                </w:rPr>
                <w:t>LF TR-547</w:t>
              </w:r>
            </w:ins>
            <w:r w:rsidR="00627C1E" w:rsidRPr="00627C1E">
              <w:rPr>
                <w:sz w:val="20"/>
                <w:szCs w:val="14"/>
              </w:rPr>
              <w:t>] UC</w:t>
            </w:r>
            <w:r w:rsidR="00B1022C">
              <w:rPr>
                <w:sz w:val="20"/>
                <w:szCs w:val="14"/>
              </w:rPr>
              <w:t>10</w:t>
            </w:r>
            <w:r w:rsidR="00627C1E" w:rsidRPr="00627C1E">
              <w:rPr>
                <w:sz w:val="20"/>
                <w:szCs w:val="14"/>
              </w:rPr>
              <w:t>)</w:t>
            </w:r>
          </w:p>
        </w:tc>
      </w:tr>
      <w:tr w:rsidR="00383D19" w:rsidRPr="00437FEA" w14:paraId="7FFA76F9" w14:textId="77777777" w:rsidTr="00B90A17">
        <w:tc>
          <w:tcPr>
            <w:tcW w:w="1413" w:type="dxa"/>
          </w:tcPr>
          <w:p w14:paraId="5551C167" w14:textId="77777777" w:rsidR="00383D19" w:rsidRPr="00437FEA" w:rsidRDefault="00383D19" w:rsidP="00B90A17">
            <w:pPr>
              <w:rPr>
                <w:sz w:val="20"/>
                <w:szCs w:val="14"/>
              </w:rPr>
            </w:pPr>
            <w:r>
              <w:rPr>
                <w:sz w:val="20"/>
                <w:szCs w:val="14"/>
              </w:rPr>
              <w:t>Process/Area</w:t>
            </w:r>
          </w:p>
        </w:tc>
        <w:tc>
          <w:tcPr>
            <w:tcW w:w="9043" w:type="dxa"/>
          </w:tcPr>
          <w:p w14:paraId="3C756D9A" w14:textId="77777777" w:rsidR="00383D19" w:rsidRPr="00437FEA" w:rsidRDefault="00383D19" w:rsidP="00B90A17">
            <w:pPr>
              <w:rPr>
                <w:sz w:val="20"/>
                <w:szCs w:val="14"/>
              </w:rPr>
            </w:pPr>
            <w:r>
              <w:rPr>
                <w:sz w:val="20"/>
                <w:szCs w:val="14"/>
              </w:rPr>
              <w:t>Solution Operation</w:t>
            </w:r>
          </w:p>
        </w:tc>
      </w:tr>
      <w:tr w:rsidR="00383D19" w:rsidRPr="00437FEA" w14:paraId="5B26AA9D" w14:textId="77777777" w:rsidTr="00B90A17">
        <w:tc>
          <w:tcPr>
            <w:tcW w:w="1413" w:type="dxa"/>
          </w:tcPr>
          <w:p w14:paraId="46B319FB" w14:textId="77777777" w:rsidR="00383D19" w:rsidRPr="00437FEA" w:rsidRDefault="00383D19" w:rsidP="00B90A17">
            <w:pPr>
              <w:rPr>
                <w:sz w:val="20"/>
                <w:szCs w:val="14"/>
              </w:rPr>
            </w:pPr>
            <w:r>
              <w:rPr>
                <w:sz w:val="20"/>
                <w:szCs w:val="14"/>
              </w:rPr>
              <w:t>Brief description</w:t>
            </w:r>
          </w:p>
        </w:tc>
        <w:tc>
          <w:tcPr>
            <w:tcW w:w="9043" w:type="dxa"/>
          </w:tcPr>
          <w:p w14:paraId="5FF87ED5" w14:textId="77777777" w:rsidR="00383D19" w:rsidRPr="00437FEA" w:rsidRDefault="00383D19" w:rsidP="00B90A17">
            <w:pPr>
              <w:rPr>
                <w:sz w:val="20"/>
                <w:szCs w:val="14"/>
              </w:rPr>
            </w:pPr>
            <w:r>
              <w:rPr>
                <w:sz w:val="20"/>
                <w:szCs w:val="14"/>
              </w:rPr>
              <w:t xml:space="preserve">Client </w:t>
            </w:r>
            <w:r w:rsidR="00C60A39">
              <w:rPr>
                <w:sz w:val="20"/>
                <w:szCs w:val="14"/>
              </w:rPr>
              <w:t>requests a delete of a connectivity-service</w:t>
            </w:r>
          </w:p>
        </w:tc>
      </w:tr>
      <w:tr w:rsidR="00383D19" w:rsidRPr="00437FEA" w14:paraId="7FC0F8A6" w14:textId="77777777" w:rsidTr="00B90A17">
        <w:tc>
          <w:tcPr>
            <w:tcW w:w="1413" w:type="dxa"/>
          </w:tcPr>
          <w:p w14:paraId="756C1ED3" w14:textId="77777777" w:rsidR="00383D19" w:rsidRPr="00437FEA" w:rsidRDefault="00383D19" w:rsidP="00B90A17">
            <w:pPr>
              <w:rPr>
                <w:sz w:val="20"/>
                <w:szCs w:val="14"/>
              </w:rPr>
            </w:pPr>
            <w:r>
              <w:rPr>
                <w:sz w:val="20"/>
                <w:szCs w:val="14"/>
              </w:rPr>
              <w:t>Preconditions</w:t>
            </w:r>
          </w:p>
        </w:tc>
        <w:tc>
          <w:tcPr>
            <w:tcW w:w="9043" w:type="dxa"/>
          </w:tcPr>
          <w:p w14:paraId="4FE78408" w14:textId="77777777" w:rsidR="00383D19" w:rsidRPr="00437FEA" w:rsidRDefault="00383D19" w:rsidP="00B90A17">
            <w:pPr>
              <w:rPr>
                <w:sz w:val="20"/>
                <w:szCs w:val="14"/>
              </w:rPr>
            </w:pPr>
            <w:r>
              <w:rPr>
                <w:sz w:val="20"/>
                <w:szCs w:val="14"/>
              </w:rPr>
              <w:t>Client is running UC ST-4.1</w:t>
            </w:r>
          </w:p>
        </w:tc>
      </w:tr>
      <w:tr w:rsidR="00383D19" w:rsidRPr="00437FEA" w14:paraId="4AC8612C" w14:textId="77777777" w:rsidTr="00B90A17">
        <w:tc>
          <w:tcPr>
            <w:tcW w:w="1413" w:type="dxa"/>
          </w:tcPr>
          <w:p w14:paraId="290FFF07" w14:textId="77777777" w:rsidR="00383D19" w:rsidRPr="00437FEA" w:rsidRDefault="00383D19" w:rsidP="00B90A17">
            <w:pPr>
              <w:rPr>
                <w:sz w:val="20"/>
                <w:szCs w:val="14"/>
              </w:rPr>
            </w:pPr>
            <w:r>
              <w:rPr>
                <w:sz w:val="20"/>
                <w:szCs w:val="14"/>
              </w:rPr>
              <w:t>Type</w:t>
            </w:r>
          </w:p>
        </w:tc>
        <w:tc>
          <w:tcPr>
            <w:tcW w:w="9043" w:type="dxa"/>
          </w:tcPr>
          <w:p w14:paraId="65B779CC" w14:textId="77777777" w:rsidR="00383D19" w:rsidRPr="00437FEA" w:rsidRDefault="00383D19" w:rsidP="00B90A17">
            <w:pPr>
              <w:rPr>
                <w:sz w:val="20"/>
                <w:szCs w:val="14"/>
              </w:rPr>
            </w:pPr>
            <w:r>
              <w:rPr>
                <w:sz w:val="20"/>
                <w:szCs w:val="14"/>
              </w:rPr>
              <w:t>A Client adjusting connectivity-services</w:t>
            </w:r>
          </w:p>
        </w:tc>
      </w:tr>
      <w:tr w:rsidR="00383D19" w:rsidRPr="00437FEA" w14:paraId="3BA73071" w14:textId="77777777" w:rsidTr="00B90A17">
        <w:tc>
          <w:tcPr>
            <w:tcW w:w="1413" w:type="dxa"/>
          </w:tcPr>
          <w:p w14:paraId="0444BB91" w14:textId="77777777" w:rsidR="00383D19" w:rsidRPr="00437FEA" w:rsidRDefault="00383D19" w:rsidP="00B90A17">
            <w:pPr>
              <w:rPr>
                <w:sz w:val="20"/>
                <w:szCs w:val="14"/>
              </w:rPr>
            </w:pPr>
            <w:r>
              <w:rPr>
                <w:sz w:val="20"/>
                <w:szCs w:val="14"/>
              </w:rPr>
              <w:t>Description and workflow</w:t>
            </w:r>
          </w:p>
        </w:tc>
        <w:tc>
          <w:tcPr>
            <w:tcW w:w="9043" w:type="dxa"/>
          </w:tcPr>
          <w:p w14:paraId="5BDC5056" w14:textId="77777777" w:rsidR="00383D19" w:rsidRPr="00624380" w:rsidRDefault="00383D19" w:rsidP="00515260">
            <w:pPr>
              <w:pStyle w:val="ListParagraph"/>
              <w:numPr>
                <w:ilvl w:val="0"/>
                <w:numId w:val="56"/>
              </w:numPr>
              <w:spacing w:before="100" w:beforeAutospacing="1" w:after="100" w:afterAutospacing="1"/>
              <w:rPr>
                <w:rFonts w:eastAsia="Times New Roman"/>
                <w:sz w:val="20"/>
                <w:szCs w:val="14"/>
              </w:rPr>
            </w:pPr>
            <w:r>
              <w:rPr>
                <w:rFonts w:eastAsia="Times New Roman"/>
                <w:sz w:val="20"/>
                <w:szCs w:val="14"/>
              </w:rPr>
              <w:t>The client requests the delete of a connectivity-service</w:t>
            </w:r>
            <w:r>
              <w:rPr>
                <w:sz w:val="20"/>
                <w:szCs w:val="14"/>
              </w:rPr>
              <w:t>.</w:t>
            </w:r>
          </w:p>
          <w:p w14:paraId="2E02E8F5" w14:textId="6141B390" w:rsidR="00383D19" w:rsidRDefault="0043321E" w:rsidP="00515260">
            <w:pPr>
              <w:pStyle w:val="ListParagraph"/>
              <w:numPr>
                <w:ilvl w:val="0"/>
                <w:numId w:val="56"/>
              </w:numPr>
              <w:spacing w:before="100" w:beforeAutospacing="1" w:after="100" w:afterAutospacing="1"/>
              <w:rPr>
                <w:rFonts w:eastAsia="Times New Roman"/>
                <w:sz w:val="20"/>
                <w:szCs w:val="14"/>
              </w:rPr>
            </w:pPr>
            <w:r>
              <w:rPr>
                <w:rFonts w:eastAsia="Times New Roman"/>
                <w:sz w:val="20"/>
                <w:szCs w:val="14"/>
              </w:rPr>
              <w:t>The p</w:t>
            </w:r>
            <w:r w:rsidR="00383D19">
              <w:rPr>
                <w:rFonts w:eastAsia="Times New Roman"/>
                <w:sz w:val="20"/>
                <w:szCs w:val="14"/>
              </w:rPr>
              <w:t>rovide</w:t>
            </w:r>
            <w:r>
              <w:rPr>
                <w:rFonts w:eastAsia="Times New Roman"/>
                <w:sz w:val="20"/>
                <w:szCs w:val="14"/>
              </w:rPr>
              <w:t>r</w:t>
            </w:r>
            <w:r w:rsidR="00383D19">
              <w:rPr>
                <w:rFonts w:eastAsia="Times New Roman"/>
                <w:sz w:val="20"/>
                <w:szCs w:val="14"/>
              </w:rPr>
              <w:t xml:space="preserve"> assesses the request etc. as per </w:t>
            </w:r>
            <w:r w:rsidR="00B1022C" w:rsidRPr="00B1022C">
              <w:rPr>
                <w:rFonts w:eastAsia="Times New Roman"/>
                <w:sz w:val="20"/>
                <w:szCs w:val="14"/>
              </w:rPr>
              <w:t>([</w:t>
            </w:r>
            <w:del w:id="3534" w:author="Author">
              <w:r w:rsidR="00B1022C" w:rsidRPr="00B1022C" w:rsidDel="00FC1099">
                <w:rPr>
                  <w:rFonts w:eastAsia="Times New Roman"/>
                  <w:sz w:val="20"/>
                  <w:szCs w:val="14"/>
                </w:rPr>
                <w:delText>ONF TR-547</w:delText>
              </w:r>
            </w:del>
            <w:ins w:id="3535" w:author="Author">
              <w:r w:rsidR="00FC1099">
                <w:rPr>
                  <w:rFonts w:eastAsia="Times New Roman"/>
                  <w:sz w:val="20"/>
                  <w:szCs w:val="14"/>
                </w:rPr>
                <w:t>LF TR-547</w:t>
              </w:r>
            </w:ins>
            <w:r w:rsidR="00B1022C" w:rsidRPr="00B1022C">
              <w:rPr>
                <w:rFonts w:eastAsia="Times New Roman"/>
                <w:sz w:val="20"/>
                <w:szCs w:val="14"/>
              </w:rPr>
              <w:t>] UC1</w:t>
            </w:r>
            <w:r w:rsidR="00B1022C">
              <w:rPr>
                <w:rFonts w:eastAsia="Times New Roman"/>
                <w:sz w:val="20"/>
                <w:szCs w:val="14"/>
              </w:rPr>
              <w:t>0</w:t>
            </w:r>
            <w:r w:rsidR="00B1022C" w:rsidRPr="00B1022C">
              <w:rPr>
                <w:rFonts w:eastAsia="Times New Roman"/>
                <w:sz w:val="20"/>
                <w:szCs w:val="14"/>
              </w:rPr>
              <w:t>)</w:t>
            </w:r>
          </w:p>
          <w:p w14:paraId="40AFC031" w14:textId="77777777" w:rsidR="00383D19" w:rsidRDefault="00383D19" w:rsidP="00515260">
            <w:pPr>
              <w:pStyle w:val="ListParagraph"/>
              <w:numPr>
                <w:ilvl w:val="0"/>
                <w:numId w:val="56"/>
              </w:numPr>
              <w:spacing w:before="100" w:beforeAutospacing="1" w:after="100" w:afterAutospacing="1"/>
              <w:rPr>
                <w:rFonts w:eastAsia="Times New Roman"/>
                <w:sz w:val="20"/>
                <w:szCs w:val="14"/>
              </w:rPr>
            </w:pPr>
            <w:r>
              <w:rPr>
                <w:rFonts w:eastAsia="Times New Roman"/>
                <w:sz w:val="20"/>
                <w:szCs w:val="14"/>
              </w:rPr>
              <w:t xml:space="preserve">The </w:t>
            </w:r>
            <w:r w:rsidR="0043321E">
              <w:rPr>
                <w:rFonts w:eastAsia="Times New Roman"/>
                <w:sz w:val="20"/>
                <w:szCs w:val="14"/>
              </w:rPr>
              <w:t>p</w:t>
            </w:r>
            <w:r>
              <w:rPr>
                <w:rFonts w:eastAsia="Times New Roman"/>
                <w:sz w:val="20"/>
                <w:szCs w:val="14"/>
              </w:rPr>
              <w:t>rovider runs UC ST-5.1</w:t>
            </w:r>
          </w:p>
          <w:p w14:paraId="316CF2B1" w14:textId="77777777" w:rsidR="00383D19" w:rsidRPr="00624380" w:rsidRDefault="00383D19" w:rsidP="00B90A17">
            <w:pPr>
              <w:pStyle w:val="ListParagraph"/>
              <w:spacing w:before="100" w:beforeAutospacing="1" w:after="100" w:afterAutospacing="1"/>
              <w:rPr>
                <w:rFonts w:eastAsia="Times New Roman"/>
                <w:sz w:val="20"/>
                <w:szCs w:val="14"/>
              </w:rPr>
            </w:pPr>
          </w:p>
        </w:tc>
      </w:tr>
    </w:tbl>
    <w:p w14:paraId="17FA251D" w14:textId="77777777" w:rsidR="00A447F3" w:rsidRDefault="00A447F3"/>
    <w:p w14:paraId="726E76A4" w14:textId="77777777" w:rsidR="00A447F3" w:rsidRDefault="00A447F3" w:rsidP="00A447F3">
      <w:pPr>
        <w:pStyle w:val="Heading2"/>
      </w:pPr>
      <w:bookmarkStart w:id="3536" w:name="_Toc192619608"/>
      <w:r>
        <w:t>Measurement data streaming</w:t>
      </w:r>
      <w:bookmarkEnd w:id="3536"/>
    </w:p>
    <w:p w14:paraId="12CA58C2" w14:textId="77777777" w:rsidR="00A447F3" w:rsidRDefault="00A447F3" w:rsidP="00A447F3">
      <w:r>
        <w:t>The use cases in this section are informative.</w:t>
      </w:r>
    </w:p>
    <w:p w14:paraId="77BBC298" w14:textId="77777777" w:rsidR="00A447F3" w:rsidRPr="002437F5" w:rsidRDefault="00A447F3" w:rsidP="00A447F3">
      <w:pPr>
        <w:pStyle w:val="Heading3"/>
      </w:pPr>
      <w:bookmarkStart w:id="3537" w:name="_Toc192619609"/>
      <w:r>
        <w:t xml:space="preserve">Use Case ST-6.1: </w:t>
      </w:r>
      <w:r>
        <w:rPr>
          <w:szCs w:val="14"/>
        </w:rPr>
        <w:t>Provider</w:t>
      </w:r>
      <w:r w:rsidRPr="00B27F3F">
        <w:rPr>
          <w:szCs w:val="14"/>
        </w:rPr>
        <w:t xml:space="preserve"> initializes </w:t>
      </w:r>
      <w:r>
        <w:rPr>
          <w:szCs w:val="14"/>
        </w:rPr>
        <w:t>and operates a measurement data stream</w:t>
      </w:r>
      <w:bookmarkEnd w:id="3537"/>
    </w:p>
    <w:p w14:paraId="7925434B" w14:textId="77777777" w:rsidR="00A447F3" w:rsidRPr="00541F1C" w:rsidRDefault="00A447F3" w:rsidP="00A447F3">
      <w:pPr>
        <w:rPr>
          <w:b/>
          <w:bCs/>
        </w:rPr>
      </w:pPr>
    </w:p>
    <w:tbl>
      <w:tblPr>
        <w:tblStyle w:val="TableGrid"/>
        <w:tblW w:w="0" w:type="auto"/>
        <w:tblLook w:val="04A0" w:firstRow="1" w:lastRow="0" w:firstColumn="1" w:lastColumn="0" w:noHBand="0" w:noVBand="1"/>
      </w:tblPr>
      <w:tblGrid>
        <w:gridCol w:w="1402"/>
        <w:gridCol w:w="7948"/>
      </w:tblGrid>
      <w:tr w:rsidR="00A447F3" w:rsidRPr="00437FEA" w14:paraId="1D7E97A7" w14:textId="77777777" w:rsidTr="00B90A17">
        <w:tc>
          <w:tcPr>
            <w:tcW w:w="1402" w:type="dxa"/>
          </w:tcPr>
          <w:p w14:paraId="25937AAD" w14:textId="77777777" w:rsidR="00A447F3" w:rsidRPr="00437FEA" w:rsidRDefault="00A447F3" w:rsidP="00B90A17">
            <w:pPr>
              <w:rPr>
                <w:sz w:val="20"/>
                <w:szCs w:val="14"/>
              </w:rPr>
            </w:pPr>
            <w:r w:rsidRPr="00437FEA">
              <w:rPr>
                <w:sz w:val="20"/>
                <w:szCs w:val="14"/>
              </w:rPr>
              <w:t>Number</w:t>
            </w:r>
          </w:p>
        </w:tc>
        <w:tc>
          <w:tcPr>
            <w:tcW w:w="7948" w:type="dxa"/>
          </w:tcPr>
          <w:p w14:paraId="25D5FE04" w14:textId="77777777" w:rsidR="00A447F3" w:rsidRPr="00437FEA" w:rsidRDefault="00A447F3" w:rsidP="00B90A17">
            <w:pPr>
              <w:rPr>
                <w:sz w:val="20"/>
                <w:szCs w:val="14"/>
              </w:rPr>
            </w:pPr>
            <w:r>
              <w:rPr>
                <w:sz w:val="20"/>
                <w:szCs w:val="14"/>
              </w:rPr>
              <w:t>ST-6.1</w:t>
            </w:r>
          </w:p>
        </w:tc>
      </w:tr>
      <w:tr w:rsidR="00A447F3" w:rsidRPr="00437FEA" w14:paraId="5E61C705" w14:textId="77777777" w:rsidTr="00B90A17">
        <w:tc>
          <w:tcPr>
            <w:tcW w:w="1402" w:type="dxa"/>
          </w:tcPr>
          <w:p w14:paraId="1C8C9DFD" w14:textId="77777777" w:rsidR="00A447F3" w:rsidRPr="00437FEA" w:rsidRDefault="00A447F3" w:rsidP="00B90A17">
            <w:pPr>
              <w:rPr>
                <w:sz w:val="20"/>
                <w:szCs w:val="14"/>
              </w:rPr>
            </w:pPr>
            <w:r w:rsidRPr="00437FEA">
              <w:rPr>
                <w:sz w:val="20"/>
                <w:szCs w:val="14"/>
              </w:rPr>
              <w:t>Name</w:t>
            </w:r>
          </w:p>
        </w:tc>
        <w:tc>
          <w:tcPr>
            <w:tcW w:w="7948" w:type="dxa"/>
          </w:tcPr>
          <w:p w14:paraId="5995AEDA" w14:textId="77777777" w:rsidR="00A447F3" w:rsidRPr="00437FEA" w:rsidRDefault="00A447F3" w:rsidP="00B90A17">
            <w:pPr>
              <w:rPr>
                <w:sz w:val="20"/>
                <w:szCs w:val="14"/>
              </w:rPr>
            </w:pPr>
            <w:r>
              <w:rPr>
                <w:sz w:val="20"/>
                <w:szCs w:val="14"/>
              </w:rPr>
              <w:t>Provider</w:t>
            </w:r>
            <w:r w:rsidRPr="00B27F3F">
              <w:rPr>
                <w:sz w:val="20"/>
                <w:szCs w:val="14"/>
              </w:rPr>
              <w:t xml:space="preserve"> initializes </w:t>
            </w:r>
            <w:r>
              <w:rPr>
                <w:sz w:val="20"/>
                <w:szCs w:val="14"/>
              </w:rPr>
              <w:t>and operates a measurement data stream (based on ST-1.1)</w:t>
            </w:r>
          </w:p>
        </w:tc>
      </w:tr>
      <w:tr w:rsidR="00A447F3" w:rsidRPr="00437FEA" w14:paraId="2C520B38" w14:textId="77777777" w:rsidTr="00B90A17">
        <w:tc>
          <w:tcPr>
            <w:tcW w:w="1402" w:type="dxa"/>
          </w:tcPr>
          <w:p w14:paraId="681D053F" w14:textId="77777777" w:rsidR="00A447F3" w:rsidRPr="00437FEA" w:rsidRDefault="00A447F3" w:rsidP="00B90A17">
            <w:pPr>
              <w:rPr>
                <w:sz w:val="20"/>
                <w:szCs w:val="14"/>
              </w:rPr>
            </w:pPr>
            <w:r>
              <w:rPr>
                <w:sz w:val="20"/>
                <w:szCs w:val="14"/>
              </w:rPr>
              <w:t>Process/Area</w:t>
            </w:r>
          </w:p>
        </w:tc>
        <w:tc>
          <w:tcPr>
            <w:tcW w:w="7948" w:type="dxa"/>
          </w:tcPr>
          <w:p w14:paraId="3C5F3A72" w14:textId="77777777" w:rsidR="00A447F3" w:rsidRPr="00437FEA" w:rsidRDefault="00A447F3" w:rsidP="00B90A17">
            <w:pPr>
              <w:rPr>
                <w:sz w:val="20"/>
                <w:szCs w:val="14"/>
              </w:rPr>
            </w:pPr>
            <w:r>
              <w:rPr>
                <w:sz w:val="20"/>
                <w:szCs w:val="14"/>
              </w:rPr>
              <w:t>Streaming operation</w:t>
            </w:r>
          </w:p>
        </w:tc>
      </w:tr>
      <w:tr w:rsidR="00A447F3" w:rsidRPr="00437FEA" w14:paraId="0FFAB4D7" w14:textId="77777777" w:rsidTr="00B90A17">
        <w:tc>
          <w:tcPr>
            <w:tcW w:w="1402" w:type="dxa"/>
          </w:tcPr>
          <w:p w14:paraId="62853B15" w14:textId="77777777" w:rsidR="00A447F3" w:rsidRPr="00437FEA" w:rsidRDefault="00A447F3" w:rsidP="00B90A17">
            <w:pPr>
              <w:rPr>
                <w:sz w:val="20"/>
                <w:szCs w:val="14"/>
              </w:rPr>
            </w:pPr>
            <w:r>
              <w:rPr>
                <w:sz w:val="20"/>
                <w:szCs w:val="14"/>
              </w:rPr>
              <w:t>Brief description</w:t>
            </w:r>
          </w:p>
        </w:tc>
        <w:tc>
          <w:tcPr>
            <w:tcW w:w="7948" w:type="dxa"/>
          </w:tcPr>
          <w:p w14:paraId="2C38895E" w14:textId="77777777" w:rsidR="00A447F3" w:rsidRPr="00437FEA" w:rsidRDefault="00A447F3" w:rsidP="00B90A17">
            <w:pPr>
              <w:rPr>
                <w:sz w:val="20"/>
                <w:szCs w:val="14"/>
              </w:rPr>
            </w:pPr>
            <w:r w:rsidRPr="00B27F3F">
              <w:rPr>
                <w:sz w:val="20"/>
                <w:szCs w:val="14"/>
              </w:rPr>
              <w:t xml:space="preserve">The </w:t>
            </w:r>
            <w:r>
              <w:rPr>
                <w:sz w:val="20"/>
                <w:szCs w:val="14"/>
              </w:rPr>
              <w:t>provider</w:t>
            </w:r>
            <w:r w:rsidRPr="00B27F3F">
              <w:rPr>
                <w:sz w:val="20"/>
                <w:szCs w:val="14"/>
              </w:rPr>
              <w:t xml:space="preserve"> initializes the stream</w:t>
            </w:r>
            <w:r>
              <w:rPr>
                <w:sz w:val="20"/>
                <w:szCs w:val="14"/>
              </w:rPr>
              <w:t>s from internal sources of measurement data</w:t>
            </w:r>
          </w:p>
        </w:tc>
      </w:tr>
      <w:tr w:rsidR="00A447F3" w:rsidRPr="00437FEA" w14:paraId="53B22D82" w14:textId="77777777" w:rsidTr="00B90A17">
        <w:tc>
          <w:tcPr>
            <w:tcW w:w="1402" w:type="dxa"/>
          </w:tcPr>
          <w:p w14:paraId="1FF85FD8" w14:textId="77777777" w:rsidR="00A447F3" w:rsidRPr="00437FEA" w:rsidRDefault="00A447F3" w:rsidP="00B90A17">
            <w:pPr>
              <w:rPr>
                <w:sz w:val="20"/>
                <w:szCs w:val="14"/>
              </w:rPr>
            </w:pPr>
            <w:r>
              <w:rPr>
                <w:sz w:val="20"/>
                <w:szCs w:val="14"/>
              </w:rPr>
              <w:t>Preconditions</w:t>
            </w:r>
          </w:p>
        </w:tc>
        <w:tc>
          <w:tcPr>
            <w:tcW w:w="7948" w:type="dxa"/>
          </w:tcPr>
          <w:p w14:paraId="16819CBD" w14:textId="77777777" w:rsidR="00A447F3" w:rsidRDefault="00A447F3" w:rsidP="00B90A17">
            <w:pPr>
              <w:rPr>
                <w:sz w:val="20"/>
                <w:szCs w:val="14"/>
              </w:rPr>
            </w:pPr>
            <w:r>
              <w:rPr>
                <w:sz w:val="20"/>
                <w:szCs w:val="14"/>
              </w:rPr>
              <w:t>The provider is running, the streaming infrastructure is running and there is a defined stream to populate.</w:t>
            </w:r>
          </w:p>
          <w:p w14:paraId="0566CC24" w14:textId="77777777" w:rsidR="00A447F3" w:rsidRPr="00437FEA" w:rsidRDefault="00A447F3" w:rsidP="00B90A17">
            <w:pPr>
              <w:rPr>
                <w:sz w:val="20"/>
                <w:szCs w:val="14"/>
              </w:rPr>
            </w:pPr>
            <w:r>
              <w:rPr>
                <w:sz w:val="20"/>
                <w:szCs w:val="14"/>
              </w:rPr>
              <w:t>Note: As the activities associated with achieving the preconditions will vary significantly from solution to solution and are internal detail, no use cases have been provided for this area.</w:t>
            </w:r>
          </w:p>
        </w:tc>
      </w:tr>
      <w:tr w:rsidR="00A447F3" w:rsidRPr="00437FEA" w14:paraId="74BBBF63" w14:textId="77777777" w:rsidTr="00B90A17">
        <w:tc>
          <w:tcPr>
            <w:tcW w:w="1402" w:type="dxa"/>
          </w:tcPr>
          <w:p w14:paraId="7588C969" w14:textId="77777777" w:rsidR="00A447F3" w:rsidRPr="00437FEA" w:rsidRDefault="00A447F3" w:rsidP="00B90A17">
            <w:pPr>
              <w:rPr>
                <w:sz w:val="20"/>
                <w:szCs w:val="14"/>
              </w:rPr>
            </w:pPr>
            <w:r>
              <w:rPr>
                <w:sz w:val="20"/>
                <w:szCs w:val="14"/>
              </w:rPr>
              <w:t>Type</w:t>
            </w:r>
          </w:p>
        </w:tc>
        <w:tc>
          <w:tcPr>
            <w:tcW w:w="7948" w:type="dxa"/>
          </w:tcPr>
          <w:p w14:paraId="1BA3C4A5" w14:textId="77777777" w:rsidR="00A447F3" w:rsidRPr="00437FEA" w:rsidRDefault="00A447F3" w:rsidP="00B90A17">
            <w:pPr>
              <w:rPr>
                <w:sz w:val="20"/>
                <w:szCs w:val="14"/>
              </w:rPr>
            </w:pPr>
            <w:r>
              <w:rPr>
                <w:sz w:val="20"/>
                <w:szCs w:val="14"/>
              </w:rPr>
              <w:t>Preparing and maintaining a stream</w:t>
            </w:r>
          </w:p>
        </w:tc>
      </w:tr>
      <w:tr w:rsidR="00A447F3" w:rsidRPr="00437FEA" w14:paraId="0328130C" w14:textId="77777777" w:rsidTr="00B90A17">
        <w:tc>
          <w:tcPr>
            <w:tcW w:w="1402" w:type="dxa"/>
          </w:tcPr>
          <w:p w14:paraId="61AA23D0" w14:textId="77777777" w:rsidR="00A447F3" w:rsidRDefault="00A447F3" w:rsidP="00B90A17">
            <w:pPr>
              <w:rPr>
                <w:sz w:val="20"/>
                <w:szCs w:val="14"/>
              </w:rPr>
            </w:pPr>
            <w:r w:rsidRPr="0031189A">
              <w:rPr>
                <w:sz w:val="20"/>
                <w:szCs w:val="14"/>
              </w:rPr>
              <w:t>Description and workflow</w:t>
            </w:r>
          </w:p>
        </w:tc>
        <w:tc>
          <w:tcPr>
            <w:tcW w:w="7948" w:type="dxa"/>
          </w:tcPr>
          <w:p w14:paraId="572CBD4D"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(1).</w:t>
            </w:r>
          </w:p>
          <w:p w14:paraId="6A670B89"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(2).</w:t>
            </w:r>
          </w:p>
          <w:p w14:paraId="0E327B70"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(3).</w:t>
            </w:r>
          </w:p>
          <w:p w14:paraId="41B6240C" w14:textId="18B1640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 xml:space="preserve">Derived from ST-1.1 step (4) Assuming that </w:t>
            </w:r>
            <w:r>
              <w:rPr>
                <w:rFonts w:eastAsia="Times New Roman"/>
                <w:sz w:val="20"/>
                <w:szCs w:val="14"/>
              </w:rPr>
              <w:t>measurement</w:t>
            </w:r>
            <w:r w:rsidRPr="009423DF">
              <w:rPr>
                <w:rFonts w:eastAsia="Times New Roman"/>
                <w:sz w:val="20"/>
                <w:szCs w:val="14"/>
              </w:rPr>
              <w:t xml:space="preserve"> data collection is enabled in the controller and the devices controller, as </w:t>
            </w:r>
            <w:r>
              <w:rPr>
                <w:rFonts w:eastAsia="Times New Roman"/>
                <w:sz w:val="20"/>
                <w:szCs w:val="14"/>
              </w:rPr>
              <w:t>measurement</w:t>
            </w:r>
            <w:r w:rsidRPr="009423DF">
              <w:rPr>
                <w:rFonts w:eastAsia="Times New Roman"/>
                <w:sz w:val="20"/>
                <w:szCs w:val="14"/>
              </w:rPr>
              <w:t xml:space="preserve"> data arrives from underlying system it is evaluated for relevance to the entities in the TAPI context. The provider populates the stream with relevant </w:t>
            </w:r>
            <w:r>
              <w:rPr>
                <w:rFonts w:eastAsia="Times New Roman"/>
                <w:sz w:val="20"/>
                <w:szCs w:val="14"/>
              </w:rPr>
              <w:t>measurement</w:t>
            </w:r>
            <w:r w:rsidRPr="009423DF">
              <w:rPr>
                <w:rFonts w:eastAsia="Times New Roman"/>
                <w:sz w:val="20"/>
                <w:szCs w:val="14"/>
              </w:rPr>
              <w:t xml:space="preserve"> data conforming to the structure set out in section</w:t>
            </w:r>
            <w:r w:rsidR="004E6A12">
              <w:rPr>
                <w:rFonts w:eastAsia="Times New Roman"/>
                <w:sz w:val="20"/>
                <w:szCs w:val="14"/>
              </w:rPr>
              <w:t xml:space="preserve"> </w:t>
            </w:r>
            <w:r w:rsidR="004E6A12">
              <w:rPr>
                <w:rFonts w:eastAsia="Times New Roman"/>
                <w:sz w:val="20"/>
                <w:szCs w:val="14"/>
              </w:rPr>
              <w:fldChar w:fldCharType="begin"/>
            </w:r>
            <w:r w:rsidR="004E6A12">
              <w:rPr>
                <w:rFonts w:eastAsia="Times New Roman"/>
                <w:sz w:val="20"/>
                <w:szCs w:val="14"/>
              </w:rPr>
              <w:instrText xml:space="preserve"> REF _Ref143677339 \r \h </w:instrText>
            </w:r>
            <w:r w:rsidR="004E6A12">
              <w:rPr>
                <w:rFonts w:eastAsia="Times New Roman"/>
                <w:sz w:val="20"/>
                <w:szCs w:val="14"/>
              </w:rPr>
            </w:r>
            <w:r w:rsidR="004E6A12">
              <w:rPr>
                <w:rFonts w:eastAsia="Times New Roman"/>
                <w:sz w:val="20"/>
                <w:szCs w:val="14"/>
              </w:rPr>
              <w:fldChar w:fldCharType="separate"/>
            </w:r>
            <w:r w:rsidR="00B53275">
              <w:rPr>
                <w:rFonts w:eastAsia="Times New Roman"/>
                <w:sz w:val="20"/>
                <w:szCs w:val="14"/>
              </w:rPr>
              <w:t>6.3</w:t>
            </w:r>
            <w:r w:rsidR="004E6A12">
              <w:rPr>
                <w:rFonts w:eastAsia="Times New Roman"/>
                <w:sz w:val="20"/>
                <w:szCs w:val="14"/>
              </w:rPr>
              <w:fldChar w:fldCharType="end"/>
            </w:r>
            <w:r w:rsidR="004E6A12">
              <w:rPr>
                <w:rFonts w:eastAsia="Times New Roman"/>
                <w:sz w:val="20"/>
                <w:szCs w:val="14"/>
              </w:rPr>
              <w:t xml:space="preserve"> </w:t>
            </w:r>
            <w:r w:rsidR="004E6A12" w:rsidRPr="004E6A12">
              <w:rPr>
                <w:rFonts w:eastAsia="Times New Roman"/>
                <w:sz w:val="20"/>
                <w:szCs w:val="20"/>
              </w:rPr>
              <w:fldChar w:fldCharType="begin"/>
            </w:r>
            <w:r w:rsidR="004E6A12" w:rsidRPr="004E6A12">
              <w:rPr>
                <w:rFonts w:eastAsia="Times New Roman"/>
                <w:sz w:val="20"/>
                <w:szCs w:val="20"/>
              </w:rPr>
              <w:instrText xml:space="preserve"> REF _Ref143677339 \h  \* MERGEFORMAT </w:instrText>
            </w:r>
            <w:r w:rsidR="004E6A12" w:rsidRPr="004E6A12">
              <w:rPr>
                <w:rFonts w:eastAsia="Times New Roman"/>
                <w:sz w:val="20"/>
                <w:szCs w:val="20"/>
              </w:rPr>
            </w:r>
            <w:r w:rsidR="004E6A12" w:rsidRPr="004E6A12">
              <w:rPr>
                <w:rFonts w:eastAsia="Times New Roman"/>
                <w:sz w:val="20"/>
                <w:szCs w:val="20"/>
              </w:rPr>
              <w:fldChar w:fldCharType="separate"/>
            </w:r>
            <w:ins w:id="3538" w:author="Author">
              <w:r w:rsidR="00B53275" w:rsidRPr="00B53275">
                <w:rPr>
                  <w:sz w:val="20"/>
                  <w:szCs w:val="20"/>
                  <w:rPrChange w:id="3539" w:author="Author">
                    <w:rPr/>
                  </w:rPrChange>
                </w:rPr>
                <w:t xml:space="preserve">The </w:t>
              </w:r>
              <w:proofErr w:type="spellStart"/>
              <w:r w:rsidR="00B53275" w:rsidRPr="00B53275">
                <w:rPr>
                  <w:sz w:val="20"/>
                  <w:szCs w:val="20"/>
                  <w:rPrChange w:id="3540" w:author="Author">
                    <w:rPr/>
                  </w:rPrChange>
                </w:rPr>
                <w:t>gNMI</w:t>
              </w:r>
              <w:proofErr w:type="spellEnd"/>
              <w:r w:rsidR="00B53275" w:rsidRPr="00B53275">
                <w:rPr>
                  <w:sz w:val="20"/>
                  <w:szCs w:val="20"/>
                  <w:rPrChange w:id="3541" w:author="Author">
                    <w:rPr/>
                  </w:rPrChange>
                </w:rPr>
                <w:t xml:space="preserve"> Stream</w:t>
              </w:r>
              <w:del w:id="3542" w:author="Author">
                <w:r w:rsidR="006D1621" w:rsidRPr="006D1621" w:rsidDel="00B53275">
                  <w:rPr>
                    <w:sz w:val="20"/>
                    <w:szCs w:val="20"/>
                    <w:rPrChange w:id="3543" w:author="Author">
                      <w:rPr/>
                    </w:rPrChange>
                  </w:rPr>
                  <w:delText>The gNMI Stream</w:delText>
                </w:r>
              </w:del>
            </w:ins>
            <w:del w:id="3544" w:author="Author">
              <w:r w:rsidR="00C1187B" w:rsidRPr="00C1187B" w:rsidDel="00B53275">
                <w:rPr>
                  <w:sz w:val="20"/>
                  <w:szCs w:val="20"/>
                </w:rPr>
                <w:delText>The gNMI Stream</w:delText>
              </w:r>
            </w:del>
            <w:r w:rsidR="004E6A12" w:rsidRPr="004E6A12">
              <w:rPr>
                <w:rFonts w:eastAsia="Times New Roman"/>
                <w:sz w:val="20"/>
                <w:szCs w:val="20"/>
              </w:rPr>
              <w:fldChar w:fldCharType="end"/>
            </w:r>
            <w:r w:rsidR="004E6A12">
              <w:rPr>
                <w:rFonts w:eastAsia="Times New Roman"/>
                <w:sz w:val="20"/>
                <w:szCs w:val="20"/>
              </w:rPr>
              <w:t xml:space="preserve"> on page </w:t>
            </w:r>
            <w:r w:rsidR="004E6A12">
              <w:rPr>
                <w:rFonts w:eastAsia="Times New Roman"/>
                <w:sz w:val="20"/>
                <w:szCs w:val="20"/>
              </w:rPr>
              <w:fldChar w:fldCharType="begin"/>
            </w:r>
            <w:r w:rsidR="004E6A12">
              <w:rPr>
                <w:rFonts w:eastAsia="Times New Roman"/>
                <w:sz w:val="20"/>
                <w:szCs w:val="20"/>
              </w:rPr>
              <w:instrText xml:space="preserve"> PAGEREF _Ref143677339 \h </w:instrText>
            </w:r>
            <w:r w:rsidR="004E6A12">
              <w:rPr>
                <w:rFonts w:eastAsia="Times New Roman"/>
                <w:sz w:val="20"/>
                <w:szCs w:val="20"/>
              </w:rPr>
            </w:r>
            <w:r w:rsidR="004E6A12">
              <w:rPr>
                <w:rFonts w:eastAsia="Times New Roman"/>
                <w:sz w:val="20"/>
                <w:szCs w:val="20"/>
              </w:rPr>
              <w:fldChar w:fldCharType="separate"/>
            </w:r>
            <w:r w:rsidR="00B53275">
              <w:rPr>
                <w:rFonts w:eastAsia="Times New Roman"/>
                <w:noProof/>
                <w:sz w:val="20"/>
                <w:szCs w:val="20"/>
              </w:rPr>
              <w:t>80</w:t>
            </w:r>
            <w:r w:rsidR="004E6A12">
              <w:rPr>
                <w:rFonts w:eastAsia="Times New Roman"/>
                <w:sz w:val="20"/>
                <w:szCs w:val="20"/>
              </w:rPr>
              <w:fldChar w:fldCharType="end"/>
            </w:r>
            <w:r w:rsidR="004E6A12">
              <w:rPr>
                <w:rFonts w:eastAsia="Times New Roman"/>
                <w:sz w:val="20"/>
                <w:szCs w:val="20"/>
              </w:rPr>
              <w:t>.</w:t>
            </w:r>
          </w:p>
          <w:p w14:paraId="0391A838"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 xml:space="preserve">The provider will also make available via a stream (as per ST-1.1) the </w:t>
            </w:r>
            <w:proofErr w:type="spellStart"/>
            <w:r w:rsidRPr="009423DF">
              <w:rPr>
                <w:rFonts w:eastAsia="Times New Roman"/>
                <w:sz w:val="20"/>
                <w:szCs w:val="14"/>
              </w:rPr>
              <w:t>oam</w:t>
            </w:r>
            <w:proofErr w:type="spellEnd"/>
            <w:r w:rsidRPr="009423DF">
              <w:rPr>
                <w:rFonts w:eastAsia="Times New Roman"/>
                <w:sz w:val="20"/>
                <w:szCs w:val="14"/>
              </w:rPr>
              <w:t>-jobs that correspond to the active measures.</w:t>
            </w:r>
          </w:p>
          <w:p w14:paraId="05EF273E"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Derived from ST-1.1 step (5) Once stream population is sufficient, the provider changes the stream-state to “ACTIVE”.</w:t>
            </w:r>
          </w:p>
          <w:p w14:paraId="42C12028"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The provider may be capable of making the stream “ACTIVE” prior to complete population of the stream.</w:t>
            </w:r>
          </w:p>
          <w:p w14:paraId="05FB85F0"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In this state records will be streamed to any connected clients</w:t>
            </w:r>
          </w:p>
          <w:p w14:paraId="1D4DEEC7"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 xml:space="preserve">New </w:t>
            </w:r>
            <w:r>
              <w:rPr>
                <w:rFonts w:eastAsia="Times New Roman"/>
                <w:sz w:val="20"/>
                <w:szCs w:val="14"/>
              </w:rPr>
              <w:t>measurement</w:t>
            </w:r>
            <w:r w:rsidRPr="009423DF">
              <w:rPr>
                <w:rFonts w:eastAsia="Times New Roman"/>
                <w:sz w:val="20"/>
                <w:szCs w:val="14"/>
              </w:rPr>
              <w:t xml:space="preserve"> data will be appended to the log as defined in step (4) above.</w:t>
            </w:r>
          </w:p>
          <w:p w14:paraId="51CE10AC"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(6).</w:t>
            </w:r>
          </w:p>
          <w:p w14:paraId="69628227" w14:textId="77777777" w:rsidR="00A447F3" w:rsidRPr="00E50D53"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(7).</w:t>
            </w:r>
          </w:p>
        </w:tc>
      </w:tr>
    </w:tbl>
    <w:p w14:paraId="336F7705" w14:textId="77777777" w:rsidR="00A447F3" w:rsidRDefault="00A447F3" w:rsidP="00A447F3"/>
    <w:p w14:paraId="5635D57B" w14:textId="77777777" w:rsidR="00A447F3" w:rsidRDefault="00A447F3" w:rsidP="00A447F3"/>
    <w:p w14:paraId="6A4BB848" w14:textId="77777777" w:rsidR="00A447F3" w:rsidRDefault="00A447F3" w:rsidP="00A447F3"/>
    <w:p w14:paraId="75E991DF" w14:textId="77777777" w:rsidR="00A447F3" w:rsidRDefault="00A447F3" w:rsidP="00A447F3"/>
    <w:p w14:paraId="1C8E118C" w14:textId="77777777" w:rsidR="00A447F3" w:rsidRDefault="00A447F3" w:rsidP="00A447F3"/>
    <w:p w14:paraId="1143F351" w14:textId="77777777" w:rsidR="00A447F3" w:rsidRDefault="00A447F3" w:rsidP="00A447F3"/>
    <w:p w14:paraId="76DA1A87" w14:textId="77777777" w:rsidR="00A447F3" w:rsidRDefault="00A447F3" w:rsidP="00A447F3"/>
    <w:p w14:paraId="28389E69" w14:textId="77777777" w:rsidR="00A447F3" w:rsidRDefault="00A447F3" w:rsidP="00A447F3"/>
    <w:p w14:paraId="1F21F53E" w14:textId="77777777" w:rsidR="00A447F3" w:rsidRDefault="00A447F3" w:rsidP="00A447F3"/>
    <w:p w14:paraId="74CA0FDB" w14:textId="77777777" w:rsidR="00A447F3" w:rsidRPr="002437F5" w:rsidRDefault="00A447F3" w:rsidP="00A447F3">
      <w:pPr>
        <w:pStyle w:val="Heading3"/>
      </w:pPr>
      <w:bookmarkStart w:id="3545" w:name="_Toc192619610"/>
      <w:r>
        <w:lastRenderedPageBreak/>
        <w:t xml:space="preserve">Use Case ST-6.2: </w:t>
      </w:r>
      <w:r>
        <w:rPr>
          <w:szCs w:val="14"/>
        </w:rPr>
        <w:t>Client subscribes to a measurement data stream</w:t>
      </w:r>
      <w:bookmarkEnd w:id="3545"/>
    </w:p>
    <w:p w14:paraId="06CF3794" w14:textId="77777777" w:rsidR="00A447F3" w:rsidRDefault="00A447F3" w:rsidP="00A447F3"/>
    <w:tbl>
      <w:tblPr>
        <w:tblStyle w:val="TableGrid"/>
        <w:tblW w:w="0" w:type="auto"/>
        <w:tblLook w:val="04A0" w:firstRow="1" w:lastRow="0" w:firstColumn="1" w:lastColumn="0" w:noHBand="0" w:noVBand="1"/>
      </w:tblPr>
      <w:tblGrid>
        <w:gridCol w:w="1413"/>
        <w:gridCol w:w="9043"/>
      </w:tblGrid>
      <w:tr w:rsidR="00A447F3" w:rsidRPr="00437FEA" w14:paraId="607A319C" w14:textId="77777777" w:rsidTr="00B90A17">
        <w:tc>
          <w:tcPr>
            <w:tcW w:w="1413" w:type="dxa"/>
          </w:tcPr>
          <w:p w14:paraId="5693D559" w14:textId="77777777" w:rsidR="00A447F3" w:rsidRPr="00437FEA" w:rsidRDefault="00A447F3" w:rsidP="00B90A17">
            <w:pPr>
              <w:rPr>
                <w:sz w:val="20"/>
                <w:szCs w:val="14"/>
              </w:rPr>
            </w:pPr>
            <w:r w:rsidRPr="00437FEA">
              <w:rPr>
                <w:sz w:val="20"/>
                <w:szCs w:val="14"/>
              </w:rPr>
              <w:t>Number</w:t>
            </w:r>
          </w:p>
        </w:tc>
        <w:tc>
          <w:tcPr>
            <w:tcW w:w="9043" w:type="dxa"/>
          </w:tcPr>
          <w:p w14:paraId="006C9419" w14:textId="77777777" w:rsidR="00A447F3" w:rsidRPr="00437FEA" w:rsidRDefault="00A447F3" w:rsidP="00B90A17">
            <w:pPr>
              <w:rPr>
                <w:sz w:val="20"/>
                <w:szCs w:val="14"/>
              </w:rPr>
            </w:pPr>
            <w:r>
              <w:rPr>
                <w:sz w:val="20"/>
                <w:szCs w:val="14"/>
              </w:rPr>
              <w:t>ST-6.2</w:t>
            </w:r>
          </w:p>
        </w:tc>
      </w:tr>
      <w:tr w:rsidR="00A447F3" w:rsidRPr="00437FEA" w14:paraId="0718233A" w14:textId="77777777" w:rsidTr="00B90A17">
        <w:tc>
          <w:tcPr>
            <w:tcW w:w="1413" w:type="dxa"/>
          </w:tcPr>
          <w:p w14:paraId="4ACE2628" w14:textId="77777777" w:rsidR="00A447F3" w:rsidRPr="00437FEA" w:rsidRDefault="00A447F3" w:rsidP="00B90A17">
            <w:pPr>
              <w:rPr>
                <w:sz w:val="20"/>
                <w:szCs w:val="14"/>
              </w:rPr>
            </w:pPr>
            <w:r w:rsidRPr="00437FEA">
              <w:rPr>
                <w:sz w:val="20"/>
                <w:szCs w:val="14"/>
              </w:rPr>
              <w:t>Name</w:t>
            </w:r>
          </w:p>
        </w:tc>
        <w:tc>
          <w:tcPr>
            <w:tcW w:w="9043" w:type="dxa"/>
          </w:tcPr>
          <w:p w14:paraId="619AB4D4" w14:textId="77777777" w:rsidR="00A447F3" w:rsidRPr="00437FEA" w:rsidRDefault="00A447F3" w:rsidP="00B90A17">
            <w:pPr>
              <w:rPr>
                <w:sz w:val="20"/>
                <w:szCs w:val="14"/>
              </w:rPr>
            </w:pPr>
            <w:r>
              <w:rPr>
                <w:sz w:val="20"/>
                <w:szCs w:val="14"/>
              </w:rPr>
              <w:t>Client subscribes to a measurement data stream (related to ST-0.3)</w:t>
            </w:r>
          </w:p>
        </w:tc>
      </w:tr>
      <w:tr w:rsidR="00A447F3" w:rsidRPr="00437FEA" w14:paraId="6B28B978" w14:textId="77777777" w:rsidTr="00B90A17">
        <w:tc>
          <w:tcPr>
            <w:tcW w:w="1413" w:type="dxa"/>
          </w:tcPr>
          <w:p w14:paraId="440C255D" w14:textId="77777777" w:rsidR="00A447F3" w:rsidRPr="00437FEA" w:rsidRDefault="00A447F3" w:rsidP="00B90A17">
            <w:pPr>
              <w:rPr>
                <w:sz w:val="20"/>
                <w:szCs w:val="14"/>
              </w:rPr>
            </w:pPr>
            <w:r>
              <w:rPr>
                <w:sz w:val="20"/>
                <w:szCs w:val="14"/>
              </w:rPr>
              <w:t>Process/Area</w:t>
            </w:r>
          </w:p>
        </w:tc>
        <w:tc>
          <w:tcPr>
            <w:tcW w:w="9043" w:type="dxa"/>
          </w:tcPr>
          <w:p w14:paraId="21022A97" w14:textId="77777777" w:rsidR="00A447F3" w:rsidRPr="00437FEA" w:rsidRDefault="00A447F3" w:rsidP="00B90A17">
            <w:pPr>
              <w:rPr>
                <w:sz w:val="20"/>
                <w:szCs w:val="14"/>
              </w:rPr>
            </w:pPr>
            <w:r>
              <w:rPr>
                <w:sz w:val="20"/>
                <w:szCs w:val="14"/>
              </w:rPr>
              <w:t>Streaming Infrastructure</w:t>
            </w:r>
          </w:p>
        </w:tc>
      </w:tr>
      <w:tr w:rsidR="00A447F3" w:rsidRPr="00437FEA" w14:paraId="124B623B" w14:textId="77777777" w:rsidTr="00B90A17">
        <w:tc>
          <w:tcPr>
            <w:tcW w:w="1413" w:type="dxa"/>
          </w:tcPr>
          <w:p w14:paraId="14602FE6" w14:textId="77777777" w:rsidR="00A447F3" w:rsidRPr="00437FEA" w:rsidRDefault="00A447F3" w:rsidP="00B90A17">
            <w:pPr>
              <w:rPr>
                <w:sz w:val="20"/>
                <w:szCs w:val="14"/>
              </w:rPr>
            </w:pPr>
            <w:r>
              <w:rPr>
                <w:sz w:val="20"/>
                <w:szCs w:val="14"/>
              </w:rPr>
              <w:t>Brief description</w:t>
            </w:r>
          </w:p>
        </w:tc>
        <w:tc>
          <w:tcPr>
            <w:tcW w:w="9043" w:type="dxa"/>
          </w:tcPr>
          <w:p w14:paraId="491A5568" w14:textId="77777777" w:rsidR="00A447F3" w:rsidRPr="00437FEA" w:rsidRDefault="00A447F3" w:rsidP="00B90A17">
            <w:pPr>
              <w:rPr>
                <w:sz w:val="20"/>
                <w:szCs w:val="14"/>
              </w:rPr>
            </w:pPr>
            <w:r>
              <w:rPr>
                <w:sz w:val="20"/>
                <w:szCs w:val="14"/>
              </w:rPr>
              <w:t>This use case describes the connection of a client to a stream and the client acquiring stream records.</w:t>
            </w:r>
          </w:p>
        </w:tc>
      </w:tr>
      <w:tr w:rsidR="00A447F3" w:rsidRPr="00437FEA" w14:paraId="76BCA65A" w14:textId="77777777" w:rsidTr="00B90A17">
        <w:tc>
          <w:tcPr>
            <w:tcW w:w="1413" w:type="dxa"/>
          </w:tcPr>
          <w:p w14:paraId="7104370A" w14:textId="77777777" w:rsidR="00A447F3" w:rsidRPr="00437FEA" w:rsidRDefault="00A447F3" w:rsidP="00B90A17">
            <w:pPr>
              <w:rPr>
                <w:sz w:val="20"/>
                <w:szCs w:val="14"/>
              </w:rPr>
            </w:pPr>
            <w:r>
              <w:rPr>
                <w:sz w:val="20"/>
                <w:szCs w:val="14"/>
              </w:rPr>
              <w:t>Preconditions</w:t>
            </w:r>
          </w:p>
        </w:tc>
        <w:tc>
          <w:tcPr>
            <w:tcW w:w="9043" w:type="dxa"/>
          </w:tcPr>
          <w:p w14:paraId="49C07105" w14:textId="77777777" w:rsidR="00A447F3" w:rsidRPr="00437FEA" w:rsidRDefault="00A447F3" w:rsidP="00B90A17">
            <w:pPr>
              <w:rPr>
                <w:sz w:val="20"/>
                <w:szCs w:val="14"/>
              </w:rPr>
            </w:pPr>
            <w:r>
              <w:rPr>
                <w:sz w:val="20"/>
                <w:szCs w:val="14"/>
              </w:rPr>
              <w:t>UC ST-0.1 has run successfully. The client has gained knowledge of the available streams via some mechanism (such as UC ST-0.2)</w:t>
            </w:r>
          </w:p>
        </w:tc>
      </w:tr>
      <w:tr w:rsidR="00A447F3" w:rsidRPr="00437FEA" w14:paraId="395C3BD0" w14:textId="77777777" w:rsidTr="00B90A17">
        <w:tc>
          <w:tcPr>
            <w:tcW w:w="1413" w:type="dxa"/>
          </w:tcPr>
          <w:p w14:paraId="3E46CD39" w14:textId="77777777" w:rsidR="00A447F3" w:rsidRPr="00437FEA" w:rsidRDefault="00A447F3" w:rsidP="00B90A17">
            <w:pPr>
              <w:rPr>
                <w:sz w:val="20"/>
                <w:szCs w:val="14"/>
              </w:rPr>
            </w:pPr>
            <w:r>
              <w:rPr>
                <w:sz w:val="20"/>
                <w:szCs w:val="14"/>
              </w:rPr>
              <w:t>Type</w:t>
            </w:r>
          </w:p>
        </w:tc>
        <w:tc>
          <w:tcPr>
            <w:tcW w:w="9043" w:type="dxa"/>
          </w:tcPr>
          <w:p w14:paraId="3D3BC75E" w14:textId="77777777" w:rsidR="00A447F3" w:rsidRPr="00437FEA" w:rsidRDefault="00A447F3" w:rsidP="00B90A17">
            <w:pPr>
              <w:rPr>
                <w:sz w:val="20"/>
                <w:szCs w:val="14"/>
              </w:rPr>
            </w:pPr>
            <w:r>
              <w:rPr>
                <w:sz w:val="20"/>
                <w:szCs w:val="14"/>
              </w:rPr>
              <w:t>Gaining and maintaining alignment</w:t>
            </w:r>
          </w:p>
        </w:tc>
      </w:tr>
      <w:tr w:rsidR="00A447F3" w:rsidRPr="00437FEA" w14:paraId="6E8D6DDB" w14:textId="77777777" w:rsidTr="00B90A17">
        <w:tc>
          <w:tcPr>
            <w:tcW w:w="1413" w:type="dxa"/>
          </w:tcPr>
          <w:p w14:paraId="226F6C29" w14:textId="77777777" w:rsidR="00A447F3" w:rsidRPr="00437FEA" w:rsidRDefault="00A447F3" w:rsidP="00B90A17">
            <w:pPr>
              <w:rPr>
                <w:sz w:val="20"/>
                <w:szCs w:val="14"/>
              </w:rPr>
            </w:pPr>
            <w:r>
              <w:rPr>
                <w:sz w:val="20"/>
                <w:szCs w:val="14"/>
              </w:rPr>
              <w:t>Description and workflow</w:t>
            </w:r>
          </w:p>
        </w:tc>
        <w:tc>
          <w:tcPr>
            <w:tcW w:w="9043" w:type="dxa"/>
          </w:tcPr>
          <w:p w14:paraId="27953351" w14:textId="77777777" w:rsidR="00A447F3" w:rsidRPr="007F4025" w:rsidRDefault="00A447F3" w:rsidP="00B90A17">
            <w:pPr>
              <w:rPr>
                <w:rFonts w:eastAsia="Times New Roman"/>
                <w:sz w:val="20"/>
                <w:szCs w:val="14"/>
              </w:rPr>
            </w:pPr>
            <w:r>
              <w:rPr>
                <w:rFonts w:eastAsia="Times New Roman"/>
                <w:sz w:val="20"/>
                <w:szCs w:val="14"/>
              </w:rPr>
              <w:t>The client uses the results from UC ST-0.1:</w:t>
            </w:r>
          </w:p>
          <w:p w14:paraId="21DE7CC6"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 xml:space="preserve">Use the provided endpoint </w:t>
            </w:r>
            <w:r>
              <w:rPr>
                <w:rFonts w:eastAsia="Times New Roman"/>
                <w:sz w:val="20"/>
                <w:szCs w:val="14"/>
              </w:rPr>
              <w:t>address and method</w:t>
            </w:r>
            <w:r w:rsidRPr="002A5E41">
              <w:rPr>
                <w:rFonts w:eastAsia="Times New Roman"/>
                <w:sz w:val="20"/>
                <w:szCs w:val="14"/>
              </w:rPr>
              <w:t xml:space="preserve"> to connect</w:t>
            </w:r>
            <w:r>
              <w:rPr>
                <w:rFonts w:eastAsia="Times New Roman"/>
                <w:sz w:val="20"/>
                <w:szCs w:val="14"/>
              </w:rPr>
              <w:t>.</w:t>
            </w:r>
            <w:r w:rsidRPr="002A5E41">
              <w:rPr>
                <w:rFonts w:eastAsia="Times New Roman"/>
                <w:sz w:val="20"/>
                <w:szCs w:val="14"/>
              </w:rPr>
              <w:t xml:space="preserve"> </w:t>
            </w:r>
          </w:p>
          <w:p w14:paraId="6F65834E" w14:textId="76E626F1" w:rsidR="00A447F3" w:rsidRPr="002A5E41" w:rsidRDefault="00A447F3" w:rsidP="00690EC6">
            <w:pPr>
              <w:pStyle w:val="ListParagraph"/>
              <w:numPr>
                <w:ilvl w:val="1"/>
                <w:numId w:val="90"/>
              </w:numPr>
              <w:spacing w:before="100" w:beforeAutospacing="1" w:after="100" w:afterAutospacing="1"/>
              <w:rPr>
                <w:rFonts w:eastAsia="Times New Roman"/>
                <w:sz w:val="20"/>
                <w:szCs w:val="14"/>
              </w:rPr>
            </w:pPr>
            <w:r w:rsidRPr="002A5E41">
              <w:rPr>
                <w:rFonts w:eastAsia="Times New Roman"/>
                <w:sz w:val="20"/>
                <w:szCs w:val="14"/>
              </w:rPr>
              <w:t xml:space="preserve">The client will </w:t>
            </w:r>
            <w:r>
              <w:rPr>
                <w:rFonts w:eastAsia="Times New Roman"/>
                <w:sz w:val="20"/>
                <w:szCs w:val="14"/>
              </w:rPr>
              <w:t xml:space="preserve">subscribe to the stream using the </w:t>
            </w:r>
            <w:proofErr w:type="spellStart"/>
            <w:r w:rsidR="003F1A9E">
              <w:rPr>
                <w:rFonts w:eastAsia="Times New Roman"/>
                <w:sz w:val="20"/>
                <w:szCs w:val="14"/>
              </w:rPr>
              <w:t>gNMI</w:t>
            </w:r>
            <w:proofErr w:type="spellEnd"/>
            <w:r>
              <w:rPr>
                <w:rFonts w:eastAsia="Times New Roman"/>
                <w:sz w:val="20"/>
                <w:szCs w:val="14"/>
              </w:rPr>
              <w:t xml:space="preserve"> subscription method</w:t>
            </w:r>
          </w:p>
          <w:p w14:paraId="246B3D33"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 xml:space="preserve">On </w:t>
            </w:r>
            <w:r>
              <w:rPr>
                <w:rFonts w:eastAsia="Times New Roman"/>
                <w:sz w:val="20"/>
                <w:szCs w:val="14"/>
              </w:rPr>
              <w:t>subscription</w:t>
            </w:r>
            <w:r w:rsidRPr="002A5E41">
              <w:rPr>
                <w:rFonts w:eastAsia="Times New Roman"/>
                <w:sz w:val="20"/>
                <w:szCs w:val="14"/>
              </w:rPr>
              <w:t xml:space="preserve"> both the client and provider stream processes are started, and the necessary communication is setup between client and provider</w:t>
            </w:r>
            <w:r>
              <w:rPr>
                <w:rFonts w:eastAsia="Times New Roman"/>
                <w:sz w:val="20"/>
                <w:szCs w:val="14"/>
              </w:rPr>
              <w:t>.</w:t>
            </w:r>
          </w:p>
          <w:p w14:paraId="41179CBA" w14:textId="77777777" w:rsidR="00A447F3" w:rsidRPr="002A5E41" w:rsidRDefault="00A447F3" w:rsidP="00690EC6">
            <w:pPr>
              <w:pStyle w:val="ListParagraph"/>
              <w:numPr>
                <w:ilvl w:val="1"/>
                <w:numId w:val="90"/>
              </w:numPr>
              <w:spacing w:before="100" w:beforeAutospacing="1" w:after="100" w:afterAutospacing="1"/>
              <w:rPr>
                <w:rFonts w:eastAsia="Times New Roman"/>
                <w:sz w:val="20"/>
                <w:szCs w:val="14"/>
              </w:rPr>
            </w:pPr>
            <w:r w:rsidRPr="002A5E41">
              <w:rPr>
                <w:rFonts w:eastAsia="Times New Roman"/>
                <w:sz w:val="20"/>
                <w:szCs w:val="14"/>
              </w:rPr>
              <w:t>As a result, the pipeline is started</w:t>
            </w:r>
            <w:r>
              <w:rPr>
                <w:rFonts w:eastAsia="Times New Roman"/>
                <w:sz w:val="20"/>
                <w:szCs w:val="14"/>
              </w:rPr>
              <w:t>.</w:t>
            </w:r>
          </w:p>
          <w:p w14:paraId="41E4652F" w14:textId="77777777" w:rsidR="00A447F3" w:rsidRPr="002A5E41" w:rsidRDefault="00A447F3" w:rsidP="00690EC6">
            <w:pPr>
              <w:pStyle w:val="ListParagraph"/>
              <w:numPr>
                <w:ilvl w:val="1"/>
                <w:numId w:val="90"/>
              </w:numPr>
              <w:spacing w:before="100" w:beforeAutospacing="1" w:after="100" w:afterAutospacing="1"/>
              <w:rPr>
                <w:rFonts w:eastAsia="Times New Roman"/>
                <w:sz w:val="20"/>
                <w:szCs w:val="14"/>
              </w:rPr>
            </w:pPr>
            <w:r w:rsidRPr="002A5E41">
              <w:rPr>
                <w:rFonts w:eastAsia="Times New Roman"/>
                <w:sz w:val="20"/>
                <w:szCs w:val="14"/>
              </w:rPr>
              <w:t xml:space="preserve">The provider </w:t>
            </w:r>
            <w:r>
              <w:rPr>
                <w:rFonts w:eastAsia="Times New Roman"/>
                <w:sz w:val="20"/>
                <w:szCs w:val="14"/>
              </w:rPr>
              <w:t>reads</w:t>
            </w:r>
            <w:r w:rsidRPr="002A5E41">
              <w:rPr>
                <w:rFonts w:eastAsia="Times New Roman"/>
                <w:sz w:val="20"/>
                <w:szCs w:val="14"/>
              </w:rPr>
              <w:t xml:space="preserve"> the appropriate</w:t>
            </w:r>
            <w:r>
              <w:rPr>
                <w:rFonts w:eastAsia="Times New Roman"/>
                <w:sz w:val="20"/>
                <w:szCs w:val="14"/>
              </w:rPr>
              <w:t xml:space="preserve"> internal measurement data log, </w:t>
            </w:r>
            <w:r w:rsidRPr="002A5E41">
              <w:rPr>
                <w:rFonts w:eastAsia="Times New Roman"/>
                <w:sz w:val="20"/>
                <w:szCs w:val="14"/>
              </w:rPr>
              <w:t>filling the pipeline and responding to ongoing demand</w:t>
            </w:r>
            <w:r>
              <w:rPr>
                <w:rFonts w:eastAsia="Times New Roman"/>
                <w:sz w:val="20"/>
                <w:szCs w:val="14"/>
              </w:rPr>
              <w:t>.</w:t>
            </w:r>
          </w:p>
          <w:p w14:paraId="720A9F34"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The client demands from the provider and buffers as appropriate</w:t>
            </w:r>
            <w:r>
              <w:rPr>
                <w:rFonts w:eastAsia="Times New Roman"/>
                <w:sz w:val="20"/>
                <w:szCs w:val="14"/>
              </w:rPr>
              <w:t>.</w:t>
            </w:r>
          </w:p>
          <w:p w14:paraId="1C8A73A5"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The client store</w:t>
            </w:r>
            <w:r>
              <w:rPr>
                <w:rFonts w:eastAsia="Times New Roman"/>
                <w:sz w:val="20"/>
                <w:szCs w:val="14"/>
              </w:rPr>
              <w:t>s</w:t>
            </w:r>
            <w:r w:rsidRPr="002A5E41">
              <w:rPr>
                <w:rFonts w:eastAsia="Times New Roman"/>
                <w:sz w:val="20"/>
                <w:szCs w:val="14"/>
              </w:rPr>
              <w:t xml:space="preserve"> in a repository (e.g., Log, database etc.)</w:t>
            </w:r>
          </w:p>
          <w:p w14:paraId="06834E32" w14:textId="77777777" w:rsidR="00A447F3" w:rsidRPr="00BD3D1A"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 xml:space="preserve">The client maintains </w:t>
            </w:r>
            <w:r>
              <w:rPr>
                <w:rFonts w:eastAsia="Times New Roman"/>
                <w:sz w:val="20"/>
                <w:szCs w:val="14"/>
              </w:rPr>
              <w:t>the time of the</w:t>
            </w:r>
            <w:r w:rsidRPr="002A5E41">
              <w:rPr>
                <w:rFonts w:eastAsia="Times New Roman"/>
                <w:sz w:val="20"/>
                <w:szCs w:val="14"/>
              </w:rPr>
              <w:t xml:space="preserve"> last </w:t>
            </w:r>
            <w:r>
              <w:rPr>
                <w:rFonts w:eastAsia="Times New Roman"/>
                <w:sz w:val="20"/>
                <w:szCs w:val="14"/>
              </w:rPr>
              <w:t xml:space="preserve">successfully </w:t>
            </w:r>
            <w:r w:rsidRPr="005D4E04">
              <w:rPr>
                <w:rFonts w:eastAsia="Times New Roman"/>
                <w:sz w:val="20"/>
                <w:szCs w:val="14"/>
              </w:rPr>
              <w:t xml:space="preserve">received record </w:t>
            </w:r>
            <w:r>
              <w:rPr>
                <w:rFonts w:eastAsia="Times New Roman"/>
                <w:sz w:val="20"/>
                <w:szCs w:val="14"/>
              </w:rPr>
              <w:t>enable resubscription after a comms fail and recovery cycle (see also ST-6.4)</w:t>
            </w:r>
          </w:p>
          <w:p w14:paraId="765B920D" w14:textId="77777777" w:rsidR="00A447F3" w:rsidRPr="00223FC8" w:rsidRDefault="00A447F3" w:rsidP="00B90A17">
            <w:pPr>
              <w:rPr>
                <w:rFonts w:eastAsia="Times New Roman"/>
                <w:sz w:val="20"/>
                <w:szCs w:val="14"/>
              </w:rPr>
            </w:pPr>
            <w:r w:rsidRPr="002A5E41">
              <w:rPr>
                <w:rFonts w:eastAsia="Times New Roman"/>
                <w:sz w:val="20"/>
                <w:szCs w:val="14"/>
              </w:rPr>
              <w:t>Through the above activities the client works through the stream from initial record towards the most recent record</w:t>
            </w:r>
          </w:p>
          <w:p w14:paraId="31FEFE46" w14:textId="77777777" w:rsidR="00A447F3" w:rsidRDefault="00A447F3" w:rsidP="00B90A17">
            <w:pPr>
              <w:rPr>
                <w:rFonts w:eastAsia="Times New Roman"/>
                <w:sz w:val="20"/>
                <w:szCs w:val="14"/>
              </w:rPr>
            </w:pPr>
          </w:p>
          <w:p w14:paraId="1E6D9F85" w14:textId="77777777" w:rsidR="00A447F3" w:rsidRPr="00724197" w:rsidRDefault="00A447F3" w:rsidP="00B90A17">
            <w:pPr>
              <w:rPr>
                <w:rFonts w:eastAsia="Times New Roman"/>
                <w:sz w:val="20"/>
                <w:szCs w:val="14"/>
              </w:rPr>
            </w:pPr>
            <w:r>
              <w:rPr>
                <w:rFonts w:eastAsia="Times New Roman"/>
                <w:sz w:val="20"/>
                <w:szCs w:val="14"/>
              </w:rPr>
              <w:t>Assuming that the client is engineered to match the provider stream rate, the client should achieve a steady state and continue to be reading records close to the head of the stream, i.e., close to the most recent record logged by the provider.</w:t>
            </w:r>
          </w:p>
        </w:tc>
      </w:tr>
    </w:tbl>
    <w:p w14:paraId="42BC61C5" w14:textId="77777777" w:rsidR="00A447F3" w:rsidRDefault="00A447F3" w:rsidP="00A447F3"/>
    <w:p w14:paraId="4FFF9C1B" w14:textId="77777777" w:rsidR="00A447F3" w:rsidRDefault="00A447F3" w:rsidP="00A447F3">
      <w:pPr>
        <w:pStyle w:val="Heading3"/>
        <w:rPr>
          <w:szCs w:val="14"/>
        </w:rPr>
      </w:pPr>
      <w:bookmarkStart w:id="3546" w:name="_Toc192619611"/>
      <w:r>
        <w:t xml:space="preserve">Use Case ST-6.3: </w:t>
      </w:r>
      <w:r w:rsidRPr="00D802CF">
        <w:rPr>
          <w:szCs w:val="14"/>
        </w:rPr>
        <w:t>Provider maintains the stream</w:t>
      </w:r>
      <w:bookmarkEnd w:id="3546"/>
    </w:p>
    <w:p w14:paraId="1C1493F9" w14:textId="77777777" w:rsidR="00340F80" w:rsidRPr="00340F80" w:rsidRDefault="00340F80" w:rsidP="00340F80"/>
    <w:tbl>
      <w:tblPr>
        <w:tblStyle w:val="TableGrid"/>
        <w:tblW w:w="0" w:type="auto"/>
        <w:tblLook w:val="04A0" w:firstRow="1" w:lastRow="0" w:firstColumn="1" w:lastColumn="0" w:noHBand="0" w:noVBand="1"/>
      </w:tblPr>
      <w:tblGrid>
        <w:gridCol w:w="1402"/>
        <w:gridCol w:w="7948"/>
      </w:tblGrid>
      <w:tr w:rsidR="00A447F3" w:rsidRPr="00D802CF" w14:paraId="2E6D7A21" w14:textId="77777777" w:rsidTr="00B90A17">
        <w:tc>
          <w:tcPr>
            <w:tcW w:w="1402" w:type="dxa"/>
          </w:tcPr>
          <w:p w14:paraId="5C7D7AF7" w14:textId="77777777" w:rsidR="00A447F3" w:rsidRPr="00D802CF" w:rsidRDefault="00A447F3" w:rsidP="00B90A17">
            <w:pPr>
              <w:rPr>
                <w:sz w:val="20"/>
                <w:szCs w:val="14"/>
              </w:rPr>
            </w:pPr>
            <w:r w:rsidRPr="00D802CF">
              <w:rPr>
                <w:sz w:val="20"/>
                <w:szCs w:val="14"/>
              </w:rPr>
              <w:lastRenderedPageBreak/>
              <w:t>Number</w:t>
            </w:r>
          </w:p>
        </w:tc>
        <w:tc>
          <w:tcPr>
            <w:tcW w:w="7948" w:type="dxa"/>
          </w:tcPr>
          <w:p w14:paraId="54E348D2" w14:textId="77777777" w:rsidR="00A447F3" w:rsidRPr="00D802CF" w:rsidRDefault="00A447F3" w:rsidP="00B90A17">
            <w:pPr>
              <w:rPr>
                <w:sz w:val="20"/>
                <w:szCs w:val="14"/>
              </w:rPr>
            </w:pPr>
            <w:r w:rsidRPr="00D802CF">
              <w:rPr>
                <w:sz w:val="20"/>
                <w:szCs w:val="14"/>
              </w:rPr>
              <w:t>ST-6.3</w:t>
            </w:r>
          </w:p>
        </w:tc>
      </w:tr>
      <w:tr w:rsidR="00A447F3" w:rsidRPr="00D802CF" w14:paraId="7AED663E" w14:textId="77777777" w:rsidTr="00B90A17">
        <w:tc>
          <w:tcPr>
            <w:tcW w:w="1402" w:type="dxa"/>
          </w:tcPr>
          <w:p w14:paraId="38F315A9" w14:textId="77777777" w:rsidR="00A447F3" w:rsidRPr="00D802CF" w:rsidRDefault="00A447F3" w:rsidP="00B90A17">
            <w:pPr>
              <w:rPr>
                <w:sz w:val="20"/>
                <w:szCs w:val="14"/>
              </w:rPr>
            </w:pPr>
            <w:r w:rsidRPr="00D802CF">
              <w:rPr>
                <w:sz w:val="20"/>
                <w:szCs w:val="14"/>
              </w:rPr>
              <w:t>Name</w:t>
            </w:r>
          </w:p>
        </w:tc>
        <w:tc>
          <w:tcPr>
            <w:tcW w:w="7948" w:type="dxa"/>
          </w:tcPr>
          <w:p w14:paraId="6092CDC8" w14:textId="77777777" w:rsidR="00A447F3" w:rsidRPr="00D802CF" w:rsidRDefault="00A447F3" w:rsidP="00B90A17">
            <w:pPr>
              <w:rPr>
                <w:sz w:val="20"/>
                <w:szCs w:val="14"/>
              </w:rPr>
            </w:pPr>
            <w:r w:rsidRPr="00D802CF">
              <w:rPr>
                <w:sz w:val="20"/>
                <w:szCs w:val="14"/>
              </w:rPr>
              <w:t>Provider maintains the stream</w:t>
            </w:r>
          </w:p>
        </w:tc>
      </w:tr>
      <w:tr w:rsidR="00A447F3" w:rsidRPr="00D802CF" w14:paraId="66E6A557" w14:textId="77777777" w:rsidTr="00B90A17">
        <w:tc>
          <w:tcPr>
            <w:tcW w:w="1402" w:type="dxa"/>
          </w:tcPr>
          <w:p w14:paraId="00784AA5" w14:textId="77777777" w:rsidR="00A447F3" w:rsidRPr="00D802CF" w:rsidRDefault="00A447F3" w:rsidP="00B90A17">
            <w:pPr>
              <w:rPr>
                <w:sz w:val="20"/>
                <w:szCs w:val="14"/>
              </w:rPr>
            </w:pPr>
            <w:r w:rsidRPr="00D802CF">
              <w:rPr>
                <w:sz w:val="20"/>
                <w:szCs w:val="14"/>
              </w:rPr>
              <w:t>Process/Area</w:t>
            </w:r>
          </w:p>
        </w:tc>
        <w:tc>
          <w:tcPr>
            <w:tcW w:w="7948" w:type="dxa"/>
          </w:tcPr>
          <w:p w14:paraId="21D441A2" w14:textId="77777777" w:rsidR="00A447F3" w:rsidRPr="00D802CF" w:rsidRDefault="00A447F3" w:rsidP="00B90A17">
            <w:pPr>
              <w:rPr>
                <w:sz w:val="20"/>
                <w:szCs w:val="14"/>
              </w:rPr>
            </w:pPr>
            <w:r w:rsidRPr="00D802CF">
              <w:rPr>
                <w:sz w:val="20"/>
                <w:szCs w:val="14"/>
              </w:rPr>
              <w:t>Streaming operation</w:t>
            </w:r>
          </w:p>
        </w:tc>
      </w:tr>
      <w:tr w:rsidR="00A447F3" w:rsidRPr="00D802CF" w14:paraId="311C5450" w14:textId="77777777" w:rsidTr="00B90A17">
        <w:tc>
          <w:tcPr>
            <w:tcW w:w="1402" w:type="dxa"/>
          </w:tcPr>
          <w:p w14:paraId="3961D681" w14:textId="77777777" w:rsidR="00A447F3" w:rsidRPr="00D802CF" w:rsidRDefault="00A447F3" w:rsidP="00B90A17">
            <w:pPr>
              <w:rPr>
                <w:sz w:val="20"/>
                <w:szCs w:val="14"/>
              </w:rPr>
            </w:pPr>
            <w:r w:rsidRPr="00D802CF">
              <w:rPr>
                <w:sz w:val="20"/>
                <w:szCs w:val="14"/>
              </w:rPr>
              <w:t>Brief description</w:t>
            </w:r>
          </w:p>
        </w:tc>
        <w:tc>
          <w:tcPr>
            <w:tcW w:w="7948" w:type="dxa"/>
          </w:tcPr>
          <w:p w14:paraId="796EF790" w14:textId="77777777" w:rsidR="00A447F3" w:rsidRPr="00D802CF" w:rsidRDefault="00A447F3" w:rsidP="00B90A17">
            <w:pPr>
              <w:rPr>
                <w:sz w:val="20"/>
                <w:szCs w:val="14"/>
              </w:rPr>
            </w:pPr>
            <w:r w:rsidRPr="00D802CF">
              <w:rPr>
                <w:sz w:val="20"/>
                <w:szCs w:val="14"/>
              </w:rPr>
              <w:t xml:space="preserve">As the provider is populating the streams from internal sources of </w:t>
            </w:r>
            <w:r>
              <w:rPr>
                <w:sz w:val="20"/>
                <w:szCs w:val="14"/>
              </w:rPr>
              <w:t>measurement</w:t>
            </w:r>
            <w:r w:rsidRPr="00D802CF">
              <w:rPr>
                <w:sz w:val="20"/>
                <w:szCs w:val="14"/>
              </w:rPr>
              <w:t xml:space="preserve"> data there is a change in the measured data set</w:t>
            </w:r>
          </w:p>
        </w:tc>
      </w:tr>
      <w:tr w:rsidR="00A447F3" w:rsidRPr="00D802CF" w14:paraId="4EE01397" w14:textId="77777777" w:rsidTr="00B90A17">
        <w:tc>
          <w:tcPr>
            <w:tcW w:w="1402" w:type="dxa"/>
          </w:tcPr>
          <w:p w14:paraId="26DB446D" w14:textId="77777777" w:rsidR="00A447F3" w:rsidRPr="00D802CF" w:rsidRDefault="00A447F3" w:rsidP="00B90A17">
            <w:pPr>
              <w:rPr>
                <w:sz w:val="20"/>
                <w:szCs w:val="14"/>
              </w:rPr>
            </w:pPr>
            <w:r w:rsidRPr="00D802CF">
              <w:rPr>
                <w:sz w:val="20"/>
                <w:szCs w:val="14"/>
              </w:rPr>
              <w:t>Preconditions</w:t>
            </w:r>
          </w:p>
        </w:tc>
        <w:tc>
          <w:tcPr>
            <w:tcW w:w="7948" w:type="dxa"/>
          </w:tcPr>
          <w:p w14:paraId="44DCC863" w14:textId="77777777" w:rsidR="00A447F3" w:rsidRPr="00D802CF" w:rsidRDefault="00A447F3" w:rsidP="00B90A17">
            <w:pPr>
              <w:rPr>
                <w:sz w:val="20"/>
                <w:szCs w:val="14"/>
              </w:rPr>
            </w:pPr>
            <w:r w:rsidRPr="00D802CF">
              <w:rPr>
                <w:sz w:val="20"/>
                <w:szCs w:val="14"/>
              </w:rPr>
              <w:t>The provider is running, the streaming infrastructure is running and there is a defined stream to populate.</w:t>
            </w:r>
          </w:p>
          <w:p w14:paraId="6500600B" w14:textId="77777777" w:rsidR="00A447F3" w:rsidRPr="00D802CF" w:rsidRDefault="00A447F3" w:rsidP="00B90A17">
            <w:pPr>
              <w:rPr>
                <w:sz w:val="20"/>
                <w:szCs w:val="14"/>
              </w:rPr>
            </w:pPr>
          </w:p>
          <w:p w14:paraId="5A717D48" w14:textId="77777777" w:rsidR="00A447F3" w:rsidRPr="00D802CF" w:rsidRDefault="00A447F3" w:rsidP="00B90A17">
            <w:pPr>
              <w:rPr>
                <w:sz w:val="20"/>
                <w:szCs w:val="14"/>
              </w:rPr>
            </w:pPr>
            <w:r w:rsidRPr="00D802CF">
              <w:rPr>
                <w:sz w:val="20"/>
                <w:szCs w:val="14"/>
              </w:rPr>
              <w:t>Note: As the activities associated with achieving the preconditions will vary significantly from solution to solution and are internal detail, no use cases have been provided for this area.</w:t>
            </w:r>
          </w:p>
        </w:tc>
      </w:tr>
      <w:tr w:rsidR="00A447F3" w:rsidRPr="00D802CF" w14:paraId="371D466D" w14:textId="77777777" w:rsidTr="00B90A17">
        <w:tc>
          <w:tcPr>
            <w:tcW w:w="1402" w:type="dxa"/>
          </w:tcPr>
          <w:p w14:paraId="055C58EF" w14:textId="77777777" w:rsidR="00A447F3" w:rsidRPr="00D802CF" w:rsidRDefault="00A447F3" w:rsidP="00B90A17">
            <w:pPr>
              <w:rPr>
                <w:sz w:val="20"/>
                <w:szCs w:val="14"/>
              </w:rPr>
            </w:pPr>
            <w:r w:rsidRPr="00D802CF">
              <w:rPr>
                <w:sz w:val="20"/>
                <w:szCs w:val="14"/>
              </w:rPr>
              <w:t>Type</w:t>
            </w:r>
          </w:p>
        </w:tc>
        <w:tc>
          <w:tcPr>
            <w:tcW w:w="7948" w:type="dxa"/>
          </w:tcPr>
          <w:p w14:paraId="42CC6A78" w14:textId="77777777" w:rsidR="00A447F3" w:rsidRPr="00D802CF" w:rsidRDefault="00A447F3" w:rsidP="00B90A17">
            <w:pPr>
              <w:rPr>
                <w:sz w:val="20"/>
                <w:szCs w:val="14"/>
              </w:rPr>
            </w:pPr>
            <w:r w:rsidRPr="00D802CF">
              <w:rPr>
                <w:sz w:val="20"/>
                <w:szCs w:val="14"/>
              </w:rPr>
              <w:t>Preparing and maintaining a stream</w:t>
            </w:r>
          </w:p>
        </w:tc>
      </w:tr>
      <w:tr w:rsidR="00A447F3" w:rsidRPr="00D802CF" w14:paraId="60485427" w14:textId="77777777" w:rsidTr="00B90A17">
        <w:tc>
          <w:tcPr>
            <w:tcW w:w="1402" w:type="dxa"/>
          </w:tcPr>
          <w:p w14:paraId="79238C5A" w14:textId="77777777" w:rsidR="00A447F3" w:rsidRPr="00D802CF" w:rsidRDefault="00A447F3" w:rsidP="00B90A17">
            <w:pPr>
              <w:rPr>
                <w:sz w:val="20"/>
                <w:szCs w:val="14"/>
              </w:rPr>
            </w:pPr>
            <w:r w:rsidRPr="00D802CF">
              <w:rPr>
                <w:sz w:val="20"/>
                <w:szCs w:val="14"/>
              </w:rPr>
              <w:lastRenderedPageBreak/>
              <w:t>Description and workflow</w:t>
            </w:r>
          </w:p>
        </w:tc>
        <w:tc>
          <w:tcPr>
            <w:tcW w:w="7948" w:type="dxa"/>
          </w:tcPr>
          <w:p w14:paraId="1619597F" w14:textId="77777777" w:rsidR="00973471" w:rsidRPr="00973471" w:rsidRDefault="00A447F3" w:rsidP="00973471">
            <w:pPr>
              <w:pStyle w:val="ListParagraph"/>
              <w:numPr>
                <w:ilvl w:val="0"/>
                <w:numId w:val="92"/>
              </w:numPr>
              <w:spacing w:after="0"/>
              <w:rPr>
                <w:rFonts w:eastAsia="Times New Roman"/>
                <w:sz w:val="20"/>
                <w:szCs w:val="20"/>
              </w:rPr>
            </w:pPr>
            <w:r w:rsidRPr="00973471">
              <w:rPr>
                <w:rFonts w:eastAsia="Times New Roman"/>
                <w:sz w:val="20"/>
                <w:szCs w:val="20"/>
              </w:rPr>
              <w:t>The provider continues to populate the NBI stream.</w:t>
            </w:r>
          </w:p>
          <w:p w14:paraId="2DE08AE4" w14:textId="25D5CCAA" w:rsidR="00A447F3" w:rsidRPr="00973471" w:rsidRDefault="00A447F3" w:rsidP="00973471">
            <w:pPr>
              <w:pStyle w:val="ListParagraph"/>
              <w:numPr>
                <w:ilvl w:val="0"/>
                <w:numId w:val="92"/>
              </w:numPr>
              <w:spacing w:after="0"/>
              <w:rPr>
                <w:rFonts w:eastAsia="Times New Roman"/>
                <w:sz w:val="20"/>
                <w:szCs w:val="20"/>
              </w:rPr>
            </w:pPr>
            <w:r w:rsidRPr="00973471">
              <w:rPr>
                <w:sz w:val="20"/>
                <w:szCs w:val="20"/>
              </w:rPr>
              <w:t>The following situations may occur:</w:t>
            </w:r>
          </w:p>
          <w:p w14:paraId="1A3D204D" w14:textId="77777777" w:rsidR="00A447F3" w:rsidRPr="00973471" w:rsidRDefault="00A447F3" w:rsidP="00B90A17">
            <w:pPr>
              <w:pStyle w:val="ListParagraph"/>
              <w:numPr>
                <w:ilvl w:val="1"/>
                <w:numId w:val="86"/>
              </w:numPr>
              <w:spacing w:after="0"/>
              <w:rPr>
                <w:sz w:val="20"/>
                <w:szCs w:val="20"/>
              </w:rPr>
            </w:pPr>
            <w:r w:rsidRPr="00973471">
              <w:rPr>
                <w:sz w:val="20"/>
                <w:szCs w:val="20"/>
              </w:rPr>
              <w:t>First measurement from a new measurement point enabled (optional):</w:t>
            </w:r>
          </w:p>
          <w:p w14:paraId="360CEAC9"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is marked such that </w:t>
            </w:r>
            <w:proofErr w:type="gramStart"/>
            <w:r w:rsidRPr="00973471">
              <w:rPr>
                <w:sz w:val="20"/>
                <w:szCs w:val="20"/>
              </w:rPr>
              <w:t>it is clear that this</w:t>
            </w:r>
            <w:proofErr w:type="gramEnd"/>
            <w:r w:rsidRPr="00973471">
              <w:rPr>
                <w:sz w:val="20"/>
                <w:szCs w:val="20"/>
              </w:rPr>
              <w:t xml:space="preserve"> is the first sample of an ongoing set of samples then the </w:t>
            </w:r>
            <w:proofErr w:type="spellStart"/>
            <w:r w:rsidRPr="00973471">
              <w:rPr>
                <w:sz w:val="20"/>
                <w:szCs w:val="20"/>
              </w:rPr>
              <w:t>sample_qualifier</w:t>
            </w:r>
            <w:proofErr w:type="spellEnd"/>
            <w:r w:rsidRPr="00973471">
              <w:rPr>
                <w:sz w:val="20"/>
                <w:szCs w:val="20"/>
              </w:rPr>
              <w:t xml:space="preserve"> should be set to FIRST. </w:t>
            </w:r>
          </w:p>
          <w:p w14:paraId="2897FF6E"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is not marked in any way, then the </w:t>
            </w:r>
            <w:proofErr w:type="spellStart"/>
            <w:r w:rsidRPr="00973471">
              <w:rPr>
                <w:sz w:val="20"/>
                <w:szCs w:val="20"/>
              </w:rPr>
              <w:t>sample_qualifier</w:t>
            </w:r>
            <w:proofErr w:type="spellEnd"/>
            <w:r w:rsidRPr="00973471">
              <w:rPr>
                <w:sz w:val="20"/>
                <w:szCs w:val="20"/>
              </w:rPr>
              <w:t xml:space="preserve"> should be omitted even if this is the FIRST measurement</w:t>
            </w:r>
          </w:p>
          <w:p w14:paraId="6A2EF3B4"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Following measurements will not have </w:t>
            </w:r>
            <w:proofErr w:type="spellStart"/>
            <w:r w:rsidRPr="00973471">
              <w:rPr>
                <w:sz w:val="20"/>
                <w:szCs w:val="20"/>
              </w:rPr>
              <w:t>sample_qualifier</w:t>
            </w:r>
            <w:proofErr w:type="spellEnd"/>
            <w:r w:rsidRPr="00973471">
              <w:rPr>
                <w:sz w:val="20"/>
                <w:szCs w:val="20"/>
              </w:rPr>
              <w:t xml:space="preserve"> present until one of the following occur </w:t>
            </w:r>
          </w:p>
          <w:p w14:paraId="26482AF1" w14:textId="77777777" w:rsidR="00A447F3" w:rsidRPr="00973471" w:rsidRDefault="00A447F3" w:rsidP="00B90A17">
            <w:pPr>
              <w:pStyle w:val="ListParagraph"/>
              <w:numPr>
                <w:ilvl w:val="1"/>
                <w:numId w:val="86"/>
              </w:numPr>
              <w:spacing w:after="0"/>
              <w:rPr>
                <w:sz w:val="20"/>
                <w:szCs w:val="20"/>
              </w:rPr>
            </w:pPr>
            <w:r w:rsidRPr="00973471">
              <w:rPr>
                <w:sz w:val="20"/>
                <w:szCs w:val="20"/>
              </w:rPr>
              <w:t>Final measurement from a measurement point that has been disabled (optional):</w:t>
            </w:r>
          </w:p>
          <w:p w14:paraId="39A41E44"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is marked such that </w:t>
            </w:r>
            <w:proofErr w:type="gramStart"/>
            <w:r w:rsidRPr="00973471">
              <w:rPr>
                <w:sz w:val="20"/>
                <w:szCs w:val="20"/>
              </w:rPr>
              <w:t>it is clear that this</w:t>
            </w:r>
            <w:proofErr w:type="gramEnd"/>
            <w:r w:rsidRPr="00973471">
              <w:rPr>
                <w:sz w:val="20"/>
                <w:szCs w:val="20"/>
              </w:rPr>
              <w:t xml:space="preserve"> is the final sample of an ongoing set of samples then the </w:t>
            </w:r>
            <w:proofErr w:type="spellStart"/>
            <w:r w:rsidRPr="00973471">
              <w:rPr>
                <w:sz w:val="20"/>
                <w:szCs w:val="20"/>
              </w:rPr>
              <w:t>sample_qualifier</w:t>
            </w:r>
            <w:proofErr w:type="spellEnd"/>
            <w:r w:rsidRPr="00973471">
              <w:rPr>
                <w:sz w:val="20"/>
                <w:szCs w:val="20"/>
              </w:rPr>
              <w:t xml:space="preserve"> should be set to FINAL. </w:t>
            </w:r>
          </w:p>
          <w:p w14:paraId="6829F1D0"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is not marked in any way, then the </w:t>
            </w:r>
            <w:proofErr w:type="spellStart"/>
            <w:r w:rsidRPr="00973471">
              <w:rPr>
                <w:sz w:val="20"/>
                <w:szCs w:val="20"/>
              </w:rPr>
              <w:t>sample_qualifier</w:t>
            </w:r>
            <w:proofErr w:type="spellEnd"/>
            <w:r w:rsidRPr="00973471">
              <w:rPr>
                <w:sz w:val="20"/>
                <w:szCs w:val="20"/>
              </w:rPr>
              <w:t xml:space="preserve"> should be omitted even if this is the final measurement.</w:t>
            </w:r>
          </w:p>
          <w:p w14:paraId="2C2EB3F9"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report delayed (optional):</w:t>
            </w:r>
          </w:p>
          <w:p w14:paraId="16BB1128"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data report is either marked as delayed or is clearly delayed based upon the timestamp being significantly historic (e.g., a report of a per-minute measurement where the specific measurement occurred several hours ago where other reports being made at that same time are up to date) and especially where other reports for the same point and measurement that were made after that time have already been reported then the </w:t>
            </w:r>
            <w:proofErr w:type="spellStart"/>
            <w:r w:rsidRPr="00973471">
              <w:rPr>
                <w:sz w:val="20"/>
                <w:szCs w:val="20"/>
              </w:rPr>
              <w:t>sample_qualifier</w:t>
            </w:r>
            <w:proofErr w:type="spellEnd"/>
            <w:r w:rsidRPr="00973471">
              <w:rPr>
                <w:sz w:val="20"/>
                <w:szCs w:val="20"/>
              </w:rPr>
              <w:t xml:space="preserve"> should be set to DELAYED. </w:t>
            </w:r>
          </w:p>
          <w:p w14:paraId="218DD9C4"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it is not possible to determine this, then the </w:t>
            </w:r>
            <w:proofErr w:type="spellStart"/>
            <w:r w:rsidRPr="00973471">
              <w:rPr>
                <w:sz w:val="20"/>
                <w:szCs w:val="20"/>
              </w:rPr>
              <w:t>sample_qualifier</w:t>
            </w:r>
            <w:proofErr w:type="spellEnd"/>
            <w:r w:rsidRPr="00973471">
              <w:rPr>
                <w:sz w:val="20"/>
                <w:szCs w:val="20"/>
              </w:rPr>
              <w:t xml:space="preserve"> should be omitted.</w:t>
            </w:r>
          </w:p>
          <w:p w14:paraId="59E7EA73"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appears invalid (optional)</w:t>
            </w:r>
          </w:p>
          <w:p w14:paraId="311A2B19"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data provided is clearly invalid (e.g., there were more errors in a measured period than there were bits conveyed in that period) then the </w:t>
            </w:r>
            <w:proofErr w:type="spellStart"/>
            <w:r w:rsidRPr="00973471">
              <w:rPr>
                <w:sz w:val="20"/>
                <w:szCs w:val="20"/>
              </w:rPr>
              <w:t>value_qualifier</w:t>
            </w:r>
            <w:proofErr w:type="spellEnd"/>
            <w:r w:rsidRPr="00973471">
              <w:rPr>
                <w:sz w:val="20"/>
                <w:szCs w:val="20"/>
              </w:rPr>
              <w:t xml:space="preserve"> should be set to INVALID, but the value should still also be provided where it can be (note that the value may not fit in the range of the value field for some reason, in this case the value cannot be provided)</w:t>
            </w:r>
          </w:p>
          <w:p w14:paraId="53F43872"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solution is not aware of valid range, </w:t>
            </w:r>
            <w:proofErr w:type="spellStart"/>
            <w:r w:rsidRPr="00973471">
              <w:rPr>
                <w:sz w:val="20"/>
                <w:szCs w:val="20"/>
              </w:rPr>
              <w:t>value_qualifier</w:t>
            </w:r>
            <w:proofErr w:type="spellEnd"/>
            <w:r w:rsidRPr="00973471">
              <w:rPr>
                <w:sz w:val="20"/>
                <w:szCs w:val="20"/>
              </w:rPr>
              <w:t xml:space="preserve"> “INVALID” should not be used other than for the cases where the value provided does not fit within the range of the field.</w:t>
            </w:r>
          </w:p>
          <w:p w14:paraId="5B264980"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appears suspect (optional)</w:t>
            </w:r>
          </w:p>
          <w:p w14:paraId="66DE9667"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data provided does not appear reasonable (e.g., there most bits conveyed in that period were reported as in error) then the </w:t>
            </w:r>
            <w:proofErr w:type="spellStart"/>
            <w:r w:rsidRPr="00973471">
              <w:rPr>
                <w:sz w:val="20"/>
                <w:szCs w:val="20"/>
              </w:rPr>
              <w:t>value_qualifier</w:t>
            </w:r>
            <w:proofErr w:type="spellEnd"/>
            <w:r w:rsidRPr="00973471">
              <w:rPr>
                <w:sz w:val="20"/>
                <w:szCs w:val="20"/>
              </w:rPr>
              <w:t xml:space="preserve"> should be set to SUSPECT, but the value should still also be provided</w:t>
            </w:r>
          </w:p>
          <w:p w14:paraId="043CE4A2"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solution is not aware of valid range, </w:t>
            </w:r>
            <w:proofErr w:type="spellStart"/>
            <w:r w:rsidRPr="00973471">
              <w:rPr>
                <w:sz w:val="20"/>
                <w:szCs w:val="20"/>
              </w:rPr>
              <w:t>value_qualifier</w:t>
            </w:r>
            <w:proofErr w:type="spellEnd"/>
            <w:r w:rsidRPr="00973471">
              <w:rPr>
                <w:sz w:val="20"/>
                <w:szCs w:val="20"/>
              </w:rPr>
              <w:t xml:space="preserve"> “SUSPECT” should not be used.</w:t>
            </w:r>
          </w:p>
          <w:p w14:paraId="2F1BCDF4" w14:textId="77777777" w:rsidR="00A447F3" w:rsidRPr="00973471" w:rsidRDefault="00A447F3" w:rsidP="00B90A17">
            <w:pPr>
              <w:pStyle w:val="ListParagraph"/>
              <w:numPr>
                <w:ilvl w:val="1"/>
                <w:numId w:val="86"/>
              </w:numPr>
              <w:tabs>
                <w:tab w:val="left" w:pos="7050"/>
              </w:tabs>
              <w:spacing w:after="0"/>
              <w:rPr>
                <w:sz w:val="20"/>
                <w:szCs w:val="20"/>
              </w:rPr>
            </w:pPr>
            <w:r w:rsidRPr="00973471">
              <w:rPr>
                <w:sz w:val="20"/>
                <w:szCs w:val="20"/>
              </w:rPr>
              <w:t>Measurement data appears partial (optional)</w:t>
            </w:r>
          </w:p>
          <w:p w14:paraId="58B8DED5"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data provided indicates a </w:t>
            </w:r>
            <w:proofErr w:type="spellStart"/>
            <w:r w:rsidRPr="00973471">
              <w:rPr>
                <w:sz w:val="20"/>
                <w:szCs w:val="20"/>
              </w:rPr>
              <w:t>sample_interval</w:t>
            </w:r>
            <w:proofErr w:type="spellEnd"/>
            <w:r w:rsidRPr="00973471">
              <w:rPr>
                <w:sz w:val="20"/>
                <w:szCs w:val="20"/>
              </w:rPr>
              <w:t xml:space="preserve"> that was significantly less than expected for the measurement then the </w:t>
            </w:r>
            <w:proofErr w:type="spellStart"/>
            <w:r w:rsidRPr="00973471">
              <w:rPr>
                <w:sz w:val="20"/>
                <w:szCs w:val="20"/>
              </w:rPr>
              <w:t>value_qualifier</w:t>
            </w:r>
            <w:proofErr w:type="spellEnd"/>
            <w:r w:rsidRPr="00973471">
              <w:rPr>
                <w:sz w:val="20"/>
                <w:szCs w:val="20"/>
              </w:rPr>
              <w:t xml:space="preserve"> should be set to PARTIAL (clearly, the value should also be provided)</w:t>
            </w:r>
          </w:p>
          <w:p w14:paraId="47497F60"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Note that there may be other cases where the </w:t>
            </w:r>
            <w:proofErr w:type="spellStart"/>
            <w:r w:rsidRPr="00973471">
              <w:rPr>
                <w:sz w:val="20"/>
                <w:szCs w:val="20"/>
              </w:rPr>
              <w:t>value_qualifier</w:t>
            </w:r>
            <w:proofErr w:type="spellEnd"/>
            <w:r w:rsidRPr="00973471">
              <w:rPr>
                <w:sz w:val="20"/>
                <w:szCs w:val="20"/>
              </w:rPr>
              <w:t xml:space="preserve"> “PARTIAL” applies and “PARTIAL” may be used for these cases as the emerge.</w:t>
            </w:r>
          </w:p>
          <w:p w14:paraId="69A8523A"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solution has no expectation for </w:t>
            </w:r>
            <w:proofErr w:type="spellStart"/>
            <w:r w:rsidRPr="00973471">
              <w:rPr>
                <w:sz w:val="20"/>
                <w:szCs w:val="20"/>
              </w:rPr>
              <w:t>sample_interval</w:t>
            </w:r>
            <w:proofErr w:type="spellEnd"/>
            <w:r w:rsidRPr="00973471">
              <w:rPr>
                <w:sz w:val="20"/>
                <w:szCs w:val="20"/>
              </w:rPr>
              <w:t>, then “PARTIAL” should not be use.</w:t>
            </w:r>
          </w:p>
          <w:p w14:paraId="7967586E"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is missing (optional)</w:t>
            </w:r>
          </w:p>
          <w:p w14:paraId="0CB85A3E"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data should have been provided for a point at a particular time but it was not provided, then the </w:t>
            </w:r>
            <w:proofErr w:type="spellStart"/>
            <w:r w:rsidRPr="00973471">
              <w:rPr>
                <w:sz w:val="20"/>
                <w:szCs w:val="20"/>
              </w:rPr>
              <w:t>value_qualifier</w:t>
            </w:r>
            <w:proofErr w:type="spellEnd"/>
            <w:r w:rsidRPr="00973471">
              <w:rPr>
                <w:sz w:val="20"/>
                <w:szCs w:val="20"/>
              </w:rPr>
              <w:t xml:space="preserve"> should be set to MISSING (note that this is vital for a case where same value suppression is supported. The identification of MISSING </w:t>
            </w:r>
            <w:r w:rsidRPr="00973471">
              <w:rPr>
                <w:sz w:val="20"/>
                <w:szCs w:val="20"/>
              </w:rPr>
              <w:lastRenderedPageBreak/>
              <w:t>takes place in the control process where the suppression is being applied. No suppression cases are supported in TAPI 2.5.0).</w:t>
            </w:r>
          </w:p>
          <w:p w14:paraId="176AADC1"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solution is not aware of when measurements should be provided that the </w:t>
            </w:r>
            <w:proofErr w:type="spellStart"/>
            <w:r w:rsidRPr="00973471">
              <w:rPr>
                <w:sz w:val="20"/>
                <w:szCs w:val="20"/>
              </w:rPr>
              <w:t>value_qualifier</w:t>
            </w:r>
            <w:proofErr w:type="spellEnd"/>
            <w:r w:rsidRPr="00973471">
              <w:rPr>
                <w:sz w:val="20"/>
                <w:szCs w:val="20"/>
              </w:rPr>
              <w:t xml:space="preserve"> “MISSING” should not be used.</w:t>
            </w:r>
          </w:p>
          <w:p w14:paraId="7298858D" w14:textId="77777777" w:rsidR="00A447F3" w:rsidRPr="00973471" w:rsidRDefault="00A447F3" w:rsidP="00B90A17">
            <w:pPr>
              <w:spacing w:before="100" w:beforeAutospacing="1" w:after="100" w:afterAutospacing="1"/>
              <w:rPr>
                <w:rFonts w:eastAsia="Times New Roman"/>
                <w:sz w:val="20"/>
                <w:szCs w:val="20"/>
              </w:rPr>
            </w:pPr>
          </w:p>
        </w:tc>
      </w:tr>
      <w:tr w:rsidR="00A447F3" w:rsidRPr="00437FEA" w14:paraId="76AB77B3" w14:textId="77777777" w:rsidTr="00B90A17">
        <w:tc>
          <w:tcPr>
            <w:tcW w:w="1402" w:type="dxa"/>
          </w:tcPr>
          <w:p w14:paraId="51D14597" w14:textId="77777777" w:rsidR="00A447F3" w:rsidRPr="00D802CF" w:rsidRDefault="00A447F3" w:rsidP="00B90A17">
            <w:pPr>
              <w:rPr>
                <w:sz w:val="20"/>
                <w:szCs w:val="14"/>
              </w:rPr>
            </w:pPr>
          </w:p>
        </w:tc>
        <w:tc>
          <w:tcPr>
            <w:tcW w:w="7948" w:type="dxa"/>
          </w:tcPr>
          <w:p w14:paraId="6467A17F" w14:textId="77777777" w:rsidR="00A447F3" w:rsidRPr="00D802CF" w:rsidRDefault="00A447F3" w:rsidP="00B90A17">
            <w:pPr>
              <w:pStyle w:val="ListParagraph"/>
              <w:rPr>
                <w:sz w:val="20"/>
                <w:szCs w:val="14"/>
              </w:rPr>
            </w:pPr>
          </w:p>
        </w:tc>
      </w:tr>
    </w:tbl>
    <w:p w14:paraId="2B1C03D1" w14:textId="77777777" w:rsidR="00A447F3" w:rsidRDefault="00A447F3" w:rsidP="00A447F3"/>
    <w:p w14:paraId="6CCB3114" w14:textId="77777777" w:rsidR="00A447F3" w:rsidRPr="002437F5" w:rsidRDefault="00A447F3" w:rsidP="00A447F3">
      <w:pPr>
        <w:pStyle w:val="Heading3"/>
      </w:pPr>
      <w:bookmarkStart w:id="3547" w:name="_Toc192619612"/>
      <w:r>
        <w:t xml:space="preserve">Use Case ST-6.4: </w:t>
      </w:r>
      <w:r>
        <w:rPr>
          <w:szCs w:val="14"/>
        </w:rPr>
        <w:t>Short loss of communications</w:t>
      </w:r>
      <w:bookmarkEnd w:id="3547"/>
    </w:p>
    <w:p w14:paraId="4A26C965" w14:textId="77777777" w:rsidR="00A447F3" w:rsidRDefault="00A447F3" w:rsidP="00A447F3"/>
    <w:tbl>
      <w:tblPr>
        <w:tblStyle w:val="TableGrid"/>
        <w:tblW w:w="0" w:type="auto"/>
        <w:tblLook w:val="04A0" w:firstRow="1" w:lastRow="0" w:firstColumn="1" w:lastColumn="0" w:noHBand="0" w:noVBand="1"/>
      </w:tblPr>
      <w:tblGrid>
        <w:gridCol w:w="1413"/>
        <w:gridCol w:w="9043"/>
      </w:tblGrid>
      <w:tr w:rsidR="00A447F3" w:rsidRPr="00437FEA" w14:paraId="14E8F56A" w14:textId="77777777" w:rsidTr="00B90A17">
        <w:tc>
          <w:tcPr>
            <w:tcW w:w="1413" w:type="dxa"/>
          </w:tcPr>
          <w:p w14:paraId="4D090EB8" w14:textId="77777777" w:rsidR="00A447F3" w:rsidRPr="00437FEA" w:rsidRDefault="00A447F3" w:rsidP="00B90A17">
            <w:pPr>
              <w:rPr>
                <w:sz w:val="20"/>
                <w:szCs w:val="14"/>
              </w:rPr>
            </w:pPr>
            <w:r w:rsidRPr="00437FEA">
              <w:rPr>
                <w:sz w:val="20"/>
                <w:szCs w:val="14"/>
              </w:rPr>
              <w:t>Number</w:t>
            </w:r>
          </w:p>
        </w:tc>
        <w:tc>
          <w:tcPr>
            <w:tcW w:w="9043" w:type="dxa"/>
          </w:tcPr>
          <w:p w14:paraId="6F867950" w14:textId="77777777" w:rsidR="00A447F3" w:rsidRPr="00437FEA" w:rsidRDefault="00A447F3" w:rsidP="00B90A17">
            <w:pPr>
              <w:rPr>
                <w:sz w:val="20"/>
                <w:szCs w:val="14"/>
              </w:rPr>
            </w:pPr>
            <w:r>
              <w:rPr>
                <w:sz w:val="20"/>
                <w:szCs w:val="14"/>
              </w:rPr>
              <w:t>ST-6.4</w:t>
            </w:r>
          </w:p>
        </w:tc>
      </w:tr>
      <w:tr w:rsidR="00A447F3" w:rsidRPr="00437FEA" w14:paraId="12D6A957" w14:textId="77777777" w:rsidTr="00B90A17">
        <w:tc>
          <w:tcPr>
            <w:tcW w:w="1413" w:type="dxa"/>
          </w:tcPr>
          <w:p w14:paraId="481BA705" w14:textId="77777777" w:rsidR="00A447F3" w:rsidRPr="00437FEA" w:rsidRDefault="00A447F3" w:rsidP="00B90A17">
            <w:pPr>
              <w:rPr>
                <w:sz w:val="20"/>
                <w:szCs w:val="14"/>
              </w:rPr>
            </w:pPr>
            <w:r w:rsidRPr="00437FEA">
              <w:rPr>
                <w:sz w:val="20"/>
                <w:szCs w:val="14"/>
              </w:rPr>
              <w:t>Name</w:t>
            </w:r>
          </w:p>
        </w:tc>
        <w:tc>
          <w:tcPr>
            <w:tcW w:w="9043" w:type="dxa"/>
          </w:tcPr>
          <w:p w14:paraId="67E3378A" w14:textId="77777777" w:rsidR="00A447F3" w:rsidRPr="00437FEA" w:rsidRDefault="00A447F3" w:rsidP="00B90A17">
            <w:pPr>
              <w:rPr>
                <w:sz w:val="20"/>
                <w:szCs w:val="14"/>
              </w:rPr>
            </w:pPr>
            <w:r>
              <w:rPr>
                <w:sz w:val="20"/>
                <w:szCs w:val="14"/>
              </w:rPr>
              <w:t>Short loss of communications (related to ST-0.7)</w:t>
            </w:r>
          </w:p>
        </w:tc>
      </w:tr>
      <w:tr w:rsidR="00A447F3" w:rsidRPr="00437FEA" w14:paraId="028BBA49" w14:textId="77777777" w:rsidTr="00B90A17">
        <w:tc>
          <w:tcPr>
            <w:tcW w:w="1413" w:type="dxa"/>
          </w:tcPr>
          <w:p w14:paraId="502B19EA" w14:textId="77777777" w:rsidR="00A447F3" w:rsidRPr="00437FEA" w:rsidRDefault="00A447F3" w:rsidP="00B90A17">
            <w:pPr>
              <w:rPr>
                <w:sz w:val="20"/>
                <w:szCs w:val="14"/>
              </w:rPr>
            </w:pPr>
            <w:r>
              <w:rPr>
                <w:sz w:val="20"/>
                <w:szCs w:val="14"/>
              </w:rPr>
              <w:t>Process/Area</w:t>
            </w:r>
          </w:p>
        </w:tc>
        <w:tc>
          <w:tcPr>
            <w:tcW w:w="9043" w:type="dxa"/>
          </w:tcPr>
          <w:p w14:paraId="208DFF66" w14:textId="77777777" w:rsidR="00A447F3" w:rsidRPr="00437FEA" w:rsidRDefault="00A447F3" w:rsidP="00B90A17">
            <w:pPr>
              <w:rPr>
                <w:sz w:val="20"/>
                <w:szCs w:val="14"/>
              </w:rPr>
            </w:pPr>
            <w:r>
              <w:rPr>
                <w:sz w:val="20"/>
                <w:szCs w:val="14"/>
              </w:rPr>
              <w:t>Streaming Infrastructure</w:t>
            </w:r>
          </w:p>
        </w:tc>
      </w:tr>
      <w:tr w:rsidR="00A447F3" w:rsidRPr="00437FEA" w14:paraId="6E0D88A5" w14:textId="77777777" w:rsidTr="00B90A17">
        <w:tc>
          <w:tcPr>
            <w:tcW w:w="1413" w:type="dxa"/>
          </w:tcPr>
          <w:p w14:paraId="457627E9" w14:textId="77777777" w:rsidR="00A447F3" w:rsidRPr="00437FEA" w:rsidRDefault="00A447F3" w:rsidP="00B90A17">
            <w:pPr>
              <w:rPr>
                <w:sz w:val="20"/>
                <w:szCs w:val="14"/>
              </w:rPr>
            </w:pPr>
            <w:r>
              <w:rPr>
                <w:sz w:val="20"/>
                <w:szCs w:val="14"/>
              </w:rPr>
              <w:t>Brief description</w:t>
            </w:r>
          </w:p>
        </w:tc>
        <w:tc>
          <w:tcPr>
            <w:tcW w:w="9043" w:type="dxa"/>
          </w:tcPr>
          <w:p w14:paraId="60E5E19F" w14:textId="77777777" w:rsidR="00A447F3" w:rsidRPr="00437FEA" w:rsidRDefault="00A447F3" w:rsidP="00B90A17">
            <w:pPr>
              <w:rPr>
                <w:sz w:val="20"/>
                <w:szCs w:val="14"/>
              </w:rPr>
            </w:pPr>
            <w:r>
              <w:rPr>
                <w:sz w:val="20"/>
                <w:szCs w:val="14"/>
              </w:rPr>
              <w:t>The communications between the client and provider fails briefly (less than measurement data retention time) then recovers</w:t>
            </w:r>
          </w:p>
        </w:tc>
      </w:tr>
      <w:tr w:rsidR="00A447F3" w:rsidRPr="00437FEA" w14:paraId="373321CA" w14:textId="77777777" w:rsidTr="00B90A17">
        <w:tc>
          <w:tcPr>
            <w:tcW w:w="1413" w:type="dxa"/>
          </w:tcPr>
          <w:p w14:paraId="184013C3" w14:textId="77777777" w:rsidR="00A447F3" w:rsidRPr="00437FEA" w:rsidRDefault="00A447F3" w:rsidP="00B90A17">
            <w:pPr>
              <w:rPr>
                <w:sz w:val="20"/>
                <w:szCs w:val="14"/>
              </w:rPr>
            </w:pPr>
            <w:r>
              <w:rPr>
                <w:sz w:val="20"/>
                <w:szCs w:val="14"/>
              </w:rPr>
              <w:t>Preconditions</w:t>
            </w:r>
          </w:p>
        </w:tc>
        <w:tc>
          <w:tcPr>
            <w:tcW w:w="9043" w:type="dxa"/>
          </w:tcPr>
          <w:p w14:paraId="6D42D004" w14:textId="77777777" w:rsidR="00A447F3" w:rsidRPr="00437FEA" w:rsidRDefault="00A447F3" w:rsidP="00B90A17">
            <w:pPr>
              <w:rPr>
                <w:sz w:val="20"/>
                <w:szCs w:val="14"/>
              </w:rPr>
            </w:pPr>
            <w:r>
              <w:rPr>
                <w:sz w:val="20"/>
                <w:szCs w:val="14"/>
              </w:rPr>
              <w:t>UC ST-6.2 has run successfully</w:t>
            </w:r>
          </w:p>
        </w:tc>
      </w:tr>
      <w:tr w:rsidR="00A447F3" w:rsidRPr="00437FEA" w14:paraId="1A703A60" w14:textId="77777777" w:rsidTr="00B90A17">
        <w:tc>
          <w:tcPr>
            <w:tcW w:w="1413" w:type="dxa"/>
          </w:tcPr>
          <w:p w14:paraId="3FA4116F" w14:textId="77777777" w:rsidR="00A447F3" w:rsidRPr="00437FEA" w:rsidRDefault="00A447F3" w:rsidP="00B90A17">
            <w:pPr>
              <w:rPr>
                <w:sz w:val="20"/>
                <w:szCs w:val="14"/>
              </w:rPr>
            </w:pPr>
            <w:r>
              <w:rPr>
                <w:sz w:val="20"/>
                <w:szCs w:val="14"/>
              </w:rPr>
              <w:t>Type</w:t>
            </w:r>
          </w:p>
        </w:tc>
        <w:tc>
          <w:tcPr>
            <w:tcW w:w="9043" w:type="dxa"/>
          </w:tcPr>
          <w:p w14:paraId="143D9B01" w14:textId="77777777" w:rsidR="00A447F3" w:rsidRPr="00437FEA" w:rsidRDefault="00A447F3" w:rsidP="00B90A17">
            <w:pPr>
              <w:rPr>
                <w:sz w:val="20"/>
                <w:szCs w:val="14"/>
              </w:rPr>
            </w:pPr>
            <w:r>
              <w:rPr>
                <w:sz w:val="20"/>
                <w:szCs w:val="14"/>
              </w:rPr>
              <w:t>Gaining and maintaining alignment</w:t>
            </w:r>
          </w:p>
        </w:tc>
      </w:tr>
      <w:tr w:rsidR="00A447F3" w:rsidRPr="00437FEA" w14:paraId="6D264DD3" w14:textId="77777777" w:rsidTr="00B90A17">
        <w:tc>
          <w:tcPr>
            <w:tcW w:w="1413" w:type="dxa"/>
          </w:tcPr>
          <w:p w14:paraId="5E7C3383" w14:textId="77777777" w:rsidR="00A447F3" w:rsidRPr="00437FEA" w:rsidRDefault="00A447F3" w:rsidP="00B90A17">
            <w:pPr>
              <w:rPr>
                <w:sz w:val="20"/>
                <w:szCs w:val="14"/>
              </w:rPr>
            </w:pPr>
            <w:r>
              <w:rPr>
                <w:sz w:val="20"/>
                <w:szCs w:val="14"/>
              </w:rPr>
              <w:t>Description and workflow</w:t>
            </w:r>
          </w:p>
        </w:tc>
        <w:tc>
          <w:tcPr>
            <w:tcW w:w="9043" w:type="dxa"/>
          </w:tcPr>
          <w:p w14:paraId="5DD12319" w14:textId="77777777" w:rsidR="00A447F3" w:rsidRPr="00C4727B"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The client is consuming the stream with some delay</w:t>
            </w:r>
            <w:r>
              <w:rPr>
                <w:rFonts w:eastAsia="Times New Roman"/>
                <w:sz w:val="20"/>
                <w:szCs w:val="14"/>
              </w:rPr>
              <w:t xml:space="preserve"> and is maintaining a record of the time of the latest successfully processed records.</w:t>
            </w:r>
          </w:p>
          <w:p w14:paraId="3B3C4F3F" w14:textId="77777777" w:rsidR="00A447F3" w:rsidRPr="00C4727B"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 xml:space="preserve">On loss of comms the client and the provider kill </w:t>
            </w:r>
            <w:r>
              <w:rPr>
                <w:rFonts w:eastAsia="Times New Roman"/>
                <w:sz w:val="20"/>
                <w:szCs w:val="14"/>
              </w:rPr>
              <w:t>the subscription.</w:t>
            </w:r>
          </w:p>
          <w:p w14:paraId="13B90393" w14:textId="77777777" w:rsidR="00A447F3"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The log continues to progress on the provider side</w:t>
            </w:r>
            <w:r>
              <w:rPr>
                <w:rFonts w:eastAsia="Times New Roman"/>
                <w:sz w:val="20"/>
                <w:szCs w:val="14"/>
              </w:rPr>
              <w:t>.</w:t>
            </w:r>
          </w:p>
          <w:p w14:paraId="3BCAD028" w14:textId="77777777" w:rsidR="00A447F3" w:rsidRPr="00C4727B" w:rsidRDefault="00A447F3" w:rsidP="00973471">
            <w:pPr>
              <w:numPr>
                <w:ilvl w:val="0"/>
                <w:numId w:val="93"/>
              </w:numPr>
              <w:spacing w:before="100" w:beforeAutospacing="1" w:after="100" w:afterAutospacing="1"/>
              <w:rPr>
                <w:rFonts w:eastAsia="Times New Roman"/>
                <w:sz w:val="20"/>
                <w:szCs w:val="14"/>
              </w:rPr>
            </w:pPr>
            <w:r>
              <w:rPr>
                <w:rFonts w:eastAsia="Times New Roman"/>
                <w:sz w:val="20"/>
                <w:szCs w:val="14"/>
              </w:rPr>
              <w:t>The comms recovers</w:t>
            </w:r>
          </w:p>
          <w:p w14:paraId="6EA05962" w14:textId="77777777" w:rsidR="00A447F3" w:rsidRPr="007511F5" w:rsidRDefault="00A447F3" w:rsidP="00973471">
            <w:pPr>
              <w:numPr>
                <w:ilvl w:val="0"/>
                <w:numId w:val="93"/>
              </w:numPr>
              <w:spacing w:before="100" w:beforeAutospacing="1" w:after="100" w:afterAutospacing="1"/>
              <w:rPr>
                <w:rFonts w:eastAsia="Times New Roman"/>
                <w:sz w:val="20"/>
                <w:szCs w:val="14"/>
              </w:rPr>
            </w:pPr>
            <w:r w:rsidRPr="007511F5">
              <w:rPr>
                <w:rFonts w:eastAsia="Times New Roman"/>
                <w:sz w:val="20"/>
                <w:szCs w:val="14"/>
              </w:rPr>
              <w:t xml:space="preserve">The client attempts to resubscribe from where it was by providing the time of the last successfully processed record. </w:t>
            </w:r>
          </w:p>
          <w:p w14:paraId="1891F00D" w14:textId="74E35EDB" w:rsidR="00A447F3" w:rsidRDefault="00A447F3" w:rsidP="00973471">
            <w:pPr>
              <w:numPr>
                <w:ilvl w:val="1"/>
                <w:numId w:val="93"/>
              </w:numPr>
              <w:spacing w:before="100" w:beforeAutospacing="1" w:after="100" w:afterAutospacing="1"/>
              <w:rPr>
                <w:rFonts w:eastAsia="Times New Roman"/>
                <w:sz w:val="20"/>
                <w:szCs w:val="14"/>
              </w:rPr>
            </w:pPr>
            <w:r>
              <w:rPr>
                <w:rFonts w:eastAsia="Times New Roman"/>
                <w:sz w:val="20"/>
                <w:szCs w:val="14"/>
              </w:rPr>
              <w:t>This is provided in the start value of the range parameter of the history extension of the subscription, as detailed in</w:t>
            </w:r>
            <w:r w:rsidR="004E6A12">
              <w:rPr>
                <w:rFonts w:eastAsia="Times New Roman"/>
                <w:sz w:val="20"/>
                <w:szCs w:val="14"/>
              </w:rPr>
              <w:t xml:space="preserve"> section </w:t>
            </w:r>
            <w:r w:rsidR="004E6A12" w:rsidRPr="004E6A12">
              <w:rPr>
                <w:rFonts w:eastAsia="Times New Roman"/>
                <w:sz w:val="20"/>
                <w:szCs w:val="20"/>
              </w:rPr>
              <w:fldChar w:fldCharType="begin"/>
            </w:r>
            <w:r w:rsidR="004E6A12" w:rsidRPr="004E6A12">
              <w:rPr>
                <w:rFonts w:eastAsia="Times New Roman"/>
                <w:sz w:val="20"/>
                <w:szCs w:val="20"/>
              </w:rPr>
              <w:instrText xml:space="preserve"> REF _Ref143677483 \r \h  \* MERGEFORMAT </w:instrText>
            </w:r>
            <w:r w:rsidR="004E6A12" w:rsidRPr="004E6A12">
              <w:rPr>
                <w:rFonts w:eastAsia="Times New Roman"/>
                <w:sz w:val="20"/>
                <w:szCs w:val="20"/>
              </w:rPr>
            </w:r>
            <w:r w:rsidR="004E6A12" w:rsidRPr="004E6A12">
              <w:rPr>
                <w:rFonts w:eastAsia="Times New Roman"/>
                <w:sz w:val="20"/>
                <w:szCs w:val="20"/>
              </w:rPr>
              <w:fldChar w:fldCharType="separate"/>
            </w:r>
            <w:ins w:id="3548" w:author="Author">
              <w:r w:rsidR="00B53275">
                <w:rPr>
                  <w:rFonts w:eastAsia="Times New Roman"/>
                  <w:sz w:val="20"/>
                  <w:szCs w:val="20"/>
                </w:rPr>
                <w:t>6.3.4</w:t>
              </w:r>
              <w:del w:id="3549" w:author="Author">
                <w:r w:rsidR="006D1621" w:rsidDel="00B53275">
                  <w:rPr>
                    <w:rFonts w:eastAsia="Times New Roman"/>
                    <w:sz w:val="20"/>
                    <w:szCs w:val="20"/>
                  </w:rPr>
                  <w:delText>6.3.4</w:delText>
                </w:r>
              </w:del>
            </w:ins>
            <w:del w:id="3550" w:author="Author">
              <w:r w:rsidR="00C1187B" w:rsidDel="00B53275">
                <w:rPr>
                  <w:rFonts w:eastAsia="Times New Roman"/>
                  <w:sz w:val="20"/>
                  <w:szCs w:val="20"/>
                </w:rPr>
                <w:delText>6.3.3</w:delText>
              </w:r>
            </w:del>
            <w:r w:rsidR="004E6A12" w:rsidRPr="004E6A12">
              <w:rPr>
                <w:rFonts w:eastAsia="Times New Roman"/>
                <w:sz w:val="20"/>
                <w:szCs w:val="20"/>
              </w:rPr>
              <w:fldChar w:fldCharType="end"/>
            </w:r>
            <w:r w:rsidR="004E6A12" w:rsidRPr="004E6A12">
              <w:rPr>
                <w:rFonts w:eastAsia="Times New Roman"/>
                <w:sz w:val="20"/>
                <w:szCs w:val="20"/>
              </w:rPr>
              <w:t xml:space="preserve"> </w:t>
            </w:r>
            <w:r w:rsidR="004E6A12" w:rsidRPr="004E6A12">
              <w:rPr>
                <w:rFonts w:eastAsia="Times New Roman"/>
                <w:sz w:val="20"/>
                <w:szCs w:val="20"/>
              </w:rPr>
              <w:fldChar w:fldCharType="begin"/>
            </w:r>
            <w:r w:rsidR="004E6A12" w:rsidRPr="004E6A12">
              <w:rPr>
                <w:rFonts w:eastAsia="Times New Roman"/>
                <w:sz w:val="20"/>
                <w:szCs w:val="20"/>
              </w:rPr>
              <w:instrText xml:space="preserve"> REF _Ref143677483 \h  \* MERGEFORMAT </w:instrText>
            </w:r>
            <w:r w:rsidR="004E6A12" w:rsidRPr="004E6A12">
              <w:rPr>
                <w:rFonts w:eastAsia="Times New Roman"/>
                <w:sz w:val="20"/>
                <w:szCs w:val="20"/>
              </w:rPr>
            </w:r>
            <w:r w:rsidR="004E6A12" w:rsidRPr="004E6A12">
              <w:rPr>
                <w:rFonts w:eastAsia="Times New Roman"/>
                <w:sz w:val="20"/>
                <w:szCs w:val="20"/>
              </w:rPr>
              <w:fldChar w:fldCharType="separate"/>
            </w:r>
            <w:ins w:id="3551" w:author="Author">
              <w:r w:rsidR="00B53275" w:rsidRPr="00B53275">
                <w:rPr>
                  <w:sz w:val="20"/>
                  <w:szCs w:val="20"/>
                  <w:rPrChange w:id="3552" w:author="Author">
                    <w:rPr/>
                  </w:rPrChange>
                </w:rPr>
                <w:t>Subscription</w:t>
              </w:r>
              <w:del w:id="3553" w:author="Author">
                <w:r w:rsidR="006D1621" w:rsidRPr="006D1621" w:rsidDel="00B53275">
                  <w:rPr>
                    <w:sz w:val="20"/>
                    <w:szCs w:val="20"/>
                    <w:rPrChange w:id="3554" w:author="Author">
                      <w:rPr/>
                    </w:rPrChange>
                  </w:rPr>
                  <w:delText>Subscription</w:delText>
                </w:r>
              </w:del>
            </w:ins>
            <w:del w:id="3555" w:author="Author">
              <w:r w:rsidR="00C1187B" w:rsidRPr="00C1187B" w:rsidDel="00B53275">
                <w:rPr>
                  <w:sz w:val="20"/>
                  <w:szCs w:val="20"/>
                </w:rPr>
                <w:delText>Subscription</w:delText>
              </w:r>
            </w:del>
            <w:r w:rsidR="004E6A12" w:rsidRPr="004E6A12">
              <w:rPr>
                <w:rFonts w:eastAsia="Times New Roman"/>
                <w:sz w:val="20"/>
                <w:szCs w:val="20"/>
              </w:rPr>
              <w:fldChar w:fldCharType="end"/>
            </w:r>
            <w:r w:rsidR="004E6A12">
              <w:rPr>
                <w:rFonts w:eastAsia="Times New Roman"/>
                <w:sz w:val="20"/>
                <w:szCs w:val="20"/>
              </w:rPr>
              <w:t xml:space="preserve"> on page </w:t>
            </w:r>
            <w:r w:rsidR="004E6A12" w:rsidRPr="004E6A12">
              <w:rPr>
                <w:rFonts w:eastAsia="Times New Roman"/>
                <w:sz w:val="20"/>
                <w:szCs w:val="20"/>
              </w:rPr>
              <w:fldChar w:fldCharType="begin"/>
            </w:r>
            <w:r w:rsidR="004E6A12" w:rsidRPr="004E6A12">
              <w:rPr>
                <w:rFonts w:eastAsia="Times New Roman"/>
                <w:sz w:val="20"/>
                <w:szCs w:val="20"/>
              </w:rPr>
              <w:instrText xml:space="preserve"> PAGEREF _Ref143677483 \h </w:instrText>
            </w:r>
            <w:r w:rsidR="004E6A12" w:rsidRPr="004E6A12">
              <w:rPr>
                <w:rFonts w:eastAsia="Times New Roman"/>
                <w:sz w:val="20"/>
                <w:szCs w:val="20"/>
              </w:rPr>
            </w:r>
            <w:r w:rsidR="004E6A12" w:rsidRPr="004E6A12">
              <w:rPr>
                <w:rFonts w:eastAsia="Times New Roman"/>
                <w:sz w:val="20"/>
                <w:szCs w:val="20"/>
              </w:rPr>
              <w:fldChar w:fldCharType="separate"/>
            </w:r>
            <w:r w:rsidR="00B53275">
              <w:rPr>
                <w:rFonts w:eastAsia="Times New Roman"/>
                <w:noProof/>
                <w:sz w:val="20"/>
                <w:szCs w:val="20"/>
              </w:rPr>
              <w:t>83</w:t>
            </w:r>
            <w:r w:rsidR="004E6A12" w:rsidRPr="004E6A12">
              <w:rPr>
                <w:rFonts w:eastAsia="Times New Roman"/>
                <w:sz w:val="20"/>
                <w:szCs w:val="20"/>
              </w:rPr>
              <w:fldChar w:fldCharType="end"/>
            </w:r>
            <w:r w:rsidR="004E6A12">
              <w:rPr>
                <w:rFonts w:eastAsia="Times New Roman"/>
                <w:sz w:val="20"/>
                <w:szCs w:val="20"/>
              </w:rPr>
              <w:t>.</w:t>
            </w:r>
          </w:p>
          <w:p w14:paraId="31B2E87B" w14:textId="77777777" w:rsidR="00A447F3" w:rsidRPr="007511F5" w:rsidRDefault="00A447F3" w:rsidP="00973471">
            <w:pPr>
              <w:numPr>
                <w:ilvl w:val="1"/>
                <w:numId w:val="93"/>
              </w:numPr>
              <w:spacing w:before="100" w:beforeAutospacing="1" w:after="100" w:afterAutospacing="1"/>
              <w:rPr>
                <w:rFonts w:eastAsia="Times New Roman"/>
                <w:sz w:val="20"/>
                <w:szCs w:val="14"/>
              </w:rPr>
            </w:pPr>
            <w:r w:rsidRPr="007511F5">
              <w:rPr>
                <w:rFonts w:eastAsia="Times New Roman"/>
                <w:sz w:val="20"/>
                <w:szCs w:val="14"/>
              </w:rPr>
              <w:t>This will be successful assuming the comms has recovered and the time that the client has been disconnected from the provider is no longer than the record retention time.</w:t>
            </w:r>
          </w:p>
          <w:p w14:paraId="378D94A5" w14:textId="77777777" w:rsidR="00A447F3" w:rsidRPr="00C4727B"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The stream is filled by the provider from</w:t>
            </w:r>
            <w:r>
              <w:rPr>
                <w:rFonts w:eastAsia="Times New Roman"/>
                <w:sz w:val="20"/>
                <w:szCs w:val="14"/>
              </w:rPr>
              <w:t xml:space="preserve"> the first record with time identified as start in the request from the client.</w:t>
            </w:r>
            <w:r w:rsidRPr="00C4727B">
              <w:rPr>
                <w:rFonts w:eastAsia="Times New Roman"/>
                <w:sz w:val="20"/>
                <w:szCs w:val="14"/>
              </w:rPr>
              <w:t xml:space="preserve"> </w:t>
            </w:r>
          </w:p>
          <w:p w14:paraId="4D8C4F3D" w14:textId="77777777" w:rsidR="00A447F3" w:rsidRDefault="00A447F3" w:rsidP="00973471">
            <w:pPr>
              <w:numPr>
                <w:ilvl w:val="1"/>
                <w:numId w:val="93"/>
              </w:numPr>
              <w:spacing w:before="100" w:beforeAutospacing="1" w:after="100" w:afterAutospacing="1"/>
              <w:rPr>
                <w:rFonts w:eastAsia="Times New Roman"/>
                <w:sz w:val="20"/>
                <w:szCs w:val="14"/>
              </w:rPr>
            </w:pPr>
            <w:r w:rsidRPr="00C4727B">
              <w:rPr>
                <w:rFonts w:eastAsia="Times New Roman"/>
                <w:sz w:val="20"/>
                <w:szCs w:val="14"/>
              </w:rPr>
              <w:t xml:space="preserve">In a short comms loss case, </w:t>
            </w:r>
            <w:r>
              <w:rPr>
                <w:rFonts w:eastAsia="Times New Roman"/>
                <w:sz w:val="20"/>
                <w:szCs w:val="14"/>
              </w:rPr>
              <w:t>the record will still exist</w:t>
            </w:r>
          </w:p>
          <w:p w14:paraId="1AC8B413" w14:textId="77777777" w:rsidR="00A447F3" w:rsidRPr="00A06252" w:rsidRDefault="00A447F3" w:rsidP="00973471">
            <w:pPr>
              <w:numPr>
                <w:ilvl w:val="2"/>
                <w:numId w:val="93"/>
              </w:numPr>
              <w:spacing w:before="100" w:beforeAutospacing="1" w:after="100" w:afterAutospacing="1"/>
              <w:rPr>
                <w:rFonts w:eastAsia="Times New Roman"/>
                <w:sz w:val="20"/>
                <w:szCs w:val="14"/>
              </w:rPr>
            </w:pPr>
            <w:r>
              <w:rPr>
                <w:rFonts w:eastAsia="Times New Roman"/>
                <w:sz w:val="20"/>
                <w:szCs w:val="14"/>
              </w:rPr>
              <w:t>There will be some duplication of data especially where there were several records provided at the same time. Sending the same data simplifies the processing of “start”</w:t>
            </w:r>
            <w:r w:rsidRPr="00A06252">
              <w:rPr>
                <w:rFonts w:eastAsia="Times New Roman"/>
                <w:sz w:val="20"/>
                <w:szCs w:val="14"/>
              </w:rPr>
              <w:t>.</w:t>
            </w:r>
          </w:p>
          <w:p w14:paraId="20B0F95F" w14:textId="77777777" w:rsidR="00A447F3" w:rsidRDefault="00A447F3" w:rsidP="00973471">
            <w:pPr>
              <w:numPr>
                <w:ilvl w:val="1"/>
                <w:numId w:val="93"/>
              </w:numPr>
              <w:spacing w:before="100" w:beforeAutospacing="1" w:after="100" w:afterAutospacing="1"/>
              <w:rPr>
                <w:rFonts w:eastAsia="Times New Roman"/>
                <w:sz w:val="20"/>
                <w:szCs w:val="14"/>
              </w:rPr>
            </w:pPr>
            <w:r w:rsidRPr="0072473C">
              <w:rPr>
                <w:rFonts w:eastAsia="Times New Roman"/>
                <w:sz w:val="20"/>
                <w:szCs w:val="14"/>
              </w:rPr>
              <w:t>In a longer comms loss</w:t>
            </w:r>
            <w:r>
              <w:rPr>
                <w:rFonts w:eastAsia="Times New Roman"/>
                <w:sz w:val="20"/>
                <w:szCs w:val="14"/>
              </w:rPr>
              <w:t>, t</w:t>
            </w:r>
            <w:r w:rsidRPr="0072473C">
              <w:rPr>
                <w:rFonts w:eastAsia="Times New Roman"/>
                <w:sz w:val="20"/>
                <w:szCs w:val="14"/>
              </w:rPr>
              <w:t xml:space="preserve">he record with the provided </w:t>
            </w:r>
            <w:r>
              <w:rPr>
                <w:rFonts w:eastAsia="Times New Roman"/>
                <w:sz w:val="20"/>
                <w:szCs w:val="14"/>
              </w:rPr>
              <w:t xml:space="preserve">time </w:t>
            </w:r>
            <w:r w:rsidRPr="0072473C">
              <w:rPr>
                <w:rFonts w:eastAsia="Times New Roman"/>
                <w:sz w:val="20"/>
                <w:szCs w:val="14"/>
              </w:rPr>
              <w:t xml:space="preserve">may no longer exist in the log </w:t>
            </w:r>
            <w:proofErr w:type="gramStart"/>
            <w:r w:rsidRPr="0072473C">
              <w:rPr>
                <w:rFonts w:eastAsia="Times New Roman"/>
                <w:sz w:val="20"/>
                <w:szCs w:val="14"/>
              </w:rPr>
              <w:t>as a result of</w:t>
            </w:r>
            <w:proofErr w:type="gramEnd"/>
            <w:r>
              <w:rPr>
                <w:rFonts w:eastAsia="Times New Roman"/>
                <w:sz w:val="20"/>
                <w:szCs w:val="14"/>
              </w:rPr>
              <w:t xml:space="preserve"> truncation. In this case the oldest record will be sent but that will NOT be from the time provided in the “start” parameter.</w:t>
            </w:r>
          </w:p>
          <w:p w14:paraId="405B7B64" w14:textId="77777777" w:rsidR="00A447F3" w:rsidRPr="00BD48BF" w:rsidRDefault="00A447F3" w:rsidP="00973471">
            <w:pPr>
              <w:numPr>
                <w:ilvl w:val="2"/>
                <w:numId w:val="93"/>
              </w:numPr>
              <w:spacing w:before="100" w:beforeAutospacing="1" w:after="100" w:afterAutospacing="1"/>
              <w:rPr>
                <w:rFonts w:eastAsia="Times New Roman"/>
                <w:sz w:val="20"/>
                <w:szCs w:val="14"/>
              </w:rPr>
            </w:pPr>
            <w:r>
              <w:rPr>
                <w:rFonts w:eastAsia="Times New Roman"/>
                <w:sz w:val="20"/>
                <w:szCs w:val="14"/>
              </w:rPr>
              <w:t>Note that where the oldest record in the log is at the time requested as start, that record must not be sent as a record at that time may have been lost</w:t>
            </w:r>
          </w:p>
          <w:p w14:paraId="109988EB" w14:textId="77777777" w:rsidR="00A447F3" w:rsidRPr="00C4727B" w:rsidRDefault="00A447F3" w:rsidP="00B90A17">
            <w:pPr>
              <w:spacing w:before="100" w:beforeAutospacing="1" w:after="100" w:afterAutospacing="1"/>
              <w:rPr>
                <w:rFonts w:eastAsia="Times New Roman"/>
              </w:rPr>
            </w:pPr>
            <w:r>
              <w:rPr>
                <w:sz w:val="20"/>
                <w:szCs w:val="14"/>
              </w:rPr>
              <w:t>Note that a long loss of communications simple means that the client has lost data.</w:t>
            </w:r>
          </w:p>
        </w:tc>
      </w:tr>
      <w:tr w:rsidR="00A447F3" w:rsidRPr="00437FEA" w14:paraId="008B4434" w14:textId="77777777" w:rsidTr="00B90A17">
        <w:tc>
          <w:tcPr>
            <w:tcW w:w="1413" w:type="dxa"/>
          </w:tcPr>
          <w:p w14:paraId="7184892A" w14:textId="77777777" w:rsidR="00A447F3" w:rsidRDefault="00A447F3" w:rsidP="00B90A17">
            <w:pPr>
              <w:rPr>
                <w:sz w:val="20"/>
                <w:szCs w:val="14"/>
              </w:rPr>
            </w:pPr>
          </w:p>
        </w:tc>
        <w:tc>
          <w:tcPr>
            <w:tcW w:w="9043" w:type="dxa"/>
          </w:tcPr>
          <w:p w14:paraId="048F17A8" w14:textId="77777777" w:rsidR="00A447F3" w:rsidRPr="00C4727B" w:rsidRDefault="00A447F3" w:rsidP="00B90A17">
            <w:pPr>
              <w:spacing w:before="100" w:beforeAutospacing="1" w:after="100" w:afterAutospacing="1"/>
              <w:rPr>
                <w:rFonts w:eastAsia="Times New Roman"/>
                <w:sz w:val="20"/>
                <w:szCs w:val="14"/>
              </w:rPr>
            </w:pPr>
          </w:p>
        </w:tc>
      </w:tr>
    </w:tbl>
    <w:p w14:paraId="79C42CE5" w14:textId="77777777" w:rsidR="00A447F3" w:rsidRDefault="00A447F3"/>
    <w:p w14:paraId="75FB3B42" w14:textId="77777777" w:rsidR="00A447F3" w:rsidRDefault="00A447F3"/>
    <w:p w14:paraId="421D5846" w14:textId="77777777" w:rsidR="00A447F3" w:rsidRDefault="00A447F3"/>
    <w:p w14:paraId="7AD054A9" w14:textId="77777777" w:rsidR="007B4527" w:rsidRDefault="007B4527" w:rsidP="00EB62A7">
      <w:pPr>
        <w:pStyle w:val="Heading2"/>
      </w:pPr>
      <w:bookmarkStart w:id="3556" w:name="_Ref50981127"/>
      <w:bookmarkStart w:id="3557" w:name="_Ref50981131"/>
      <w:bookmarkStart w:id="3558" w:name="_Ref50981135"/>
      <w:bookmarkStart w:id="3559" w:name="_Toc192619613"/>
      <w:r>
        <w:lastRenderedPageBreak/>
        <w:t>Message Sequence</w:t>
      </w:r>
      <w:bookmarkEnd w:id="3556"/>
      <w:bookmarkEnd w:id="3557"/>
      <w:bookmarkEnd w:id="3558"/>
      <w:r w:rsidR="0078709F">
        <w:t xml:space="preserve"> example</w:t>
      </w:r>
      <w:bookmarkEnd w:id="3559"/>
    </w:p>
    <w:p w14:paraId="254CD26E" w14:textId="09BA574B" w:rsidR="00747E89" w:rsidRDefault="007B4527" w:rsidP="007B4527">
      <w:pPr>
        <w:pStyle w:val="NormalWeb"/>
      </w:pPr>
      <w:r>
        <w:t>The hybrid message sequence diagram</w:t>
      </w:r>
      <w:r w:rsidR="008624EC">
        <w:t>,</w:t>
      </w:r>
      <w:r>
        <w:t xml:space="preserve"> </w:t>
      </w:r>
      <w:r w:rsidR="008624EC">
        <w:t xml:space="preserve">in </w:t>
      </w:r>
      <w:r w:rsidR="008624EC">
        <w:fldChar w:fldCharType="begin"/>
      </w:r>
      <w:r w:rsidR="008624EC">
        <w:instrText xml:space="preserve"> REF _Ref52314563 \h </w:instrText>
      </w:r>
      <w:r w:rsidR="008624EC">
        <w:fldChar w:fldCharType="separate"/>
      </w:r>
      <w:ins w:id="3560" w:author="Author">
        <w:r w:rsidR="00B53275" w:rsidRPr="00CA3534">
          <w:t xml:space="preserve">Figure </w:t>
        </w:r>
        <w:r w:rsidR="00B53275">
          <w:rPr>
            <w:noProof/>
          </w:rPr>
          <w:t>32</w:t>
        </w:r>
        <w:r w:rsidR="00B53275" w:rsidDel="00B53275">
          <w:rPr>
            <w:noProof/>
          </w:rPr>
          <w:t>3234</w:t>
        </w:r>
        <w:del w:id="3561" w:author="Author">
          <w:r w:rsidR="006D1621" w:rsidRPr="00CA3534" w:rsidDel="00B53275">
            <w:delText xml:space="preserve">Figure </w:delText>
          </w:r>
          <w:r w:rsidR="006D1621" w:rsidDel="00B53275">
            <w:rPr>
              <w:noProof/>
            </w:rPr>
            <w:delText>3234</w:delText>
          </w:r>
        </w:del>
      </w:ins>
      <w:del w:id="3562" w:author="Author">
        <w:r w:rsidR="00C1187B" w:rsidRPr="00CA3534" w:rsidDel="00B53275">
          <w:delText xml:space="preserve">Figure </w:delText>
        </w:r>
        <w:r w:rsidR="00C1187B" w:rsidDel="00B53275">
          <w:rPr>
            <w:noProof/>
          </w:rPr>
          <w:delText>34</w:delText>
        </w:r>
      </w:del>
      <w:r w:rsidR="008624EC">
        <w:fldChar w:fldCharType="end"/>
      </w:r>
      <w:r w:rsidR="008624EC">
        <w:t xml:space="preserve"> </w:t>
      </w:r>
      <w:r w:rsidR="008624EC">
        <w:fldChar w:fldCharType="begin"/>
      </w:r>
      <w:r w:rsidR="008624EC">
        <w:instrText xml:space="preserve"> REF _Ref52314519 \p \h </w:instrText>
      </w:r>
      <w:r w:rsidR="008624EC">
        <w:fldChar w:fldCharType="separate"/>
      </w:r>
      <w:r w:rsidR="00B53275">
        <w:t>below</w:t>
      </w:r>
      <w:r w:rsidR="008624EC">
        <w:fldChar w:fldCharType="end"/>
      </w:r>
      <w:r w:rsidR="008624EC">
        <w:t>,</w:t>
      </w:r>
      <w:r>
        <w:t xml:space="preserve"> captures all relevant flows for the listed use cases. </w:t>
      </w:r>
      <w:r w:rsidR="00EB32C5">
        <w:t xml:space="preserve">The diagram includes several </w:t>
      </w:r>
      <w:r w:rsidR="009A2776">
        <w:t xml:space="preserve">special symbols that are highlighted in the key below the diagram. The diagram </w:t>
      </w:r>
      <w:r w:rsidR="00747E89">
        <w:t>essentially lays out a sketch of a solution that would support the normative aspects of streaming.</w:t>
      </w:r>
      <w:r w:rsidR="009A2776">
        <w:t xml:space="preserve"> This section is informative.</w:t>
      </w:r>
    </w:p>
    <w:p w14:paraId="0F318355" w14:textId="77777777" w:rsidR="003D4523" w:rsidRDefault="003D4523" w:rsidP="007B4527">
      <w:pPr>
        <w:pStyle w:val="NormalWeb"/>
      </w:pPr>
      <w:r>
        <w:t xml:space="preserve">It is assumed that the client has already </w:t>
      </w:r>
      <w:r w:rsidR="005E49AA">
        <w:t xml:space="preserve">used </w:t>
      </w:r>
      <w:proofErr w:type="spellStart"/>
      <w:r w:rsidR="005E49AA">
        <w:t>Restconf</w:t>
      </w:r>
      <w:proofErr w:type="spellEnd"/>
      <w:r w:rsidR="005E49AA">
        <w:t xml:space="preserve"> to get </w:t>
      </w:r>
      <w:r w:rsidR="00844EC0">
        <w:t xml:space="preserve">supported-streams and to get available-streams </w:t>
      </w:r>
      <w:proofErr w:type="gramStart"/>
      <w:r w:rsidR="00844EC0">
        <w:t>so as to</w:t>
      </w:r>
      <w:proofErr w:type="gramEnd"/>
      <w:r w:rsidR="00844EC0">
        <w:t xml:space="preserve"> have the connection method. In this example the connection method is assumed to be </w:t>
      </w:r>
      <w:proofErr w:type="spellStart"/>
      <w:r w:rsidR="00844EC0">
        <w:t>WebSockets</w:t>
      </w:r>
      <w:proofErr w:type="spellEnd"/>
      <w:r w:rsidR="00844EC0">
        <w:t>.</w:t>
      </w:r>
    </w:p>
    <w:p w14:paraId="7987FE49" w14:textId="77777777" w:rsidR="007B4527" w:rsidRDefault="007B4527" w:rsidP="007B4527">
      <w:pPr>
        <w:pStyle w:val="NormalWeb"/>
        <w:rPr>
          <w:rFonts w:eastAsiaTheme="minorEastAsia"/>
        </w:rPr>
      </w:pPr>
      <w:r>
        <w:t xml:space="preserve">In the diagram the behavior of the </w:t>
      </w:r>
      <w:r w:rsidR="00A048BF">
        <w:t>Device S</w:t>
      </w:r>
      <w:r>
        <w:t>ource and TAPI Context are summarized. The diagram only shows presence and fundamental flow for these elements.</w:t>
      </w:r>
    </w:p>
    <w:p w14:paraId="71332F60" w14:textId="77777777" w:rsidR="007B4527" w:rsidRDefault="007B4527" w:rsidP="007B4527">
      <w:pPr>
        <w:pStyle w:val="NormalWeb"/>
      </w:pPr>
      <w:r>
        <w:t>Two pipelines</w:t>
      </w:r>
      <w:r w:rsidR="000F2420">
        <w:t>,</w:t>
      </w:r>
      <w:r>
        <w:t xml:space="preserve"> </w:t>
      </w:r>
      <w:r w:rsidR="000F2420">
        <w:t>the TAPI Context Pipeline and the Extended Pipeline, are shown in the diagram as yellow background rectangles</w:t>
      </w:r>
      <w:r>
        <w:t xml:space="preserve">. The TAPI context pipeline </w:t>
      </w:r>
      <w:r w:rsidR="00216235">
        <w:t xml:space="preserve">intentionally </w:t>
      </w:r>
      <w:r>
        <w:t>show</w:t>
      </w:r>
      <w:r w:rsidR="00216235">
        <w:t>s</w:t>
      </w:r>
      <w:r>
        <w:t xml:space="preserve"> no detail</w:t>
      </w:r>
      <w:r w:rsidR="00216235">
        <w:t xml:space="preserve"> as that is outside the scope of the interface definition</w:t>
      </w:r>
      <w:r>
        <w:t>.</w:t>
      </w:r>
    </w:p>
    <w:p w14:paraId="53AD75A0" w14:textId="77777777" w:rsidR="007B4527" w:rsidRDefault="007B4527" w:rsidP="007B4527">
      <w:pPr>
        <w:pStyle w:val="NormalWeb"/>
      </w:pPr>
      <w:r>
        <w:t>The diagram shows coupled asynchronous parallel/concurrent repeating activities and independent asynchronous repeating activities each in a dashed box. Where the asynchronous activities are coupled there is a dashed line</w:t>
      </w:r>
      <w:r w:rsidR="00AB3C00">
        <w:t xml:space="preserve"> arrow</w:t>
      </w:r>
      <w:r>
        <w:t xml:space="preserve"> showing the relationship as a ratio of activity</w:t>
      </w:r>
      <w:r w:rsidR="009524DB">
        <w:t>,</w:t>
      </w:r>
      <w:r w:rsidR="00D5648F">
        <w:t xml:space="preserve"> </w:t>
      </w:r>
      <w:r w:rsidR="009524DB">
        <w:t>n:1</w:t>
      </w:r>
      <w:r w:rsidR="00960F12">
        <w:t xml:space="preserve">, which indicates that there are potentially more trigger activities than result </w:t>
      </w:r>
      <w:r w:rsidR="00E97F8E">
        <w:t>activitie</w:t>
      </w:r>
      <w:r w:rsidR="00960F12">
        <w:t>s,</w:t>
      </w:r>
      <w:r>
        <w:t xml:space="preserve"> or as a 1</w:t>
      </w:r>
      <w:r w:rsidR="00960F12">
        <w:t>,</w:t>
      </w:r>
      <w:r>
        <w:t xml:space="preserve"> which indicates that "eventually" there will be the same number of activities in both asynchronous elements (</w:t>
      </w:r>
      <w:proofErr w:type="gramStart"/>
      <w:r>
        <w:t>as a result of</w:t>
      </w:r>
      <w:proofErr w:type="gramEnd"/>
      <w:r>
        <w:t xml:space="preserve"> a flow through both). Some activities are shown as nested. Where nested there is an indication where there are n repeats of the inner asynchronous activity for each of the outer activities. Buffers</w:t>
      </w:r>
      <w:r w:rsidR="00041A63">
        <w:t>/logs</w:t>
      </w:r>
      <w:r>
        <w:t xml:space="preserve"> are shown to emphasize the asynchronous coupling. The compacted log is shown with a buffer</w:t>
      </w:r>
      <w:r w:rsidR="00BF5EC7">
        <w:t>/log</w:t>
      </w:r>
      <w:r>
        <w:t xml:space="preserve"> symbol annotated with an "X" indicating compaction (the deletion of records in the log) and "0" indicating that the record is for all system time</w:t>
      </w:r>
      <w:r w:rsidR="00073E5C">
        <w:t xml:space="preserve">, i.e., </w:t>
      </w:r>
      <w:r w:rsidR="003C78B7">
        <w:t>for the time the system has been logging,</w:t>
      </w:r>
      <w:r>
        <w:t xml:space="preserve"> (where compaction will remove duplicates and hence contain the log size).</w:t>
      </w:r>
    </w:p>
    <w:p w14:paraId="40866FCA" w14:textId="77777777" w:rsidR="002C52A5" w:rsidRDefault="002C52A5" w:rsidP="007B4527">
      <w:pPr>
        <w:pStyle w:val="NormalWeb"/>
      </w:pPr>
      <w:r>
        <w:t>The logs marked with “r” are limited to “</w:t>
      </w:r>
      <w:r w:rsidR="0048762B">
        <w:t>r” records (size or number) and will block when that size is reached applying back pressure to the feed</w:t>
      </w:r>
      <w:r w:rsidR="008B1F68">
        <w:t xml:space="preserve"> (via “fill”)</w:t>
      </w:r>
      <w:r w:rsidR="00986800">
        <w:t>. Hence, in combination</w:t>
      </w:r>
      <w:r w:rsidR="008B1F68">
        <w:t>,</w:t>
      </w:r>
      <w:r w:rsidR="00986800">
        <w:t xml:space="preserve"> there is a pipeline with backpressure from the client store to the provider log</w:t>
      </w:r>
      <w:r w:rsidR="006605BE">
        <w:t>. This includes all sequences and flows in the “Extended Pipeline” shown as a large yellow rectangle</w:t>
      </w:r>
      <w:r w:rsidR="00986800">
        <w:t>.</w:t>
      </w:r>
    </w:p>
    <w:p w14:paraId="007B6B1C" w14:textId="77777777" w:rsidR="007B4527" w:rsidRDefault="007B4527" w:rsidP="007B4527">
      <w:pPr>
        <w:pStyle w:val="NormalWeb"/>
      </w:pPr>
      <w:r>
        <w:t>To the left of the figure</w:t>
      </w:r>
      <w:r w:rsidR="00D228CE">
        <w:t xml:space="preserve"> (i.e., to the left of the “underlying external comms” (brown vertical bar))</w:t>
      </w:r>
      <w:r>
        <w:t xml:space="preserve"> is the client side (which initiates the connections etc.), shown as a stylized example. The client is shown with both a </w:t>
      </w:r>
      <w:r w:rsidR="00B758CA">
        <w:t>database</w:t>
      </w:r>
      <w:r>
        <w:t xml:space="preserve"> option and a compacted log option for storage. The critical features are the "Pong" and "Last commit". </w:t>
      </w:r>
      <w:proofErr w:type="gramStart"/>
      <w:r>
        <w:t>The majority of</w:t>
      </w:r>
      <w:proofErr w:type="gramEnd"/>
      <w:r>
        <w:t xml:space="preserve"> the client depiction is to explain last commit. Last commit is used by the client on reconnection to continue where it left off</w:t>
      </w:r>
      <w:r w:rsidR="005253D9">
        <w:t xml:space="preserve"> </w:t>
      </w:r>
      <w:r w:rsidR="002A0761">
        <w:t>(“</w:t>
      </w:r>
      <w:proofErr w:type="spellStart"/>
      <w:r w:rsidR="002A0761">
        <w:t>token</w:t>
      </w:r>
      <w:r w:rsidR="00407591">
        <w:t>~x</w:t>
      </w:r>
      <w:proofErr w:type="spellEnd"/>
      <w:r w:rsidR="00407591">
        <w:t>”)</w:t>
      </w:r>
      <w:r>
        <w:t>. </w:t>
      </w:r>
    </w:p>
    <w:p w14:paraId="19C8B2AB" w14:textId="77777777" w:rsidR="007B4527" w:rsidRDefault="007B4527" w:rsidP="007B4527">
      <w:pPr>
        <w:pStyle w:val="NormalWeb"/>
      </w:pPr>
      <w:r>
        <w:t>The external comms between client a</w:t>
      </w:r>
      <w:r w:rsidR="00145E7E">
        <w:t>n</w:t>
      </w:r>
      <w:r>
        <w:t xml:space="preserve">d </w:t>
      </w:r>
      <w:r w:rsidR="00145E7E">
        <w:t>provider</w:t>
      </w:r>
      <w:r>
        <w:t xml:space="preserve"> is shown as a brown bar and is not considered in any detail. It is assumed that it is reliable (e.g., TCP) and is playing an active part in maintenance of the pipeline. </w:t>
      </w:r>
    </w:p>
    <w:p w14:paraId="437B0504" w14:textId="77777777" w:rsidR="007B4527" w:rsidRDefault="007B4527" w:rsidP="007B4527">
      <w:pPr>
        <w:pStyle w:val="NormalWeb"/>
      </w:pPr>
      <w:r>
        <w:t>The client token is opaque so the client has no knowledge of sequence through the token, although there is also exposure of the sequence number, this is primarily intended for stream analysis (note that it may be beneficial as part of normal behavior to validate communication). </w:t>
      </w:r>
    </w:p>
    <w:p w14:paraId="617C46F3" w14:textId="77777777" w:rsidR="00216235" w:rsidRDefault="007B4527" w:rsidP="007B4527">
      <w:pPr>
        <w:pStyle w:val="NormalWeb"/>
      </w:pPr>
      <w:r>
        <w:t xml:space="preserve">The middle of the diagram shows the </w:t>
      </w:r>
      <w:r w:rsidR="00145E7E">
        <w:t>provider</w:t>
      </w:r>
      <w:r>
        <w:t xml:space="preserve"> and explains the basic flows related to initial connection, loss of connection and forced connection drop. </w:t>
      </w:r>
    </w:p>
    <w:p w14:paraId="77BACE5C" w14:textId="77777777" w:rsidR="00025275" w:rsidRDefault="007B4527" w:rsidP="007B4527">
      <w:pPr>
        <w:pStyle w:val="NormalWeb"/>
      </w:pPr>
      <w:r>
        <w:t xml:space="preserve">To the extreme right of the figure are vertical progression bars that </w:t>
      </w:r>
      <w:r w:rsidR="00550FCA">
        <w:t>highlight</w:t>
      </w:r>
      <w:r w:rsidR="005A0C5F">
        <w:t xml:space="preserve"> </w:t>
      </w:r>
      <w:r w:rsidR="00AB1FB7">
        <w:t>phases</w:t>
      </w:r>
      <w:r w:rsidR="005A0C5F">
        <w:t xml:space="preserve"> of </w:t>
      </w:r>
      <w:r w:rsidR="00223CED">
        <w:t>interaction between the client and provider</w:t>
      </w:r>
      <w:r w:rsidR="00025275">
        <w:t>.</w:t>
      </w:r>
    </w:p>
    <w:p w14:paraId="548BA9D0" w14:textId="77777777" w:rsidR="00504CD1" w:rsidRDefault="00025275" w:rsidP="007B4527">
      <w:pPr>
        <w:pStyle w:val="NormalWeb"/>
      </w:pPr>
      <w:r>
        <w:lastRenderedPageBreak/>
        <w:t xml:space="preserve">The </w:t>
      </w:r>
      <w:r w:rsidR="00A60E8D">
        <w:t xml:space="preserve">example </w:t>
      </w:r>
      <w:r w:rsidR="00B63AF0">
        <w:t xml:space="preserve">functions </w:t>
      </w:r>
      <w:r w:rsidR="0085139F">
        <w:t>(</w:t>
      </w:r>
      <w:r w:rsidR="00B63AF0">
        <w:t xml:space="preserve">at the head of </w:t>
      </w:r>
      <w:r w:rsidR="0085139F">
        <w:t>each</w:t>
      </w:r>
      <w:r w:rsidR="00B63AF0">
        <w:t xml:space="preserve"> timeline</w:t>
      </w:r>
      <w:r w:rsidR="0085139F">
        <w:t>)</w:t>
      </w:r>
      <w:r w:rsidR="00B63AF0">
        <w:t xml:space="preserve"> can best be explained in terms of the </w:t>
      </w:r>
      <w:r w:rsidR="00684ACF">
        <w:t>phases of interaction in which they participate.</w:t>
      </w:r>
    </w:p>
    <w:p w14:paraId="0CFE7D49" w14:textId="674A16A4" w:rsidR="007A0F0B" w:rsidRDefault="00504CD1" w:rsidP="007B4527">
      <w:pPr>
        <w:pStyle w:val="NormalWeb"/>
      </w:pPr>
      <w:r>
        <w:t>The “Prepare” phas</w:t>
      </w:r>
      <w:r w:rsidR="005828AB">
        <w:t xml:space="preserve">e involves an </w:t>
      </w:r>
      <w:r w:rsidR="006D3F0C">
        <w:t>authentication</w:t>
      </w:r>
      <w:r w:rsidR="005828AB">
        <w:t xml:space="preserve"> service, here shown within the provider system</w:t>
      </w:r>
      <w:r w:rsidR="00A60E8D">
        <w:t xml:space="preserve">, </w:t>
      </w:r>
      <w:r w:rsidR="007570C9">
        <w:t xml:space="preserve">which </w:t>
      </w:r>
      <w:r w:rsidR="005828AB">
        <w:t>supplies</w:t>
      </w:r>
      <w:r w:rsidR="00462704">
        <w:t xml:space="preserve"> Auth</w:t>
      </w:r>
      <w:r w:rsidR="009859F1">
        <w:t>entication</w:t>
      </w:r>
      <w:r w:rsidR="00462704">
        <w:t xml:space="preserve"> Token</w:t>
      </w:r>
      <w:r w:rsidR="003E535D">
        <w:t xml:space="preserve"> on request</w:t>
      </w:r>
      <w:r w:rsidR="00462704">
        <w:t xml:space="preserve"> to </w:t>
      </w:r>
      <w:r w:rsidR="003E535D">
        <w:t xml:space="preserve">a Web Sockets </w:t>
      </w:r>
      <w:r w:rsidR="00900895">
        <w:t xml:space="preserve">(WS) client </w:t>
      </w:r>
      <w:r w:rsidR="003E535D">
        <w:t>connection control function</w:t>
      </w:r>
      <w:r w:rsidR="003E5AE0">
        <w:t xml:space="preserve"> in the client. </w:t>
      </w:r>
      <w:r w:rsidR="0094280F">
        <w:t xml:space="preserve">The </w:t>
      </w:r>
      <w:r w:rsidR="009859F1">
        <w:t>Authentication Token</w:t>
      </w:r>
      <w:r w:rsidR="009B0CFF">
        <w:t xml:space="preserve"> (“Auth Token”)</w:t>
      </w:r>
      <w:r w:rsidR="0094280F">
        <w:t xml:space="preserve"> provided is used in a connection request in the </w:t>
      </w:r>
      <w:r w:rsidR="00231A8D">
        <w:t>“</w:t>
      </w:r>
      <w:r w:rsidR="0094280F">
        <w:t>Connect phase</w:t>
      </w:r>
      <w:r w:rsidR="00231A8D">
        <w:t>”</w:t>
      </w:r>
      <w:r w:rsidR="0094280F">
        <w:t>.</w:t>
      </w:r>
      <w:r w:rsidR="003E5AE0">
        <w:t xml:space="preserve"> </w:t>
      </w:r>
      <w:r w:rsidR="00BE2ABD">
        <w:t xml:space="preserve"> Along with a null</w:t>
      </w:r>
      <w:r w:rsidR="00C9125C">
        <w:t xml:space="preserve"> stream token (absence of a stream token)</w:t>
      </w:r>
      <w:r w:rsidR="0023645C">
        <w:t xml:space="preserve">. </w:t>
      </w:r>
      <w:r w:rsidR="00CA0A37">
        <w:t xml:space="preserve">These exchanges are described in section </w:t>
      </w:r>
      <w:r w:rsidR="00CA0A37">
        <w:fldChar w:fldCharType="begin"/>
      </w:r>
      <w:r w:rsidR="00CA0A37">
        <w:instrText xml:space="preserve"> REF _Ref51068879 \r \h </w:instrText>
      </w:r>
      <w:r w:rsidR="00CA0A37">
        <w:fldChar w:fldCharType="separate"/>
      </w:r>
      <w:r w:rsidR="00B53275">
        <w:t>7.11</w:t>
      </w:r>
      <w:r w:rsidR="00CA0A37">
        <w:fldChar w:fldCharType="end"/>
      </w:r>
      <w:r w:rsidR="00CA0A37">
        <w:t xml:space="preserve"> </w:t>
      </w:r>
      <w:r w:rsidR="00CA0A37">
        <w:fldChar w:fldCharType="begin"/>
      </w:r>
      <w:r w:rsidR="00CA0A37">
        <w:instrText xml:space="preserve"> REF _Ref51068883 \h </w:instrText>
      </w:r>
      <w:r w:rsidR="00CA0A37">
        <w:fldChar w:fldCharType="separate"/>
      </w:r>
      <w:r w:rsidR="00B53275">
        <w:t>Message approach (WebSocket example)</w:t>
      </w:r>
      <w:r w:rsidR="00CA0A37">
        <w:fldChar w:fldCharType="end"/>
      </w:r>
      <w:r w:rsidR="00CA0A37">
        <w:t xml:space="preserve"> on page </w:t>
      </w:r>
      <w:r w:rsidR="00CA0A37">
        <w:fldChar w:fldCharType="begin"/>
      </w:r>
      <w:r w:rsidR="00CA0A37">
        <w:instrText xml:space="preserve"> PAGEREF _Ref51068887 \h </w:instrText>
      </w:r>
      <w:r w:rsidR="00CA0A37">
        <w:fldChar w:fldCharType="separate"/>
      </w:r>
      <w:ins w:id="3563" w:author="Author">
        <w:r w:rsidR="00B53275">
          <w:rPr>
            <w:noProof/>
          </w:rPr>
          <w:t>123</w:t>
        </w:r>
        <w:del w:id="3564" w:author="Author">
          <w:r w:rsidR="006D1621" w:rsidDel="00B53275">
            <w:rPr>
              <w:noProof/>
            </w:rPr>
            <w:delText>123</w:delText>
          </w:r>
        </w:del>
      </w:ins>
      <w:del w:id="3565" w:author="Author">
        <w:r w:rsidR="00C1187B" w:rsidDel="00B53275">
          <w:rPr>
            <w:noProof/>
          </w:rPr>
          <w:delText>124</w:delText>
        </w:r>
      </w:del>
      <w:r w:rsidR="00CA0A37">
        <w:fldChar w:fldCharType="end"/>
      </w:r>
      <w:r w:rsidR="00CA0A37">
        <w:t xml:space="preserve">. </w:t>
      </w:r>
      <w:r w:rsidR="00231A8D">
        <w:t>This causes the stream to start</w:t>
      </w:r>
      <w:r w:rsidR="003D4523">
        <w:t xml:space="preserve"> from the oldest record</w:t>
      </w:r>
      <w:r w:rsidR="00734933">
        <w:t xml:space="preserve"> (</w:t>
      </w:r>
      <w:r w:rsidR="00CA0A37">
        <w:t>o</w:t>
      </w:r>
      <w:r w:rsidR="00734933">
        <w:t>ffset 0)</w:t>
      </w:r>
      <w:r w:rsidR="00231A8D">
        <w:t xml:space="preserve">. </w:t>
      </w:r>
    </w:p>
    <w:p w14:paraId="1A192281" w14:textId="77777777" w:rsidR="000D6A92" w:rsidRDefault="0012192F" w:rsidP="007B4527">
      <w:pPr>
        <w:pStyle w:val="NormalWeb"/>
      </w:pPr>
      <w:r>
        <w:t>In th</w:t>
      </w:r>
      <w:r w:rsidR="004D2E94">
        <w:t xml:space="preserve">e “Streaming” phase </w:t>
      </w:r>
      <w:r w:rsidR="00BE59C4">
        <w:t xml:space="preserve">the provider continues to take records from the Compacted Log to the left and feed them into the </w:t>
      </w:r>
      <w:r w:rsidR="00206432">
        <w:t xml:space="preserve">communications </w:t>
      </w:r>
      <w:r w:rsidR="00527E70">
        <w:t>system via appropriate queues that block</w:t>
      </w:r>
      <w:r w:rsidR="001B2D6B">
        <w:t>s</w:t>
      </w:r>
      <w:r w:rsidR="00527E70">
        <w:t xml:space="preserve"> </w:t>
      </w:r>
      <w:r w:rsidR="00277285">
        <w:t>on fill</w:t>
      </w:r>
      <w:r w:rsidR="00C6336A">
        <w:rPr>
          <w:rStyle w:val="FootnoteReference"/>
        </w:rPr>
        <w:footnoteReference w:id="78"/>
      </w:r>
      <w:r w:rsidR="0057286A">
        <w:t xml:space="preserve">. In the example, the </w:t>
      </w:r>
      <w:r w:rsidR="0063610A">
        <w:t>“</w:t>
      </w:r>
      <w:r w:rsidR="000A6889">
        <w:t>Source and Process</w:t>
      </w:r>
      <w:r w:rsidR="0063610A">
        <w:t>”</w:t>
      </w:r>
      <w:r w:rsidR="000A6889">
        <w:t xml:space="preserve"> </w:t>
      </w:r>
      <w:r w:rsidR="002D74FC">
        <w:t xml:space="preserve">function </w:t>
      </w:r>
      <w:r w:rsidR="00A41832">
        <w:t xml:space="preserve">collects records from the log and </w:t>
      </w:r>
      <w:r w:rsidR="00306922">
        <w:t>‘publishes’ them to</w:t>
      </w:r>
      <w:r w:rsidR="00DB13D5">
        <w:t xml:space="preserve"> “WS </w:t>
      </w:r>
      <w:r w:rsidR="00394DF9">
        <w:t>Endpoint</w:t>
      </w:r>
      <w:r w:rsidR="0049644A">
        <w:t xml:space="preserve"> Stream Server Source Act</w:t>
      </w:r>
      <w:r w:rsidR="002B3142">
        <w:t>or</w:t>
      </w:r>
      <w:r w:rsidR="0049644A">
        <w:t xml:space="preserve">” </w:t>
      </w:r>
      <w:r w:rsidR="00E415EB">
        <w:t xml:space="preserve">that fills a blocking queue </w:t>
      </w:r>
      <w:r w:rsidR="00A17F27">
        <w:t>feeding the “WS Endpoint Stream Server”</w:t>
      </w:r>
      <w:r w:rsidR="00277285">
        <w:t xml:space="preserve">. </w:t>
      </w:r>
      <w:r w:rsidR="002B3142">
        <w:t>The</w:t>
      </w:r>
      <w:r w:rsidR="00CA0A37">
        <w:t xml:space="preserve"> </w:t>
      </w:r>
      <w:r w:rsidR="00A17F27">
        <w:t>“</w:t>
      </w:r>
      <w:proofErr w:type="spellStart"/>
      <w:r w:rsidR="00CA0A37">
        <w:t>Websockets</w:t>
      </w:r>
      <w:proofErr w:type="spellEnd"/>
      <w:r w:rsidR="00CA0A37">
        <w:t xml:space="preserve"> E</w:t>
      </w:r>
      <w:r w:rsidR="002E74DD">
        <w:t>ndpoint</w:t>
      </w:r>
      <w:r w:rsidR="00C3253B">
        <w:t xml:space="preserve"> Stream Server</w:t>
      </w:r>
      <w:r w:rsidR="00A17F27">
        <w:t>”</w:t>
      </w:r>
      <w:r w:rsidR="00AB6EB9">
        <w:t xml:space="preserve"> </w:t>
      </w:r>
      <w:r w:rsidR="002B3142">
        <w:t>feeding the</w:t>
      </w:r>
      <w:r w:rsidR="00AB6EB9">
        <w:t xml:space="preserve"> </w:t>
      </w:r>
      <w:r w:rsidR="00407E06">
        <w:t>underlying comms system</w:t>
      </w:r>
      <w:r w:rsidR="00BD232C">
        <w:t xml:space="preserve"> (which is assumed to be reliable and blocking when full). On the client side</w:t>
      </w:r>
      <w:r w:rsidR="00476E32">
        <w:t xml:space="preserve">, the stream client takes from the comms system and </w:t>
      </w:r>
      <w:r w:rsidR="004B71DD">
        <w:t xml:space="preserve">places on a queue. </w:t>
      </w:r>
      <w:r w:rsidR="003344BC">
        <w:t>This results in there being an effective demand back to the Stream Server</w:t>
      </w:r>
      <w:r w:rsidR="000D6A92">
        <w:t xml:space="preserve"> (stylized in the figure).</w:t>
      </w:r>
    </w:p>
    <w:p w14:paraId="514D5F31" w14:textId="77777777" w:rsidR="00A52FE6" w:rsidRDefault="008941ED" w:rsidP="007B4527">
      <w:pPr>
        <w:pStyle w:val="NormalWeb"/>
      </w:pPr>
      <w:r>
        <w:t>As noted above, t</w:t>
      </w:r>
      <w:r w:rsidR="008D2F3E">
        <w:t>he yellow background show</w:t>
      </w:r>
      <w:r w:rsidR="00647FFE">
        <w:t>s</w:t>
      </w:r>
      <w:r w:rsidR="008D2F3E">
        <w:t xml:space="preserve"> the whole (Extended) Pipeline</w:t>
      </w:r>
      <w:r w:rsidR="002B3142">
        <w:t xml:space="preserve">. The intention is that this pipeline guarantees delivery to the client </w:t>
      </w:r>
      <w:r w:rsidR="00C80922">
        <w:t>repository (shown as a compacted log</w:t>
      </w:r>
      <w:r w:rsidR="00966CE3">
        <w:t xml:space="preserve"> “AND/OR” DB,</w:t>
      </w:r>
      <w:r w:rsidR="00C80922">
        <w:t xml:space="preserve"> but any repository </w:t>
      </w:r>
      <w:r w:rsidR="00CB7E76">
        <w:t>relevant to the client is appropriate)</w:t>
      </w:r>
      <w:r w:rsidR="008D2F3E">
        <w:t xml:space="preserve">. The </w:t>
      </w:r>
      <w:r w:rsidR="000C6673">
        <w:t>repository to the left of the diagram and associated functions are a simple sketch of the sort of operations that may take place. The key consideration on the left side is the “Last commit” token</w:t>
      </w:r>
      <w:r w:rsidR="00C25218">
        <w:t xml:space="preserve"> which records the last </w:t>
      </w:r>
      <w:r w:rsidR="00CE770D">
        <w:t>successfully</w:t>
      </w:r>
      <w:r w:rsidR="00E3743D">
        <w:t xml:space="preserve"> stored in the persistent repository</w:t>
      </w:r>
      <w:r w:rsidR="00CE770D">
        <w:t xml:space="preserve">. </w:t>
      </w:r>
      <w:r w:rsidR="003966BE">
        <w:t xml:space="preserve">The client benefits from recording this token as without it </w:t>
      </w:r>
      <w:r w:rsidR="00A52FE6">
        <w:t>a full resync on comms fail would be required</w:t>
      </w:r>
      <w:r w:rsidR="008436CB">
        <w:t>.</w:t>
      </w:r>
      <w:r w:rsidR="0017734F">
        <w:t xml:space="preserve"> The client need not record every token</w:t>
      </w:r>
      <w:r w:rsidR="00E71076">
        <w:t xml:space="preserve"> (as suggested by the “n:1” relationship).</w:t>
      </w:r>
    </w:p>
    <w:p w14:paraId="2049BAB6" w14:textId="77777777" w:rsidR="003C7036" w:rsidRDefault="003C7036" w:rsidP="007B4527">
      <w:pPr>
        <w:pStyle w:val="NormalWeb"/>
      </w:pPr>
      <w:r>
        <w:t xml:space="preserve">The remaining phases, </w:t>
      </w:r>
      <w:r w:rsidR="009121F5">
        <w:t>“</w:t>
      </w:r>
      <w:r>
        <w:t>Loss</w:t>
      </w:r>
      <w:r w:rsidR="009121F5">
        <w:t>”</w:t>
      </w:r>
      <w:r>
        <w:t xml:space="preserve">, </w:t>
      </w:r>
      <w:r w:rsidR="009121F5">
        <w:t>“</w:t>
      </w:r>
      <w:r>
        <w:t>Drop Connection</w:t>
      </w:r>
      <w:r w:rsidR="009121F5">
        <w:t>”</w:t>
      </w:r>
      <w:r w:rsidR="0045003B">
        <w:t xml:space="preserve"> (two variants) and</w:t>
      </w:r>
      <w:r>
        <w:t xml:space="preserve"> </w:t>
      </w:r>
      <w:r w:rsidR="009121F5">
        <w:t>“</w:t>
      </w:r>
      <w:r>
        <w:t>Kill</w:t>
      </w:r>
      <w:r w:rsidR="009121F5">
        <w:t>”</w:t>
      </w:r>
      <w:r>
        <w:t xml:space="preserve"> pipeline are all related to failure modes.</w:t>
      </w:r>
      <w:r w:rsidR="008D3DD4">
        <w:t xml:space="preserve"> Assuming the client still exists and </w:t>
      </w:r>
      <w:r w:rsidR="00F96009">
        <w:t xml:space="preserve">requires the stream information, </w:t>
      </w:r>
      <w:r w:rsidR="007E0550">
        <w:t>i</w:t>
      </w:r>
      <w:r w:rsidR="008D3DD4">
        <w:t xml:space="preserve">n all </w:t>
      </w:r>
      <w:r w:rsidR="007E0550">
        <w:t xml:space="preserve">failure </w:t>
      </w:r>
      <w:r w:rsidR="008D3DD4">
        <w:t>cases, the client</w:t>
      </w:r>
      <w:r w:rsidR="007E0550">
        <w:t xml:space="preserve"> will reconnect using the stream token. </w:t>
      </w:r>
    </w:p>
    <w:p w14:paraId="478C9EC6" w14:textId="77777777" w:rsidR="004F771C" w:rsidRDefault="007E0550" w:rsidP="007B4527">
      <w:pPr>
        <w:pStyle w:val="NormalWeb"/>
      </w:pPr>
      <w:r>
        <w:t>When a token is provided d</w:t>
      </w:r>
      <w:r w:rsidR="009121F5">
        <w:t>uring the “Connect” phase</w:t>
      </w:r>
      <w:r w:rsidR="002E2E5B">
        <w:t xml:space="preserve"> the provider assesses the token to determine which record to </w:t>
      </w:r>
      <w:r w:rsidR="00AD40AF">
        <w:t xml:space="preserve">start the stream from. If the token </w:t>
      </w:r>
      <w:r w:rsidR="009C5717">
        <w:t>relates to a record</w:t>
      </w:r>
      <w:r w:rsidR="004F771C">
        <w:t>:</w:t>
      </w:r>
    </w:p>
    <w:p w14:paraId="78B3F6C8" w14:textId="77777777" w:rsidR="004F771C" w:rsidRDefault="004F771C" w:rsidP="00D66FC5">
      <w:pPr>
        <w:pStyle w:val="NormalWeb"/>
        <w:numPr>
          <w:ilvl w:val="0"/>
          <w:numId w:val="30"/>
        </w:numPr>
      </w:pPr>
      <w:r>
        <w:t>Newer than the compaction delay</w:t>
      </w:r>
      <w:r w:rsidR="00B03D0F">
        <w:t>,</w:t>
      </w:r>
      <w:r>
        <w:t xml:space="preserve"> then next record</w:t>
      </w:r>
      <w:r w:rsidR="00B03D0F">
        <w:t xml:space="preserve"> that was appended to the log</w:t>
      </w:r>
      <w:r>
        <w:t xml:space="preserve"> is streamed.</w:t>
      </w:r>
    </w:p>
    <w:p w14:paraId="2B0F433B" w14:textId="77777777" w:rsidR="007E0550" w:rsidRDefault="004F771C" w:rsidP="00D66FC5">
      <w:pPr>
        <w:pStyle w:val="NormalWeb"/>
        <w:numPr>
          <w:ilvl w:val="0"/>
          <w:numId w:val="30"/>
        </w:numPr>
      </w:pPr>
      <w:r>
        <w:t>Between the compaction delay and the tombstone</w:t>
      </w:r>
      <w:r w:rsidR="00165E7D">
        <w:t>-</w:t>
      </w:r>
      <w:r>
        <w:t>retention</w:t>
      </w:r>
      <w:r w:rsidR="00B03D0F">
        <w:t>, then next record in the log, which is not necessary the next record that was appended due to compaction, is streamed</w:t>
      </w:r>
    </w:p>
    <w:p w14:paraId="0392E98E" w14:textId="77777777" w:rsidR="0023650D" w:rsidRDefault="00B03D0F" w:rsidP="00D66FC5">
      <w:pPr>
        <w:pStyle w:val="NormalWeb"/>
        <w:numPr>
          <w:ilvl w:val="0"/>
          <w:numId w:val="30"/>
        </w:numPr>
      </w:pPr>
      <w:r>
        <w:t>Older than the compaction delay</w:t>
      </w:r>
      <w:r w:rsidR="00080374">
        <w:t>, then the provider forces a resync by streaming from the oldest record in the stream</w:t>
      </w:r>
      <w:r w:rsidR="00B62E85">
        <w:t xml:space="preserve"> (Offset 0)</w:t>
      </w:r>
    </w:p>
    <w:p w14:paraId="3616AC20" w14:textId="77777777" w:rsidR="0083210E" w:rsidRDefault="00AF3666" w:rsidP="0023650D">
      <w:pPr>
        <w:pStyle w:val="NormalWeb"/>
      </w:pPr>
      <w:r>
        <w:t>“</w:t>
      </w:r>
      <w:r w:rsidR="00A52FAE">
        <w:t xml:space="preserve">Log </w:t>
      </w:r>
      <w:r w:rsidR="007C3D55">
        <w:t xml:space="preserve">and </w:t>
      </w:r>
      <w:r w:rsidR="00A52FAE">
        <w:t>stream Cont</w:t>
      </w:r>
      <w:r>
        <w:t>rol” monitors the state of each stream</w:t>
      </w:r>
      <w:r w:rsidR="00172089">
        <w:t xml:space="preserve"> in the provider</w:t>
      </w:r>
      <w:r>
        <w:t xml:space="preserve"> and drops the client</w:t>
      </w:r>
      <w:r w:rsidR="000E2B04">
        <w:t xml:space="preserve"> connection</w:t>
      </w:r>
      <w:r>
        <w:t xml:space="preserve"> when </w:t>
      </w:r>
      <w:r w:rsidR="000E2B04">
        <w:t>any problem is detected (</w:t>
      </w:r>
      <w:r w:rsidR="00034E7B">
        <w:t xml:space="preserve">e.g., it is </w:t>
      </w:r>
      <w:r w:rsidR="00907614">
        <w:t xml:space="preserve">blocked </w:t>
      </w:r>
      <w:r w:rsidR="00034E7B">
        <w:t>on a record older than</w:t>
      </w:r>
      <w:r w:rsidR="00907614">
        <w:t xml:space="preserve"> </w:t>
      </w:r>
      <w:r w:rsidR="00172089">
        <w:t>tombstone</w:t>
      </w:r>
      <w:r w:rsidR="00165E7D">
        <w:t>-</w:t>
      </w:r>
      <w:r w:rsidR="00172089">
        <w:t>retention</w:t>
      </w:r>
      <w:r w:rsidR="000E2B04">
        <w:t>)</w:t>
      </w:r>
      <w:r w:rsidR="00172089">
        <w:t>.</w:t>
      </w:r>
    </w:p>
    <w:p w14:paraId="1ED622AA" w14:textId="77777777" w:rsidR="00025275" w:rsidRDefault="0023650D" w:rsidP="007B4527">
      <w:pPr>
        <w:pStyle w:val="NormalWeb"/>
      </w:pPr>
      <w:r>
        <w:t xml:space="preserve">Pong frames are required to maintain the stream when there is no </w:t>
      </w:r>
      <w:r w:rsidR="006B3866">
        <w:t>activity,</w:t>
      </w:r>
      <w:r>
        <w:t xml:space="preserve"> and a frame is required every 30 seconds (default time).</w:t>
      </w:r>
      <w:r w:rsidR="00035669">
        <w:t xml:space="preserve"> </w:t>
      </w:r>
      <w:r w:rsidR="00AD641F">
        <w:t xml:space="preserve"> </w:t>
      </w:r>
      <w:r w:rsidR="00BE2ABD">
        <w:t xml:space="preserve"> </w:t>
      </w:r>
      <w:r w:rsidR="0023645C">
        <w:t xml:space="preserve"> </w:t>
      </w:r>
    </w:p>
    <w:p w14:paraId="17FCA1D6" w14:textId="77777777" w:rsidR="0023645C" w:rsidRDefault="0023645C" w:rsidP="007B4527">
      <w:pPr>
        <w:pStyle w:val="NormalWeb"/>
        <w:sectPr w:rsidR="0023645C" w:rsidSect="00C40FA8">
          <w:headerReference w:type="default" r:id="rId24"/>
          <w:footerReference w:type="default" r:id="rId25"/>
          <w:pgSz w:w="11906" w:h="16838" w:code="9"/>
          <w:pgMar w:top="720" w:right="720" w:bottom="720" w:left="720" w:header="720" w:footer="720" w:gutter="0"/>
          <w:cols w:space="720"/>
          <w:titlePg/>
          <w:docGrid w:linePitch="326"/>
        </w:sectPr>
      </w:pPr>
    </w:p>
    <w:p w14:paraId="51D94C8F" w14:textId="77777777" w:rsidR="00833C96" w:rsidRDefault="004D3087" w:rsidP="007B4527">
      <w:pPr>
        <w:pStyle w:val="NormalWeb"/>
      </w:pPr>
      <w:r w:rsidRPr="00216235">
        <w:rPr>
          <w:lang w:val="en-GB"/>
        </w:rPr>
        <w:object w:dxaOrig="8210" w:dyaOrig="5367" w14:anchorId="34157151">
          <v:shape id="_x0000_i1029" type="#_x0000_t75" style="width:10in;height:469.4pt" o:ole="">
            <v:imagedata r:id="rId26" o:title=""/>
          </v:shape>
          <o:OLEObject Type="Embed" ProgID="PowerPoint.Slide.12" ShapeID="_x0000_i1029" DrawAspect="Content" ObjectID="_1803886084" r:id="rId27"/>
        </w:object>
      </w:r>
    </w:p>
    <w:p w14:paraId="185ADE2C" w14:textId="3A2F2AFB" w:rsidR="00CF2F45" w:rsidRDefault="00CF2F45" w:rsidP="00CF2F45">
      <w:pPr>
        <w:pStyle w:val="FigureCaption"/>
      </w:pPr>
      <w:bookmarkStart w:id="3574" w:name="_Ref52314563"/>
      <w:bookmarkStart w:id="3575" w:name="_Ref52314519"/>
      <w:bookmarkStart w:id="3576" w:name="_Toc192620406"/>
      <w:r w:rsidRPr="00CA3534">
        <w:t xml:space="preserve">Figure </w:t>
      </w:r>
      <w:r>
        <w:rPr>
          <w:noProof/>
        </w:rPr>
        <w:fldChar w:fldCharType="begin"/>
      </w:r>
      <w:r>
        <w:rPr>
          <w:noProof/>
        </w:rPr>
        <w:instrText xml:space="preserve"> SEQ Figure \* ARABIC </w:instrText>
      </w:r>
      <w:r>
        <w:rPr>
          <w:noProof/>
        </w:rPr>
        <w:fldChar w:fldCharType="separate"/>
      </w:r>
      <w:ins w:id="3577" w:author="Author">
        <w:r w:rsidR="00B53275">
          <w:rPr>
            <w:noProof/>
          </w:rPr>
          <w:t>32</w:t>
        </w:r>
        <w:del w:id="3578" w:author="Author">
          <w:r w:rsidR="006D1621" w:rsidDel="00B53275">
            <w:rPr>
              <w:noProof/>
            </w:rPr>
            <w:delText>32</w:delText>
          </w:r>
        </w:del>
      </w:ins>
      <w:del w:id="3579" w:author="Author">
        <w:r w:rsidR="00C1187B" w:rsidDel="00B53275">
          <w:rPr>
            <w:noProof/>
          </w:rPr>
          <w:delText>34</w:delText>
        </w:r>
      </w:del>
      <w:r>
        <w:rPr>
          <w:noProof/>
        </w:rPr>
        <w:fldChar w:fldCharType="end"/>
      </w:r>
      <w:bookmarkEnd w:id="3574"/>
      <w:r w:rsidRPr="00CA3534">
        <w:t xml:space="preserve"> </w:t>
      </w:r>
      <w:r>
        <w:t xml:space="preserve"> Hybrid Message Sequence Diagram</w:t>
      </w:r>
      <w:r w:rsidR="00482649">
        <w:t xml:space="preserve"> for example implementation</w:t>
      </w:r>
      <w:r w:rsidR="00AB1FB7">
        <w:t xml:space="preserve"> corresponding to Use Cases</w:t>
      </w:r>
      <w:bookmarkEnd w:id="3575"/>
      <w:bookmarkEnd w:id="3576"/>
    </w:p>
    <w:p w14:paraId="7109F7C0" w14:textId="77777777" w:rsidR="008E0EED" w:rsidRDefault="008E0EED" w:rsidP="007B4527">
      <w:pPr>
        <w:pStyle w:val="NormalWeb"/>
        <w:rPr>
          <w:lang w:val="en-GB"/>
        </w:rPr>
        <w:sectPr w:rsidR="008E0EED" w:rsidSect="00C4328A">
          <w:pgSz w:w="16838" w:h="11906" w:orient="landscape" w:code="9"/>
          <w:pgMar w:top="720" w:right="720" w:bottom="720" w:left="720" w:header="720" w:footer="720" w:gutter="0"/>
          <w:cols w:space="720"/>
          <w:titlePg/>
          <w:docGrid w:linePitch="326"/>
        </w:sectPr>
      </w:pPr>
    </w:p>
    <w:p w14:paraId="267282AD" w14:textId="77777777" w:rsidR="00CF2F45" w:rsidRPr="00216235" w:rsidRDefault="00CF2F45" w:rsidP="007B4527">
      <w:pPr>
        <w:pStyle w:val="NormalWeb"/>
        <w:rPr>
          <w:lang w:val="en-GB"/>
        </w:rPr>
      </w:pPr>
    </w:p>
    <w:p w14:paraId="120BFF7E" w14:textId="77777777" w:rsidR="00C9268C" w:rsidRDefault="008D68F1" w:rsidP="007B4527">
      <w:pPr>
        <w:pStyle w:val="NormalWeb"/>
      </w:pPr>
      <w:r>
        <w:t xml:space="preserve">The provider </w:t>
      </w:r>
      <w:r w:rsidR="00C9268C">
        <w:t>shall support:</w:t>
      </w:r>
    </w:p>
    <w:p w14:paraId="715533AD" w14:textId="77777777" w:rsidR="0022162F" w:rsidRDefault="0022162F" w:rsidP="00D66FC5">
      <w:pPr>
        <w:pStyle w:val="NormalWeb"/>
        <w:numPr>
          <w:ilvl w:val="0"/>
          <w:numId w:val="31"/>
        </w:numPr>
      </w:pPr>
      <w:r>
        <w:t>Authentication as described</w:t>
      </w:r>
      <w:r w:rsidR="00D47D89">
        <w:t>.</w:t>
      </w:r>
    </w:p>
    <w:p w14:paraId="6CAC68CF" w14:textId="77777777" w:rsidR="00C9268C" w:rsidRDefault="0022162F" w:rsidP="00D66FC5">
      <w:pPr>
        <w:pStyle w:val="NormalWeb"/>
        <w:numPr>
          <w:ilvl w:val="0"/>
          <w:numId w:val="31"/>
        </w:numPr>
      </w:pPr>
      <w:r>
        <w:t>A</w:t>
      </w:r>
      <w:r w:rsidR="00C9268C">
        <w:t xml:space="preserve"> pipeline </w:t>
      </w:r>
      <w:r w:rsidR="003B7C6A">
        <w:t>using backpressure from the communications system</w:t>
      </w:r>
      <w:r w:rsidR="00652856">
        <w:t xml:space="preserve"> to ensure reliable delivery from the internal compacted log (full or emulated)</w:t>
      </w:r>
      <w:r w:rsidR="00D47D89">
        <w:t>.</w:t>
      </w:r>
    </w:p>
    <w:p w14:paraId="2D3DBBDF" w14:textId="77777777" w:rsidR="003B7C6A" w:rsidRDefault="00652856" w:rsidP="00D66FC5">
      <w:pPr>
        <w:pStyle w:val="NormalWeb"/>
        <w:numPr>
          <w:ilvl w:val="0"/>
          <w:numId w:val="31"/>
        </w:numPr>
      </w:pPr>
      <w:r>
        <w:t xml:space="preserve">Start </w:t>
      </w:r>
      <w:r w:rsidR="00862918">
        <w:t>streaming from:</w:t>
      </w:r>
    </w:p>
    <w:p w14:paraId="345D186E" w14:textId="77777777" w:rsidR="00862918" w:rsidRDefault="00862918" w:rsidP="00D66FC5">
      <w:pPr>
        <w:pStyle w:val="NormalWeb"/>
        <w:numPr>
          <w:ilvl w:val="1"/>
          <w:numId w:val="31"/>
        </w:numPr>
      </w:pPr>
      <w:r>
        <w:t>The oldest record</w:t>
      </w:r>
      <w:r w:rsidR="00D47D89">
        <w:t>.</w:t>
      </w:r>
    </w:p>
    <w:p w14:paraId="727EF333" w14:textId="77777777" w:rsidR="00862918" w:rsidRDefault="00862918" w:rsidP="00D66FC5">
      <w:pPr>
        <w:pStyle w:val="NormalWeb"/>
        <w:numPr>
          <w:ilvl w:val="1"/>
          <w:numId w:val="31"/>
        </w:numPr>
      </w:pPr>
      <w:r>
        <w:t>The record after the one with the</w:t>
      </w:r>
      <w:r w:rsidR="00104A06">
        <w:t xml:space="preserve"> stream</w:t>
      </w:r>
      <w:r>
        <w:t xml:space="preserve"> token specified by the client in a </w:t>
      </w:r>
      <w:proofErr w:type="gramStart"/>
      <w:r>
        <w:t>connect</w:t>
      </w:r>
      <w:proofErr w:type="gramEnd"/>
      <w:r>
        <w:t xml:space="preserve"> request</w:t>
      </w:r>
      <w:r w:rsidR="00D47D89">
        <w:t>.</w:t>
      </w:r>
    </w:p>
    <w:p w14:paraId="0B44D10F" w14:textId="77777777" w:rsidR="00862918" w:rsidRDefault="007A4FA7" w:rsidP="00D66FC5">
      <w:pPr>
        <w:pStyle w:val="NormalWeb"/>
        <w:numPr>
          <w:ilvl w:val="0"/>
          <w:numId w:val="31"/>
        </w:numPr>
      </w:pPr>
      <w:r>
        <w:t xml:space="preserve">Forced restart of stream from the oldest record </w:t>
      </w:r>
      <w:r w:rsidR="00943CC8">
        <w:t>when</w:t>
      </w:r>
      <w:r w:rsidR="00896501">
        <w:t xml:space="preserve"> it detects</w:t>
      </w:r>
      <w:r>
        <w:t>:</w:t>
      </w:r>
    </w:p>
    <w:p w14:paraId="6A14E4B8" w14:textId="77777777" w:rsidR="007A4FA7" w:rsidRDefault="00896501" w:rsidP="00D66FC5">
      <w:pPr>
        <w:pStyle w:val="NormalWeb"/>
        <w:numPr>
          <w:ilvl w:val="1"/>
          <w:numId w:val="31"/>
        </w:numPr>
      </w:pPr>
      <w:r>
        <w:t>A v</w:t>
      </w:r>
      <w:r w:rsidR="001529C1">
        <w:t xml:space="preserve">ery slow client </w:t>
      </w:r>
      <w:r w:rsidR="0022162F">
        <w:t xml:space="preserve">taking records older than </w:t>
      </w:r>
      <w:r w:rsidR="00165E7D">
        <w:t>t</w:t>
      </w:r>
      <w:r w:rsidR="0022162F">
        <w:t>ombstone</w:t>
      </w:r>
      <w:r w:rsidR="00165E7D">
        <w:t>-</w:t>
      </w:r>
      <w:r w:rsidR="0022162F">
        <w:t>retention</w:t>
      </w:r>
      <w:r w:rsidR="00D47D89">
        <w:t>.</w:t>
      </w:r>
    </w:p>
    <w:p w14:paraId="3E97507E" w14:textId="77777777" w:rsidR="0022162F" w:rsidRDefault="0022162F" w:rsidP="00D66FC5">
      <w:pPr>
        <w:pStyle w:val="NormalWeb"/>
        <w:numPr>
          <w:ilvl w:val="1"/>
          <w:numId w:val="31"/>
        </w:numPr>
      </w:pPr>
      <w:r>
        <w:t xml:space="preserve">A reconnect request with a token for a record older than </w:t>
      </w:r>
      <w:r w:rsidR="00165E7D">
        <w:t>t</w:t>
      </w:r>
      <w:r>
        <w:t>ombstone</w:t>
      </w:r>
      <w:r w:rsidR="00165E7D">
        <w:t>-</w:t>
      </w:r>
      <w:r>
        <w:t>retention</w:t>
      </w:r>
      <w:r w:rsidR="00D47D89">
        <w:t>.</w:t>
      </w:r>
    </w:p>
    <w:p w14:paraId="4DF7CFF5" w14:textId="77777777" w:rsidR="0022162F" w:rsidRDefault="00C64CC1" w:rsidP="00D66FC5">
      <w:pPr>
        <w:pStyle w:val="NormalWeb"/>
        <w:numPr>
          <w:ilvl w:val="0"/>
          <w:numId w:val="31"/>
        </w:numPr>
      </w:pPr>
      <w:r>
        <w:t>Pong frame timeout connection drop</w:t>
      </w:r>
      <w:r w:rsidR="00F74795">
        <w:t xml:space="preserve"> </w:t>
      </w:r>
      <w:proofErr w:type="spellStart"/>
      <w:r w:rsidR="00F74795">
        <w:t>behaviour</w:t>
      </w:r>
      <w:proofErr w:type="spellEnd"/>
    </w:p>
    <w:p w14:paraId="36F1D035" w14:textId="77777777" w:rsidR="0039201F" w:rsidRPr="00CF2F45" w:rsidRDefault="0039201F" w:rsidP="007B4527">
      <w:pPr>
        <w:pStyle w:val="NormalWeb"/>
      </w:pPr>
      <w:r>
        <w:t xml:space="preserve">The following figure shows </w:t>
      </w:r>
      <w:r w:rsidR="0009519D">
        <w:t xml:space="preserve">the use cases and relationship to the hybrid message sequence chart in the figure above. The heading bars are the same as the righthand vertical bars on the previous figure. The </w:t>
      </w:r>
      <w:r w:rsidR="00282AEE">
        <w:t xml:space="preserve">flow across the figure assumes </w:t>
      </w:r>
      <w:r w:rsidR="00B760B4">
        <w:t xml:space="preserve">a chaining of the use cases in the order they are described in the earlier sections. </w:t>
      </w:r>
    </w:p>
    <w:p w14:paraId="75CD51CD" w14:textId="77777777" w:rsidR="007B4527" w:rsidRDefault="00DB77A9" w:rsidP="007B4527">
      <w:pPr>
        <w:pStyle w:val="NormalWeb"/>
      </w:pPr>
      <w:r w:rsidRPr="00216235">
        <w:rPr>
          <w:lang w:val="en-GB"/>
        </w:rPr>
        <w:object w:dxaOrig="9518" w:dyaOrig="4206" w14:anchorId="35A8F19D">
          <v:shape id="_x0000_i1030" type="#_x0000_t75" style="width:519.85pt;height:230.15pt" o:ole="">
            <v:imagedata r:id="rId28" o:title=""/>
          </v:shape>
          <o:OLEObject Type="Embed" ProgID="PowerPoint.Slide.12" ShapeID="_x0000_i1030" DrawAspect="Content" ObjectID="_1803886085" r:id="rId29"/>
        </w:object>
      </w:r>
    </w:p>
    <w:p w14:paraId="60C8096D" w14:textId="5455E5C1" w:rsidR="00AB1FB7" w:rsidRDefault="00AB1FB7" w:rsidP="00AB1FB7">
      <w:pPr>
        <w:pStyle w:val="FigureCaption"/>
      </w:pPr>
      <w:bookmarkStart w:id="3580" w:name="_Ref52314577"/>
      <w:bookmarkStart w:id="3581" w:name="_Toc192620407"/>
      <w:r w:rsidRPr="00CA3534">
        <w:t xml:space="preserve">Figure </w:t>
      </w:r>
      <w:r>
        <w:rPr>
          <w:noProof/>
        </w:rPr>
        <w:fldChar w:fldCharType="begin"/>
      </w:r>
      <w:r>
        <w:rPr>
          <w:noProof/>
        </w:rPr>
        <w:instrText xml:space="preserve"> SEQ Figure \* ARABIC </w:instrText>
      </w:r>
      <w:r>
        <w:rPr>
          <w:noProof/>
        </w:rPr>
        <w:fldChar w:fldCharType="separate"/>
      </w:r>
      <w:ins w:id="3582" w:author="Author">
        <w:r w:rsidR="00B53275">
          <w:rPr>
            <w:noProof/>
          </w:rPr>
          <w:t>33</w:t>
        </w:r>
        <w:del w:id="3583" w:author="Author">
          <w:r w:rsidR="006D1621" w:rsidDel="00B53275">
            <w:rPr>
              <w:noProof/>
            </w:rPr>
            <w:delText>33</w:delText>
          </w:r>
        </w:del>
      </w:ins>
      <w:del w:id="3584" w:author="Author">
        <w:r w:rsidR="00C1187B" w:rsidDel="00B53275">
          <w:rPr>
            <w:noProof/>
          </w:rPr>
          <w:delText>35</w:delText>
        </w:r>
      </w:del>
      <w:r>
        <w:rPr>
          <w:noProof/>
        </w:rPr>
        <w:fldChar w:fldCharType="end"/>
      </w:r>
      <w:bookmarkEnd w:id="3580"/>
      <w:r w:rsidRPr="00CA3534">
        <w:t xml:space="preserve"> </w:t>
      </w:r>
      <w:r>
        <w:t xml:space="preserve"> </w:t>
      </w:r>
      <w:r w:rsidR="00BC505B">
        <w:t>Phases of interaction for Use Cases</w:t>
      </w:r>
      <w:bookmarkEnd w:id="3581"/>
    </w:p>
    <w:p w14:paraId="751E806C" w14:textId="77777777" w:rsidR="00400EF1" w:rsidRDefault="00400EF1">
      <w:pPr>
        <w:spacing w:after="0"/>
        <w:rPr>
          <w:rFonts w:asciiTheme="majorHAnsi" w:eastAsiaTheme="majorEastAsia" w:hAnsiTheme="majorHAnsi" w:cstheme="majorBidi"/>
          <w:b/>
          <w:bCs/>
          <w:szCs w:val="24"/>
        </w:rPr>
      </w:pPr>
      <w:bookmarkStart w:id="3585" w:name="_Ref48037852"/>
      <w:bookmarkStart w:id="3586" w:name="_Ref48037857"/>
      <w:bookmarkStart w:id="3587" w:name="_Ref48037861"/>
      <w:bookmarkStart w:id="3588" w:name="_Ref48048214"/>
      <w:bookmarkStart w:id="3589" w:name="_Ref48048218"/>
      <w:bookmarkStart w:id="3590" w:name="_Ref48048222"/>
      <w:bookmarkStart w:id="3591" w:name="_Ref50965875"/>
      <w:bookmarkStart w:id="3592" w:name="_Ref50965881"/>
      <w:bookmarkStart w:id="3593" w:name="_Ref50965885"/>
      <w:bookmarkStart w:id="3594" w:name="_Ref50966363"/>
      <w:bookmarkStart w:id="3595" w:name="_Ref50966368"/>
      <w:bookmarkStart w:id="3596" w:name="_Ref50966373"/>
      <w:bookmarkStart w:id="3597" w:name="_Ref51583648"/>
      <w:bookmarkStart w:id="3598" w:name="_Ref51583654"/>
      <w:bookmarkStart w:id="3599" w:name="_Ref51583658"/>
      <w:r>
        <w:br w:type="page"/>
      </w:r>
    </w:p>
    <w:p w14:paraId="2E31A9AB" w14:textId="77777777" w:rsidR="00541AB8" w:rsidRDefault="00541AB8" w:rsidP="00EB62A7">
      <w:pPr>
        <w:pStyle w:val="Heading2"/>
      </w:pPr>
      <w:bookmarkStart w:id="3600" w:name="_Ref86650923"/>
      <w:bookmarkStart w:id="3601" w:name="_Ref86650929"/>
      <w:bookmarkStart w:id="3602" w:name="_Ref86650946"/>
      <w:bookmarkStart w:id="3603" w:name="_Ref86663644"/>
      <w:bookmarkStart w:id="3604" w:name="_Ref86663651"/>
      <w:bookmarkStart w:id="3605" w:name="_Ref86663657"/>
      <w:bookmarkStart w:id="3606" w:name="_Ref86663661"/>
      <w:bookmarkStart w:id="3607" w:name="_Ref86679720"/>
      <w:bookmarkStart w:id="3608" w:name="_Ref86679730"/>
      <w:bookmarkStart w:id="3609" w:name="_Ref86679735"/>
      <w:bookmarkStart w:id="3610" w:name="_Toc192619614"/>
      <w:r>
        <w:lastRenderedPageBreak/>
        <w:t>Use cases beyond current release</w:t>
      </w:r>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p>
    <w:p w14:paraId="4246D778" w14:textId="77777777" w:rsidR="00541AB8" w:rsidRDefault="00541AB8" w:rsidP="00541AB8">
      <w:pPr>
        <w:pStyle w:val="NormalWeb"/>
        <w:rPr>
          <w:rFonts w:eastAsiaTheme="minorEastAsia"/>
        </w:rPr>
      </w:pPr>
      <w:r>
        <w:t xml:space="preserve">Beyond the current release there will be </w:t>
      </w:r>
      <w:r w:rsidR="00355E75">
        <w:t>further improvements including the ability to</w:t>
      </w:r>
      <w:r>
        <w:t xml:space="preserve"> dynamically adjust the stream behavior and the </w:t>
      </w:r>
      <w:proofErr w:type="gramStart"/>
      <w:r>
        <w:t>feeds</w:t>
      </w:r>
      <w:proofErr w:type="gramEnd"/>
      <w:r>
        <w:t xml:space="preserve"> to the stream as follows:</w:t>
      </w:r>
    </w:p>
    <w:p w14:paraId="32C4E1F9" w14:textId="77777777" w:rsidR="00541AB8" w:rsidRDefault="00541AB8" w:rsidP="00886961">
      <w:pPr>
        <w:numPr>
          <w:ilvl w:val="0"/>
          <w:numId w:val="9"/>
        </w:numPr>
        <w:spacing w:before="100" w:beforeAutospacing="1" w:after="100" w:afterAutospacing="1"/>
        <w:rPr>
          <w:rFonts w:eastAsia="Times New Roman"/>
        </w:rPr>
      </w:pPr>
      <w:r>
        <w:rPr>
          <w:rFonts w:eastAsia="Times New Roman"/>
        </w:rPr>
        <w:t>Adjustment of compaction delay</w:t>
      </w:r>
      <w:r w:rsidR="00E455BF">
        <w:rPr>
          <w:rFonts w:eastAsia="Times New Roman"/>
        </w:rPr>
        <w:t xml:space="preserve"> and tombstone</w:t>
      </w:r>
      <w:r w:rsidR="00165E7D">
        <w:rPr>
          <w:rFonts w:eastAsia="Times New Roman"/>
        </w:rPr>
        <w:t>-</w:t>
      </w:r>
      <w:r w:rsidR="00E455BF">
        <w:rPr>
          <w:rFonts w:eastAsia="Times New Roman"/>
        </w:rPr>
        <w:t>retention</w:t>
      </w:r>
      <w:r>
        <w:rPr>
          <w:rFonts w:eastAsia="Times New Roman"/>
        </w:rPr>
        <w:t xml:space="preserve"> on-the-fly</w:t>
      </w:r>
    </w:p>
    <w:p w14:paraId="461DDCF5" w14:textId="77777777" w:rsidR="007113F8" w:rsidRDefault="006B71DD" w:rsidP="007113F8">
      <w:pPr>
        <w:numPr>
          <w:ilvl w:val="1"/>
          <w:numId w:val="9"/>
        </w:numPr>
        <w:spacing w:before="100" w:beforeAutospacing="1" w:after="100" w:afterAutospacing="1"/>
        <w:rPr>
          <w:rFonts w:eastAsia="Times New Roman"/>
        </w:rPr>
      </w:pPr>
      <w:r>
        <w:rPr>
          <w:rFonts w:eastAsia="Times New Roman"/>
        </w:rPr>
        <w:t>Allows for tuning of stream behavior at initial start</w:t>
      </w:r>
      <w:r w:rsidR="007113F8">
        <w:rPr>
          <w:rFonts w:eastAsia="Times New Roman"/>
        </w:rPr>
        <w:t>-</w:t>
      </w:r>
      <w:r>
        <w:rPr>
          <w:rFonts w:eastAsia="Times New Roman"/>
        </w:rPr>
        <w:t xml:space="preserve">up and </w:t>
      </w:r>
      <w:r w:rsidR="007113F8">
        <w:rPr>
          <w:rFonts w:eastAsia="Times New Roman"/>
        </w:rPr>
        <w:t>during predictable comms failures</w:t>
      </w:r>
      <w:r w:rsidR="00B769AF">
        <w:rPr>
          <w:rFonts w:eastAsia="Times New Roman"/>
        </w:rPr>
        <w:t>.</w:t>
      </w:r>
    </w:p>
    <w:p w14:paraId="02B27222" w14:textId="77777777" w:rsidR="00541AB8" w:rsidRDefault="0061373F" w:rsidP="007113F8">
      <w:pPr>
        <w:numPr>
          <w:ilvl w:val="0"/>
          <w:numId w:val="9"/>
        </w:numPr>
        <w:spacing w:before="100" w:beforeAutospacing="1" w:after="100" w:afterAutospacing="1"/>
        <w:rPr>
          <w:rFonts w:eastAsia="Times New Roman"/>
        </w:rPr>
      </w:pPr>
      <w:r w:rsidRPr="007113F8">
        <w:rPr>
          <w:rFonts w:eastAsia="Times New Roman"/>
        </w:rPr>
        <w:t xml:space="preserve">Building and adjusting the context </w:t>
      </w:r>
      <w:r w:rsidR="00AE288B" w:rsidRPr="007113F8">
        <w:rPr>
          <w:rFonts w:eastAsia="Times New Roman"/>
        </w:rPr>
        <w:t>(creation, expansion, contraction and deletion)</w:t>
      </w:r>
    </w:p>
    <w:p w14:paraId="12D12EA3" w14:textId="77777777" w:rsidR="009937FA" w:rsidRDefault="007113F8" w:rsidP="009937FA">
      <w:pPr>
        <w:numPr>
          <w:ilvl w:val="1"/>
          <w:numId w:val="9"/>
        </w:numPr>
        <w:spacing w:before="100" w:beforeAutospacing="1" w:after="100" w:afterAutospacing="1"/>
        <w:rPr>
          <w:rFonts w:eastAsia="Times New Roman"/>
        </w:rPr>
      </w:pPr>
      <w:r>
        <w:rPr>
          <w:rFonts w:eastAsia="Times New Roman"/>
        </w:rPr>
        <w:t>Allows for multiple clients with differing needs and security clearances etc.</w:t>
      </w:r>
    </w:p>
    <w:p w14:paraId="7DF6E41A" w14:textId="77777777" w:rsidR="009937FA" w:rsidRPr="00BE0120" w:rsidRDefault="009937FA" w:rsidP="009937FA">
      <w:pPr>
        <w:numPr>
          <w:ilvl w:val="2"/>
          <w:numId w:val="9"/>
        </w:numPr>
        <w:spacing w:before="100" w:beforeAutospacing="1" w:after="100" w:afterAutospacing="1"/>
        <w:rPr>
          <w:rFonts w:eastAsia="Times New Roman"/>
        </w:rPr>
      </w:pPr>
      <w:r w:rsidRPr="00BE0120">
        <w:rPr>
          <w:rFonts w:eastAsia="Times New Roman"/>
        </w:rPr>
        <w:t>Negotiate Context opportunities based upon policy and client role etc.</w:t>
      </w:r>
    </w:p>
    <w:p w14:paraId="0399B5D5" w14:textId="77777777" w:rsidR="009937FA" w:rsidRPr="00BE0120" w:rsidRDefault="009937FA" w:rsidP="009937FA">
      <w:pPr>
        <w:numPr>
          <w:ilvl w:val="2"/>
          <w:numId w:val="9"/>
        </w:numPr>
        <w:spacing w:before="100" w:beforeAutospacing="1" w:after="100" w:afterAutospacing="1"/>
        <w:rPr>
          <w:rFonts w:eastAsia="Times New Roman"/>
        </w:rPr>
      </w:pPr>
      <w:r w:rsidRPr="00BE0120">
        <w:rPr>
          <w:rFonts w:eastAsia="Times New Roman"/>
        </w:rPr>
        <w:t xml:space="preserve">Build explicit context </w:t>
      </w:r>
      <w:r w:rsidR="000F3A3F">
        <w:rPr>
          <w:rFonts w:eastAsia="Times New Roman"/>
        </w:rPr>
        <w:t xml:space="preserve">(including </w:t>
      </w:r>
      <w:r w:rsidRPr="00BE0120">
        <w:rPr>
          <w:rFonts w:eastAsia="Times New Roman"/>
        </w:rPr>
        <w:t>topolog</w:t>
      </w:r>
      <w:r w:rsidR="000F3A3F">
        <w:rPr>
          <w:rFonts w:eastAsia="Times New Roman"/>
        </w:rPr>
        <w:t>y, nodes, links etc.)</w:t>
      </w:r>
      <w:r w:rsidRPr="00BE0120">
        <w:rPr>
          <w:rFonts w:eastAsia="Times New Roman"/>
        </w:rPr>
        <w:t xml:space="preserve"> </w:t>
      </w:r>
    </w:p>
    <w:p w14:paraId="3AE14D93" w14:textId="77777777" w:rsidR="009937FA" w:rsidRPr="00BE0120" w:rsidRDefault="009937FA" w:rsidP="009937FA">
      <w:pPr>
        <w:numPr>
          <w:ilvl w:val="3"/>
          <w:numId w:val="9"/>
        </w:numPr>
        <w:spacing w:before="100" w:beforeAutospacing="1" w:after="100" w:afterAutospacing="1"/>
        <w:rPr>
          <w:rFonts w:eastAsia="Times New Roman"/>
        </w:rPr>
      </w:pPr>
      <w:r w:rsidRPr="00BE0120">
        <w:rPr>
          <w:rFonts w:eastAsia="Times New Roman"/>
        </w:rPr>
        <w:t>Various interactions to set up intent for nodes and links that themselves need to be realized in the underlying structure</w:t>
      </w:r>
      <w:r w:rsidR="00B769AF">
        <w:rPr>
          <w:rFonts w:eastAsia="Times New Roman"/>
        </w:rPr>
        <w:t>.</w:t>
      </w:r>
    </w:p>
    <w:p w14:paraId="7069C5C9" w14:textId="77777777" w:rsidR="00DC5BE0" w:rsidRPr="00BE0120" w:rsidRDefault="009937FA" w:rsidP="00BE0120">
      <w:pPr>
        <w:numPr>
          <w:ilvl w:val="2"/>
          <w:numId w:val="9"/>
        </w:numPr>
        <w:spacing w:before="100" w:beforeAutospacing="1" w:after="100" w:afterAutospacing="1"/>
        <w:rPr>
          <w:rFonts w:eastAsia="Times New Roman"/>
        </w:rPr>
      </w:pPr>
      <w:r w:rsidRPr="00BE0120">
        <w:rPr>
          <w:rFonts w:eastAsia="Times New Roman"/>
        </w:rPr>
        <w:t>Note that the initial requests are in terms of shared knowledge such as city or building location and generalized termination points/flows with minimal technology detail</w:t>
      </w:r>
      <w:r w:rsidR="004252DA">
        <w:rPr>
          <w:rFonts w:eastAsia="Times New Roman"/>
        </w:rPr>
        <w:t>.</w:t>
      </w:r>
    </w:p>
    <w:p w14:paraId="24D59181" w14:textId="77777777" w:rsidR="00DC5BE0" w:rsidRPr="00DC5BE0" w:rsidRDefault="00DC5BE0" w:rsidP="00DC5BE0">
      <w:pPr>
        <w:pStyle w:val="NormalWeb"/>
        <w:numPr>
          <w:ilvl w:val="1"/>
          <w:numId w:val="9"/>
        </w:numPr>
        <w:rPr>
          <w:rFonts w:eastAsiaTheme="minorEastAsia"/>
        </w:rPr>
      </w:pPr>
      <w:r w:rsidRPr="00064692">
        <w:t xml:space="preserve">In the general solution, with TAPI feeding a </w:t>
      </w:r>
      <w:r w:rsidR="00F03C9D">
        <w:t>client</w:t>
      </w:r>
      <w:r w:rsidRPr="00064692">
        <w:t>, there could be several alternative contexts that can be provided. Contexts may focus on a single layer or layer grouping or on a region of the network etc. In a more sophisticated solution where there are many clients each with a slice, in these solutions various negotiations would be required to agree and form the context.</w:t>
      </w:r>
    </w:p>
    <w:p w14:paraId="303BC17B" w14:textId="77777777" w:rsidR="00DC5BE0" w:rsidRPr="00DC5BE0" w:rsidRDefault="00DC5BE0" w:rsidP="00DC5BE0">
      <w:pPr>
        <w:pStyle w:val="NormalWeb"/>
        <w:numPr>
          <w:ilvl w:val="1"/>
          <w:numId w:val="9"/>
        </w:numPr>
        <w:rPr>
          <w:rFonts w:eastAsiaTheme="minorEastAsia"/>
        </w:rPr>
      </w:pPr>
      <w:r>
        <w:t xml:space="preserve">Note: </w:t>
      </w:r>
      <w:r w:rsidRPr="00DC5BE0">
        <w:t xml:space="preserve">Currently, the context is defined by a default intent where there was </w:t>
      </w:r>
      <w:r>
        <w:t>no opportunity</w:t>
      </w:r>
      <w:r w:rsidRPr="00DC5BE0">
        <w:t xml:space="preserve"> for the client to express the context intent over an interface. </w:t>
      </w:r>
    </w:p>
    <w:p w14:paraId="7F7A4753" w14:textId="77777777" w:rsidR="00541AB8" w:rsidRDefault="007E3E8D" w:rsidP="007113F8">
      <w:pPr>
        <w:numPr>
          <w:ilvl w:val="0"/>
          <w:numId w:val="9"/>
        </w:numPr>
        <w:spacing w:before="100" w:beforeAutospacing="1" w:after="100" w:afterAutospacing="1"/>
        <w:rPr>
          <w:rFonts w:eastAsia="Times New Roman"/>
        </w:rPr>
      </w:pPr>
      <w:r>
        <w:rPr>
          <w:rFonts w:eastAsia="Times New Roman"/>
        </w:rPr>
        <w:t>Taking advantage of context adjustment capabilities to increase and decrease the intensity of view of informatio</w:t>
      </w:r>
      <w:r w:rsidR="00A75DB6">
        <w:rPr>
          <w:rFonts w:eastAsia="Times New Roman"/>
        </w:rPr>
        <w:t>n</w:t>
      </w:r>
      <w:r w:rsidR="00587BBE">
        <w:rPr>
          <w:rFonts w:eastAsia="Times New Roman"/>
        </w:rPr>
        <w:t>. This is applied where the intensity could not be handled across the whole context and hence is a focus. This may be where the parameter changes very often</w:t>
      </w:r>
      <w:r w:rsidR="00AB728F">
        <w:rPr>
          <w:rFonts w:eastAsia="Times New Roman"/>
        </w:rPr>
        <w:t xml:space="preserve">. </w:t>
      </w:r>
    </w:p>
    <w:p w14:paraId="110F2B79" w14:textId="77777777" w:rsidR="005C3FFF" w:rsidRDefault="006E79DA" w:rsidP="005C3FFF">
      <w:pPr>
        <w:numPr>
          <w:ilvl w:val="1"/>
          <w:numId w:val="9"/>
        </w:numPr>
        <w:spacing w:before="100" w:beforeAutospacing="1" w:after="100" w:afterAutospacing="1"/>
        <w:rPr>
          <w:rFonts w:eastAsia="Times New Roman"/>
        </w:rPr>
      </w:pPr>
      <w:r>
        <w:rPr>
          <w:rFonts w:eastAsia="Times New Roman"/>
        </w:rPr>
        <w:t>Spotli</w:t>
      </w:r>
      <w:r w:rsidR="005C3FFF">
        <w:rPr>
          <w:rFonts w:eastAsia="Times New Roman"/>
        </w:rPr>
        <w:t xml:space="preserve">ghting: </w:t>
      </w:r>
      <w:r w:rsidR="00A75DB6">
        <w:rPr>
          <w:rFonts w:eastAsia="Times New Roman"/>
        </w:rPr>
        <w:t xml:space="preserve">Allows </w:t>
      </w:r>
      <w:r w:rsidR="00903677">
        <w:rPr>
          <w:rFonts w:eastAsia="Times New Roman"/>
        </w:rPr>
        <w:t xml:space="preserve">the </w:t>
      </w:r>
      <w:r w:rsidR="00D019CC">
        <w:rPr>
          <w:rFonts w:eastAsia="Times New Roman"/>
        </w:rPr>
        <w:t>client to selectively increase the fidelity of measurements by changing the measurement policy for a specific property and/or by including an instance of a property in the context where that property is usually not monitored</w:t>
      </w:r>
    </w:p>
    <w:p w14:paraId="0E037F3A" w14:textId="77777777" w:rsidR="00541AB8" w:rsidRDefault="00541AB8" w:rsidP="005C3FFF">
      <w:pPr>
        <w:numPr>
          <w:ilvl w:val="1"/>
          <w:numId w:val="9"/>
        </w:numPr>
        <w:spacing w:before="100" w:beforeAutospacing="1" w:after="100" w:afterAutospacing="1"/>
        <w:rPr>
          <w:rFonts w:eastAsia="Times New Roman"/>
        </w:rPr>
      </w:pPr>
      <w:r w:rsidRPr="005C3FFF">
        <w:rPr>
          <w:rFonts w:eastAsia="Times New Roman"/>
        </w:rPr>
        <w:t>Single snapshot</w:t>
      </w:r>
      <w:r w:rsidR="005C3FFF">
        <w:rPr>
          <w:rFonts w:eastAsia="Times New Roman"/>
        </w:rPr>
        <w:t>: Allows the client to select</w:t>
      </w:r>
      <w:r w:rsidR="00E11EF9">
        <w:rPr>
          <w:rFonts w:eastAsia="Times New Roman"/>
        </w:rPr>
        <w:t xml:space="preserve"> a property to take a momentary view of via the stream. </w:t>
      </w:r>
      <w:r w:rsidR="00A5016B">
        <w:rPr>
          <w:rFonts w:eastAsia="Times New Roman"/>
        </w:rPr>
        <w:t>This may be the capturing of a single counter value where that counter changes very often (e.g., a packet counter) such that streaming of the raw value would be excessive</w:t>
      </w:r>
      <w:r w:rsidR="00064692">
        <w:rPr>
          <w:rFonts w:eastAsia="Times New Roman"/>
        </w:rPr>
        <w:t xml:space="preserve"> even for a single measure.</w:t>
      </w:r>
    </w:p>
    <w:p w14:paraId="37348560" w14:textId="77777777" w:rsidR="00B701BD" w:rsidRDefault="00B701BD" w:rsidP="00B701BD">
      <w:pPr>
        <w:rPr>
          <w:rFonts w:eastAsia="Times New Roman"/>
        </w:rPr>
      </w:pPr>
      <w:r>
        <w:rPr>
          <w:rFonts w:eastAsia="Times New Roman"/>
        </w:rPr>
        <w:t>There are clearly other potential applications of a streaming solution where there are:</w:t>
      </w:r>
    </w:p>
    <w:p w14:paraId="74ED7B47" w14:textId="77777777" w:rsidR="00B701BD" w:rsidRDefault="00B701BD" w:rsidP="00D66FC5">
      <w:pPr>
        <w:pStyle w:val="ListParagraph"/>
        <w:numPr>
          <w:ilvl w:val="0"/>
          <w:numId w:val="29"/>
        </w:numPr>
        <w:rPr>
          <w:rFonts w:eastAsia="Times New Roman"/>
        </w:rPr>
      </w:pPr>
      <w:r>
        <w:rPr>
          <w:rFonts w:eastAsia="Times New Roman"/>
        </w:rPr>
        <w:t>Many direct clients using the same context</w:t>
      </w:r>
      <w:r w:rsidR="004252DA">
        <w:rPr>
          <w:rFonts w:eastAsia="Times New Roman"/>
        </w:rPr>
        <w:t>.</w:t>
      </w:r>
    </w:p>
    <w:p w14:paraId="559F56F7" w14:textId="77777777" w:rsidR="00B701BD" w:rsidRDefault="00B701BD" w:rsidP="00D66FC5">
      <w:pPr>
        <w:pStyle w:val="ListParagraph"/>
        <w:numPr>
          <w:ilvl w:val="1"/>
          <w:numId w:val="29"/>
        </w:numPr>
        <w:rPr>
          <w:rFonts w:eastAsia="Times New Roman"/>
        </w:rPr>
      </w:pPr>
      <w:r>
        <w:rPr>
          <w:rFonts w:eastAsia="Times New Roman"/>
        </w:rPr>
        <w:t>Here some form of multi-cast stream with a message broker or other multi-cast mechanism may be appropriate</w:t>
      </w:r>
      <w:r w:rsidR="007F56C9">
        <w:rPr>
          <w:rFonts w:eastAsia="Times New Roman"/>
        </w:rPr>
        <w:t>.</w:t>
      </w:r>
    </w:p>
    <w:p w14:paraId="5CD82B74" w14:textId="77777777" w:rsidR="00B701BD" w:rsidRDefault="00B701BD" w:rsidP="00D66FC5">
      <w:pPr>
        <w:pStyle w:val="ListParagraph"/>
        <w:numPr>
          <w:ilvl w:val="1"/>
          <w:numId w:val="29"/>
        </w:numPr>
        <w:rPr>
          <w:rFonts w:eastAsia="Times New Roman"/>
        </w:rPr>
      </w:pPr>
      <w:r>
        <w:rPr>
          <w:rFonts w:eastAsia="Times New Roman"/>
        </w:rPr>
        <w:t>In th</w:t>
      </w:r>
      <w:r w:rsidR="004252DA">
        <w:rPr>
          <w:rFonts w:eastAsia="Times New Roman"/>
        </w:rPr>
        <w:t xml:space="preserve">e </w:t>
      </w:r>
      <w:r>
        <w:rPr>
          <w:rFonts w:eastAsia="Times New Roman"/>
        </w:rPr>
        <w:t>cases</w:t>
      </w:r>
      <w:r w:rsidR="007A1297">
        <w:rPr>
          <w:rFonts w:eastAsia="Times New Roman"/>
        </w:rPr>
        <w:t xml:space="preserve"> where there is a broker,</w:t>
      </w:r>
      <w:r>
        <w:rPr>
          <w:rFonts w:eastAsia="Times New Roman"/>
        </w:rPr>
        <w:t xml:space="preserve"> it may be appropriate to </w:t>
      </w:r>
      <w:r w:rsidR="00461ECE">
        <w:rPr>
          <w:rFonts w:eastAsia="Times New Roman"/>
        </w:rPr>
        <w:t>continue to use the compacted log</w:t>
      </w:r>
      <w:r w:rsidR="007A1297">
        <w:rPr>
          <w:rFonts w:eastAsia="Times New Roman"/>
        </w:rPr>
        <w:t xml:space="preserve">, but this will only benefit the </w:t>
      </w:r>
      <w:proofErr w:type="gramStart"/>
      <w:r w:rsidR="007A1297">
        <w:rPr>
          <w:rFonts w:eastAsia="Times New Roman"/>
        </w:rPr>
        <w:t>broker</w:t>
      </w:r>
      <w:proofErr w:type="gramEnd"/>
      <w:r w:rsidR="007A1297">
        <w:rPr>
          <w:rFonts w:eastAsia="Times New Roman"/>
        </w:rPr>
        <w:t xml:space="preserve"> and the provider will not be aware of clients or client </w:t>
      </w:r>
      <w:r w:rsidR="00AE19E8">
        <w:rPr>
          <w:rFonts w:eastAsia="Times New Roman"/>
        </w:rPr>
        <w:t>performance challenges.</w:t>
      </w:r>
    </w:p>
    <w:p w14:paraId="6C07E64B" w14:textId="77777777" w:rsidR="00AE19E8" w:rsidRDefault="00AE19E8" w:rsidP="00D66FC5">
      <w:pPr>
        <w:pStyle w:val="ListParagraph"/>
        <w:numPr>
          <w:ilvl w:val="1"/>
          <w:numId w:val="29"/>
        </w:numPr>
        <w:rPr>
          <w:rFonts w:eastAsia="Times New Roman"/>
        </w:rPr>
      </w:pPr>
      <w:r>
        <w:rPr>
          <w:rFonts w:eastAsia="Times New Roman"/>
        </w:rPr>
        <w:t>There are no apparent specific application</w:t>
      </w:r>
      <w:r w:rsidR="008F1002">
        <w:rPr>
          <w:rFonts w:eastAsia="Times New Roman"/>
        </w:rPr>
        <w:t>s</w:t>
      </w:r>
      <w:r>
        <w:rPr>
          <w:rFonts w:eastAsia="Times New Roman"/>
        </w:rPr>
        <w:t xml:space="preserve"> in a telecommunications network context</w:t>
      </w:r>
      <w:r w:rsidR="007F56C9">
        <w:rPr>
          <w:rFonts w:eastAsia="Times New Roman"/>
        </w:rPr>
        <w:t>.</w:t>
      </w:r>
    </w:p>
    <w:p w14:paraId="061AAD55" w14:textId="77777777" w:rsidR="00B701BD" w:rsidRDefault="00B701BD" w:rsidP="00D66FC5">
      <w:pPr>
        <w:pStyle w:val="ListParagraph"/>
        <w:numPr>
          <w:ilvl w:val="0"/>
          <w:numId w:val="29"/>
        </w:numPr>
        <w:rPr>
          <w:rFonts w:eastAsia="Times New Roman"/>
        </w:rPr>
      </w:pPr>
      <w:r>
        <w:rPr>
          <w:rFonts w:eastAsia="Times New Roman"/>
        </w:rPr>
        <w:t xml:space="preserve">Many direct clients </w:t>
      </w:r>
      <w:r w:rsidR="00672AB1">
        <w:rPr>
          <w:rFonts w:eastAsia="Times New Roman"/>
        </w:rPr>
        <w:t xml:space="preserve">each </w:t>
      </w:r>
      <w:r>
        <w:rPr>
          <w:rFonts w:eastAsia="Times New Roman"/>
        </w:rPr>
        <w:t>with different context</w:t>
      </w:r>
    </w:p>
    <w:p w14:paraId="48784083" w14:textId="77777777" w:rsidR="00AE19E8" w:rsidRDefault="00AE19E8" w:rsidP="00D66FC5">
      <w:pPr>
        <w:pStyle w:val="ListParagraph"/>
        <w:numPr>
          <w:ilvl w:val="1"/>
          <w:numId w:val="29"/>
        </w:numPr>
        <w:rPr>
          <w:rFonts w:eastAsia="Times New Roman"/>
        </w:rPr>
      </w:pPr>
      <w:r>
        <w:rPr>
          <w:rFonts w:eastAsia="Times New Roman"/>
        </w:rPr>
        <w:t xml:space="preserve">This </w:t>
      </w:r>
      <w:r w:rsidR="00CB75AE">
        <w:rPr>
          <w:rFonts w:eastAsia="Times New Roman"/>
        </w:rPr>
        <w:t>leads to a characteristic very similar to that considered in this document.</w:t>
      </w:r>
    </w:p>
    <w:p w14:paraId="484FC8FE" w14:textId="77777777" w:rsidR="00B770AA" w:rsidRDefault="00B770AA" w:rsidP="00D66FC5">
      <w:pPr>
        <w:pStyle w:val="ListParagraph"/>
        <w:numPr>
          <w:ilvl w:val="1"/>
          <w:numId w:val="29"/>
        </w:numPr>
        <w:rPr>
          <w:rFonts w:eastAsia="Times New Roman"/>
        </w:rPr>
      </w:pPr>
      <w:r>
        <w:rPr>
          <w:rFonts w:eastAsia="Times New Roman"/>
        </w:rPr>
        <w:t>The distinction is the multiple context</w:t>
      </w:r>
      <w:r w:rsidR="007F56C9">
        <w:rPr>
          <w:rFonts w:eastAsia="Times New Roman"/>
        </w:rPr>
        <w:t>s.</w:t>
      </w:r>
    </w:p>
    <w:p w14:paraId="37DE853A" w14:textId="77777777" w:rsidR="00B770AA" w:rsidRDefault="00B770AA" w:rsidP="00D66FC5">
      <w:pPr>
        <w:pStyle w:val="ListParagraph"/>
        <w:numPr>
          <w:ilvl w:val="1"/>
          <w:numId w:val="29"/>
        </w:numPr>
        <w:rPr>
          <w:rFonts w:eastAsia="Times New Roman"/>
        </w:rPr>
      </w:pPr>
      <w:r>
        <w:rPr>
          <w:rFonts w:eastAsia="Times New Roman"/>
        </w:rPr>
        <w:t>It is likely that context build/modify will be necessary to enable this capability</w:t>
      </w:r>
      <w:r w:rsidR="007F56C9">
        <w:rPr>
          <w:rFonts w:eastAsia="Times New Roman"/>
        </w:rPr>
        <w:t>.</w:t>
      </w:r>
    </w:p>
    <w:p w14:paraId="6EA9CA73" w14:textId="77777777" w:rsidR="00B770AA" w:rsidRDefault="00672AB1" w:rsidP="00D66FC5">
      <w:pPr>
        <w:pStyle w:val="ListParagraph"/>
        <w:numPr>
          <w:ilvl w:val="1"/>
          <w:numId w:val="29"/>
        </w:numPr>
        <w:rPr>
          <w:rFonts w:eastAsia="Times New Roman"/>
        </w:rPr>
      </w:pPr>
      <w:r>
        <w:rPr>
          <w:rFonts w:eastAsia="Times New Roman"/>
        </w:rPr>
        <w:t>An application example is p</w:t>
      </w:r>
      <w:r w:rsidR="00B770AA">
        <w:rPr>
          <w:rFonts w:eastAsia="Times New Roman"/>
        </w:rPr>
        <w:t>resentation</w:t>
      </w:r>
      <w:r w:rsidR="00267CF3">
        <w:rPr>
          <w:rFonts w:eastAsia="Times New Roman"/>
        </w:rPr>
        <w:t xml:space="preserve"> of a slice to its client where each client has its own </w:t>
      </w:r>
      <w:r>
        <w:rPr>
          <w:rFonts w:eastAsia="Times New Roman"/>
        </w:rPr>
        <w:t>slic</w:t>
      </w:r>
      <w:r w:rsidR="00267CF3">
        <w:rPr>
          <w:rFonts w:eastAsia="Times New Roman"/>
        </w:rPr>
        <w:t>e</w:t>
      </w:r>
      <w:r w:rsidR="007F56C9">
        <w:rPr>
          <w:rFonts w:eastAsia="Times New Roman"/>
        </w:rPr>
        <w:t>.</w:t>
      </w:r>
    </w:p>
    <w:p w14:paraId="02C88974" w14:textId="77777777" w:rsidR="00B701BD" w:rsidRDefault="00C64C80" w:rsidP="00D66FC5">
      <w:pPr>
        <w:pStyle w:val="ListParagraph"/>
        <w:numPr>
          <w:ilvl w:val="0"/>
          <w:numId w:val="29"/>
        </w:numPr>
        <w:rPr>
          <w:rFonts w:eastAsia="Times New Roman"/>
        </w:rPr>
      </w:pPr>
      <w:r>
        <w:rPr>
          <w:rFonts w:eastAsia="Times New Roman"/>
        </w:rPr>
        <w:t>Short-lived c</w:t>
      </w:r>
      <w:r w:rsidR="00B701BD">
        <w:rPr>
          <w:rFonts w:eastAsia="Times New Roman"/>
        </w:rPr>
        <w:t>lients that are attached for only a short period</w:t>
      </w:r>
      <w:r w:rsidR="00CE5B44">
        <w:rPr>
          <w:rFonts w:eastAsia="Times New Roman"/>
        </w:rPr>
        <w:t xml:space="preserve"> and want a specific context</w:t>
      </w:r>
      <w:r w:rsidR="007F56C9">
        <w:rPr>
          <w:rFonts w:eastAsia="Times New Roman"/>
        </w:rPr>
        <w:t>.</w:t>
      </w:r>
    </w:p>
    <w:p w14:paraId="624DDB5D" w14:textId="77777777" w:rsidR="00160201" w:rsidRDefault="006A04F4" w:rsidP="00D66FC5">
      <w:pPr>
        <w:pStyle w:val="ListParagraph"/>
        <w:numPr>
          <w:ilvl w:val="1"/>
          <w:numId w:val="29"/>
        </w:numPr>
        <w:rPr>
          <w:rFonts w:eastAsia="Times New Roman"/>
        </w:rPr>
      </w:pPr>
      <w:r>
        <w:rPr>
          <w:rFonts w:eastAsia="Times New Roman"/>
        </w:rPr>
        <w:t>It is likely, for this case, that there will also be multiple clients</w:t>
      </w:r>
      <w:r w:rsidR="007F56C9">
        <w:rPr>
          <w:rFonts w:eastAsia="Times New Roman"/>
        </w:rPr>
        <w:t>.</w:t>
      </w:r>
    </w:p>
    <w:p w14:paraId="5FE56FC7" w14:textId="77777777" w:rsidR="006A04F4" w:rsidRDefault="006A04F4" w:rsidP="00D66FC5">
      <w:pPr>
        <w:pStyle w:val="ListParagraph"/>
        <w:numPr>
          <w:ilvl w:val="1"/>
          <w:numId w:val="29"/>
        </w:numPr>
        <w:rPr>
          <w:rFonts w:eastAsia="Times New Roman"/>
        </w:rPr>
      </w:pPr>
      <w:r>
        <w:rPr>
          <w:rFonts w:eastAsia="Times New Roman"/>
        </w:rPr>
        <w:t xml:space="preserve">It is possible that the </w:t>
      </w:r>
      <w:r w:rsidR="008618CC">
        <w:rPr>
          <w:rFonts w:eastAsia="Times New Roman"/>
        </w:rPr>
        <w:t>short-lived</w:t>
      </w:r>
      <w:r>
        <w:rPr>
          <w:rFonts w:eastAsia="Times New Roman"/>
        </w:rPr>
        <w:t xml:space="preserve"> clients define a short</w:t>
      </w:r>
      <w:r w:rsidR="00CE5B44">
        <w:rPr>
          <w:rFonts w:eastAsia="Times New Roman"/>
        </w:rPr>
        <w:t>-</w:t>
      </w:r>
      <w:r>
        <w:rPr>
          <w:rFonts w:eastAsia="Times New Roman"/>
        </w:rPr>
        <w:t>term context and align with this.</w:t>
      </w:r>
    </w:p>
    <w:p w14:paraId="7FFE12D6" w14:textId="77777777" w:rsidR="006A04F4" w:rsidRDefault="006A04F4" w:rsidP="00D66FC5">
      <w:pPr>
        <w:pStyle w:val="ListParagraph"/>
        <w:numPr>
          <w:ilvl w:val="1"/>
          <w:numId w:val="29"/>
        </w:numPr>
        <w:rPr>
          <w:rFonts w:eastAsia="Times New Roman"/>
        </w:rPr>
      </w:pPr>
      <w:r>
        <w:rPr>
          <w:rFonts w:eastAsia="Times New Roman"/>
        </w:rPr>
        <w:lastRenderedPageBreak/>
        <w:t>A possibl</w:t>
      </w:r>
      <w:r w:rsidR="005B640F">
        <w:rPr>
          <w:rFonts w:eastAsia="Times New Roman"/>
        </w:rPr>
        <w:t>e case is a controller component dedicated to a particular test activity whe</w:t>
      </w:r>
      <w:r w:rsidR="00F03C9D">
        <w:rPr>
          <w:rFonts w:eastAsia="Times New Roman"/>
        </w:rPr>
        <w:t>re</w:t>
      </w:r>
      <w:r w:rsidR="005B640F">
        <w:rPr>
          <w:rFonts w:eastAsia="Times New Roman"/>
        </w:rPr>
        <w:t xml:space="preserve"> the provider presents a context related to the </w:t>
      </w:r>
      <w:r w:rsidR="002B3383">
        <w:rPr>
          <w:rFonts w:eastAsia="Times New Roman"/>
        </w:rPr>
        <w:t>test and when the test is complete the provider deletes the context.</w:t>
      </w:r>
    </w:p>
    <w:p w14:paraId="51258B03" w14:textId="77777777" w:rsidR="008140C7" w:rsidRDefault="008140C7" w:rsidP="00D66FC5">
      <w:pPr>
        <w:pStyle w:val="ListParagraph"/>
        <w:numPr>
          <w:ilvl w:val="1"/>
          <w:numId w:val="29"/>
        </w:numPr>
        <w:rPr>
          <w:rFonts w:eastAsia="Times New Roman"/>
        </w:rPr>
      </w:pPr>
      <w:r>
        <w:rPr>
          <w:rFonts w:eastAsia="Times New Roman"/>
        </w:rPr>
        <w:t>Another possible case is a GUI. This does have a short</w:t>
      </w:r>
      <w:r w:rsidR="00CE5B44">
        <w:rPr>
          <w:rFonts w:eastAsia="Times New Roman"/>
        </w:rPr>
        <w:t>-</w:t>
      </w:r>
      <w:r>
        <w:rPr>
          <w:rFonts w:eastAsia="Times New Roman"/>
        </w:rPr>
        <w:t>term cache and may benefit from ongoing updates even if only for a short period.</w:t>
      </w:r>
    </w:p>
    <w:p w14:paraId="2852C1E4" w14:textId="77777777" w:rsidR="00B701BD" w:rsidRDefault="00B701BD" w:rsidP="00D66FC5">
      <w:pPr>
        <w:pStyle w:val="ListParagraph"/>
        <w:numPr>
          <w:ilvl w:val="0"/>
          <w:numId w:val="29"/>
        </w:numPr>
        <w:rPr>
          <w:rFonts w:eastAsia="Times New Roman"/>
        </w:rPr>
      </w:pPr>
      <w:r>
        <w:rPr>
          <w:rFonts w:eastAsia="Times New Roman"/>
        </w:rPr>
        <w:t>Clients that do not</w:t>
      </w:r>
      <w:r w:rsidR="00196F52">
        <w:rPr>
          <w:rFonts w:eastAsia="Times New Roman"/>
        </w:rPr>
        <w:t xml:space="preserve"> have a </w:t>
      </w:r>
      <w:r>
        <w:rPr>
          <w:rFonts w:eastAsia="Times New Roman"/>
        </w:rPr>
        <w:t>cache or store</w:t>
      </w:r>
      <w:r w:rsidR="00196F52">
        <w:rPr>
          <w:rFonts w:eastAsia="Times New Roman"/>
        </w:rPr>
        <w:t xml:space="preserve"> of</w:t>
      </w:r>
      <w:r>
        <w:rPr>
          <w:rFonts w:eastAsia="Times New Roman"/>
        </w:rPr>
        <w:t xml:space="preserve"> information acquired from the provider</w:t>
      </w:r>
      <w:r w:rsidR="007F56C9">
        <w:rPr>
          <w:rFonts w:eastAsia="Times New Roman"/>
        </w:rPr>
        <w:t>.</w:t>
      </w:r>
    </w:p>
    <w:p w14:paraId="09E50C77" w14:textId="77777777" w:rsidR="00304AAD" w:rsidRDefault="00AB3240" w:rsidP="00D66FC5">
      <w:pPr>
        <w:pStyle w:val="ListParagraph"/>
        <w:numPr>
          <w:ilvl w:val="1"/>
          <w:numId w:val="29"/>
        </w:numPr>
        <w:rPr>
          <w:rFonts w:eastAsia="Times New Roman"/>
        </w:rPr>
      </w:pPr>
      <w:r>
        <w:rPr>
          <w:rFonts w:eastAsia="Times New Roman"/>
        </w:rPr>
        <w:t>A</w:t>
      </w:r>
      <w:r w:rsidR="00A6391A">
        <w:rPr>
          <w:rFonts w:eastAsia="Times New Roman"/>
        </w:rPr>
        <w:t xml:space="preserve"> solution that </w:t>
      </w:r>
      <w:r w:rsidR="00304AAD">
        <w:rPr>
          <w:rFonts w:eastAsia="Times New Roman"/>
        </w:rPr>
        <w:t>does not store information cannot be expected to take significant advantage of a stream that provides</w:t>
      </w:r>
      <w:r w:rsidR="00DF2A86">
        <w:rPr>
          <w:rFonts w:eastAsia="Times New Roman"/>
        </w:rPr>
        <w:t xml:space="preserve"> information on</w:t>
      </w:r>
      <w:r w:rsidR="00304AAD">
        <w:rPr>
          <w:rFonts w:eastAsia="Times New Roman"/>
        </w:rPr>
        <w:t xml:space="preserve"> changes. </w:t>
      </w:r>
    </w:p>
    <w:p w14:paraId="331BF365" w14:textId="77777777" w:rsidR="00DF2A86" w:rsidRDefault="00304AAD" w:rsidP="00D66FC5">
      <w:pPr>
        <w:pStyle w:val="ListParagraph"/>
        <w:numPr>
          <w:ilvl w:val="1"/>
          <w:numId w:val="29"/>
        </w:numPr>
        <w:rPr>
          <w:rFonts w:eastAsia="Times New Roman"/>
        </w:rPr>
      </w:pPr>
      <w:r>
        <w:rPr>
          <w:rFonts w:eastAsia="Times New Roman"/>
        </w:rPr>
        <w:t xml:space="preserve">However, as the stream can be used to gain current state and the context can be set to define the </w:t>
      </w:r>
      <w:r w:rsidR="00793426">
        <w:rPr>
          <w:rFonts w:eastAsia="Times New Roman"/>
        </w:rPr>
        <w:t xml:space="preserve">relevant things that current state is required for, then a one-shot </w:t>
      </w:r>
      <w:r w:rsidR="00196F52">
        <w:rPr>
          <w:rFonts w:eastAsia="Times New Roman"/>
        </w:rPr>
        <w:t>compacted log stream could be used to get a temporary snapshot.</w:t>
      </w:r>
    </w:p>
    <w:p w14:paraId="52552C14" w14:textId="77777777" w:rsidR="00716CA7" w:rsidRDefault="00DF2A86" w:rsidP="00D66FC5">
      <w:pPr>
        <w:pStyle w:val="ListParagraph"/>
        <w:numPr>
          <w:ilvl w:val="1"/>
          <w:numId w:val="29"/>
        </w:numPr>
        <w:rPr>
          <w:rFonts w:eastAsia="Times New Roman"/>
        </w:rPr>
      </w:pPr>
      <w:r>
        <w:rPr>
          <w:rFonts w:eastAsia="Times New Roman"/>
        </w:rPr>
        <w:t xml:space="preserve">A </w:t>
      </w:r>
      <w:r w:rsidR="000C310F">
        <w:rPr>
          <w:rFonts w:eastAsia="Times New Roman"/>
        </w:rPr>
        <w:t xml:space="preserve">human driven CLI is an example, and this does not normally </w:t>
      </w:r>
      <w:r w:rsidR="008140C7">
        <w:rPr>
          <w:rFonts w:eastAsia="Times New Roman"/>
        </w:rPr>
        <w:t>provide asynchronous delivery.</w:t>
      </w:r>
      <w:r w:rsidR="00EA5F44">
        <w:rPr>
          <w:rFonts w:eastAsia="Times New Roman"/>
        </w:rPr>
        <w:t xml:space="preserve"> In general</w:t>
      </w:r>
      <w:r w:rsidR="009F3D28">
        <w:rPr>
          <w:rFonts w:eastAsia="Times New Roman"/>
        </w:rPr>
        <w:t>,</w:t>
      </w:r>
      <w:r w:rsidR="00EA5F44">
        <w:rPr>
          <w:rFonts w:eastAsia="Times New Roman"/>
        </w:rPr>
        <w:t xml:space="preserve"> TAPI is not oriented towards this case.</w:t>
      </w:r>
      <w:r w:rsidR="00716CA7">
        <w:rPr>
          <w:rFonts w:eastAsia="Times New Roman"/>
        </w:rPr>
        <w:t xml:space="preserve"> </w:t>
      </w:r>
    </w:p>
    <w:p w14:paraId="2888D28F" w14:textId="77777777" w:rsidR="00AB3240" w:rsidRPr="003873FC" w:rsidRDefault="00716CA7" w:rsidP="00D66FC5">
      <w:pPr>
        <w:pStyle w:val="ListParagraph"/>
        <w:numPr>
          <w:ilvl w:val="2"/>
          <w:numId w:val="29"/>
        </w:numPr>
        <w:rPr>
          <w:rFonts w:eastAsia="Times New Roman"/>
        </w:rPr>
      </w:pPr>
      <w:r>
        <w:rPr>
          <w:rFonts w:eastAsia="Times New Roman"/>
        </w:rPr>
        <w:t>A human ten</w:t>
      </w:r>
      <w:r w:rsidR="009748BA">
        <w:rPr>
          <w:rFonts w:eastAsia="Times New Roman"/>
        </w:rPr>
        <w:t>ds to want to make somewhat random, complex and unbounded queries</w:t>
      </w:r>
      <w:r w:rsidR="007F56C9">
        <w:rPr>
          <w:rFonts w:eastAsia="Times New Roman"/>
        </w:rPr>
        <w:t>.</w:t>
      </w:r>
    </w:p>
    <w:p w14:paraId="240282E1" w14:textId="77777777" w:rsidR="008E2F0C" w:rsidRDefault="008E2F0C" w:rsidP="00064692">
      <w:pPr>
        <w:spacing w:before="100" w:beforeAutospacing="1" w:after="100" w:afterAutospacing="1"/>
        <w:rPr>
          <w:rFonts w:eastAsia="Times New Roman"/>
        </w:rPr>
      </w:pPr>
      <w:r>
        <w:rPr>
          <w:rFonts w:eastAsia="Times New Roman"/>
        </w:rPr>
        <w:t>Case</w:t>
      </w:r>
      <w:r w:rsidR="000968E2">
        <w:rPr>
          <w:rFonts w:eastAsia="Times New Roman"/>
        </w:rPr>
        <w:t>s 1-3</w:t>
      </w:r>
      <w:r w:rsidR="00505C91">
        <w:rPr>
          <w:rFonts w:eastAsia="Times New Roman"/>
        </w:rPr>
        <w:t xml:space="preserve"> appear to benefit from</w:t>
      </w:r>
      <w:r w:rsidR="00CC3841">
        <w:rPr>
          <w:rFonts w:eastAsia="Times New Roman"/>
        </w:rPr>
        <w:t xml:space="preserve"> the</w:t>
      </w:r>
      <w:r w:rsidR="00505C91">
        <w:rPr>
          <w:rFonts w:eastAsia="Times New Roman"/>
        </w:rPr>
        <w:t xml:space="preserve"> streaming capabilities described in this document, whereas case 4 does not, but it also does not seem to be</w:t>
      </w:r>
      <w:r w:rsidR="00CC3841">
        <w:rPr>
          <w:rFonts w:eastAsia="Times New Roman"/>
        </w:rPr>
        <w:t xml:space="preserve"> </w:t>
      </w:r>
      <w:r w:rsidR="00716CA7">
        <w:rPr>
          <w:rFonts w:eastAsia="Times New Roman"/>
        </w:rPr>
        <w:t>a relevant TAPI application.</w:t>
      </w:r>
      <w:r w:rsidR="00505C91">
        <w:rPr>
          <w:rFonts w:eastAsia="Times New Roman"/>
        </w:rPr>
        <w:t xml:space="preserve"> </w:t>
      </w:r>
    </w:p>
    <w:p w14:paraId="0F63BDCB" w14:textId="77777777" w:rsidR="00064692" w:rsidRPr="005C3FFF" w:rsidRDefault="00064692" w:rsidP="00064692">
      <w:pPr>
        <w:spacing w:before="100" w:beforeAutospacing="1" w:after="100" w:afterAutospacing="1"/>
        <w:rPr>
          <w:rFonts w:eastAsia="Times New Roman"/>
        </w:rPr>
      </w:pPr>
      <w:r>
        <w:rPr>
          <w:rFonts w:eastAsia="Times New Roman"/>
        </w:rPr>
        <w:t xml:space="preserve">For each </w:t>
      </w:r>
      <w:r w:rsidR="007C7192">
        <w:rPr>
          <w:rFonts w:eastAsia="Times New Roman"/>
        </w:rPr>
        <w:t>consideration</w:t>
      </w:r>
      <w:r w:rsidR="00F11015">
        <w:rPr>
          <w:rFonts w:eastAsia="Times New Roman"/>
        </w:rPr>
        <w:t xml:space="preserve"> in this </w:t>
      </w:r>
      <w:r w:rsidR="00390BE6">
        <w:rPr>
          <w:rFonts w:eastAsia="Times New Roman"/>
        </w:rPr>
        <w:t>section,</w:t>
      </w:r>
      <w:r>
        <w:rPr>
          <w:rFonts w:eastAsia="Times New Roman"/>
        </w:rPr>
        <w:t xml:space="preserve"> it will be necessary to enhance the expression of capability such that the client can know what opportunities for adjustment are available. It is expected that this will be expressed using machine interpretable specifications.</w:t>
      </w:r>
    </w:p>
    <w:p w14:paraId="0074D63D" w14:textId="77777777" w:rsidR="007B4527" w:rsidRDefault="007B4527" w:rsidP="00EB62A7">
      <w:pPr>
        <w:pStyle w:val="Heading2"/>
      </w:pPr>
      <w:bookmarkStart w:id="3611" w:name="_Ref50981097"/>
      <w:bookmarkStart w:id="3612" w:name="_Ref50981102"/>
      <w:bookmarkStart w:id="3613" w:name="_Ref50981106"/>
      <w:bookmarkStart w:id="3614" w:name="_Ref51068879"/>
      <w:bookmarkStart w:id="3615" w:name="_Ref51068883"/>
      <w:bookmarkStart w:id="3616" w:name="_Ref51068887"/>
      <w:bookmarkStart w:id="3617" w:name="_Toc192619615"/>
      <w:r>
        <w:t>Message approach (</w:t>
      </w:r>
      <w:r w:rsidR="00685D04">
        <w:t>W</w:t>
      </w:r>
      <w:r>
        <w:t>eb</w:t>
      </w:r>
      <w:r w:rsidR="00685D04">
        <w:t>S</w:t>
      </w:r>
      <w:r>
        <w:t>ocket example)</w:t>
      </w:r>
      <w:bookmarkEnd w:id="3611"/>
      <w:bookmarkEnd w:id="3612"/>
      <w:bookmarkEnd w:id="3613"/>
      <w:bookmarkEnd w:id="3614"/>
      <w:bookmarkEnd w:id="3615"/>
      <w:bookmarkEnd w:id="3616"/>
      <w:bookmarkEnd w:id="3617"/>
    </w:p>
    <w:p w14:paraId="1D4B8C33" w14:textId="77777777" w:rsidR="00B06BEE" w:rsidRPr="00B06BEE" w:rsidRDefault="00AD1026" w:rsidP="00AD1026">
      <w:pPr>
        <w:pStyle w:val="Heading3"/>
      </w:pPr>
      <w:bookmarkStart w:id="3618" w:name="_Toc192619616"/>
      <w:r>
        <w:t>Basic interaction</w:t>
      </w:r>
      <w:bookmarkEnd w:id="3618"/>
    </w:p>
    <w:p w14:paraId="764E302E" w14:textId="77777777" w:rsidR="007B4527" w:rsidRDefault="007B4527" w:rsidP="007B4527">
      <w:pPr>
        <w:pStyle w:val="NormalWeb"/>
        <w:rPr>
          <w:rFonts w:eastAsiaTheme="minorEastAsia"/>
        </w:rPr>
      </w:pPr>
      <w:r>
        <w:t>The messaging is as defined below:</w:t>
      </w:r>
    </w:p>
    <w:p w14:paraId="309B4E22" w14:textId="77777777" w:rsidR="00685D04" w:rsidRDefault="00685D04" w:rsidP="00A41030">
      <w:pPr>
        <w:numPr>
          <w:ilvl w:val="0"/>
          <w:numId w:val="15"/>
        </w:numPr>
        <w:spacing w:before="100" w:beforeAutospacing="1" w:after="100" w:afterAutospacing="1"/>
        <w:rPr>
          <w:rFonts w:eastAsia="Times New Roman"/>
        </w:rPr>
      </w:pPr>
      <w:r>
        <w:rPr>
          <w:rFonts w:eastAsia="Times New Roman"/>
        </w:rPr>
        <w:t>The g</w:t>
      </w:r>
      <w:r w:rsidR="007B4527">
        <w:rPr>
          <w:rFonts w:eastAsia="Times New Roman"/>
        </w:rPr>
        <w:t xml:space="preserve">eneral structure for the </w:t>
      </w:r>
      <w:r>
        <w:rPr>
          <w:rFonts w:eastAsia="Times New Roman"/>
        </w:rPr>
        <w:t>W</w:t>
      </w:r>
      <w:r w:rsidR="007B4527">
        <w:rPr>
          <w:rFonts w:eastAsia="Times New Roman"/>
        </w:rPr>
        <w:t>eb</w:t>
      </w:r>
      <w:r>
        <w:rPr>
          <w:rFonts w:eastAsia="Times New Roman"/>
        </w:rPr>
        <w:t>S</w:t>
      </w:r>
      <w:r w:rsidR="007B4527">
        <w:rPr>
          <w:rFonts w:eastAsia="Times New Roman"/>
        </w:rPr>
        <w:t xml:space="preserve">ocket </w:t>
      </w:r>
      <w:r>
        <w:rPr>
          <w:rFonts w:eastAsia="Times New Roman"/>
        </w:rPr>
        <w:t>URL</w:t>
      </w:r>
      <w:r w:rsidR="007B4527">
        <w:rPr>
          <w:rFonts w:eastAsia="Times New Roman"/>
        </w:rPr>
        <w:t xml:space="preserve"> is</w:t>
      </w:r>
      <w:r w:rsidRPr="00685D04">
        <w:t xml:space="preserve"> </w:t>
      </w:r>
      <w:r w:rsidRPr="00685D04">
        <w:rPr>
          <w:rFonts w:eastAsia="Times New Roman"/>
        </w:rPr>
        <w:t xml:space="preserve">obtained from the connection-address field of the discovered available streams. The implementations MAY support WS and WSS. For example, the URI can be of the </w:t>
      </w:r>
      <w:proofErr w:type="gramStart"/>
      <w:r w:rsidRPr="00685D04">
        <w:rPr>
          <w:rFonts w:eastAsia="Times New Roman"/>
        </w:rPr>
        <w:t>form</w:t>
      </w:r>
      <w:r>
        <w:rPr>
          <w:rFonts w:eastAsia="Times New Roman"/>
        </w:rPr>
        <w:t xml:space="preserve"> </w:t>
      </w:r>
      <w:r w:rsidR="00CF4B1F">
        <w:rPr>
          <w:rFonts w:eastAsia="Times New Roman"/>
        </w:rPr>
        <w:t>:</w:t>
      </w:r>
      <w:proofErr w:type="gramEnd"/>
      <w:r w:rsidR="00443083">
        <w:rPr>
          <w:rFonts w:eastAsia="Times New Roman"/>
        </w:rPr>
        <w:br/>
        <w:t>“</w:t>
      </w:r>
      <w:r w:rsidR="00443083" w:rsidRPr="00443083">
        <w:rPr>
          <w:rStyle w:val="HTMLCode"/>
        </w:rPr>
        <w:t>wss://&lt;host&gt;/tapi/data/context/stream-context/available-stream=</w:t>
      </w:r>
      <w:r w:rsidR="000878A2">
        <w:rPr>
          <w:rStyle w:val="HTMLCode"/>
        </w:rPr>
        <w:t>&lt;uuid&gt;</w:t>
      </w:r>
      <w:r w:rsidR="00C07219">
        <w:rPr>
          <w:rFonts w:eastAsia="Times New Roman"/>
        </w:rPr>
        <w:t>”</w:t>
      </w:r>
      <w:r w:rsidR="00383D6A">
        <w:rPr>
          <w:rFonts w:eastAsia="Times New Roman"/>
        </w:rPr>
        <w:t xml:space="preserve"> </w:t>
      </w:r>
    </w:p>
    <w:p w14:paraId="5111427F" w14:textId="77777777" w:rsidR="007B4527" w:rsidRDefault="00383D6A" w:rsidP="00685D04">
      <w:pPr>
        <w:spacing w:before="100" w:beforeAutospacing="1" w:after="100" w:afterAutospacing="1"/>
        <w:ind w:left="720"/>
        <w:rPr>
          <w:rFonts w:eastAsia="Times New Roman"/>
        </w:rPr>
      </w:pPr>
      <w:r>
        <w:rPr>
          <w:rFonts w:eastAsia="Times New Roman"/>
        </w:rPr>
        <w:t xml:space="preserve">where the </w:t>
      </w:r>
      <w:proofErr w:type="spellStart"/>
      <w:r>
        <w:rPr>
          <w:rFonts w:eastAsia="Times New Roman"/>
        </w:rPr>
        <w:t>uuid</w:t>
      </w:r>
      <w:proofErr w:type="spellEnd"/>
      <w:r>
        <w:rPr>
          <w:rFonts w:eastAsia="Times New Roman"/>
        </w:rPr>
        <w:t xml:space="preserve"> is acquired through</w:t>
      </w:r>
      <w:r w:rsidR="00CF4B1F">
        <w:rPr>
          <w:rFonts w:eastAsia="Times New Roman"/>
        </w:rPr>
        <w:t xml:space="preserve"> a</w:t>
      </w:r>
      <w:r w:rsidR="00685D04">
        <w:rPr>
          <w:rFonts w:eastAsia="Times New Roman"/>
        </w:rPr>
        <w:t xml:space="preserve"> RESTCONF GET operation</w:t>
      </w:r>
      <w:r w:rsidR="00CF4B1F">
        <w:rPr>
          <w:rFonts w:eastAsia="Times New Roman"/>
        </w:rPr>
        <w:t xml:space="preserve"> of </w:t>
      </w:r>
      <w:proofErr w:type="gramStart"/>
      <w:r w:rsidR="00CF4B1F">
        <w:rPr>
          <w:rFonts w:eastAsia="Times New Roman"/>
        </w:rPr>
        <w:t>available-stream</w:t>
      </w:r>
      <w:proofErr w:type="gramEnd"/>
      <w:r w:rsidR="00685D04">
        <w:rPr>
          <w:rFonts w:eastAsia="Times New Roman"/>
        </w:rPr>
        <w:t xml:space="preserve"> (s)</w:t>
      </w:r>
      <w:r w:rsidR="00CF4B1F">
        <w:rPr>
          <w:rFonts w:eastAsia="Times New Roman"/>
        </w:rPr>
        <w:t>.</w:t>
      </w:r>
      <w:r w:rsidR="007B4527">
        <w:rPr>
          <w:rFonts w:eastAsia="Times New Roman"/>
        </w:rPr>
        <w:t xml:space="preserve"> </w:t>
      </w:r>
      <w:r w:rsidR="00CF4B1F">
        <w:rPr>
          <w:rFonts w:eastAsia="Times New Roman"/>
        </w:rPr>
        <w:t xml:space="preserve">Using this </w:t>
      </w:r>
      <w:r w:rsidR="00685D04">
        <w:rPr>
          <w:rFonts w:eastAsia="Times New Roman"/>
        </w:rPr>
        <w:t>URL</w:t>
      </w:r>
      <w:r w:rsidR="00CF4B1F">
        <w:rPr>
          <w:rFonts w:eastAsia="Times New Roman"/>
        </w:rPr>
        <w:t xml:space="preserve"> would start the stream from the oldest record.</w:t>
      </w:r>
    </w:p>
    <w:p w14:paraId="1E30DB4E" w14:textId="77777777" w:rsidR="007B4527" w:rsidRDefault="007B4527" w:rsidP="00A41030">
      <w:pPr>
        <w:numPr>
          <w:ilvl w:val="0"/>
          <w:numId w:val="15"/>
        </w:numPr>
        <w:spacing w:before="100" w:beforeAutospacing="1" w:after="100" w:afterAutospacing="1"/>
        <w:rPr>
          <w:rFonts w:eastAsia="Times New Roman"/>
        </w:rPr>
      </w:pPr>
      <w:r>
        <w:rPr>
          <w:rFonts w:eastAsia="Times New Roman"/>
        </w:rPr>
        <w:t xml:space="preserve">Considering the "Connect (token)" from the message sequence diagram, this becomes </w:t>
      </w:r>
      <w:r w:rsidR="00CF4B1F">
        <w:rPr>
          <w:rFonts w:eastAsia="Times New Roman"/>
        </w:rPr>
        <w:t>“</w:t>
      </w:r>
      <w:r w:rsidR="00CF4B1F" w:rsidRPr="00443083">
        <w:rPr>
          <w:rStyle w:val="HTMLCode"/>
        </w:rPr>
        <w:t>wss://&lt;host&gt;/tapi/data/context/stream-context/available-stream=</w:t>
      </w:r>
      <w:r w:rsidR="00CF4B1F">
        <w:rPr>
          <w:rStyle w:val="HTMLCode"/>
        </w:rPr>
        <w:t>&lt;uuid</w:t>
      </w:r>
      <w:r w:rsidR="00BC5DF5">
        <w:rPr>
          <w:rStyle w:val="HTMLCode"/>
        </w:rPr>
        <w:t>&gt;</w:t>
      </w:r>
      <w:r>
        <w:rPr>
          <w:rStyle w:val="HTMLCode"/>
        </w:rPr>
        <w:t>?start_from=</w:t>
      </w:r>
      <w:r w:rsidR="00CF4B1F">
        <w:rPr>
          <w:rStyle w:val="HTMLCode"/>
        </w:rPr>
        <w:t>&lt;token&gt;</w:t>
      </w:r>
      <w:r w:rsidR="007C5157">
        <w:rPr>
          <w:rFonts w:eastAsia="Times New Roman"/>
        </w:rPr>
        <w:t>”</w:t>
      </w:r>
      <w:r>
        <w:rPr>
          <w:rFonts w:eastAsia="Times New Roman"/>
        </w:rPr>
        <w:t xml:space="preserve">. Omitting the token causes the </w:t>
      </w:r>
      <w:r w:rsidR="00145E7E">
        <w:rPr>
          <w:rFonts w:eastAsia="Times New Roman"/>
        </w:rPr>
        <w:t>provider</w:t>
      </w:r>
      <w:r>
        <w:rPr>
          <w:rFonts w:eastAsia="Times New Roman"/>
        </w:rPr>
        <w:t xml:space="preserve"> to start</w:t>
      </w:r>
      <w:r w:rsidR="00451B9E">
        <w:rPr>
          <w:rFonts w:eastAsia="Times New Roman"/>
        </w:rPr>
        <w:t xml:space="preserve"> </w:t>
      </w:r>
      <w:r>
        <w:rPr>
          <w:rFonts w:eastAsia="Times New Roman"/>
        </w:rPr>
        <w:t>from offset zero (i.e., the oldest record).</w:t>
      </w:r>
    </w:p>
    <w:p w14:paraId="5359F8A8" w14:textId="77777777" w:rsidR="007B4527" w:rsidRDefault="00052F72" w:rsidP="00A41030">
      <w:pPr>
        <w:numPr>
          <w:ilvl w:val="0"/>
          <w:numId w:val="15"/>
        </w:numPr>
        <w:spacing w:before="100" w:beforeAutospacing="1" w:after="100" w:afterAutospacing="1"/>
        <w:rPr>
          <w:rFonts w:eastAsia="Times New Roman"/>
        </w:rPr>
      </w:pPr>
      <w:r>
        <w:rPr>
          <w:rFonts w:eastAsia="Times New Roman"/>
        </w:rPr>
        <w:t>In some cases</w:t>
      </w:r>
      <w:r w:rsidR="00685D04">
        <w:rPr>
          <w:rFonts w:eastAsia="Times New Roman"/>
        </w:rPr>
        <w:t>,</w:t>
      </w:r>
      <w:r>
        <w:rPr>
          <w:rFonts w:eastAsia="Times New Roman"/>
        </w:rPr>
        <w:t xml:space="preserve"> it may be relevant to star</w:t>
      </w:r>
      <w:r w:rsidR="007C5157">
        <w:rPr>
          <w:rFonts w:eastAsia="Times New Roman"/>
        </w:rPr>
        <w:t>t from the latest (e.g., for non-compacted logs)</w:t>
      </w:r>
      <w:r w:rsidR="007C5157">
        <w:rPr>
          <w:rFonts w:eastAsia="Times New Roman"/>
        </w:rPr>
        <w:br/>
        <w:t>“</w:t>
      </w:r>
      <w:r w:rsidR="007C5157" w:rsidRPr="00443083">
        <w:rPr>
          <w:rStyle w:val="HTMLCode"/>
        </w:rPr>
        <w:t>wss://&lt;host&gt;/tapi/data/context/stream-context/available-stream=</w:t>
      </w:r>
      <w:r w:rsidR="007C5157">
        <w:rPr>
          <w:rStyle w:val="HTMLCode"/>
        </w:rPr>
        <w:t>&lt;uuid</w:t>
      </w:r>
      <w:r w:rsidR="00114657">
        <w:rPr>
          <w:rStyle w:val="HTMLCode"/>
        </w:rPr>
        <w:t>&gt;</w:t>
      </w:r>
      <w:r w:rsidR="007C5157">
        <w:rPr>
          <w:rStyle w:val="HTMLCode"/>
        </w:rPr>
        <w:t>?start_from=</w:t>
      </w:r>
      <w:r w:rsidR="006A6767">
        <w:rPr>
          <w:rStyle w:val="HTMLCode"/>
        </w:rPr>
        <w:t>latest</w:t>
      </w:r>
      <w:r w:rsidR="007C5157">
        <w:rPr>
          <w:rFonts w:eastAsia="Times New Roman"/>
        </w:rPr>
        <w:t>”.</w:t>
      </w:r>
    </w:p>
    <w:p w14:paraId="3DA51D26" w14:textId="77777777" w:rsidR="00B06BEE" w:rsidRDefault="008866F6" w:rsidP="00AD1026">
      <w:pPr>
        <w:pStyle w:val="Heading3"/>
      </w:pPr>
      <w:bookmarkStart w:id="3619" w:name="_Ref52926577"/>
      <w:bookmarkStart w:id="3620" w:name="_Toc192619617"/>
      <w:r>
        <w:t>Authorization</w:t>
      </w:r>
      <w:r w:rsidR="00AD1026">
        <w:t xml:space="preserve"> example</w:t>
      </w:r>
      <w:r w:rsidR="00AB1C29">
        <w:t xml:space="preserve"> – </w:t>
      </w:r>
      <w:proofErr w:type="spellStart"/>
      <w:r w:rsidR="00AB1C29">
        <w:t>Web</w:t>
      </w:r>
      <w:r w:rsidR="00685D04">
        <w:t>S</w:t>
      </w:r>
      <w:r w:rsidR="00AB1C29">
        <w:t>ockets</w:t>
      </w:r>
      <w:bookmarkEnd w:id="3619"/>
      <w:bookmarkEnd w:id="3620"/>
      <w:proofErr w:type="spellEnd"/>
    </w:p>
    <w:p w14:paraId="025C05AA" w14:textId="77777777" w:rsidR="005959EA" w:rsidRDefault="005959EA" w:rsidP="005959EA">
      <w:pPr>
        <w:pStyle w:val="NormalWeb"/>
      </w:pPr>
      <w:r>
        <w:t xml:space="preserve">The </w:t>
      </w:r>
      <w:proofErr w:type="spellStart"/>
      <w:r>
        <w:t>Web</w:t>
      </w:r>
      <w:r w:rsidR="00685D04">
        <w:t>S</w:t>
      </w:r>
      <w:r>
        <w:t>ockets</w:t>
      </w:r>
      <w:proofErr w:type="spellEnd"/>
      <w:r>
        <w:t xml:space="preserve"> specification</w:t>
      </w:r>
      <w:r w:rsidRPr="005959EA">
        <w:t xml:space="preserve"> indicates that the </w:t>
      </w:r>
      <w:proofErr w:type="spellStart"/>
      <w:r w:rsidRPr="005959EA">
        <w:t>Web</w:t>
      </w:r>
      <w:r w:rsidR="00685D04">
        <w:t>S</w:t>
      </w:r>
      <w:r w:rsidRPr="005959EA">
        <w:t>ockets</w:t>
      </w:r>
      <w:proofErr w:type="spellEnd"/>
      <w:r w:rsidRPr="005959EA">
        <w:t xml:space="preserve"> server can use any client authentication mechanism available to a generic HTTP server</w:t>
      </w:r>
      <w:r w:rsidR="0078179E">
        <w:t xml:space="preserve"> ([RFC6455-AUTH]).</w:t>
      </w:r>
      <w:r w:rsidRPr="005959EA">
        <w:t xml:space="preserve"> </w:t>
      </w:r>
    </w:p>
    <w:p w14:paraId="1F51E97B" w14:textId="77777777" w:rsidR="005959EA" w:rsidRDefault="00B10F7C" w:rsidP="005959EA">
      <w:pPr>
        <w:pStyle w:val="NormalWeb"/>
      </w:pPr>
      <w:r>
        <w:t xml:space="preserve">Use of </w:t>
      </w:r>
      <w:r w:rsidR="008866F6">
        <w:t xml:space="preserve">the authorization framework defined in </w:t>
      </w:r>
      <w:r w:rsidR="0078179E">
        <w:t>[RFC6750]</w:t>
      </w:r>
      <w:r w:rsidR="00903593">
        <w:rPr>
          <w:lang w:eastAsia="en-GB"/>
        </w:rPr>
        <w:t xml:space="preserve"> is </w:t>
      </w:r>
      <w:r w:rsidR="00F92CB7">
        <w:rPr>
          <w:lang w:eastAsia="en-GB"/>
        </w:rPr>
        <w:t>recommended</w:t>
      </w:r>
      <w:r w:rsidR="00903593">
        <w:rPr>
          <w:lang w:eastAsia="en-GB"/>
        </w:rPr>
        <w:t xml:space="preserve">. </w:t>
      </w:r>
      <w:r w:rsidR="00F17BE5">
        <w:t xml:space="preserve"> </w:t>
      </w:r>
    </w:p>
    <w:p w14:paraId="2476D94C" w14:textId="77777777" w:rsidR="00C81CE7" w:rsidRDefault="005959EA" w:rsidP="00C81CE7">
      <w:pPr>
        <w:pStyle w:val="NormalWeb"/>
        <w:rPr>
          <w:lang w:eastAsia="en-GB"/>
        </w:rPr>
      </w:pPr>
      <w:r w:rsidRPr="00200ACA">
        <w:rPr>
          <w:lang w:eastAsia="en-GB"/>
        </w:rPr>
        <w:lastRenderedPageBreak/>
        <w:t xml:space="preserve">A valid </w:t>
      </w:r>
      <w:r w:rsidR="00FC456C">
        <w:rPr>
          <w:lang w:eastAsia="en-GB"/>
        </w:rPr>
        <w:t>authentication</w:t>
      </w:r>
      <w:r w:rsidRPr="00200ACA">
        <w:rPr>
          <w:lang w:eastAsia="en-GB"/>
        </w:rPr>
        <w:t xml:space="preserve"> token</w:t>
      </w:r>
      <w:r>
        <w:rPr>
          <w:lang w:eastAsia="en-GB"/>
        </w:rPr>
        <w:t xml:space="preserve"> for the </w:t>
      </w:r>
      <w:r w:rsidR="00C45C3E">
        <w:rPr>
          <w:lang w:eastAsia="en-GB"/>
        </w:rPr>
        <w:t>provider</w:t>
      </w:r>
      <w:r w:rsidRPr="00200ACA">
        <w:rPr>
          <w:lang w:eastAsia="en-GB"/>
        </w:rPr>
        <w:t xml:space="preserve"> must be </w:t>
      </w:r>
      <w:r w:rsidR="00C45C3E">
        <w:rPr>
          <w:lang w:eastAsia="en-GB"/>
        </w:rPr>
        <w:t>supplied</w:t>
      </w:r>
      <w:r>
        <w:rPr>
          <w:lang w:eastAsia="en-GB"/>
        </w:rPr>
        <w:t xml:space="preserve"> by the client via the use of </w:t>
      </w:r>
      <w:r w:rsidRPr="00200ACA">
        <w:rPr>
          <w:lang w:eastAsia="en-GB"/>
        </w:rPr>
        <w:t>"Authorization: Bearer &lt;token&gt;"</w:t>
      </w:r>
      <w:r w:rsidR="000459B4">
        <w:rPr>
          <w:lang w:eastAsia="en-GB"/>
        </w:rPr>
        <w:t xml:space="preserve">. This must be supplied </w:t>
      </w:r>
      <w:r w:rsidR="00C81CE7">
        <w:rPr>
          <w:lang w:eastAsia="en-GB"/>
        </w:rPr>
        <w:t xml:space="preserve">in the header of the </w:t>
      </w:r>
      <w:proofErr w:type="spellStart"/>
      <w:r w:rsidR="00C81CE7">
        <w:rPr>
          <w:lang w:eastAsia="en-GB"/>
        </w:rPr>
        <w:t>Web</w:t>
      </w:r>
      <w:r w:rsidR="00685D04">
        <w:rPr>
          <w:lang w:eastAsia="en-GB"/>
        </w:rPr>
        <w:t>S</w:t>
      </w:r>
      <w:r w:rsidR="00FB16AD">
        <w:rPr>
          <w:lang w:eastAsia="en-GB"/>
        </w:rPr>
        <w:t>o</w:t>
      </w:r>
      <w:r w:rsidR="00C81CE7">
        <w:rPr>
          <w:lang w:eastAsia="en-GB"/>
        </w:rPr>
        <w:t>ckets</w:t>
      </w:r>
      <w:proofErr w:type="spellEnd"/>
      <w:r w:rsidR="00C81CE7">
        <w:rPr>
          <w:lang w:eastAsia="en-GB"/>
        </w:rPr>
        <w:t xml:space="preserve"> connection request.</w:t>
      </w:r>
    </w:p>
    <w:p w14:paraId="7E7AF945" w14:textId="77777777" w:rsidR="005959EA" w:rsidRDefault="005959EA" w:rsidP="00BE45E2">
      <w:pPr>
        <w:pStyle w:val="NormalWeb"/>
        <w:rPr>
          <w:lang w:eastAsia="en-GB"/>
        </w:rPr>
      </w:pPr>
      <w:r>
        <w:rPr>
          <w:lang w:eastAsia="en-GB"/>
        </w:rPr>
        <w:t xml:space="preserve">The </w:t>
      </w:r>
      <w:r w:rsidR="00FC456C">
        <w:rPr>
          <w:lang w:eastAsia="en-GB"/>
        </w:rPr>
        <w:t>authentication</w:t>
      </w:r>
      <w:r>
        <w:rPr>
          <w:lang w:eastAsia="en-GB"/>
        </w:rPr>
        <w:t xml:space="preserve"> token is obtained</w:t>
      </w:r>
      <w:r w:rsidR="00C45C3E">
        <w:rPr>
          <w:lang w:eastAsia="en-GB"/>
        </w:rPr>
        <w:t xml:space="preserve"> from the provider</w:t>
      </w:r>
      <w:r>
        <w:rPr>
          <w:lang w:eastAsia="en-GB"/>
        </w:rPr>
        <w:t xml:space="preserve"> </w:t>
      </w:r>
      <w:r w:rsidR="007313B1">
        <w:rPr>
          <w:lang w:eastAsia="en-GB"/>
        </w:rPr>
        <w:t>using an appropriate method</w:t>
      </w:r>
      <w:r w:rsidR="00C45C3E">
        <w:rPr>
          <w:lang w:eastAsia="en-GB"/>
        </w:rPr>
        <w:t>.</w:t>
      </w:r>
      <w:r w:rsidR="00747E89">
        <w:rPr>
          <w:lang w:eastAsia="en-GB"/>
        </w:rPr>
        <w:t xml:space="preserve"> </w:t>
      </w:r>
      <w:r w:rsidR="00BE45E2">
        <w:rPr>
          <w:lang w:eastAsia="en-GB"/>
        </w:rPr>
        <w:t xml:space="preserve">This would supply a token for the specific </w:t>
      </w:r>
      <w:r w:rsidR="00335A6E">
        <w:rPr>
          <w:lang w:eastAsia="en-GB"/>
        </w:rPr>
        <w:t>username (i.e., the client).</w:t>
      </w:r>
    </w:p>
    <w:p w14:paraId="4EB9C2E7" w14:textId="77777777" w:rsidR="004E2B80" w:rsidRDefault="00C96347" w:rsidP="00C96347">
      <w:pPr>
        <w:pStyle w:val="Heading3"/>
        <w:rPr>
          <w:lang w:eastAsia="en-GB"/>
        </w:rPr>
      </w:pPr>
      <w:bookmarkStart w:id="3621" w:name="_Toc192619618"/>
      <w:r>
        <w:rPr>
          <w:lang w:eastAsia="en-GB"/>
        </w:rPr>
        <w:t xml:space="preserve">Connecting to a stream example - </w:t>
      </w:r>
      <w:proofErr w:type="spellStart"/>
      <w:r>
        <w:rPr>
          <w:lang w:eastAsia="en-GB"/>
        </w:rPr>
        <w:t>Web</w:t>
      </w:r>
      <w:r w:rsidR="00685D04">
        <w:rPr>
          <w:lang w:eastAsia="en-GB"/>
        </w:rPr>
        <w:t>S</w:t>
      </w:r>
      <w:r>
        <w:rPr>
          <w:lang w:eastAsia="en-GB"/>
        </w:rPr>
        <w:t>ockets</w:t>
      </w:r>
      <w:bookmarkEnd w:id="3621"/>
      <w:proofErr w:type="spellEnd"/>
    </w:p>
    <w:p w14:paraId="4776F50E" w14:textId="77777777" w:rsidR="005959EA" w:rsidRDefault="00044C66" w:rsidP="004D25B9">
      <w:r>
        <w:t xml:space="preserve">This token is then used in </w:t>
      </w:r>
      <w:r w:rsidR="0046155F">
        <w:t xml:space="preserve">the </w:t>
      </w:r>
      <w:proofErr w:type="spellStart"/>
      <w:r w:rsidR="0046155F">
        <w:t>WebSockets</w:t>
      </w:r>
      <w:proofErr w:type="spellEnd"/>
      <w:r w:rsidR="0046155F">
        <w:t xml:space="preserve"> handshake:</w:t>
      </w:r>
    </w:p>
    <w:p w14:paraId="39A3EB75" w14:textId="77777777" w:rsidR="0046155F" w:rsidRPr="00952C65" w:rsidRDefault="0046155F" w:rsidP="00952C65">
      <w:pPr>
        <w:tabs>
          <w:tab w:val="left" w:pos="916"/>
          <w:tab w:val="left" w:pos="1832"/>
          <w:tab w:val="left" w:pos="283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916"/>
        <w:rPr>
          <w:rFonts w:ascii="Courier New" w:eastAsia="Times New Roman" w:hAnsi="Courier New" w:cs="Courier New"/>
          <w:color w:val="1D1C1D"/>
          <w:sz w:val="18"/>
          <w:lang w:eastAsia="en-GB"/>
        </w:rPr>
      </w:pPr>
      <w:r w:rsidRPr="00952C65">
        <w:rPr>
          <w:rFonts w:ascii="Courier New" w:eastAsia="Times New Roman" w:hAnsi="Courier New" w:cs="Courier New"/>
          <w:color w:val="1D1C1D"/>
          <w:sz w:val="18"/>
          <w:lang w:eastAsia="en-GB"/>
        </w:rPr>
        <w:t>GET /</w:t>
      </w:r>
      <w:proofErr w:type="spellStart"/>
      <w:r w:rsidRPr="00952C65">
        <w:rPr>
          <w:rFonts w:ascii="Courier New" w:eastAsia="Times New Roman" w:hAnsi="Courier New" w:cs="Courier New"/>
          <w:color w:val="1D1C1D"/>
          <w:sz w:val="18"/>
          <w:lang w:eastAsia="en-GB"/>
        </w:rPr>
        <w:t>tapi</w:t>
      </w:r>
      <w:proofErr w:type="spellEnd"/>
      <w:r w:rsidRPr="00952C65">
        <w:rPr>
          <w:rFonts w:ascii="Courier New" w:eastAsia="Times New Roman" w:hAnsi="Courier New" w:cs="Courier New"/>
          <w:color w:val="1D1C1D"/>
          <w:sz w:val="18"/>
          <w:lang w:eastAsia="en-GB"/>
        </w:rPr>
        <w:t>/data/context/stream-context/available-stream=</w:t>
      </w:r>
      <w:r w:rsidR="00952C65">
        <w:rPr>
          <w:rFonts w:ascii="Courier New" w:eastAsia="Times New Roman" w:hAnsi="Courier New" w:cs="Courier New"/>
          <w:color w:val="1D1C1D"/>
          <w:sz w:val="18"/>
          <w:lang w:eastAsia="en-GB"/>
        </w:rPr>
        <w:t>&lt;</w:t>
      </w:r>
      <w:proofErr w:type="spellStart"/>
      <w:r w:rsidR="00952C65">
        <w:rPr>
          <w:rFonts w:ascii="Courier New" w:eastAsia="Times New Roman" w:hAnsi="Courier New" w:cs="Courier New"/>
          <w:color w:val="1D1C1D"/>
          <w:sz w:val="18"/>
          <w:lang w:eastAsia="en-GB"/>
        </w:rPr>
        <w:t>uuid</w:t>
      </w:r>
      <w:proofErr w:type="spellEnd"/>
      <w:r w:rsidR="00952C65">
        <w:rPr>
          <w:rFonts w:ascii="Courier New" w:eastAsia="Times New Roman" w:hAnsi="Courier New" w:cs="Courier New"/>
          <w:color w:val="1D1C1D"/>
          <w:sz w:val="18"/>
          <w:lang w:eastAsia="en-GB"/>
        </w:rPr>
        <w:t>&gt;</w:t>
      </w:r>
      <w:r w:rsidRPr="00952C65">
        <w:rPr>
          <w:rFonts w:ascii="Courier New" w:eastAsia="Times New Roman" w:hAnsi="Courier New" w:cs="Courier New"/>
          <w:color w:val="1D1C1D"/>
          <w:sz w:val="18"/>
          <w:lang w:eastAsia="en-GB"/>
        </w:rPr>
        <w:t xml:space="preserve"> HTTP/1.1</w:t>
      </w:r>
      <w:r w:rsidRPr="00952C65">
        <w:rPr>
          <w:rFonts w:ascii="Courier New" w:eastAsia="Times New Roman" w:hAnsi="Courier New" w:cs="Courier New"/>
          <w:color w:val="1D1C1D"/>
          <w:sz w:val="18"/>
          <w:lang w:eastAsia="en-GB"/>
        </w:rPr>
        <w:br/>
        <w:t xml:space="preserve">Upgrade: </w:t>
      </w:r>
      <w:proofErr w:type="spellStart"/>
      <w:r w:rsidRPr="00952C65">
        <w:rPr>
          <w:rFonts w:ascii="Courier New" w:eastAsia="Times New Roman" w:hAnsi="Courier New" w:cs="Courier New"/>
          <w:color w:val="1D1C1D"/>
          <w:sz w:val="18"/>
          <w:lang w:eastAsia="en-GB"/>
        </w:rPr>
        <w:t>websocket</w:t>
      </w:r>
      <w:proofErr w:type="spellEnd"/>
      <w:r w:rsidRPr="00952C65">
        <w:rPr>
          <w:rFonts w:ascii="Courier New" w:eastAsia="Times New Roman" w:hAnsi="Courier New" w:cs="Courier New"/>
          <w:color w:val="1D1C1D"/>
          <w:sz w:val="18"/>
          <w:lang w:eastAsia="en-GB"/>
        </w:rPr>
        <w:br/>
        <w:t>Connection: Upgrade</w:t>
      </w:r>
      <w:r w:rsidRPr="00952C65">
        <w:rPr>
          <w:rFonts w:ascii="Courier New" w:eastAsia="Times New Roman" w:hAnsi="Courier New" w:cs="Courier New"/>
          <w:color w:val="1D1C1D"/>
          <w:sz w:val="18"/>
          <w:lang w:eastAsia="en-GB"/>
        </w:rPr>
        <w:br/>
        <w:t>Host: &lt;host name&gt;</w:t>
      </w:r>
      <w:r w:rsidRPr="00952C65">
        <w:rPr>
          <w:rFonts w:ascii="Courier New" w:eastAsia="Times New Roman" w:hAnsi="Courier New" w:cs="Courier New"/>
          <w:color w:val="1D1C1D"/>
          <w:sz w:val="18"/>
          <w:lang w:eastAsia="en-GB"/>
        </w:rPr>
        <w:br/>
        <w:t>Origin: http://&lt;host name&gt;</w:t>
      </w:r>
      <w:r w:rsidRPr="00952C65">
        <w:rPr>
          <w:rFonts w:ascii="Courier New" w:eastAsia="Times New Roman" w:hAnsi="Courier New" w:cs="Courier New"/>
          <w:color w:val="1D1C1D"/>
          <w:sz w:val="18"/>
          <w:lang w:eastAsia="en-GB"/>
        </w:rPr>
        <w:br/>
        <w:t xml:space="preserve">Sec-WebSocket-Key: </w:t>
      </w:r>
      <w:r w:rsidR="00E2789C">
        <w:rPr>
          <w:rFonts w:ascii="Courier New" w:eastAsia="Times New Roman" w:hAnsi="Courier New" w:cs="Courier New"/>
          <w:color w:val="1D1C1D"/>
          <w:sz w:val="18"/>
          <w:lang w:eastAsia="en-GB"/>
        </w:rPr>
        <w:t>&lt;key&gt;</w:t>
      </w:r>
      <w:r w:rsidRPr="00952C65">
        <w:rPr>
          <w:rFonts w:ascii="Courier New" w:eastAsia="Times New Roman" w:hAnsi="Courier New" w:cs="Courier New"/>
          <w:color w:val="1D1C1D"/>
          <w:sz w:val="18"/>
          <w:lang w:eastAsia="en-GB"/>
        </w:rPr>
        <w:br/>
        <w:t>Sec-WebSocket-Version: 13</w:t>
      </w:r>
      <w:r w:rsidRPr="00952C65">
        <w:rPr>
          <w:rFonts w:ascii="Courier New" w:eastAsia="Times New Roman" w:hAnsi="Courier New" w:cs="Courier New"/>
          <w:color w:val="1D1C1D"/>
          <w:sz w:val="18"/>
          <w:lang w:eastAsia="en-GB"/>
        </w:rPr>
        <w:br/>
        <w:t xml:space="preserve">Authorization: Bearer </w:t>
      </w:r>
      <w:r w:rsidR="00E2789C">
        <w:rPr>
          <w:rFonts w:ascii="Courier New" w:eastAsia="Times New Roman" w:hAnsi="Courier New" w:cs="Courier New"/>
          <w:color w:val="FF0000"/>
          <w:sz w:val="18"/>
          <w:lang w:eastAsia="en-GB"/>
        </w:rPr>
        <w:t>&lt;</w:t>
      </w:r>
      <w:r w:rsidR="00176C59">
        <w:rPr>
          <w:rFonts w:ascii="Courier New" w:eastAsia="Times New Roman" w:hAnsi="Courier New" w:cs="Courier New"/>
          <w:color w:val="FF0000"/>
          <w:sz w:val="18"/>
          <w:lang w:eastAsia="en-GB"/>
        </w:rPr>
        <w:t>authentication</w:t>
      </w:r>
      <w:r w:rsidR="00E2789C">
        <w:rPr>
          <w:rFonts w:ascii="Courier New" w:eastAsia="Times New Roman" w:hAnsi="Courier New" w:cs="Courier New"/>
          <w:color w:val="FF0000"/>
          <w:sz w:val="18"/>
          <w:lang w:eastAsia="en-GB"/>
        </w:rPr>
        <w:t xml:space="preserve"> token&gt;</w:t>
      </w:r>
    </w:p>
    <w:p w14:paraId="608CCB62" w14:textId="77777777" w:rsidR="0046155F" w:rsidRDefault="00BA4EE8" w:rsidP="004D25B9">
      <w:r>
        <w:t>The provider will</w:t>
      </w:r>
      <w:r w:rsidR="004A2165">
        <w:t xml:space="preserve"> provide a response </w:t>
      </w:r>
      <w:proofErr w:type="gramStart"/>
      <w:r w:rsidR="004A2165">
        <w:t>similar to</w:t>
      </w:r>
      <w:proofErr w:type="gramEnd"/>
      <w:r w:rsidR="004A2165">
        <w:t>:</w:t>
      </w:r>
    </w:p>
    <w:p w14:paraId="14634D50" w14:textId="77777777" w:rsidR="00CB3826" w:rsidRPr="00952C65" w:rsidRDefault="001C4446" w:rsidP="00CB3826">
      <w:pPr>
        <w:tabs>
          <w:tab w:val="left" w:pos="916"/>
          <w:tab w:val="left" w:pos="1832"/>
          <w:tab w:val="left" w:pos="283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916"/>
        <w:rPr>
          <w:rFonts w:ascii="Courier New" w:eastAsia="Times New Roman" w:hAnsi="Courier New" w:cs="Courier New"/>
          <w:color w:val="1D1C1D"/>
          <w:sz w:val="18"/>
          <w:lang w:eastAsia="en-GB"/>
        </w:rPr>
      </w:pPr>
      <w:r w:rsidRPr="001C4446">
        <w:rPr>
          <w:rFonts w:ascii="Courier New" w:eastAsia="Times New Roman" w:hAnsi="Courier New" w:cs="Courier New"/>
          <w:color w:val="1D1C1D"/>
          <w:sz w:val="18"/>
          <w:lang w:eastAsia="en-GB"/>
        </w:rPr>
        <w:t>HTTP/1.1 101 Switching Protocols</w:t>
      </w:r>
      <w:r w:rsidRPr="001C4446">
        <w:rPr>
          <w:rFonts w:ascii="Courier New" w:eastAsia="Times New Roman" w:hAnsi="Courier New" w:cs="Courier New"/>
          <w:color w:val="1D1C1D"/>
          <w:sz w:val="18"/>
          <w:lang w:eastAsia="en-GB"/>
        </w:rPr>
        <w:br/>
        <w:t xml:space="preserve">Upgrade: </w:t>
      </w:r>
      <w:proofErr w:type="spellStart"/>
      <w:r w:rsidRPr="001C4446">
        <w:rPr>
          <w:rFonts w:ascii="Courier New" w:eastAsia="Times New Roman" w:hAnsi="Courier New" w:cs="Courier New"/>
          <w:color w:val="1D1C1D"/>
          <w:sz w:val="18"/>
          <w:lang w:eastAsia="en-GB"/>
        </w:rPr>
        <w:t>websocket</w:t>
      </w:r>
      <w:proofErr w:type="spellEnd"/>
      <w:r w:rsidRPr="001C4446">
        <w:rPr>
          <w:rFonts w:ascii="Courier New" w:eastAsia="Times New Roman" w:hAnsi="Courier New" w:cs="Courier New"/>
          <w:color w:val="1D1C1D"/>
          <w:sz w:val="18"/>
          <w:lang w:eastAsia="en-GB"/>
        </w:rPr>
        <w:br/>
        <w:t>Sec-WebSocket-Accept: eiUnNdCyox5gJ7eAbD4ZNo2H4xY=</w:t>
      </w:r>
      <w:r w:rsidRPr="001C4446">
        <w:rPr>
          <w:rFonts w:ascii="Courier New" w:eastAsia="Times New Roman" w:hAnsi="Courier New" w:cs="Courier New"/>
          <w:color w:val="1D1C1D"/>
          <w:sz w:val="18"/>
          <w:lang w:eastAsia="en-GB"/>
        </w:rPr>
        <w:br/>
        <w:t>Date: Mon, 07 Sep 2020 11:57:08 GMT</w:t>
      </w:r>
      <w:r w:rsidRPr="001C4446">
        <w:rPr>
          <w:rFonts w:ascii="Courier New" w:eastAsia="Times New Roman" w:hAnsi="Courier New" w:cs="Courier New"/>
          <w:color w:val="1D1C1D"/>
          <w:sz w:val="18"/>
          <w:lang w:eastAsia="en-GB"/>
        </w:rPr>
        <w:br/>
        <w:t>Connection: upgrade</w:t>
      </w:r>
      <w:r w:rsidRPr="001C4446">
        <w:rPr>
          <w:rFonts w:ascii="Courier New" w:eastAsia="Times New Roman" w:hAnsi="Courier New" w:cs="Courier New"/>
          <w:color w:val="1D1C1D"/>
          <w:sz w:val="18"/>
          <w:lang w:eastAsia="en-GB"/>
        </w:rPr>
        <w:br/>
        <w:t xml:space="preserve">Strict-Transport-Security: max-age=31536000; </w:t>
      </w:r>
      <w:proofErr w:type="spellStart"/>
      <w:r w:rsidRPr="001C4446">
        <w:rPr>
          <w:rFonts w:ascii="Courier New" w:eastAsia="Times New Roman" w:hAnsi="Courier New" w:cs="Courier New"/>
          <w:color w:val="1D1C1D"/>
          <w:sz w:val="18"/>
          <w:lang w:eastAsia="en-GB"/>
        </w:rPr>
        <w:t>includeSubDomains</w:t>
      </w:r>
      <w:proofErr w:type="spellEnd"/>
      <w:r w:rsidRPr="001C4446">
        <w:rPr>
          <w:rFonts w:ascii="Courier New" w:eastAsia="Times New Roman" w:hAnsi="Courier New" w:cs="Courier New"/>
          <w:color w:val="1D1C1D"/>
          <w:sz w:val="18"/>
          <w:lang w:eastAsia="en-GB"/>
        </w:rPr>
        <w:br/>
        <w:t xml:space="preserve">X-Content-Type-Options: </w:t>
      </w:r>
      <w:proofErr w:type="spellStart"/>
      <w:r w:rsidRPr="001C4446">
        <w:rPr>
          <w:rFonts w:ascii="Courier New" w:eastAsia="Times New Roman" w:hAnsi="Courier New" w:cs="Courier New"/>
          <w:color w:val="1D1C1D"/>
          <w:sz w:val="18"/>
          <w:lang w:eastAsia="en-GB"/>
        </w:rPr>
        <w:t>nosniff</w:t>
      </w:r>
      <w:proofErr w:type="spellEnd"/>
      <w:r w:rsidRPr="001C4446">
        <w:rPr>
          <w:rFonts w:ascii="Courier New" w:eastAsia="Times New Roman" w:hAnsi="Courier New" w:cs="Courier New"/>
          <w:color w:val="1D1C1D"/>
          <w:sz w:val="18"/>
          <w:lang w:eastAsia="en-GB"/>
        </w:rPr>
        <w:br/>
        <w:t>X-Frame-Options: SAMEORIGIN</w:t>
      </w:r>
      <w:r w:rsidRPr="001C4446">
        <w:rPr>
          <w:rFonts w:ascii="Courier New" w:eastAsia="Times New Roman" w:hAnsi="Courier New" w:cs="Courier New"/>
          <w:color w:val="1D1C1D"/>
          <w:sz w:val="18"/>
          <w:lang w:eastAsia="en-GB"/>
        </w:rPr>
        <w:br/>
        <w:t>Content-Security-Policy: default-</w:t>
      </w:r>
      <w:proofErr w:type="spellStart"/>
      <w:r w:rsidRPr="001C4446">
        <w:rPr>
          <w:rFonts w:ascii="Courier New" w:eastAsia="Times New Roman" w:hAnsi="Courier New" w:cs="Courier New"/>
          <w:color w:val="1D1C1D"/>
          <w:sz w:val="18"/>
          <w:lang w:eastAsia="en-GB"/>
        </w:rPr>
        <w:t>src</w:t>
      </w:r>
      <w:proofErr w:type="spellEnd"/>
      <w:r w:rsidRPr="001C4446">
        <w:rPr>
          <w:rFonts w:ascii="Courier New" w:eastAsia="Times New Roman" w:hAnsi="Courier New" w:cs="Courier New"/>
          <w:color w:val="1D1C1D"/>
          <w:sz w:val="18"/>
          <w:lang w:eastAsia="en-GB"/>
        </w:rPr>
        <w:t xml:space="preserve"> 'self' data: </w:t>
      </w:r>
      <w:proofErr w:type="spellStart"/>
      <w:r w:rsidRPr="001C4446">
        <w:rPr>
          <w:rFonts w:ascii="Courier New" w:eastAsia="Times New Roman" w:hAnsi="Courier New" w:cs="Courier New"/>
          <w:color w:val="1D1C1D"/>
          <w:sz w:val="18"/>
          <w:lang w:eastAsia="en-GB"/>
        </w:rPr>
        <w:t>mediastream</w:t>
      </w:r>
      <w:proofErr w:type="spellEnd"/>
      <w:r w:rsidRPr="001C4446">
        <w:rPr>
          <w:rFonts w:ascii="Courier New" w:eastAsia="Times New Roman" w:hAnsi="Courier New" w:cs="Courier New"/>
          <w:color w:val="1D1C1D"/>
          <w:sz w:val="18"/>
          <w:lang w:eastAsia="en-GB"/>
        </w:rPr>
        <w:t>: blob: filesystem: 'unsafe-inline' 'unsafe-eval'</w:t>
      </w:r>
    </w:p>
    <w:p w14:paraId="4099C051" w14:textId="77777777" w:rsidR="00685D04" w:rsidRDefault="002C7CDE" w:rsidP="002C7CDE">
      <w:r>
        <w:t>Followed by stream messages.</w:t>
      </w:r>
    </w:p>
    <w:p w14:paraId="6573BD7D" w14:textId="77777777" w:rsidR="00685D04" w:rsidRDefault="00685D04">
      <w:pPr>
        <w:spacing w:after="0"/>
      </w:pPr>
      <w:r>
        <w:br w:type="page"/>
      </w:r>
    </w:p>
    <w:p w14:paraId="24394AFD" w14:textId="77777777" w:rsidR="00165789" w:rsidRPr="00516FD7" w:rsidRDefault="008A3E8A" w:rsidP="008A3E8A">
      <w:pPr>
        <w:pStyle w:val="Heading1"/>
      </w:pPr>
      <w:bookmarkStart w:id="3622" w:name="_Toc192619619"/>
      <w:r>
        <w:lastRenderedPageBreak/>
        <w:t>Appendix</w:t>
      </w:r>
      <w:bookmarkEnd w:id="3622"/>
    </w:p>
    <w:p w14:paraId="44FE98F0" w14:textId="77777777" w:rsidR="00BC5664" w:rsidRPr="00BC5664" w:rsidRDefault="007B4527" w:rsidP="00EB62A7">
      <w:pPr>
        <w:pStyle w:val="Heading2"/>
      </w:pPr>
      <w:bookmarkStart w:id="3623" w:name="_Ref48040152"/>
      <w:bookmarkStart w:id="3624" w:name="_Ref48040156"/>
      <w:bookmarkStart w:id="3625" w:name="_Ref48040163"/>
      <w:bookmarkStart w:id="3626" w:name="_Toc192619620"/>
      <w:r>
        <w:t>Appendix</w:t>
      </w:r>
      <w:r w:rsidR="009F705C">
        <w:t xml:space="preserve"> – </w:t>
      </w:r>
      <w:r w:rsidR="00BC5664">
        <w:t>Considering compacted logs</w:t>
      </w:r>
      <w:bookmarkEnd w:id="3623"/>
      <w:bookmarkEnd w:id="3624"/>
      <w:bookmarkEnd w:id="3625"/>
      <w:bookmarkEnd w:id="3626"/>
      <w:r>
        <w:t xml:space="preserve"> </w:t>
      </w:r>
    </w:p>
    <w:p w14:paraId="763DFE89" w14:textId="77777777" w:rsidR="007B4527" w:rsidRPr="009F705C" w:rsidRDefault="00BC5664" w:rsidP="00BC5664">
      <w:pPr>
        <w:rPr>
          <w:rFonts w:eastAsia="Times New Roman"/>
        </w:rPr>
      </w:pPr>
      <w:r>
        <w:t xml:space="preserve">The following section considers Kafka as an </w:t>
      </w:r>
      <w:r w:rsidR="007B4527">
        <w:t>example implementation</w:t>
      </w:r>
      <w:r>
        <w:t xml:space="preserve"> of a compacted log and then discusses implications of compaction and some storage strategies.</w:t>
      </w:r>
    </w:p>
    <w:p w14:paraId="435AB552" w14:textId="77777777" w:rsidR="007B4527" w:rsidRDefault="007B4527" w:rsidP="008A3E8A">
      <w:pPr>
        <w:pStyle w:val="Heading3"/>
      </w:pPr>
      <w:bookmarkStart w:id="3627" w:name="_Ref49253522"/>
      <w:bookmarkStart w:id="3628" w:name="_Ref49253527"/>
      <w:bookmarkStart w:id="3629" w:name="_Ref49253530"/>
      <w:bookmarkStart w:id="3630" w:name="_Ref49254797"/>
      <w:bookmarkStart w:id="3631" w:name="_Ref49254803"/>
      <w:bookmarkStart w:id="3632" w:name="_Ref49254808"/>
      <w:bookmarkStart w:id="3633" w:name="_Toc192619621"/>
      <w:r>
        <w:t>Essential characteristics</w:t>
      </w:r>
      <w:r w:rsidR="00BC5664">
        <w:t xml:space="preserve"> of a compacted log</w:t>
      </w:r>
      <w:bookmarkEnd w:id="3627"/>
      <w:bookmarkEnd w:id="3628"/>
      <w:bookmarkEnd w:id="3629"/>
      <w:bookmarkEnd w:id="3630"/>
      <w:bookmarkEnd w:id="3631"/>
      <w:bookmarkEnd w:id="3632"/>
      <w:bookmarkEnd w:id="3633"/>
    </w:p>
    <w:p w14:paraId="09EAE5D5" w14:textId="77777777" w:rsidR="007B4527" w:rsidRDefault="007B4527" w:rsidP="007B4527">
      <w:pPr>
        <w:pStyle w:val="NormalWeb"/>
      </w:pPr>
      <w:r>
        <w:t>Compaction is described in the Kafka documentation at</w:t>
      </w:r>
      <w:r w:rsidR="0078179E">
        <w:t xml:space="preserve"> [KAFKA-COMP] </w:t>
      </w:r>
    </w:p>
    <w:p w14:paraId="137FC418" w14:textId="77777777" w:rsidR="006E5547" w:rsidRPr="006E5547" w:rsidRDefault="006E5547" w:rsidP="007B4527">
      <w:pPr>
        <w:pStyle w:val="NormalWeb"/>
        <w:rPr>
          <w:rStyle w:val="Hyperlink"/>
          <w:rFonts w:eastAsiaTheme="majorEastAsia"/>
          <w:color w:val="auto"/>
        </w:rPr>
      </w:pPr>
    </w:p>
    <w:p w14:paraId="27928A89" w14:textId="77777777" w:rsidR="007B4527" w:rsidRPr="00053C2F" w:rsidRDefault="00E42D51" w:rsidP="00053C2F">
      <w:pPr>
        <w:pStyle w:val="NormalWeb"/>
        <w:rPr>
          <w:rFonts w:eastAsiaTheme="minorEastAsia"/>
        </w:rPr>
      </w:pPr>
      <w:r>
        <w:rPr>
          <w:noProof/>
        </w:rPr>
        <w:drawing>
          <wp:anchor distT="0" distB="0" distL="114300" distR="114300" simplePos="0" relativeHeight="251655680" behindDoc="0" locked="0" layoutInCell="1" allowOverlap="1" wp14:anchorId="2D49EEED" wp14:editId="085FBA3D">
            <wp:simplePos x="0" y="0"/>
            <wp:positionH relativeFrom="column">
              <wp:posOffset>849086</wp:posOffset>
            </wp:positionH>
            <wp:positionV relativeFrom="paragraph">
              <wp:posOffset>-990</wp:posOffset>
            </wp:positionV>
            <wp:extent cx="4947471" cy="1657350"/>
            <wp:effectExtent l="0" t="0" r="571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7471" cy="1657350"/>
                    </a:xfrm>
                    <a:prstGeom prst="rect">
                      <a:avLst/>
                    </a:prstGeom>
                    <a:noFill/>
                    <a:ln>
                      <a:noFill/>
                    </a:ln>
                  </pic:spPr>
                </pic:pic>
              </a:graphicData>
            </a:graphic>
          </wp:anchor>
        </w:drawing>
      </w:r>
    </w:p>
    <w:p w14:paraId="3BD97DFD" w14:textId="430477AA" w:rsidR="00597AED" w:rsidRDefault="00597AED" w:rsidP="00597AED">
      <w:pPr>
        <w:pStyle w:val="FigureCaption"/>
      </w:pPr>
      <w:bookmarkStart w:id="3634" w:name="_Ref71926512"/>
      <w:bookmarkStart w:id="3635" w:name="_Ref71926518"/>
      <w:bookmarkStart w:id="3636" w:name="_Toc192620408"/>
      <w:r w:rsidRPr="00CA3534">
        <w:t xml:space="preserve">Figure </w:t>
      </w:r>
      <w:r>
        <w:rPr>
          <w:noProof/>
        </w:rPr>
        <w:fldChar w:fldCharType="begin"/>
      </w:r>
      <w:r>
        <w:rPr>
          <w:noProof/>
        </w:rPr>
        <w:instrText xml:space="preserve"> SEQ Figure \* ARABIC </w:instrText>
      </w:r>
      <w:r>
        <w:rPr>
          <w:noProof/>
        </w:rPr>
        <w:fldChar w:fldCharType="separate"/>
      </w:r>
      <w:ins w:id="3637" w:author="Author">
        <w:r w:rsidR="00B53275">
          <w:rPr>
            <w:noProof/>
          </w:rPr>
          <w:t>34</w:t>
        </w:r>
        <w:del w:id="3638" w:author="Author">
          <w:r w:rsidR="006D1621" w:rsidDel="00B53275">
            <w:rPr>
              <w:noProof/>
            </w:rPr>
            <w:delText>34</w:delText>
          </w:r>
        </w:del>
      </w:ins>
      <w:del w:id="3639" w:author="Author">
        <w:r w:rsidR="00C1187B" w:rsidDel="00B53275">
          <w:rPr>
            <w:noProof/>
          </w:rPr>
          <w:delText>36</w:delText>
        </w:r>
      </w:del>
      <w:r>
        <w:rPr>
          <w:noProof/>
        </w:rPr>
        <w:fldChar w:fldCharType="end"/>
      </w:r>
      <w:r w:rsidRPr="00CA3534">
        <w:t xml:space="preserve"> </w:t>
      </w:r>
      <w:r>
        <w:t xml:space="preserve"> Kafka compaction</w:t>
      </w:r>
      <w:bookmarkEnd w:id="3634"/>
      <w:bookmarkEnd w:id="3635"/>
      <w:bookmarkEnd w:id="3636"/>
    </w:p>
    <w:p w14:paraId="21C3330C" w14:textId="77777777" w:rsidR="007B4527" w:rsidRDefault="007B4527" w:rsidP="007B4527">
      <w:pPr>
        <w:pStyle w:val="NormalWeb"/>
      </w:pPr>
      <w:r>
        <w:t>With retention (for non-deletes) set to “</w:t>
      </w:r>
      <w:r w:rsidR="00685D04">
        <w:t>FOREVER</w:t>
      </w:r>
      <w:r>
        <w:t>”, the log becomes a single source of truth for absolute state (eventual consistency) and change of state (cost effective fidelity).</w:t>
      </w:r>
    </w:p>
    <w:p w14:paraId="588A088F" w14:textId="77777777" w:rsidR="007B4527" w:rsidRDefault="007B4527" w:rsidP="007B4527">
      <w:pPr>
        <w:pStyle w:val="NormalWeb"/>
      </w:pPr>
      <w:r>
        <w:t>Client essentially reading next record in sequence</w:t>
      </w:r>
      <w:r w:rsidR="004211C4">
        <w:t>:</w:t>
      </w:r>
    </w:p>
    <w:p w14:paraId="42772E71" w14:textId="77777777" w:rsidR="007B4527" w:rsidRDefault="007B4527" w:rsidP="00A41030">
      <w:pPr>
        <w:numPr>
          <w:ilvl w:val="0"/>
          <w:numId w:val="16"/>
        </w:numPr>
        <w:spacing w:before="100" w:beforeAutospacing="1" w:after="100" w:afterAutospacing="1"/>
        <w:rPr>
          <w:rFonts w:eastAsia="Times New Roman"/>
        </w:rPr>
      </w:pPr>
      <w:r>
        <w:rPr>
          <w:rFonts w:eastAsia="Times New Roman"/>
        </w:rPr>
        <w:t xml:space="preserve">To the </w:t>
      </w:r>
      <w:r w:rsidR="0048232F">
        <w:rPr>
          <w:rFonts w:eastAsia="Times New Roman"/>
        </w:rPr>
        <w:t xml:space="preserve">right </w:t>
      </w:r>
      <w:r>
        <w:rPr>
          <w:rFonts w:eastAsia="Times New Roman"/>
        </w:rPr>
        <w:t>of the Cleaner Point ensures full fidelity</w:t>
      </w:r>
    </w:p>
    <w:p w14:paraId="713D6C61" w14:textId="77777777" w:rsidR="007B4527" w:rsidRDefault="007B4527" w:rsidP="00A41030">
      <w:pPr>
        <w:numPr>
          <w:ilvl w:val="0"/>
          <w:numId w:val="16"/>
        </w:numPr>
        <w:spacing w:before="100" w:beforeAutospacing="1" w:after="100" w:afterAutospacing="1"/>
        <w:rPr>
          <w:rFonts w:eastAsia="Times New Roman"/>
        </w:rPr>
      </w:pPr>
      <w:r>
        <w:rPr>
          <w:rFonts w:eastAsia="Times New Roman"/>
        </w:rPr>
        <w:t xml:space="preserve">Between cleaner </w:t>
      </w:r>
      <w:r w:rsidR="001B4E19">
        <w:rPr>
          <w:rFonts w:eastAsia="Times New Roman"/>
        </w:rPr>
        <w:t xml:space="preserve">point </w:t>
      </w:r>
      <w:r>
        <w:rPr>
          <w:rFonts w:eastAsia="Times New Roman"/>
        </w:rPr>
        <w:t>and delete retention</w:t>
      </w:r>
      <w:r w:rsidR="00651A02">
        <w:rPr>
          <w:rFonts w:eastAsia="Times New Roman"/>
        </w:rPr>
        <w:t xml:space="preserve"> (tombstone</w:t>
      </w:r>
      <w:r w:rsidR="00165E7D">
        <w:rPr>
          <w:rFonts w:eastAsia="Times New Roman"/>
        </w:rPr>
        <w:t>-</w:t>
      </w:r>
      <w:r w:rsidR="00651A02">
        <w:rPr>
          <w:rFonts w:eastAsia="Times New Roman"/>
        </w:rPr>
        <w:t>retention)</w:t>
      </w:r>
      <w:r>
        <w:rPr>
          <w:rFonts w:eastAsia="Times New Roman"/>
        </w:rPr>
        <w:t xml:space="preserve"> points provides reduced fidelity but still supports eventual consistency</w:t>
      </w:r>
    </w:p>
    <w:p w14:paraId="5C73C271" w14:textId="77777777" w:rsidR="007B4527" w:rsidRDefault="007B4527" w:rsidP="00A41030">
      <w:pPr>
        <w:numPr>
          <w:ilvl w:val="0"/>
          <w:numId w:val="16"/>
        </w:numPr>
        <w:spacing w:before="100" w:beforeAutospacing="1" w:after="100" w:afterAutospacing="1"/>
        <w:rPr>
          <w:rFonts w:eastAsia="Times New Roman"/>
        </w:rPr>
      </w:pPr>
      <w:r>
        <w:rPr>
          <w:rFonts w:eastAsia="Times New Roman"/>
        </w:rPr>
        <w:t xml:space="preserve">To the </w:t>
      </w:r>
      <w:r w:rsidR="0048232F">
        <w:rPr>
          <w:rFonts w:eastAsia="Times New Roman"/>
        </w:rPr>
        <w:t xml:space="preserve">left </w:t>
      </w:r>
      <w:r>
        <w:rPr>
          <w:rFonts w:eastAsia="Times New Roman"/>
        </w:rPr>
        <w:t>of (before) the delete retention</w:t>
      </w:r>
      <w:r w:rsidR="00651A02">
        <w:rPr>
          <w:rFonts w:eastAsia="Times New Roman"/>
        </w:rPr>
        <w:t xml:space="preserve"> (tombstone</w:t>
      </w:r>
      <w:r w:rsidR="00165E7D">
        <w:rPr>
          <w:rFonts w:eastAsia="Times New Roman"/>
        </w:rPr>
        <w:t>-</w:t>
      </w:r>
      <w:r w:rsidR="00651A02">
        <w:rPr>
          <w:rFonts w:eastAsia="Times New Roman"/>
        </w:rPr>
        <w:t>retention)</w:t>
      </w:r>
      <w:r>
        <w:rPr>
          <w:rFonts w:eastAsia="Times New Roman"/>
        </w:rPr>
        <w:t xml:space="preserve"> point potentially violates eventual consistency and requires the client to go back to read record offset zero</w:t>
      </w:r>
    </w:p>
    <w:p w14:paraId="5FF756F8" w14:textId="77777777" w:rsidR="007B4527" w:rsidRDefault="009206A2" w:rsidP="008A3E8A">
      <w:pPr>
        <w:pStyle w:val="Heading3"/>
      </w:pPr>
      <w:bookmarkStart w:id="3640" w:name="_Toc192619622"/>
      <w:r>
        <w:t>Order of events</w:t>
      </w:r>
      <w:bookmarkEnd w:id="3640"/>
    </w:p>
    <w:p w14:paraId="2ED053D8" w14:textId="77777777" w:rsidR="007B4527" w:rsidRDefault="007B4527" w:rsidP="00A41030">
      <w:pPr>
        <w:numPr>
          <w:ilvl w:val="0"/>
          <w:numId w:val="17"/>
        </w:numPr>
        <w:spacing w:before="100" w:beforeAutospacing="1" w:after="100" w:afterAutospacing="1"/>
        <w:rPr>
          <w:rFonts w:eastAsia="Times New Roman"/>
        </w:rPr>
      </w:pPr>
      <w:r>
        <w:rPr>
          <w:rFonts w:eastAsia="Times New Roman"/>
        </w:rPr>
        <w:t xml:space="preserve">Disordering of records </w:t>
      </w:r>
    </w:p>
    <w:p w14:paraId="092D4097"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In a distributed system, information from the various parts is received with varying delay such that it is</w:t>
      </w:r>
      <w:r w:rsidR="002C7E6B">
        <w:rPr>
          <w:rFonts w:eastAsia="Times New Roman"/>
        </w:rPr>
        <w:t xml:space="preserve"> likely to be</w:t>
      </w:r>
      <w:r>
        <w:rPr>
          <w:rFonts w:eastAsia="Times New Roman"/>
        </w:rPr>
        <w:t xml:space="preserve"> out of order</w:t>
      </w:r>
    </w:p>
    <w:p w14:paraId="2813A065"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 xml:space="preserve">It can be assumed that time of day is well </w:t>
      </w:r>
      <w:r w:rsidR="00DD6E49">
        <w:rPr>
          <w:rFonts w:eastAsia="Times New Roman"/>
        </w:rPr>
        <w:t>synchronized</w:t>
      </w:r>
      <w:r>
        <w:rPr>
          <w:rFonts w:eastAsia="Times New Roman"/>
        </w:rPr>
        <w:t xml:space="preserve"> across the network</w:t>
      </w:r>
    </w:p>
    <w:p w14:paraId="13FD1DBB"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Event order can be regenerated (within reason) based upon time of event at source</w:t>
      </w:r>
    </w:p>
    <w:p w14:paraId="706A5D02" w14:textId="77777777" w:rsidR="00F04D6F" w:rsidRDefault="007B4527" w:rsidP="00A41030">
      <w:pPr>
        <w:numPr>
          <w:ilvl w:val="1"/>
          <w:numId w:val="17"/>
        </w:numPr>
        <w:spacing w:before="100" w:beforeAutospacing="1" w:after="100" w:afterAutospacing="1"/>
        <w:rPr>
          <w:rFonts w:eastAsia="Times New Roman"/>
        </w:rPr>
      </w:pPr>
      <w:r>
        <w:rPr>
          <w:rFonts w:eastAsia="Times New Roman"/>
        </w:rPr>
        <w:t xml:space="preserve">Critical ordering that should be preserved </w:t>
      </w:r>
      <w:r w:rsidR="00BC5664">
        <w:rPr>
          <w:rFonts w:eastAsia="Times New Roman"/>
        </w:rPr>
        <w:t xml:space="preserve">through the log and pipeline </w:t>
      </w:r>
      <w:r>
        <w:rPr>
          <w:rFonts w:eastAsia="Times New Roman"/>
        </w:rPr>
        <w:t xml:space="preserve">is that related to each single </w:t>
      </w:r>
      <w:r w:rsidR="00BB3C72">
        <w:rPr>
          <w:rFonts w:eastAsia="Times New Roman"/>
        </w:rPr>
        <w:t>event source</w:t>
      </w:r>
      <w:r w:rsidR="00F04D6F">
        <w:rPr>
          <w:rFonts w:eastAsia="Times New Roman"/>
        </w:rPr>
        <w:t xml:space="preserve">. </w:t>
      </w:r>
      <w:r w:rsidR="00BB3C72" w:rsidRPr="00F04D6F">
        <w:rPr>
          <w:rFonts w:eastAsia="Times New Roman"/>
        </w:rPr>
        <w:t xml:space="preserve">For example, </w:t>
      </w:r>
      <w:r w:rsidR="007B2425" w:rsidRPr="00F04D6F">
        <w:rPr>
          <w:rFonts w:eastAsia="Times New Roman"/>
        </w:rPr>
        <w:t xml:space="preserve">consider an alarm detector. </w:t>
      </w:r>
    </w:p>
    <w:p w14:paraId="3B7EF9E8" w14:textId="77777777" w:rsidR="00834D32" w:rsidRDefault="00834D32" w:rsidP="00A41030">
      <w:pPr>
        <w:numPr>
          <w:ilvl w:val="2"/>
          <w:numId w:val="17"/>
        </w:numPr>
        <w:spacing w:before="100" w:beforeAutospacing="1" w:after="100" w:afterAutospacing="1"/>
        <w:rPr>
          <w:rFonts w:eastAsia="Times New Roman"/>
        </w:rPr>
      </w:pPr>
      <w:r>
        <w:rPr>
          <w:rFonts w:eastAsia="Times New Roman"/>
        </w:rPr>
        <w:t>It is possible that the time granularity at the source is not sufficient to resolve the active-clear sequence when cycling is very rapid as they can both appear to be at the same recorded time.</w:t>
      </w:r>
    </w:p>
    <w:p w14:paraId="11460D94" w14:textId="77777777" w:rsidR="00BB3C72" w:rsidRPr="00F04D6F" w:rsidRDefault="007B2425" w:rsidP="00A41030">
      <w:pPr>
        <w:numPr>
          <w:ilvl w:val="2"/>
          <w:numId w:val="17"/>
        </w:numPr>
        <w:spacing w:before="100" w:beforeAutospacing="1" w:after="100" w:afterAutospacing="1"/>
        <w:rPr>
          <w:rFonts w:eastAsia="Times New Roman"/>
        </w:rPr>
      </w:pPr>
      <w:r w:rsidRPr="00F04D6F">
        <w:rPr>
          <w:rFonts w:eastAsia="Times New Roman"/>
        </w:rPr>
        <w:lastRenderedPageBreak/>
        <w:t>If the detector goes active and then clear</w:t>
      </w:r>
      <w:r w:rsidR="00804FD5" w:rsidRPr="00F04D6F">
        <w:rPr>
          <w:rFonts w:eastAsia="Times New Roman"/>
        </w:rPr>
        <w:t>, that ordering should be preserved through the system</w:t>
      </w:r>
      <w:r w:rsidR="00834D32">
        <w:rPr>
          <w:rFonts w:eastAsia="Times New Roman"/>
        </w:rPr>
        <w:t xml:space="preserve"> such that time granularity problems are not encountered</w:t>
      </w:r>
      <w:r w:rsidR="00E34437">
        <w:rPr>
          <w:rFonts w:eastAsia="Times New Roman"/>
        </w:rPr>
        <w:t>, so that the view of system state is always eventually consistent with the state of the controlled system</w:t>
      </w:r>
    </w:p>
    <w:p w14:paraId="4783A781" w14:textId="77777777" w:rsidR="007B4527" w:rsidRDefault="007B4527" w:rsidP="00A41030">
      <w:pPr>
        <w:numPr>
          <w:ilvl w:val="0"/>
          <w:numId w:val="17"/>
        </w:numPr>
        <w:spacing w:before="100" w:beforeAutospacing="1" w:after="100" w:afterAutospacing="1"/>
        <w:rPr>
          <w:rFonts w:eastAsia="Times New Roman"/>
        </w:rPr>
      </w:pPr>
      <w:r>
        <w:rPr>
          <w:rFonts w:eastAsia="Times New Roman"/>
        </w:rPr>
        <w:t xml:space="preserve">Multiple receipts of the same record: Idempotency </w:t>
      </w:r>
    </w:p>
    <w:p w14:paraId="20BDD74F"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A record received more than once should not have any impact on system behavio</w:t>
      </w:r>
      <w:r w:rsidR="003B2EE5">
        <w:rPr>
          <w:rFonts w:eastAsia="Times New Roman"/>
        </w:rPr>
        <w:t>r</w:t>
      </w:r>
    </w:p>
    <w:p w14:paraId="2DF9A434" w14:textId="77777777" w:rsidR="00E82EC7" w:rsidRDefault="00E82EC7" w:rsidP="008A3E8A">
      <w:pPr>
        <w:pStyle w:val="Heading3"/>
      </w:pPr>
      <w:bookmarkStart w:id="3641" w:name="_Ref86701096"/>
      <w:bookmarkStart w:id="3642" w:name="_Toc192619623"/>
      <w:r>
        <w:t>Log segments</w:t>
      </w:r>
      <w:bookmarkEnd w:id="3641"/>
      <w:bookmarkEnd w:id="3642"/>
    </w:p>
    <w:p w14:paraId="5D1D22B3" w14:textId="77777777" w:rsidR="00E82EC7" w:rsidRDefault="00E82EC7" w:rsidP="00E82EC7">
      <w:pPr>
        <w:spacing w:before="100" w:beforeAutospacing="1" w:after="100" w:afterAutospacing="1"/>
        <w:rPr>
          <w:rFonts w:eastAsia="Times New Roman"/>
        </w:rPr>
      </w:pPr>
      <w:r>
        <w:rPr>
          <w:rFonts w:eastAsia="Times New Roman"/>
        </w:rPr>
        <w:t>A log may be divided into segments (units of storage) where the segments may have a defined maximum size. Records will be stored in an active segment until it becomes full at which point a new segment will be created for new records (a new active segment) and the previously active segment will become inactive. A log of this form will comprise a sequence of inactive segments and one active segment.</w:t>
      </w:r>
    </w:p>
    <w:p w14:paraId="41C915A1" w14:textId="77777777" w:rsidR="00A728D2" w:rsidRDefault="00A728D2" w:rsidP="008A3E8A">
      <w:pPr>
        <w:pStyle w:val="Heading3"/>
      </w:pPr>
      <w:bookmarkStart w:id="3643" w:name="_Ref86679434"/>
      <w:bookmarkStart w:id="3644" w:name="_Toc192619624"/>
      <w:r>
        <w:t>Partitions</w:t>
      </w:r>
      <w:bookmarkEnd w:id="3643"/>
      <w:bookmarkEnd w:id="3644"/>
    </w:p>
    <w:p w14:paraId="5A4F8AD8" w14:textId="77777777" w:rsidR="00A728D2" w:rsidRPr="00A728D2" w:rsidRDefault="00E40FD0" w:rsidP="00A728D2">
      <w:r>
        <w:t xml:space="preserve">To improve scaling a stream may be fed from a </w:t>
      </w:r>
      <w:r w:rsidR="00601863">
        <w:t xml:space="preserve">conceptual </w:t>
      </w:r>
      <w:r>
        <w:t xml:space="preserve">log that </w:t>
      </w:r>
      <w:r w:rsidR="00632F4E">
        <w:t xml:space="preserve">is </w:t>
      </w:r>
      <w:r w:rsidR="000313A8">
        <w:t xml:space="preserve">formed from </w:t>
      </w:r>
      <w:proofErr w:type="gramStart"/>
      <w:r w:rsidR="000313A8">
        <w:t>a number of</w:t>
      </w:r>
      <w:proofErr w:type="gramEnd"/>
      <w:r w:rsidR="000313A8">
        <w:t xml:space="preserve"> separate logs where those separate logs are considered as partitions of the single </w:t>
      </w:r>
      <w:r w:rsidR="005013E2">
        <w:t xml:space="preserve">conceptual </w:t>
      </w:r>
      <w:r w:rsidR="000313A8">
        <w:t xml:space="preserve">log feeding the stream. The partitions </w:t>
      </w:r>
      <w:proofErr w:type="gramStart"/>
      <w:r w:rsidR="00244CEF">
        <w:t>have to</w:t>
      </w:r>
      <w:proofErr w:type="gramEnd"/>
      <w:r w:rsidR="00244CEF">
        <w:t xml:space="preserve"> be such as to maintain integrity of the flow</w:t>
      </w:r>
      <w:r w:rsidR="005013E2">
        <w:t xml:space="preserve"> with respect to the order of occurrence for any particular entity instance</w:t>
      </w:r>
      <w:r w:rsidR="00244CEF">
        <w:t xml:space="preserve">. Each partition </w:t>
      </w:r>
      <w:r w:rsidR="009A189A">
        <w:t>has</w:t>
      </w:r>
      <w:r w:rsidR="00244CEF">
        <w:t xml:space="preserve"> its own sequence numbering</w:t>
      </w:r>
      <w:r w:rsidR="007A196D">
        <w:t xml:space="preserve">. The resource allocation to </w:t>
      </w:r>
      <w:r w:rsidR="009A189A">
        <w:t>each</w:t>
      </w:r>
      <w:r w:rsidR="007A196D">
        <w:t xml:space="preserve"> partition</w:t>
      </w:r>
      <w:r w:rsidR="00BC1345">
        <w:t xml:space="preserve"> and the load on the partitions </w:t>
      </w:r>
      <w:r w:rsidR="00632F4E">
        <w:t>is likely to be different</w:t>
      </w:r>
      <w:r w:rsidR="004D455F">
        <w:t xml:space="preserve">. There is no </w:t>
      </w:r>
      <w:proofErr w:type="gramStart"/>
      <w:r w:rsidR="004D455F">
        <w:t>particular order</w:t>
      </w:r>
      <w:proofErr w:type="gramEnd"/>
      <w:r w:rsidR="004D455F">
        <w:t xml:space="preserve"> in which partitions may feed the stream</w:t>
      </w:r>
      <w:r w:rsidR="00016CD8">
        <w:t>.</w:t>
      </w:r>
    </w:p>
    <w:p w14:paraId="388E53A4" w14:textId="77777777" w:rsidR="007B4527" w:rsidRDefault="003B2EE5" w:rsidP="008A3E8A">
      <w:pPr>
        <w:pStyle w:val="Heading3"/>
      </w:pPr>
      <w:bookmarkStart w:id="3645" w:name="_Toc192619625"/>
      <w:r>
        <w:t>C</w:t>
      </w:r>
      <w:r w:rsidR="003C79D2">
        <w:t>ompaction i</w:t>
      </w:r>
      <w:r w:rsidR="00D80AFE">
        <w:t>n</w:t>
      </w:r>
      <w:r>
        <w:t xml:space="preserve"> a real implementation</w:t>
      </w:r>
      <w:bookmarkEnd w:id="3645"/>
    </w:p>
    <w:p w14:paraId="472B85E2" w14:textId="77777777" w:rsidR="007159AD" w:rsidRDefault="00CB2E14" w:rsidP="00271243">
      <w:pPr>
        <w:spacing w:before="100" w:beforeAutospacing="1" w:after="100" w:afterAutospacing="1"/>
        <w:rPr>
          <w:rFonts w:eastAsia="Times New Roman"/>
        </w:rPr>
      </w:pPr>
      <w:r>
        <w:rPr>
          <w:rFonts w:eastAsia="Times New Roman"/>
        </w:rPr>
        <w:t>Considering compaction delay</w:t>
      </w:r>
      <w:r w:rsidR="00271243">
        <w:rPr>
          <w:rFonts w:eastAsia="Times New Roman"/>
        </w:rPr>
        <w:t>, i</w:t>
      </w:r>
      <w:r w:rsidR="00E16BC9">
        <w:rPr>
          <w:rFonts w:eastAsia="Times New Roman"/>
        </w:rPr>
        <w:t>n general system load will cause the compaction to sometimes drift such that less compaction occurs tha</w:t>
      </w:r>
      <w:r w:rsidR="00F23F58">
        <w:rPr>
          <w:rFonts w:eastAsia="Times New Roman"/>
        </w:rPr>
        <w:t>n</w:t>
      </w:r>
      <w:r w:rsidR="00E16BC9">
        <w:rPr>
          <w:rFonts w:eastAsia="Times New Roman"/>
        </w:rPr>
        <w:t xml:space="preserve"> is ideal</w:t>
      </w:r>
      <w:r w:rsidR="00271243">
        <w:rPr>
          <w:rFonts w:eastAsia="Times New Roman"/>
        </w:rPr>
        <w:t>.</w:t>
      </w:r>
    </w:p>
    <w:p w14:paraId="6BBBF7A1" w14:textId="77777777" w:rsidR="000B62D9" w:rsidRDefault="00C1031F" w:rsidP="00271243">
      <w:pPr>
        <w:spacing w:before="100" w:beforeAutospacing="1" w:after="100" w:afterAutospacing="1"/>
        <w:rPr>
          <w:rFonts w:eastAsia="Times New Roman"/>
        </w:rPr>
      </w:pPr>
      <w:r>
        <w:rPr>
          <w:rFonts w:eastAsia="Times New Roman"/>
        </w:rPr>
        <w:t xml:space="preserve">In Kafka, </w:t>
      </w:r>
      <w:r w:rsidR="00CB2E14">
        <w:rPr>
          <w:rFonts w:eastAsia="Times New Roman"/>
        </w:rPr>
        <w:t xml:space="preserve">compaction does not operate at a fixed cleaner point as </w:t>
      </w:r>
      <w:r>
        <w:rPr>
          <w:rFonts w:eastAsia="Times New Roman"/>
        </w:rPr>
        <w:t>t</w:t>
      </w:r>
      <w:r w:rsidR="007B4527">
        <w:rPr>
          <w:rFonts w:eastAsia="Times New Roman"/>
        </w:rPr>
        <w:t>he head</w:t>
      </w:r>
      <w:r w:rsidR="00846E85">
        <w:rPr>
          <w:rFonts w:eastAsia="Times New Roman"/>
        </w:rPr>
        <w:t xml:space="preserve"> (active)</w:t>
      </w:r>
      <w:r w:rsidR="007B4527">
        <w:rPr>
          <w:rFonts w:eastAsia="Times New Roman"/>
        </w:rPr>
        <w:t xml:space="preserve"> segment is not compacted</w:t>
      </w:r>
      <w:r>
        <w:rPr>
          <w:rFonts w:eastAsia="Times New Roman"/>
        </w:rPr>
        <w:t>. W</w:t>
      </w:r>
      <w:r w:rsidR="007B4527">
        <w:rPr>
          <w:rFonts w:eastAsia="Times New Roman"/>
        </w:rPr>
        <w:t>hen the head rolls to become a tail</w:t>
      </w:r>
      <w:r w:rsidR="00846E85">
        <w:rPr>
          <w:rFonts w:eastAsia="Times New Roman"/>
        </w:rPr>
        <w:t xml:space="preserve"> (inactive)</w:t>
      </w:r>
      <w:r w:rsidR="007B4527">
        <w:rPr>
          <w:rFonts w:eastAsia="Times New Roman"/>
        </w:rPr>
        <w:t xml:space="preserve"> segment compaction can happen </w:t>
      </w:r>
      <w:r w:rsidR="00CB2E14">
        <w:rPr>
          <w:rFonts w:eastAsia="Times New Roman"/>
        </w:rPr>
        <w:t>but may</w:t>
      </w:r>
      <w:r>
        <w:rPr>
          <w:rFonts w:eastAsia="Times New Roman"/>
        </w:rPr>
        <w:t xml:space="preserve"> be delayed</w:t>
      </w:r>
      <w:r w:rsidR="00271243">
        <w:rPr>
          <w:rFonts w:eastAsia="Times New Roman"/>
        </w:rPr>
        <w:t xml:space="preserve">. </w:t>
      </w:r>
      <w:r w:rsidR="007B4527">
        <w:rPr>
          <w:rFonts w:eastAsia="Times New Roman"/>
        </w:rPr>
        <w:t>The behavior is no</w:t>
      </w:r>
      <w:r w:rsidR="00271243">
        <w:rPr>
          <w:rFonts w:eastAsia="Times New Roman"/>
        </w:rPr>
        <w:t>t fully d</w:t>
      </w:r>
      <w:r w:rsidR="007B4527">
        <w:rPr>
          <w:rFonts w:eastAsia="Times New Roman"/>
        </w:rPr>
        <w:t>eterministic as it depends upon segment fill and intermittency occurrence</w:t>
      </w:r>
      <w:r w:rsidR="00271243">
        <w:rPr>
          <w:rFonts w:eastAsia="Times New Roman"/>
        </w:rPr>
        <w:t>.</w:t>
      </w:r>
    </w:p>
    <w:p w14:paraId="2517D519" w14:textId="77777777" w:rsidR="004677A0" w:rsidRDefault="004677A0" w:rsidP="008A3E8A">
      <w:pPr>
        <w:pStyle w:val="Heading3"/>
      </w:pPr>
      <w:bookmarkStart w:id="3646" w:name="_Ref86661708"/>
      <w:bookmarkStart w:id="3647" w:name="_Toc192619626"/>
      <w:r>
        <w:t xml:space="preserve">The </w:t>
      </w:r>
      <w:r w:rsidR="00165E7D">
        <w:t>TOMBSTONE</w:t>
      </w:r>
      <w:bookmarkEnd w:id="3646"/>
      <w:r w:rsidR="00165E7D">
        <w:t xml:space="preserve"> record</w:t>
      </w:r>
      <w:bookmarkEnd w:id="3647"/>
    </w:p>
    <w:p w14:paraId="1E56F26E" w14:textId="77777777" w:rsidR="004677A0" w:rsidRPr="004677A0" w:rsidRDefault="004677A0" w:rsidP="004677A0">
      <w:r>
        <w:t xml:space="preserve">The </w:t>
      </w:r>
      <w:r w:rsidR="00165E7D">
        <w:t>TOMBSTONE</w:t>
      </w:r>
      <w:r>
        <w:t xml:space="preserve"> record is a light</w:t>
      </w:r>
      <w:r w:rsidR="00D05EEF">
        <w:t>-</w:t>
      </w:r>
      <w:r>
        <w:t>weight record that indicates that the identified entity is no longer in existence.</w:t>
      </w:r>
      <w:r w:rsidR="00CB6C2B">
        <w:t xml:space="preserve"> The </w:t>
      </w:r>
      <w:r w:rsidR="00165E7D">
        <w:t>TOMBSTONE record</w:t>
      </w:r>
      <w:r w:rsidR="00CB6C2B">
        <w:t xml:space="preserve"> is used to ensure eventual consistency</w:t>
      </w:r>
      <w:r w:rsidR="00D05B4B">
        <w:t xml:space="preserve"> during a realignment after a long communications failure.</w:t>
      </w:r>
      <w:r w:rsidR="00EA1A1C">
        <w:t xml:space="preserve"> When the client receives a </w:t>
      </w:r>
      <w:r w:rsidR="00165E7D">
        <w:t>TOMBSTONE record</w:t>
      </w:r>
      <w:r w:rsidR="000B34BF">
        <w:t>,</w:t>
      </w:r>
      <w:r w:rsidR="00EA1A1C">
        <w:t xml:space="preserve"> it </w:t>
      </w:r>
      <w:r w:rsidR="0095215C">
        <w:t>should</w:t>
      </w:r>
      <w:r w:rsidR="00EA1A1C">
        <w:t xml:space="preserve"> </w:t>
      </w:r>
      <w:r w:rsidR="0095215C">
        <w:t>remove any record of the entity identified.</w:t>
      </w:r>
    </w:p>
    <w:p w14:paraId="089F3158" w14:textId="77777777" w:rsidR="00D80AFE" w:rsidRDefault="00D80AFE">
      <w:pPr>
        <w:spacing w:after="0"/>
        <w:rPr>
          <w:rFonts w:asciiTheme="majorHAnsi" w:eastAsiaTheme="majorEastAsia" w:hAnsiTheme="majorHAnsi" w:cstheme="majorBidi"/>
          <w:b/>
          <w:bCs/>
          <w:szCs w:val="24"/>
        </w:rPr>
      </w:pPr>
      <w:r>
        <w:br w:type="page"/>
      </w:r>
    </w:p>
    <w:p w14:paraId="5E34A61A" w14:textId="77777777" w:rsidR="00571A10" w:rsidRDefault="008A3E8A" w:rsidP="00EB62A7">
      <w:pPr>
        <w:pStyle w:val="Heading2"/>
      </w:pPr>
      <w:bookmarkStart w:id="3648" w:name="_Toc192619627"/>
      <w:r>
        <w:lastRenderedPageBreak/>
        <w:t xml:space="preserve">Appendix – </w:t>
      </w:r>
      <w:r w:rsidR="00571A10">
        <w:t>UML Model</w:t>
      </w:r>
      <w:bookmarkEnd w:id="3648"/>
    </w:p>
    <w:p w14:paraId="24D528EF" w14:textId="77777777" w:rsidR="00941198" w:rsidRDefault="00941198" w:rsidP="00941198">
      <w:r>
        <w:t xml:space="preserve">The </w:t>
      </w:r>
      <w:r w:rsidR="00375A28">
        <w:t>YANG</w:t>
      </w:r>
      <w:r>
        <w:t xml:space="preserve"> model for streaming has been generated using the Eagle tooling for the streaming UML model. The UML </w:t>
      </w:r>
      <w:r w:rsidR="00BD2B76">
        <w:t>diagrams</w:t>
      </w:r>
      <w:r>
        <w:t xml:space="preserve"> provide a convenient overview of the </w:t>
      </w:r>
      <w:r w:rsidR="001725A3">
        <w:t>streaming structure and relevant properties. The key UML diagrams for streaming are provided in this section.</w:t>
      </w:r>
    </w:p>
    <w:p w14:paraId="20902B79" w14:textId="77777777" w:rsidR="00290ACA" w:rsidRDefault="00290ACA" w:rsidP="00290ACA">
      <w:r>
        <w:t xml:space="preserve">The conversion from UML to </w:t>
      </w:r>
      <w:r w:rsidR="00375A28">
        <w:t>YANG</w:t>
      </w:r>
      <w:r>
        <w:t xml:space="preserve"> accounts for various considerations including the change of formats and notations. For </w:t>
      </w:r>
      <w:r w:rsidR="009636EE">
        <w:t>example,</w:t>
      </w:r>
      <w:r>
        <w:t xml:space="preserve"> in UML camel case is used whereas in </w:t>
      </w:r>
      <w:r w:rsidR="00375A28">
        <w:t>YANG</w:t>
      </w:r>
      <w:r>
        <w:t xml:space="preserve"> uses kebab case (hyphenated lower case). The diagrams should be read with this in mind.</w:t>
      </w:r>
    </w:p>
    <w:p w14:paraId="55E081D8" w14:textId="77777777" w:rsidR="00290ACA" w:rsidRDefault="00290ACA" w:rsidP="00290ACA">
      <w:r>
        <w:t xml:space="preserve">The figure below shows the structure of the streaming model. This structural view may help when reviewing the </w:t>
      </w:r>
      <w:r w:rsidR="00375A28">
        <w:t>YANG</w:t>
      </w:r>
      <w:r>
        <w:t xml:space="preserve"> representation.</w:t>
      </w:r>
    </w:p>
    <w:p w14:paraId="20E220D9" w14:textId="77777777" w:rsidR="00290ACA" w:rsidRDefault="00A22CEA" w:rsidP="00A22CEA">
      <w:pPr>
        <w:pStyle w:val="Heading3"/>
      </w:pPr>
      <w:bookmarkStart w:id="3649" w:name="_Toc192619628"/>
      <w:r>
        <w:t>UML model for streaming inventory and alarms</w:t>
      </w:r>
      <w:bookmarkEnd w:id="3649"/>
    </w:p>
    <w:p w14:paraId="1E12F575" w14:textId="77777777" w:rsidR="00A22CEA" w:rsidRPr="00A22CEA" w:rsidRDefault="00A22CEA" w:rsidP="00A22CEA"/>
    <w:p w14:paraId="585F4E10" w14:textId="77777777" w:rsidR="00290ACA" w:rsidRDefault="00AB6A0D" w:rsidP="00290ACA">
      <w:pPr>
        <w:spacing w:after="0"/>
      </w:pPr>
      <w:r w:rsidRPr="00AB6A0D">
        <w:rPr>
          <w:noProof/>
        </w:rPr>
        <w:lastRenderedPageBreak/>
        <w:drawing>
          <wp:inline distT="0" distB="0" distL="0" distR="0" wp14:anchorId="5B787C37" wp14:editId="384243D1">
            <wp:extent cx="6645910" cy="7837170"/>
            <wp:effectExtent l="0" t="0" r="254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1"/>
                    <a:stretch>
                      <a:fillRect/>
                    </a:stretch>
                  </pic:blipFill>
                  <pic:spPr>
                    <a:xfrm>
                      <a:off x="0" y="0"/>
                      <a:ext cx="6645910" cy="7837170"/>
                    </a:xfrm>
                    <a:prstGeom prst="rect">
                      <a:avLst/>
                    </a:prstGeom>
                  </pic:spPr>
                </pic:pic>
              </a:graphicData>
            </a:graphic>
          </wp:inline>
        </w:drawing>
      </w:r>
    </w:p>
    <w:p w14:paraId="5B429D5E" w14:textId="324163FA" w:rsidR="00290ACA" w:rsidRDefault="00290ACA" w:rsidP="00290ACA">
      <w:pPr>
        <w:pStyle w:val="FigureCaption"/>
      </w:pPr>
      <w:bookmarkStart w:id="3650" w:name="_Toc192620409"/>
      <w:r w:rsidRPr="00CA3534">
        <w:t xml:space="preserve">Figure </w:t>
      </w:r>
      <w:r>
        <w:rPr>
          <w:noProof/>
        </w:rPr>
        <w:fldChar w:fldCharType="begin"/>
      </w:r>
      <w:r>
        <w:rPr>
          <w:noProof/>
        </w:rPr>
        <w:instrText xml:space="preserve"> SEQ Figure \* ARABIC </w:instrText>
      </w:r>
      <w:r>
        <w:rPr>
          <w:noProof/>
        </w:rPr>
        <w:fldChar w:fldCharType="separate"/>
      </w:r>
      <w:ins w:id="3651" w:author="Author">
        <w:r w:rsidR="00B53275">
          <w:rPr>
            <w:noProof/>
          </w:rPr>
          <w:t>35</w:t>
        </w:r>
        <w:del w:id="3652" w:author="Author">
          <w:r w:rsidR="006D1621" w:rsidDel="00B53275">
            <w:rPr>
              <w:noProof/>
            </w:rPr>
            <w:delText>35</w:delText>
          </w:r>
        </w:del>
      </w:ins>
      <w:del w:id="3653" w:author="Author">
        <w:r w:rsidR="00C1187B" w:rsidDel="00B53275">
          <w:rPr>
            <w:noProof/>
          </w:rPr>
          <w:delText>37</w:delText>
        </w:r>
      </w:del>
      <w:r>
        <w:rPr>
          <w:noProof/>
        </w:rPr>
        <w:fldChar w:fldCharType="end"/>
      </w:r>
      <w:r w:rsidRPr="00CA3534">
        <w:t xml:space="preserve"> </w:t>
      </w:r>
      <w:r>
        <w:t xml:space="preserve"> Structure of the streaming model</w:t>
      </w:r>
      <w:bookmarkEnd w:id="3650"/>
    </w:p>
    <w:p w14:paraId="259C0C05" w14:textId="77777777" w:rsidR="00D80AFE" w:rsidRDefault="00D80AFE" w:rsidP="00290ACA"/>
    <w:p w14:paraId="6E85F2BB" w14:textId="77777777" w:rsidR="00D80AFE" w:rsidRDefault="00D80AFE">
      <w:pPr>
        <w:spacing w:after="0"/>
      </w:pPr>
      <w:r>
        <w:br w:type="page"/>
      </w:r>
    </w:p>
    <w:p w14:paraId="23BDE4C0" w14:textId="77777777" w:rsidR="00290ACA" w:rsidRDefault="00290ACA" w:rsidP="00290ACA">
      <w:r>
        <w:lastRenderedPageBreak/>
        <w:t xml:space="preserve">The figure below shows key content of the classes shown in the structure above. </w:t>
      </w:r>
    </w:p>
    <w:p w14:paraId="46FD541E" w14:textId="77777777" w:rsidR="00290ACA" w:rsidRDefault="007B0DB6" w:rsidP="00290ACA">
      <w:r w:rsidRPr="007B0DB6">
        <w:rPr>
          <w:noProof/>
        </w:rPr>
        <w:t xml:space="preserve"> </w:t>
      </w:r>
      <w:r w:rsidRPr="007B0DB6">
        <w:rPr>
          <w:noProof/>
        </w:rPr>
        <w:drawing>
          <wp:inline distT="0" distB="0" distL="0" distR="0" wp14:anchorId="613069BD" wp14:editId="19555613">
            <wp:extent cx="6645910" cy="7626985"/>
            <wp:effectExtent l="0" t="0" r="2540" b="0"/>
            <wp:docPr id="47" name="Picture 4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imeline&#10;&#10;Description automatically generated"/>
                    <pic:cNvPicPr/>
                  </pic:nvPicPr>
                  <pic:blipFill>
                    <a:blip r:embed="rId32"/>
                    <a:stretch>
                      <a:fillRect/>
                    </a:stretch>
                  </pic:blipFill>
                  <pic:spPr>
                    <a:xfrm>
                      <a:off x="0" y="0"/>
                      <a:ext cx="6645910" cy="7626985"/>
                    </a:xfrm>
                    <a:prstGeom prst="rect">
                      <a:avLst/>
                    </a:prstGeom>
                  </pic:spPr>
                </pic:pic>
              </a:graphicData>
            </a:graphic>
          </wp:inline>
        </w:drawing>
      </w:r>
    </w:p>
    <w:p w14:paraId="7F90EFD7" w14:textId="5B6FA5E7" w:rsidR="00290ACA" w:rsidRDefault="00290ACA" w:rsidP="00290ACA">
      <w:pPr>
        <w:pStyle w:val="FigureCaption"/>
      </w:pPr>
      <w:bookmarkStart w:id="3654" w:name="_Toc192620410"/>
      <w:r w:rsidRPr="00CA3534">
        <w:t xml:space="preserve">Figure </w:t>
      </w:r>
      <w:r>
        <w:rPr>
          <w:noProof/>
        </w:rPr>
        <w:fldChar w:fldCharType="begin"/>
      </w:r>
      <w:r>
        <w:rPr>
          <w:noProof/>
        </w:rPr>
        <w:instrText xml:space="preserve"> SEQ Figure \* ARABIC </w:instrText>
      </w:r>
      <w:r>
        <w:rPr>
          <w:noProof/>
        </w:rPr>
        <w:fldChar w:fldCharType="separate"/>
      </w:r>
      <w:ins w:id="3655" w:author="Author">
        <w:r w:rsidR="00B53275">
          <w:rPr>
            <w:noProof/>
          </w:rPr>
          <w:t>36</w:t>
        </w:r>
        <w:del w:id="3656" w:author="Author">
          <w:r w:rsidR="006D1621" w:rsidDel="00B53275">
            <w:rPr>
              <w:noProof/>
            </w:rPr>
            <w:delText>36</w:delText>
          </w:r>
        </w:del>
      </w:ins>
      <w:del w:id="3657" w:author="Author">
        <w:r w:rsidR="00C1187B" w:rsidDel="00B53275">
          <w:rPr>
            <w:noProof/>
          </w:rPr>
          <w:delText>38</w:delText>
        </w:r>
      </w:del>
      <w:r>
        <w:rPr>
          <w:noProof/>
        </w:rPr>
        <w:fldChar w:fldCharType="end"/>
      </w:r>
      <w:r w:rsidRPr="00CA3534">
        <w:t xml:space="preserve"> </w:t>
      </w:r>
      <w:r>
        <w:t xml:space="preserve"> Structure and content of the streaming model</w:t>
      </w:r>
      <w:bookmarkEnd w:id="3654"/>
    </w:p>
    <w:p w14:paraId="764E0F5A" w14:textId="77777777" w:rsidR="00290ACA" w:rsidRDefault="00290ACA" w:rsidP="00290ACA"/>
    <w:p w14:paraId="2BAFE077" w14:textId="77777777" w:rsidR="005C64CE" w:rsidRDefault="005C64CE" w:rsidP="00290ACA"/>
    <w:p w14:paraId="1542F6F2" w14:textId="77777777" w:rsidR="005C64CE" w:rsidRDefault="005C64CE" w:rsidP="00290ACA">
      <w:r w:rsidRPr="005C64CE">
        <w:rPr>
          <w:noProof/>
        </w:rPr>
        <w:lastRenderedPageBreak/>
        <w:drawing>
          <wp:inline distT="0" distB="0" distL="0" distR="0" wp14:anchorId="79D3C548" wp14:editId="4C4445B4">
            <wp:extent cx="6645910" cy="5106670"/>
            <wp:effectExtent l="0" t="0" r="2540" b="0"/>
            <wp:docPr id="48" name="Picture 4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timeline&#10;&#10;Description automatically generated"/>
                    <pic:cNvPicPr/>
                  </pic:nvPicPr>
                  <pic:blipFill>
                    <a:blip r:embed="rId33"/>
                    <a:stretch>
                      <a:fillRect/>
                    </a:stretch>
                  </pic:blipFill>
                  <pic:spPr>
                    <a:xfrm>
                      <a:off x="0" y="0"/>
                      <a:ext cx="6645910" cy="5106670"/>
                    </a:xfrm>
                    <a:prstGeom prst="rect">
                      <a:avLst/>
                    </a:prstGeom>
                  </pic:spPr>
                </pic:pic>
              </a:graphicData>
            </a:graphic>
          </wp:inline>
        </w:drawing>
      </w:r>
    </w:p>
    <w:p w14:paraId="450860DB" w14:textId="1790CBDE" w:rsidR="005C64CE" w:rsidRDefault="005C64CE" w:rsidP="005C64CE">
      <w:pPr>
        <w:pStyle w:val="FigureCaption"/>
      </w:pPr>
      <w:bookmarkStart w:id="3658" w:name="_Toc192620411"/>
      <w:r w:rsidRPr="00CA3534">
        <w:t xml:space="preserve">Figure </w:t>
      </w:r>
      <w:r>
        <w:rPr>
          <w:noProof/>
        </w:rPr>
        <w:fldChar w:fldCharType="begin"/>
      </w:r>
      <w:r>
        <w:rPr>
          <w:noProof/>
        </w:rPr>
        <w:instrText xml:space="preserve"> SEQ Figure \* ARABIC </w:instrText>
      </w:r>
      <w:r>
        <w:rPr>
          <w:noProof/>
        </w:rPr>
        <w:fldChar w:fldCharType="separate"/>
      </w:r>
      <w:ins w:id="3659" w:author="Author">
        <w:r w:rsidR="00B53275">
          <w:rPr>
            <w:noProof/>
          </w:rPr>
          <w:t>37</w:t>
        </w:r>
        <w:del w:id="3660" w:author="Author">
          <w:r w:rsidR="006D1621" w:rsidDel="00B53275">
            <w:rPr>
              <w:noProof/>
            </w:rPr>
            <w:delText>37</w:delText>
          </w:r>
        </w:del>
      </w:ins>
      <w:del w:id="3661" w:author="Author">
        <w:r w:rsidR="00C1187B" w:rsidDel="00B53275">
          <w:rPr>
            <w:noProof/>
          </w:rPr>
          <w:delText>39</w:delText>
        </w:r>
      </w:del>
      <w:r>
        <w:rPr>
          <w:noProof/>
        </w:rPr>
        <w:fldChar w:fldCharType="end"/>
      </w:r>
      <w:r w:rsidRPr="00CA3534">
        <w:t xml:space="preserve"> </w:t>
      </w:r>
      <w:r>
        <w:t xml:space="preserve"> Datatypes of the streaming model</w:t>
      </w:r>
      <w:bookmarkEnd w:id="3658"/>
    </w:p>
    <w:p w14:paraId="6D787B36" w14:textId="77777777" w:rsidR="005C64CE" w:rsidRDefault="005C64CE" w:rsidP="00290ACA"/>
    <w:p w14:paraId="421BB5A9" w14:textId="77777777" w:rsidR="00D80AFE" w:rsidRDefault="00D80AFE">
      <w:pPr>
        <w:spacing w:after="0"/>
      </w:pPr>
      <w:r>
        <w:br w:type="page"/>
      </w:r>
    </w:p>
    <w:p w14:paraId="3C14F5BA" w14:textId="77777777" w:rsidR="00290ACA" w:rsidRDefault="00290ACA" w:rsidP="00290ACA">
      <w:r>
        <w:lastRenderedPageBreak/>
        <w:t xml:space="preserve">The figure below shows the UML form of augmentation (using the &lt;&lt;specify&gt;&gt; stereotype). All classes in the model can augment </w:t>
      </w:r>
      <w:proofErr w:type="spellStart"/>
      <w:r>
        <w:t>LogRecordBody</w:t>
      </w:r>
      <w:proofErr w:type="spellEnd"/>
      <w:r>
        <w:t>.</w:t>
      </w:r>
    </w:p>
    <w:p w14:paraId="0B23B88A" w14:textId="77777777" w:rsidR="00290ACA" w:rsidRDefault="00352FFC" w:rsidP="00290ACA">
      <w:pPr>
        <w:spacing w:after="0"/>
        <w:jc w:val="center"/>
      </w:pPr>
      <w:r w:rsidRPr="00352FFC">
        <w:rPr>
          <w:noProof/>
        </w:rPr>
        <w:t xml:space="preserve"> </w:t>
      </w:r>
      <w:r w:rsidRPr="00352FFC">
        <w:rPr>
          <w:noProof/>
        </w:rPr>
        <w:drawing>
          <wp:inline distT="0" distB="0" distL="0" distR="0" wp14:anchorId="7232EF9E" wp14:editId="271F6973">
            <wp:extent cx="5381653" cy="3846242"/>
            <wp:effectExtent l="0" t="0" r="0" b="1905"/>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34"/>
                    <a:stretch>
                      <a:fillRect/>
                    </a:stretch>
                  </pic:blipFill>
                  <pic:spPr>
                    <a:xfrm>
                      <a:off x="0" y="0"/>
                      <a:ext cx="5386575" cy="3849760"/>
                    </a:xfrm>
                    <a:prstGeom prst="rect">
                      <a:avLst/>
                    </a:prstGeom>
                  </pic:spPr>
                </pic:pic>
              </a:graphicData>
            </a:graphic>
          </wp:inline>
        </w:drawing>
      </w:r>
    </w:p>
    <w:p w14:paraId="746B430C" w14:textId="28B57751" w:rsidR="00290ACA" w:rsidRDefault="00290ACA" w:rsidP="00290ACA">
      <w:pPr>
        <w:pStyle w:val="FigureCaption"/>
      </w:pPr>
      <w:bookmarkStart w:id="3662" w:name="_Toc192620412"/>
      <w:r w:rsidRPr="00CA3534">
        <w:t xml:space="preserve">Figure </w:t>
      </w:r>
      <w:r>
        <w:rPr>
          <w:noProof/>
        </w:rPr>
        <w:fldChar w:fldCharType="begin"/>
      </w:r>
      <w:r>
        <w:rPr>
          <w:noProof/>
        </w:rPr>
        <w:instrText xml:space="preserve"> SEQ Figure \* ARABIC </w:instrText>
      </w:r>
      <w:r>
        <w:rPr>
          <w:noProof/>
        </w:rPr>
        <w:fldChar w:fldCharType="separate"/>
      </w:r>
      <w:ins w:id="3663" w:author="Author">
        <w:r w:rsidR="00B53275">
          <w:rPr>
            <w:noProof/>
          </w:rPr>
          <w:t>38</w:t>
        </w:r>
        <w:del w:id="3664" w:author="Author">
          <w:r w:rsidR="006D1621" w:rsidDel="00B53275">
            <w:rPr>
              <w:noProof/>
            </w:rPr>
            <w:delText>38</w:delText>
          </w:r>
        </w:del>
      </w:ins>
      <w:del w:id="3665" w:author="Author">
        <w:r w:rsidR="00C1187B" w:rsidDel="00B53275">
          <w:rPr>
            <w:noProof/>
          </w:rPr>
          <w:delText>40</w:delText>
        </w:r>
      </w:del>
      <w:r>
        <w:rPr>
          <w:noProof/>
        </w:rPr>
        <w:fldChar w:fldCharType="end"/>
      </w:r>
      <w:r w:rsidRPr="00CA3534">
        <w:t xml:space="preserve"> </w:t>
      </w:r>
      <w:r>
        <w:t xml:space="preserve"> Example of Augmentation of the </w:t>
      </w:r>
      <w:proofErr w:type="spellStart"/>
      <w:r>
        <w:t>LogRecordBody</w:t>
      </w:r>
      <w:proofErr w:type="spellEnd"/>
      <w:r>
        <w:t xml:space="preserve"> with some classes from the model</w:t>
      </w:r>
      <w:bookmarkEnd w:id="3662"/>
    </w:p>
    <w:p w14:paraId="51F8170C" w14:textId="77777777" w:rsidR="007F67E6" w:rsidRDefault="007F67E6" w:rsidP="007F67E6"/>
    <w:p w14:paraId="35991295" w14:textId="507129EC" w:rsidR="007F67E6" w:rsidRDefault="007F67E6" w:rsidP="007F67E6">
      <w:pPr>
        <w:pStyle w:val="Heading3"/>
      </w:pPr>
      <w:bookmarkStart w:id="3666" w:name="_Ref144311606"/>
      <w:bookmarkStart w:id="3667" w:name="_Toc192619629"/>
      <w:r>
        <w:t xml:space="preserve">The model of </w:t>
      </w:r>
      <w:proofErr w:type="spellStart"/>
      <w:r w:rsidR="00097067">
        <w:t>g</w:t>
      </w:r>
      <w:r>
        <w:t>NMI</w:t>
      </w:r>
      <w:proofErr w:type="spellEnd"/>
      <w:r>
        <w:t xml:space="preserve"> </w:t>
      </w:r>
      <w:proofErr w:type="spellStart"/>
      <w:r>
        <w:t>protobuf</w:t>
      </w:r>
      <w:bookmarkEnd w:id="3666"/>
      <w:bookmarkEnd w:id="3667"/>
      <w:proofErr w:type="spellEnd"/>
    </w:p>
    <w:p w14:paraId="4C6AB532" w14:textId="57EB596D" w:rsidR="007F67E6" w:rsidRDefault="007F67E6" w:rsidP="007F67E6">
      <w:r>
        <w:t xml:space="preserve">The TAPI </w:t>
      </w:r>
      <w:r w:rsidR="008024FA">
        <w:t>solution</w:t>
      </w:r>
      <w:r>
        <w:t xml:space="preserve"> includes a UML</w:t>
      </w:r>
      <w:r w:rsidR="008024FA">
        <w:t xml:space="preserve"> model fragment</w:t>
      </w:r>
      <w:r>
        <w:t xml:space="preserve"> that</w:t>
      </w:r>
      <w:r w:rsidR="008024FA">
        <w:t xml:space="preserve"> drives the YANG and</w:t>
      </w:r>
      <w:r>
        <w:t xml:space="preserve"> represents the </w:t>
      </w:r>
      <w:proofErr w:type="spellStart"/>
      <w:r>
        <w:t>protobuf</w:t>
      </w:r>
      <w:proofErr w:type="spellEnd"/>
      <w:r>
        <w:t xml:space="preserve"> structure defined in [GNMI-PROTO]</w:t>
      </w:r>
      <w:r w:rsidR="008024FA">
        <w:t xml:space="preserve"> use in the </w:t>
      </w:r>
      <w:proofErr w:type="spellStart"/>
      <w:r w:rsidR="003F1A9E">
        <w:t>g</w:t>
      </w:r>
      <w:r w:rsidR="008024FA">
        <w:t>NMI</w:t>
      </w:r>
      <w:proofErr w:type="spellEnd"/>
      <w:r w:rsidR="008024FA">
        <w:t xml:space="preserve"> streaming capability for measurement reporting</w:t>
      </w:r>
      <w:r>
        <w:t xml:space="preserve">. The structure augments the stream record which is the container for all forms of TAPI streaming and which essentially has no content or structure for </w:t>
      </w:r>
      <w:proofErr w:type="spellStart"/>
      <w:r w:rsidR="003F1A9E">
        <w:t>g</w:t>
      </w:r>
      <w:r>
        <w:t>NMI</w:t>
      </w:r>
      <w:proofErr w:type="spellEnd"/>
      <w:r>
        <w:t xml:space="preserve"> streaming. This is shown in the UML fragment below.</w:t>
      </w:r>
    </w:p>
    <w:p w14:paraId="34B61B8D" w14:textId="4D2AB984" w:rsidR="007F67E6" w:rsidRDefault="007F67E6" w:rsidP="007F67E6">
      <w:r>
        <w:t xml:space="preserve">Whilst the </w:t>
      </w:r>
      <w:proofErr w:type="spellStart"/>
      <w:r w:rsidR="003F1A9E">
        <w:t>g</w:t>
      </w:r>
      <w:r>
        <w:t>NMI</w:t>
      </w:r>
      <w:proofErr w:type="spellEnd"/>
      <w:r>
        <w:t xml:space="preserve"> structure, starting from </w:t>
      </w:r>
      <w:proofErr w:type="spellStart"/>
      <w:r>
        <w:t>SubscribeResponse</w:t>
      </w:r>
      <w:proofErr w:type="spellEnd"/>
      <w:r>
        <w:t xml:space="preserve"> to </w:t>
      </w:r>
      <w:proofErr w:type="spellStart"/>
      <w:r>
        <w:t>TypedValue</w:t>
      </w:r>
      <w:proofErr w:type="spellEnd"/>
      <w:r>
        <w:t xml:space="preserve"> is not a TAPI model, it is necessary to drive the appropriate YANG to drive the construction/generation of the </w:t>
      </w:r>
      <w:proofErr w:type="spellStart"/>
      <w:r>
        <w:t>protobuf</w:t>
      </w:r>
      <w:proofErr w:type="spellEnd"/>
      <w:r>
        <w:t xml:space="preserve"> message structures</w:t>
      </w:r>
      <w:r>
        <w:rPr>
          <w:rStyle w:val="FootnoteReference"/>
        </w:rPr>
        <w:footnoteReference w:id="79"/>
      </w:r>
      <w:r>
        <w:t xml:space="preserve">. The </w:t>
      </w:r>
      <w:proofErr w:type="spellStart"/>
      <w:r w:rsidR="003F1A9E">
        <w:t>g</w:t>
      </w:r>
      <w:r>
        <w:t>NMI</w:t>
      </w:r>
      <w:proofErr w:type="spellEnd"/>
      <w:r>
        <w:t xml:space="preserve"> model allows various other data types in structures. Only those that are used are shown. </w:t>
      </w:r>
      <w:proofErr w:type="spellStart"/>
      <w:r>
        <w:t>TypedValue</w:t>
      </w:r>
      <w:proofErr w:type="spellEnd"/>
      <w:r>
        <w:t xml:space="preserve"> has </w:t>
      </w:r>
      <w:proofErr w:type="gramStart"/>
      <w:r>
        <w:t>various different</w:t>
      </w:r>
      <w:proofErr w:type="gramEnd"/>
      <w:r>
        <w:t xml:space="preserve"> definitions for the value in a “one of” structure. Only the </w:t>
      </w:r>
      <w:proofErr w:type="spellStart"/>
      <w:r>
        <w:t>proto_bytes</w:t>
      </w:r>
      <w:proofErr w:type="spellEnd"/>
      <w:r>
        <w:t xml:space="preserve"> value is used (this is enumeration 13 in the </w:t>
      </w:r>
      <w:proofErr w:type="spellStart"/>
      <w:r>
        <w:t>protobuf</w:t>
      </w:r>
      <w:proofErr w:type="spellEnd"/>
      <w:r>
        <w:t xml:space="preserve"> definition). This option enables any defined </w:t>
      </w:r>
      <w:proofErr w:type="spellStart"/>
      <w:r>
        <w:t>protobuf</w:t>
      </w:r>
      <w:proofErr w:type="spellEnd"/>
      <w:r>
        <w:t xml:space="preserve"> structure to be added (augmented) from this point. This is where the TAPI structure is added.</w:t>
      </w:r>
    </w:p>
    <w:p w14:paraId="494BC8A3" w14:textId="77777777" w:rsidR="007F67E6" w:rsidRPr="00454C94" w:rsidRDefault="00454C94" w:rsidP="00454C94">
      <w:r>
        <w:t xml:space="preserve">Each property shows the </w:t>
      </w:r>
      <w:proofErr w:type="spellStart"/>
      <w:r>
        <w:t>protobuf</w:t>
      </w:r>
      <w:proofErr w:type="spellEnd"/>
      <w:r>
        <w:t xml:space="preserve"> enumeration. </w:t>
      </w:r>
    </w:p>
    <w:p w14:paraId="7B5CFBF0" w14:textId="790815AD" w:rsidR="007F67E6" w:rsidRDefault="004D1EC6" w:rsidP="007F67E6">
      <w:pPr>
        <w:pStyle w:val="Default"/>
        <w:keepNext/>
        <w:rPr>
          <w:rFonts w:asciiTheme="minorHAnsi" w:hAnsiTheme="minorHAnsi"/>
          <w:color w:val="7030A0"/>
          <w:sz w:val="20"/>
          <w:szCs w:val="20"/>
          <w:lang w:val="en-GB"/>
        </w:rPr>
      </w:pPr>
      <w:r>
        <w:rPr>
          <w:noProof/>
        </w:rPr>
        <w:lastRenderedPageBreak/>
        <w:drawing>
          <wp:inline distT="0" distB="0" distL="0" distR="0" wp14:anchorId="463479BF" wp14:editId="31CD3CDA">
            <wp:extent cx="6645910" cy="5876925"/>
            <wp:effectExtent l="0" t="0" r="2540" b="9525"/>
            <wp:docPr id="521302625" name="Picture 1" descr="A diagram of a softwar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02625" name="Picture 1" descr="A diagram of a software application&#10;&#10;Description automatically generated with medium confidence"/>
                    <pic:cNvPicPr/>
                  </pic:nvPicPr>
                  <pic:blipFill>
                    <a:blip r:embed="rId35"/>
                    <a:stretch>
                      <a:fillRect/>
                    </a:stretch>
                  </pic:blipFill>
                  <pic:spPr>
                    <a:xfrm>
                      <a:off x="0" y="0"/>
                      <a:ext cx="6645910" cy="5876925"/>
                    </a:xfrm>
                    <a:prstGeom prst="rect">
                      <a:avLst/>
                    </a:prstGeom>
                  </pic:spPr>
                </pic:pic>
              </a:graphicData>
            </a:graphic>
          </wp:inline>
        </w:drawing>
      </w:r>
    </w:p>
    <w:p w14:paraId="393A2784" w14:textId="2CBB94C4" w:rsidR="007F67E6" w:rsidRDefault="007F67E6" w:rsidP="007F67E6">
      <w:pPr>
        <w:pStyle w:val="FigureCaption"/>
      </w:pPr>
      <w:bookmarkStart w:id="3668" w:name="_Toc192620413"/>
      <w:r>
        <w:t xml:space="preserve">Figure </w:t>
      </w:r>
      <w:r>
        <w:rPr>
          <w:noProof/>
        </w:rPr>
        <w:fldChar w:fldCharType="begin"/>
      </w:r>
      <w:r>
        <w:rPr>
          <w:noProof/>
        </w:rPr>
        <w:instrText xml:space="preserve"> SEQ Figure \* ARABIC </w:instrText>
      </w:r>
      <w:r>
        <w:rPr>
          <w:noProof/>
        </w:rPr>
        <w:fldChar w:fldCharType="separate"/>
      </w:r>
      <w:ins w:id="3669" w:author="Author">
        <w:r w:rsidR="00B53275">
          <w:rPr>
            <w:noProof/>
          </w:rPr>
          <w:t>39</w:t>
        </w:r>
        <w:del w:id="3670" w:author="Author">
          <w:r w:rsidR="006D1621" w:rsidDel="00B53275">
            <w:rPr>
              <w:noProof/>
            </w:rPr>
            <w:delText>39</w:delText>
          </w:r>
        </w:del>
      </w:ins>
      <w:del w:id="3671" w:author="Author">
        <w:r w:rsidR="00C1187B" w:rsidDel="00B53275">
          <w:rPr>
            <w:noProof/>
          </w:rPr>
          <w:delText>41</w:delText>
        </w:r>
      </w:del>
      <w:r>
        <w:rPr>
          <w:noProof/>
        </w:rPr>
        <w:fldChar w:fldCharType="end"/>
      </w:r>
      <w:r>
        <w:t xml:space="preserve">  Standard </w:t>
      </w:r>
      <w:proofErr w:type="spellStart"/>
      <w:r w:rsidR="002C3653">
        <w:t>g</w:t>
      </w:r>
      <w:r>
        <w:t>NMI</w:t>
      </w:r>
      <w:proofErr w:type="spellEnd"/>
      <w:r>
        <w:t xml:space="preserve"> stream structure</w:t>
      </w:r>
      <w:bookmarkEnd w:id="3668"/>
    </w:p>
    <w:p w14:paraId="070ABA37" w14:textId="77777777" w:rsidR="000604A5" w:rsidRDefault="00561336" w:rsidP="00561336">
      <w:r>
        <w:t xml:space="preserve">The UML model below </w:t>
      </w:r>
      <w:r w:rsidR="00266552">
        <w:t xml:space="preserve">shows the definition of the structure of </w:t>
      </w:r>
      <w:proofErr w:type="spellStart"/>
      <w:r w:rsidR="00266552">
        <w:t>proto</w:t>
      </w:r>
      <w:r w:rsidR="00607996">
        <w:t>B</w:t>
      </w:r>
      <w:r w:rsidR="00266552">
        <w:t>ytes</w:t>
      </w:r>
      <w:proofErr w:type="spellEnd"/>
      <w:r w:rsidR="00266552">
        <w:t>.</w:t>
      </w:r>
      <w:r w:rsidR="00530CE8">
        <w:t xml:space="preserve"> </w:t>
      </w:r>
      <w:r w:rsidR="00607996">
        <w:t xml:space="preserve">The </w:t>
      </w:r>
      <w:proofErr w:type="spellStart"/>
      <w:r w:rsidR="00607996">
        <w:t>proto_bytes</w:t>
      </w:r>
      <w:proofErr w:type="spellEnd"/>
      <w:r w:rsidR="00607996">
        <w:t xml:space="preserve"> property (</w:t>
      </w:r>
      <w:proofErr w:type="spellStart"/>
      <w:r w:rsidR="00607996">
        <w:rPr>
          <w:rStyle w:val="cf01"/>
        </w:rPr>
        <w:t>protobufEnumeration</w:t>
      </w:r>
      <w:proofErr w:type="spellEnd"/>
      <w:r w:rsidR="00607996">
        <w:rPr>
          <w:rStyle w:val="cf01"/>
        </w:rPr>
        <w:t xml:space="preserve"> =13</w:t>
      </w:r>
      <w:r w:rsidR="00607996">
        <w:t xml:space="preserve">) of the </w:t>
      </w:r>
      <w:proofErr w:type="spellStart"/>
      <w:r w:rsidR="00607996">
        <w:t>TypedValue</w:t>
      </w:r>
      <w:proofErr w:type="spellEnd"/>
      <w:r w:rsidR="00607996">
        <w:t xml:space="preserve"> has the </w:t>
      </w:r>
      <w:proofErr w:type="spellStart"/>
      <w:r w:rsidR="00607996">
        <w:t>protobuf</w:t>
      </w:r>
      <w:proofErr w:type="spellEnd"/>
      <w:r w:rsidR="00607996">
        <w:t xml:space="preserve"> structure defined by the remainder of the model in the fragment starting from </w:t>
      </w:r>
      <w:proofErr w:type="spellStart"/>
      <w:r w:rsidR="00607996">
        <w:t>StreamDetails</w:t>
      </w:r>
      <w:proofErr w:type="spellEnd"/>
      <w:r w:rsidR="00607996">
        <w:t xml:space="preserve">. This is inserted directly into the </w:t>
      </w:r>
      <w:proofErr w:type="spellStart"/>
      <w:r w:rsidR="00607996">
        <w:t>TypedValue</w:t>
      </w:r>
      <w:proofErr w:type="spellEnd"/>
      <w:r w:rsidR="00607996">
        <w:t xml:space="preserve"> via the </w:t>
      </w:r>
      <w:r w:rsidR="00607996" w:rsidRPr="008024FA">
        <w:t>«</w:t>
      </w:r>
      <w:proofErr w:type="spellStart"/>
      <w:r w:rsidR="00607996">
        <w:t>ExtendedComposite</w:t>
      </w:r>
      <w:proofErr w:type="spellEnd"/>
      <w:r w:rsidR="00607996" w:rsidRPr="008024FA">
        <w:t>»</w:t>
      </w:r>
      <w:r w:rsidR="00607996">
        <w:t xml:space="preserve"> association.</w:t>
      </w:r>
      <w:r w:rsidR="008423AE">
        <w:t xml:space="preserve"> </w:t>
      </w:r>
      <w:r w:rsidR="00530CE8">
        <w:t xml:space="preserve">The structure allows for </w:t>
      </w:r>
      <w:r w:rsidR="005E79A3">
        <w:t xml:space="preserve">various </w:t>
      </w:r>
      <w:proofErr w:type="spellStart"/>
      <w:r w:rsidR="005E79A3">
        <w:t>StreamStructures</w:t>
      </w:r>
      <w:proofErr w:type="spellEnd"/>
      <w:r w:rsidR="000604A5">
        <w:t xml:space="preserve">. Only one structure is defined for </w:t>
      </w:r>
      <w:proofErr w:type="spellStart"/>
      <w:r w:rsidR="000604A5">
        <w:t>MeasurementDetails</w:t>
      </w:r>
      <w:proofErr w:type="spellEnd"/>
      <w:r w:rsidR="000604A5">
        <w:t xml:space="preserve">. </w:t>
      </w:r>
    </w:p>
    <w:p w14:paraId="4196797E" w14:textId="77777777" w:rsidR="007F67E6" w:rsidRPr="0013018B" w:rsidRDefault="000604A5" w:rsidP="00561336">
      <w:r>
        <w:t xml:space="preserve">The </w:t>
      </w:r>
      <w:proofErr w:type="spellStart"/>
      <w:r w:rsidR="00607996">
        <w:t>M</w:t>
      </w:r>
      <w:r>
        <w:t>easurement</w:t>
      </w:r>
      <w:r w:rsidR="00607996">
        <w:t>D</w:t>
      </w:r>
      <w:r>
        <w:t>etails</w:t>
      </w:r>
      <w:proofErr w:type="spellEnd"/>
      <w:r>
        <w:t xml:space="preserve"> is </w:t>
      </w:r>
      <w:r w:rsidR="00E14376">
        <w:t xml:space="preserve">constructed in two parts. This allows qualified measurements to be inserted at </w:t>
      </w:r>
      <w:proofErr w:type="spellStart"/>
      <w:r w:rsidR="00E14376">
        <w:t>protobufEnumeration</w:t>
      </w:r>
      <w:proofErr w:type="spellEnd"/>
      <w:r w:rsidR="00E14376">
        <w:t xml:space="preserve"> 11. This illustrates the approach to adding </w:t>
      </w:r>
      <w:r w:rsidR="00246FCF">
        <w:t xml:space="preserve">nested blocks of data in </w:t>
      </w:r>
      <w:r w:rsidR="003F6D2B">
        <w:t>general</w:t>
      </w:r>
      <w:r w:rsidR="00246FCF">
        <w:t>.</w:t>
      </w:r>
    </w:p>
    <w:p w14:paraId="44BFA260" w14:textId="30AF723B" w:rsidR="007F67E6" w:rsidRDefault="002A0C09" w:rsidP="0096454E">
      <w:pPr>
        <w:pStyle w:val="Default"/>
        <w:keepNext/>
        <w:jc w:val="center"/>
        <w:rPr>
          <w:rFonts w:asciiTheme="minorHAnsi" w:hAnsiTheme="minorHAnsi"/>
          <w:color w:val="7030A0"/>
          <w:sz w:val="20"/>
          <w:szCs w:val="20"/>
          <w:lang w:val="en-GB"/>
        </w:rPr>
      </w:pPr>
      <w:r>
        <w:rPr>
          <w:noProof/>
        </w:rPr>
        <w:lastRenderedPageBreak/>
        <w:drawing>
          <wp:inline distT="0" distB="0" distL="0" distR="0" wp14:anchorId="55BE0A7D" wp14:editId="33869C3E">
            <wp:extent cx="6645910" cy="6736080"/>
            <wp:effectExtent l="0" t="0" r="2540" b="7620"/>
            <wp:docPr id="486448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48517" name="Picture 1" descr="A screenshot of a computer&#10;&#10;Description automatically generated"/>
                    <pic:cNvPicPr/>
                  </pic:nvPicPr>
                  <pic:blipFill>
                    <a:blip r:embed="rId36"/>
                    <a:stretch>
                      <a:fillRect/>
                    </a:stretch>
                  </pic:blipFill>
                  <pic:spPr>
                    <a:xfrm>
                      <a:off x="0" y="0"/>
                      <a:ext cx="6645910" cy="6736080"/>
                    </a:xfrm>
                    <a:prstGeom prst="rect">
                      <a:avLst/>
                    </a:prstGeom>
                  </pic:spPr>
                </pic:pic>
              </a:graphicData>
            </a:graphic>
          </wp:inline>
        </w:drawing>
      </w:r>
    </w:p>
    <w:p w14:paraId="06C52148" w14:textId="58889D09" w:rsidR="007F67E6" w:rsidRDefault="007F67E6" w:rsidP="007F67E6">
      <w:pPr>
        <w:pStyle w:val="FigureCaption"/>
      </w:pPr>
      <w:bookmarkStart w:id="3672" w:name="_Toc192620414"/>
      <w:r>
        <w:t xml:space="preserve">Figure </w:t>
      </w:r>
      <w:r>
        <w:rPr>
          <w:noProof/>
        </w:rPr>
        <w:fldChar w:fldCharType="begin"/>
      </w:r>
      <w:r>
        <w:rPr>
          <w:noProof/>
        </w:rPr>
        <w:instrText xml:space="preserve"> SEQ Figure \* ARABIC </w:instrText>
      </w:r>
      <w:r>
        <w:rPr>
          <w:noProof/>
        </w:rPr>
        <w:fldChar w:fldCharType="separate"/>
      </w:r>
      <w:ins w:id="3673" w:author="Author">
        <w:r w:rsidR="00B53275">
          <w:rPr>
            <w:noProof/>
          </w:rPr>
          <w:t>40</w:t>
        </w:r>
        <w:del w:id="3674" w:author="Author">
          <w:r w:rsidR="006D1621" w:rsidDel="00B53275">
            <w:rPr>
              <w:noProof/>
            </w:rPr>
            <w:delText>40</w:delText>
          </w:r>
        </w:del>
      </w:ins>
      <w:del w:id="3675" w:author="Author">
        <w:r w:rsidR="00C1187B" w:rsidDel="00B53275">
          <w:rPr>
            <w:noProof/>
          </w:rPr>
          <w:delText>42</w:delText>
        </w:r>
      </w:del>
      <w:r>
        <w:rPr>
          <w:noProof/>
        </w:rPr>
        <w:fldChar w:fldCharType="end"/>
      </w:r>
      <w:r w:rsidRPr="00CA3534">
        <w:t xml:space="preserve"> </w:t>
      </w:r>
      <w:r>
        <w:t xml:space="preserve"> Basic measurement augment</w:t>
      </w:r>
      <w:bookmarkEnd w:id="3672"/>
    </w:p>
    <w:p w14:paraId="539A89EB" w14:textId="77777777" w:rsidR="00BD2442" w:rsidRDefault="00BD2442" w:rsidP="00BD2442">
      <w:r>
        <w:t xml:space="preserve">The model fragment above shows the basic PM structure supporting a single measurement per record where a single valued measurement is conveyed via </w:t>
      </w:r>
      <w:proofErr w:type="spellStart"/>
      <w:r>
        <w:t>qualifiedMeasuredValue</w:t>
      </w:r>
      <w:proofErr w:type="spellEnd"/>
      <w:r w:rsidR="00DB2CD2">
        <w:t xml:space="preserve"> chunks</w:t>
      </w:r>
      <w:r w:rsidR="008024FA">
        <w:t xml:space="preserve"> which </w:t>
      </w:r>
      <w:r w:rsidR="00DB2CD2">
        <w:t>are</w:t>
      </w:r>
      <w:r w:rsidR="008024FA">
        <w:t xml:space="preserve"> inserted directly into the </w:t>
      </w:r>
      <w:proofErr w:type="spellStart"/>
      <w:r w:rsidR="008024FA">
        <w:t>MeasurementDetails</w:t>
      </w:r>
      <w:proofErr w:type="spellEnd"/>
      <w:r w:rsidR="008024FA">
        <w:t xml:space="preserve"> structure via the </w:t>
      </w:r>
      <w:r w:rsidR="008024FA" w:rsidRPr="008024FA">
        <w:t>«</w:t>
      </w:r>
      <w:proofErr w:type="spellStart"/>
      <w:r w:rsidR="008024FA">
        <w:t>ExtendedComposite</w:t>
      </w:r>
      <w:proofErr w:type="spellEnd"/>
      <w:r w:rsidR="008024FA" w:rsidRPr="008024FA">
        <w:t>»</w:t>
      </w:r>
      <w:r w:rsidR="008024FA">
        <w:t xml:space="preserve"> association</w:t>
      </w:r>
      <w:r>
        <w:t xml:space="preserve">. If a measurement is multi-valued, the multiple values may be conveyed via </w:t>
      </w:r>
      <w:proofErr w:type="spellStart"/>
      <w:r>
        <w:t>qualifiedMeasuredValueSet</w:t>
      </w:r>
      <w:proofErr w:type="spellEnd"/>
      <w:r>
        <w:t xml:space="preserve">. Each member of the set may be distinguished in the details of </w:t>
      </w:r>
      <w:proofErr w:type="spellStart"/>
      <w:r>
        <w:t>QualifiedMeasuredValue</w:t>
      </w:r>
      <w:proofErr w:type="spellEnd"/>
      <w:r>
        <w:t>.</w:t>
      </w:r>
    </w:p>
    <w:p w14:paraId="6AA9D023" w14:textId="77777777" w:rsidR="007F67E6" w:rsidRPr="0013018B" w:rsidRDefault="007F67E6" w:rsidP="007F67E6">
      <w:pPr>
        <w:pStyle w:val="Default"/>
        <w:rPr>
          <w:rFonts w:asciiTheme="minorHAnsi" w:hAnsiTheme="minorHAnsi"/>
          <w:sz w:val="20"/>
          <w:szCs w:val="20"/>
        </w:rPr>
      </w:pPr>
    </w:p>
    <w:p w14:paraId="0FA2D1C5" w14:textId="0349797B" w:rsidR="007F67E6" w:rsidRDefault="004E6DB7" w:rsidP="0096454E">
      <w:pPr>
        <w:pStyle w:val="Default"/>
        <w:keepNext/>
        <w:jc w:val="center"/>
        <w:rPr>
          <w:rFonts w:asciiTheme="minorHAnsi" w:hAnsiTheme="minorHAnsi"/>
          <w:color w:val="7030A0"/>
          <w:sz w:val="20"/>
          <w:szCs w:val="20"/>
          <w:lang w:val="en-GB"/>
        </w:rPr>
      </w:pPr>
      <w:r>
        <w:rPr>
          <w:noProof/>
        </w:rPr>
        <w:lastRenderedPageBreak/>
        <w:drawing>
          <wp:inline distT="0" distB="0" distL="0" distR="0" wp14:anchorId="34C602C8" wp14:editId="6DE3C1D1">
            <wp:extent cx="6645910" cy="2822575"/>
            <wp:effectExtent l="0" t="0" r="2540" b="0"/>
            <wp:docPr id="1992819245"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19245" name="Picture 1" descr="A diagram of a computer program&#10;&#10;Description automatically generated with medium confidence"/>
                    <pic:cNvPicPr/>
                  </pic:nvPicPr>
                  <pic:blipFill>
                    <a:blip r:embed="rId37"/>
                    <a:stretch>
                      <a:fillRect/>
                    </a:stretch>
                  </pic:blipFill>
                  <pic:spPr>
                    <a:xfrm>
                      <a:off x="0" y="0"/>
                      <a:ext cx="6645910" cy="2822575"/>
                    </a:xfrm>
                    <a:prstGeom prst="rect">
                      <a:avLst/>
                    </a:prstGeom>
                  </pic:spPr>
                </pic:pic>
              </a:graphicData>
            </a:graphic>
          </wp:inline>
        </w:drawing>
      </w:r>
    </w:p>
    <w:p w14:paraId="74561A20" w14:textId="17A92F7A" w:rsidR="007F67E6" w:rsidRDefault="007F67E6" w:rsidP="007F67E6">
      <w:pPr>
        <w:pStyle w:val="FigureCaption"/>
      </w:pPr>
      <w:bookmarkStart w:id="3676" w:name="_Toc192620415"/>
      <w:r>
        <w:t xml:space="preserve">Figure </w:t>
      </w:r>
      <w:r>
        <w:rPr>
          <w:noProof/>
        </w:rPr>
        <w:fldChar w:fldCharType="begin"/>
      </w:r>
      <w:r>
        <w:rPr>
          <w:noProof/>
        </w:rPr>
        <w:instrText xml:space="preserve"> SEQ Figure \* ARABIC </w:instrText>
      </w:r>
      <w:r>
        <w:rPr>
          <w:noProof/>
        </w:rPr>
        <w:fldChar w:fldCharType="separate"/>
      </w:r>
      <w:ins w:id="3677" w:author="Author">
        <w:r w:rsidR="00B53275">
          <w:rPr>
            <w:noProof/>
          </w:rPr>
          <w:t>41</w:t>
        </w:r>
        <w:del w:id="3678" w:author="Author">
          <w:r w:rsidR="006D1621" w:rsidDel="00B53275">
            <w:rPr>
              <w:noProof/>
            </w:rPr>
            <w:delText>41</w:delText>
          </w:r>
        </w:del>
      </w:ins>
      <w:del w:id="3679" w:author="Author">
        <w:r w:rsidR="00C1187B" w:rsidDel="00B53275">
          <w:rPr>
            <w:noProof/>
          </w:rPr>
          <w:delText>43</w:delText>
        </w:r>
      </w:del>
      <w:r>
        <w:rPr>
          <w:noProof/>
        </w:rPr>
        <w:fldChar w:fldCharType="end"/>
      </w:r>
      <w:r w:rsidRPr="00CA3534">
        <w:t xml:space="preserve"> </w:t>
      </w:r>
      <w:r>
        <w:t xml:space="preserve"> Support for multiple measurements in one record</w:t>
      </w:r>
      <w:bookmarkEnd w:id="3676"/>
    </w:p>
    <w:p w14:paraId="26353A3C" w14:textId="77777777" w:rsidR="007F67E6" w:rsidRDefault="007F67E6" w:rsidP="007F67E6">
      <w:r>
        <w:t>The model fragment above shows the full PM structure</w:t>
      </w:r>
      <w:r w:rsidR="00BD2442">
        <w:t xml:space="preserve"> supporting multiple measurements in one record where measurements have some property values in common. Common values are defined in </w:t>
      </w:r>
      <w:proofErr w:type="spellStart"/>
      <w:r w:rsidR="00BD2442">
        <w:t>MeasurementDetails</w:t>
      </w:r>
      <w:proofErr w:type="spellEnd"/>
      <w:r w:rsidR="00BD2442">
        <w:t xml:space="preserve"> directly. Values that differ across the measurements are defined via the list in </w:t>
      </w:r>
      <w:proofErr w:type="spellStart"/>
      <w:r w:rsidR="00BD2442">
        <w:t>QualifiedMeasurement</w:t>
      </w:r>
      <w:proofErr w:type="spellEnd"/>
      <w:r w:rsidR="00BD2442">
        <w:t>.</w:t>
      </w:r>
    </w:p>
    <w:p w14:paraId="6307C5F8" w14:textId="77777777" w:rsidR="00AF26F9" w:rsidRDefault="00AF26F9" w:rsidP="007F67E6"/>
    <w:p w14:paraId="3C42A172" w14:textId="77777777" w:rsidR="00AF26F9" w:rsidRDefault="00AF26F9" w:rsidP="007F67E6">
      <w:r>
        <w:t xml:space="preserve">The </w:t>
      </w:r>
      <w:r w:rsidR="00F74433">
        <w:t>model fragment shown below sets out the data types in detail.</w:t>
      </w:r>
    </w:p>
    <w:p w14:paraId="633870E6" w14:textId="77777777" w:rsidR="007F67E6" w:rsidRPr="0013018B" w:rsidRDefault="007F67E6" w:rsidP="007F67E6">
      <w:pPr>
        <w:pStyle w:val="Default"/>
        <w:rPr>
          <w:rFonts w:asciiTheme="minorHAnsi" w:hAnsiTheme="minorHAnsi"/>
          <w:sz w:val="20"/>
          <w:szCs w:val="20"/>
        </w:rPr>
      </w:pPr>
    </w:p>
    <w:p w14:paraId="07500345" w14:textId="3A684ABE" w:rsidR="0096454E" w:rsidRDefault="00C91B4C" w:rsidP="0096454E">
      <w:pPr>
        <w:pStyle w:val="Default"/>
        <w:keepNext/>
        <w:jc w:val="center"/>
        <w:rPr>
          <w:rFonts w:asciiTheme="minorHAnsi" w:hAnsiTheme="minorHAnsi"/>
          <w:color w:val="7030A0"/>
          <w:sz w:val="20"/>
          <w:szCs w:val="20"/>
          <w:lang w:val="en-GB"/>
        </w:rPr>
      </w:pPr>
      <w:r>
        <w:rPr>
          <w:noProof/>
        </w:rPr>
        <w:drawing>
          <wp:inline distT="0" distB="0" distL="0" distR="0" wp14:anchorId="4E08262D" wp14:editId="1DC27A71">
            <wp:extent cx="6645910" cy="2270125"/>
            <wp:effectExtent l="0" t="0" r="2540" b="0"/>
            <wp:docPr id="1416543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43765" name="Picture 1" descr="A screenshot of a computer&#10;&#10;Description automatically generated"/>
                    <pic:cNvPicPr/>
                  </pic:nvPicPr>
                  <pic:blipFill>
                    <a:blip r:embed="rId38"/>
                    <a:stretch>
                      <a:fillRect/>
                    </a:stretch>
                  </pic:blipFill>
                  <pic:spPr>
                    <a:xfrm>
                      <a:off x="0" y="0"/>
                      <a:ext cx="6645910" cy="2270125"/>
                    </a:xfrm>
                    <a:prstGeom prst="rect">
                      <a:avLst/>
                    </a:prstGeom>
                  </pic:spPr>
                </pic:pic>
              </a:graphicData>
            </a:graphic>
          </wp:inline>
        </w:drawing>
      </w:r>
    </w:p>
    <w:p w14:paraId="239A2E22" w14:textId="5D7CB90D" w:rsidR="007F67E6" w:rsidRDefault="007F67E6" w:rsidP="007F67E6">
      <w:pPr>
        <w:pStyle w:val="FigureCaption"/>
      </w:pPr>
      <w:bookmarkStart w:id="3680" w:name="_Toc128036729"/>
      <w:bookmarkStart w:id="3681" w:name="_Toc192620416"/>
      <w:r>
        <w:t xml:space="preserve">Figure </w:t>
      </w:r>
      <w:r>
        <w:rPr>
          <w:noProof/>
        </w:rPr>
        <w:fldChar w:fldCharType="begin"/>
      </w:r>
      <w:r>
        <w:rPr>
          <w:noProof/>
        </w:rPr>
        <w:instrText xml:space="preserve"> SEQ Figure \* ARABIC </w:instrText>
      </w:r>
      <w:r>
        <w:rPr>
          <w:noProof/>
        </w:rPr>
        <w:fldChar w:fldCharType="separate"/>
      </w:r>
      <w:ins w:id="3682" w:author="Author">
        <w:r w:rsidR="00B53275">
          <w:rPr>
            <w:noProof/>
          </w:rPr>
          <w:t>42</w:t>
        </w:r>
        <w:del w:id="3683" w:author="Author">
          <w:r w:rsidR="006D1621" w:rsidDel="00B53275">
            <w:rPr>
              <w:noProof/>
            </w:rPr>
            <w:delText>42</w:delText>
          </w:r>
        </w:del>
      </w:ins>
      <w:del w:id="3684" w:author="Author">
        <w:r w:rsidR="00C1187B" w:rsidDel="00B53275">
          <w:rPr>
            <w:noProof/>
          </w:rPr>
          <w:delText>44</w:delText>
        </w:r>
      </w:del>
      <w:r>
        <w:rPr>
          <w:noProof/>
        </w:rPr>
        <w:fldChar w:fldCharType="end"/>
      </w:r>
      <w:r w:rsidRPr="00CA3534">
        <w:t xml:space="preserve"> </w:t>
      </w:r>
      <w:r>
        <w:t xml:space="preserve"> Data types</w:t>
      </w:r>
      <w:bookmarkEnd w:id="3680"/>
      <w:bookmarkEnd w:id="3681"/>
    </w:p>
    <w:p w14:paraId="6CE88D70" w14:textId="77777777" w:rsidR="0096454E" w:rsidRDefault="0096454E" w:rsidP="0096454E">
      <w:r>
        <w:t xml:space="preserve">The figure below shows </w:t>
      </w:r>
      <w:proofErr w:type="spellStart"/>
      <w:r>
        <w:t>QualifiedMeasurementCommon</w:t>
      </w:r>
      <w:proofErr w:type="spellEnd"/>
      <w:r>
        <w:t xml:space="preserve">, </w:t>
      </w:r>
      <w:proofErr w:type="spellStart"/>
      <w:r>
        <w:t>CurrentData</w:t>
      </w:r>
      <w:proofErr w:type="spellEnd"/>
      <w:r>
        <w:t xml:space="preserve"> and </w:t>
      </w:r>
      <w:proofErr w:type="spellStart"/>
      <w:r>
        <w:t>HistoryData</w:t>
      </w:r>
      <w:proofErr w:type="spellEnd"/>
      <w:r>
        <w:t xml:space="preserve"> for comparison. </w:t>
      </w:r>
    </w:p>
    <w:p w14:paraId="3086FFA5" w14:textId="04BA1451" w:rsidR="007F67E6" w:rsidRDefault="001629DA" w:rsidP="0096454E">
      <w:pPr>
        <w:spacing w:after="0"/>
        <w:jc w:val="center"/>
        <w:rPr>
          <w:color w:val="7030A0"/>
        </w:rPr>
      </w:pPr>
      <w:r>
        <w:rPr>
          <w:noProof/>
        </w:rPr>
        <w:lastRenderedPageBreak/>
        <w:drawing>
          <wp:inline distT="0" distB="0" distL="0" distR="0" wp14:anchorId="71AA180D" wp14:editId="1CAB79BE">
            <wp:extent cx="6645910" cy="2028825"/>
            <wp:effectExtent l="0" t="0" r="2540" b="9525"/>
            <wp:docPr id="324208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8434" name="Picture 1" descr="A screenshot of a computer&#10;&#10;Description automatically generated"/>
                    <pic:cNvPicPr/>
                  </pic:nvPicPr>
                  <pic:blipFill>
                    <a:blip r:embed="rId39"/>
                    <a:stretch>
                      <a:fillRect/>
                    </a:stretch>
                  </pic:blipFill>
                  <pic:spPr>
                    <a:xfrm>
                      <a:off x="0" y="0"/>
                      <a:ext cx="6645910" cy="2028825"/>
                    </a:xfrm>
                    <a:prstGeom prst="rect">
                      <a:avLst/>
                    </a:prstGeom>
                  </pic:spPr>
                </pic:pic>
              </a:graphicData>
            </a:graphic>
          </wp:inline>
        </w:drawing>
      </w:r>
    </w:p>
    <w:p w14:paraId="460A1D74" w14:textId="0E73EBE4" w:rsidR="0096454E" w:rsidRDefault="0096454E" w:rsidP="0096454E">
      <w:pPr>
        <w:pStyle w:val="FigureCaption"/>
      </w:pPr>
      <w:bookmarkStart w:id="3685" w:name="_Toc192620417"/>
      <w:r>
        <w:t xml:space="preserve">Figure </w:t>
      </w:r>
      <w:r>
        <w:rPr>
          <w:noProof/>
        </w:rPr>
        <w:fldChar w:fldCharType="begin"/>
      </w:r>
      <w:r>
        <w:rPr>
          <w:noProof/>
        </w:rPr>
        <w:instrText xml:space="preserve"> SEQ Figure \* ARABIC </w:instrText>
      </w:r>
      <w:r>
        <w:rPr>
          <w:noProof/>
        </w:rPr>
        <w:fldChar w:fldCharType="separate"/>
      </w:r>
      <w:ins w:id="3686" w:author="Author">
        <w:r w:rsidR="00B53275">
          <w:rPr>
            <w:noProof/>
          </w:rPr>
          <w:t>43</w:t>
        </w:r>
        <w:del w:id="3687" w:author="Author">
          <w:r w:rsidR="006D1621" w:rsidDel="00B53275">
            <w:rPr>
              <w:noProof/>
            </w:rPr>
            <w:delText>43</w:delText>
          </w:r>
        </w:del>
      </w:ins>
      <w:del w:id="3688" w:author="Author">
        <w:r w:rsidR="00C1187B" w:rsidDel="00B53275">
          <w:rPr>
            <w:noProof/>
          </w:rPr>
          <w:delText>45</w:delText>
        </w:r>
      </w:del>
      <w:r>
        <w:rPr>
          <w:noProof/>
        </w:rPr>
        <w:fldChar w:fldCharType="end"/>
      </w:r>
      <w:r w:rsidRPr="00CA3534">
        <w:t xml:space="preserve"> </w:t>
      </w:r>
      <w:r>
        <w:t xml:space="preserve"> Related Classes</w:t>
      </w:r>
      <w:bookmarkEnd w:id="3685"/>
    </w:p>
    <w:p w14:paraId="0D18D40B" w14:textId="6004B561" w:rsidR="00E65928" w:rsidRPr="007F67E6" w:rsidRDefault="007F67E6" w:rsidP="00E65928">
      <w:r>
        <w:t xml:space="preserve">Where a solution supports streaming of performance data as described in this TR, support for retrieval, via GET, of </w:t>
      </w:r>
      <w:proofErr w:type="spellStart"/>
      <w:r>
        <w:t>CurrentData</w:t>
      </w:r>
      <w:proofErr w:type="spellEnd"/>
      <w:r>
        <w:t xml:space="preserve"> and </w:t>
      </w:r>
      <w:proofErr w:type="spellStart"/>
      <w:r>
        <w:t>HistoryData</w:t>
      </w:r>
      <w:proofErr w:type="spellEnd"/>
      <w:r>
        <w:t xml:space="preserve"> is not required, and the system may not provide support for </w:t>
      </w:r>
      <w:proofErr w:type="spellStart"/>
      <w:r>
        <w:t>CurrentData</w:t>
      </w:r>
      <w:proofErr w:type="spellEnd"/>
      <w:r>
        <w:t xml:space="preserve"> and </w:t>
      </w:r>
      <w:proofErr w:type="spellStart"/>
      <w:r>
        <w:t>HistoryData</w:t>
      </w:r>
      <w:proofErr w:type="spellEnd"/>
      <w:r>
        <w:t>.</w:t>
      </w:r>
    </w:p>
    <w:p w14:paraId="5B42A8F8" w14:textId="76A8705B" w:rsidR="007F67E6" w:rsidRPr="007F67E6" w:rsidRDefault="007F67E6" w:rsidP="007F67E6"/>
    <w:p w14:paraId="27592543" w14:textId="77777777" w:rsidR="00290ACA" w:rsidRDefault="008A3E8A" w:rsidP="00EB62A7">
      <w:pPr>
        <w:pStyle w:val="Heading2"/>
      </w:pPr>
      <w:bookmarkStart w:id="3689" w:name="_Toc192619630"/>
      <w:r>
        <w:t xml:space="preserve">Appendix – </w:t>
      </w:r>
      <w:r w:rsidR="00905A42">
        <w:t xml:space="preserve">Stream </w:t>
      </w:r>
      <w:r w:rsidR="00855B56">
        <w:t>record example</w:t>
      </w:r>
      <w:bookmarkEnd w:id="3689"/>
    </w:p>
    <w:p w14:paraId="21F735C9" w14:textId="77777777" w:rsidR="00C109D3" w:rsidRDefault="00855B56" w:rsidP="00855B56">
      <w:pPr>
        <w:rPr>
          <w:rFonts w:ascii="Courier New" w:eastAsia="Times New Roman" w:hAnsi="Courier New" w:cs="Courier New"/>
          <w:color w:val="1D1C1D"/>
          <w:sz w:val="18"/>
        </w:rPr>
      </w:pPr>
      <w:r>
        <w:t>The following is an example of an alarm</w:t>
      </w:r>
      <w:r w:rsidR="00F74FEE">
        <w:t>:</w:t>
      </w:r>
    </w:p>
    <w:p w14:paraId="23D72D93"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10FC13C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log</w:t>
      </w:r>
      <w:proofErr w:type="gramEnd"/>
      <w:r w:rsidRPr="009479A2">
        <w:rPr>
          <w:rFonts w:ascii="Consolas" w:eastAsia="Times New Roman" w:hAnsi="Consolas" w:cs="Courier New"/>
          <w:color w:val="1D1C1D"/>
          <w:sz w:val="14"/>
          <w:szCs w:val="14"/>
        </w:rPr>
        <w:t>-record-header": {</w:t>
      </w:r>
    </w:p>
    <w:p w14:paraId="3190908A"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"token": "Rfm8:1666904039108_</w:t>
      </w:r>
      <w:proofErr w:type="gramStart"/>
      <w:r w:rsidRPr="009479A2">
        <w:rPr>
          <w:rFonts w:ascii="Consolas" w:eastAsia="Times New Roman" w:hAnsi="Consolas" w:cs="Courier New"/>
          <w:color w:val="1D1C1D"/>
          <w:sz w:val="14"/>
          <w:szCs w:val="14"/>
        </w:rPr>
        <w:t>0:-</w:t>
      </w:r>
      <w:proofErr w:type="gramEnd"/>
      <w:r w:rsidRPr="009479A2">
        <w:rPr>
          <w:rFonts w:ascii="Consolas" w:eastAsia="Times New Roman" w:hAnsi="Consolas" w:cs="Courier New"/>
          <w:color w:val="1D1C1D"/>
          <w:sz w:val="14"/>
          <w:szCs w:val="14"/>
        </w:rPr>
        <w:t>1379579382:AAAAAQAAgnk=",</w:t>
      </w:r>
    </w:p>
    <w:p w14:paraId="1205DBA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log</w:t>
      </w:r>
      <w:proofErr w:type="gramEnd"/>
      <w:r w:rsidRPr="009479A2">
        <w:rPr>
          <w:rFonts w:ascii="Consolas" w:eastAsia="Times New Roman" w:hAnsi="Consolas" w:cs="Courier New"/>
          <w:color w:val="1D1C1D"/>
          <w:sz w:val="14"/>
          <w:szCs w:val="14"/>
        </w:rPr>
        <w:t>-append-time-stamp": "2022-10-27T20:46:35.359Z",</w:t>
      </w:r>
    </w:p>
    <w:p w14:paraId="05C816CC"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entity</w:t>
      </w:r>
      <w:proofErr w:type="gramEnd"/>
      <w:r w:rsidRPr="009479A2">
        <w:rPr>
          <w:rFonts w:ascii="Consolas" w:eastAsia="Times New Roman" w:hAnsi="Consolas" w:cs="Courier New"/>
          <w:color w:val="1D1C1D"/>
          <w:sz w:val="14"/>
          <w:szCs w:val="14"/>
        </w:rPr>
        <w:t>-key": "-1542773359860369954",</w:t>
      </w:r>
    </w:p>
    <w:p w14:paraId="681F390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record</w:t>
      </w:r>
      <w:proofErr w:type="gramEnd"/>
      <w:r w:rsidRPr="009479A2">
        <w:rPr>
          <w:rFonts w:ascii="Consolas" w:eastAsia="Times New Roman" w:hAnsi="Consolas" w:cs="Courier New"/>
          <w:color w:val="1D1C1D"/>
          <w:sz w:val="14"/>
          <w:szCs w:val="14"/>
        </w:rPr>
        <w:t>-type": "RECORD_TYPE_CREATE_UPDATE",</w:t>
      </w:r>
    </w:p>
    <w:p w14:paraId="10DB5567"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full</w:t>
      </w:r>
      <w:proofErr w:type="gramEnd"/>
      <w:r w:rsidRPr="009479A2">
        <w:rPr>
          <w:rFonts w:ascii="Consolas" w:eastAsia="Times New Roman" w:hAnsi="Consolas" w:cs="Courier New"/>
          <w:color w:val="1D1C1D"/>
          <w:sz w:val="14"/>
          <w:szCs w:val="14"/>
        </w:rPr>
        <w:t>-log-record-offset-id": [{</w:t>
      </w:r>
    </w:p>
    <w:p w14:paraId="4968091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value</w:t>
      </w:r>
      <w:proofErr w:type="gramEnd"/>
      <w:r w:rsidRPr="009479A2">
        <w:rPr>
          <w:rFonts w:ascii="Consolas" w:eastAsia="Times New Roman" w:hAnsi="Consolas" w:cs="Courier New"/>
          <w:color w:val="1D1C1D"/>
          <w:sz w:val="14"/>
          <w:szCs w:val="14"/>
        </w:rPr>
        <w:t>-name": "partition",</w:t>
      </w:r>
    </w:p>
    <w:p w14:paraId="373090F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"0"</w:t>
      </w:r>
    </w:p>
    <w:p w14:paraId="5D35372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5D90D51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184AAC1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value</w:t>
      </w:r>
      <w:proofErr w:type="gramEnd"/>
      <w:r w:rsidRPr="009479A2">
        <w:rPr>
          <w:rFonts w:ascii="Consolas" w:eastAsia="Times New Roman" w:hAnsi="Consolas" w:cs="Courier New"/>
          <w:color w:val="1D1C1D"/>
          <w:sz w:val="14"/>
          <w:szCs w:val="14"/>
        </w:rPr>
        <w:t>-name": "offset",</w:t>
      </w:r>
    </w:p>
    <w:p w14:paraId="03B9C48F"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"377"</w:t>
      </w:r>
    </w:p>
    <w:p w14:paraId="08B6444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5365C5E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02655F8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060D504D"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log</w:t>
      </w:r>
      <w:proofErr w:type="gramEnd"/>
      <w:r w:rsidRPr="009479A2">
        <w:rPr>
          <w:rFonts w:ascii="Consolas" w:eastAsia="Times New Roman" w:hAnsi="Consolas" w:cs="Courier New"/>
          <w:color w:val="1D1C1D"/>
          <w:sz w:val="14"/>
          <w:szCs w:val="14"/>
        </w:rPr>
        <w:t>-record-body": {</w:t>
      </w:r>
    </w:p>
    <w:p w14:paraId="47CE403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event</w:t>
      </w:r>
      <w:proofErr w:type="gramEnd"/>
      <w:r w:rsidRPr="009479A2">
        <w:rPr>
          <w:rFonts w:ascii="Consolas" w:eastAsia="Times New Roman" w:hAnsi="Consolas" w:cs="Courier New"/>
          <w:color w:val="1D1C1D"/>
          <w:sz w:val="14"/>
          <w:szCs w:val="14"/>
        </w:rPr>
        <w:t>-time-stamp": {</w:t>
      </w:r>
    </w:p>
    <w:p w14:paraId="4E81545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spellStart"/>
      <w:proofErr w:type="gramStart"/>
      <w:r w:rsidRPr="009479A2">
        <w:rPr>
          <w:rFonts w:ascii="Consolas" w:eastAsia="Times New Roman" w:hAnsi="Consolas" w:cs="Courier New"/>
          <w:color w:val="1D1C1D"/>
          <w:sz w:val="14"/>
          <w:szCs w:val="14"/>
        </w:rPr>
        <w:t>approx</w:t>
      </w:r>
      <w:proofErr w:type="spellEnd"/>
      <w:proofErr w:type="gramEnd"/>
      <w:r w:rsidRPr="009479A2">
        <w:rPr>
          <w:rFonts w:ascii="Consolas" w:eastAsia="Times New Roman" w:hAnsi="Consolas" w:cs="Courier New"/>
          <w:color w:val="1D1C1D"/>
          <w:sz w:val="14"/>
          <w:szCs w:val="14"/>
        </w:rPr>
        <w:t>-date-and-time": {</w:t>
      </w:r>
    </w:p>
    <w:p w14:paraId="528D28C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primary</w:t>
      </w:r>
      <w:proofErr w:type="gramEnd"/>
      <w:r w:rsidRPr="009479A2">
        <w:rPr>
          <w:rFonts w:ascii="Consolas" w:eastAsia="Times New Roman" w:hAnsi="Consolas" w:cs="Courier New"/>
          <w:color w:val="1D1C1D"/>
          <w:sz w:val="14"/>
          <w:szCs w:val="14"/>
        </w:rPr>
        <w:t>-time-stamp": "2022-04-01T07:04:36.101Z",</w:t>
      </w:r>
    </w:p>
    <w:p w14:paraId="0C633E3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"spread": "SPREAD_AT",</w:t>
      </w:r>
    </w:p>
    <w:p w14:paraId="565622C9"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source</w:t>
      </w:r>
      <w:proofErr w:type="gramEnd"/>
      <w:r w:rsidRPr="009479A2">
        <w:rPr>
          <w:rFonts w:ascii="Consolas" w:eastAsia="Times New Roman" w:hAnsi="Consolas" w:cs="Courier New"/>
          <w:color w:val="1D1C1D"/>
          <w:sz w:val="14"/>
          <w:szCs w:val="14"/>
        </w:rPr>
        <w:t>-precision": "SOURCE_PRECISION_SYNCHRONIZED"</w:t>
      </w:r>
    </w:p>
    <w:p w14:paraId="4181675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1C65504A"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75C5F3C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record</w:t>
      </w:r>
      <w:proofErr w:type="gramEnd"/>
      <w:r w:rsidRPr="009479A2">
        <w:rPr>
          <w:rFonts w:ascii="Consolas" w:eastAsia="Times New Roman" w:hAnsi="Consolas" w:cs="Courier New"/>
          <w:color w:val="1D1C1D"/>
          <w:sz w:val="14"/>
          <w:szCs w:val="14"/>
        </w:rPr>
        <w:t>-content": "CONDITION_DETECTOR",</w:t>
      </w:r>
    </w:p>
    <w:p w14:paraId="4625414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condition</w:t>
      </w:r>
      <w:proofErr w:type="gramEnd"/>
      <w:r w:rsidRPr="009479A2">
        <w:rPr>
          <w:rFonts w:ascii="Consolas" w:eastAsia="Times New Roman" w:hAnsi="Consolas" w:cs="Courier New"/>
          <w:color w:val="1D1C1D"/>
          <w:sz w:val="14"/>
          <w:szCs w:val="14"/>
        </w:rPr>
        <w:t>-detector": {</w:t>
      </w:r>
    </w:p>
    <w:p w14:paraId="1E45241F"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condition</w:t>
      </w:r>
      <w:proofErr w:type="gramEnd"/>
      <w:r w:rsidRPr="009479A2">
        <w:rPr>
          <w:rFonts w:ascii="Consolas" w:eastAsia="Times New Roman" w:hAnsi="Consolas" w:cs="Courier New"/>
          <w:color w:val="1D1C1D"/>
          <w:sz w:val="14"/>
          <w:szCs w:val="14"/>
        </w:rPr>
        <w:t>-native-name": "</w:t>
      </w:r>
      <w:r w:rsidRPr="008D23DF">
        <w:rPr>
          <w:rFonts w:ascii="Consolas" w:eastAsia="Times New Roman" w:hAnsi="Consolas" w:cs="Courier New"/>
          <w:color w:val="1D1C1D"/>
          <w:sz w:val="14"/>
          <w:szCs w:val="14"/>
        </w:rPr>
        <w:t>Loss Of Signal</w:t>
      </w:r>
      <w:r w:rsidRPr="009479A2">
        <w:rPr>
          <w:rFonts w:ascii="Consolas" w:eastAsia="Times New Roman" w:hAnsi="Consolas" w:cs="Courier New"/>
          <w:color w:val="1D1C1D"/>
          <w:sz w:val="14"/>
          <w:szCs w:val="14"/>
        </w:rPr>
        <w:t>",</w:t>
      </w:r>
    </w:p>
    <w:p w14:paraId="5D87740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8D23DF">
        <w:rPr>
          <w:rFonts w:ascii="Consolas" w:eastAsia="Times New Roman" w:hAnsi="Consolas" w:cs="Courier New"/>
          <w:color w:val="1D1C1D"/>
          <w:sz w:val="14"/>
          <w:szCs w:val="14"/>
        </w:rPr>
        <w:t>measured</w:t>
      </w:r>
      <w:proofErr w:type="gramEnd"/>
      <w:r w:rsidRPr="008D23DF">
        <w:rPr>
          <w:rFonts w:ascii="Consolas" w:eastAsia="Times New Roman" w:hAnsi="Consolas" w:cs="Courier New"/>
          <w:color w:val="1D1C1D"/>
          <w:sz w:val="14"/>
          <w:szCs w:val="14"/>
        </w:rPr>
        <w:t>-entity-</w:t>
      </w:r>
      <w:proofErr w:type="spellStart"/>
      <w:r w:rsidRPr="008D23DF">
        <w:rPr>
          <w:rFonts w:ascii="Consolas" w:eastAsia="Times New Roman" w:hAnsi="Consolas" w:cs="Courier New"/>
          <w:color w:val="1D1C1D"/>
          <w:sz w:val="14"/>
          <w:szCs w:val="14"/>
        </w:rPr>
        <w:t>uuid</w:t>
      </w:r>
      <w:proofErr w:type="spellEnd"/>
      <w:r w:rsidRPr="009479A2">
        <w:rPr>
          <w:rFonts w:ascii="Consolas" w:eastAsia="Times New Roman" w:hAnsi="Consolas" w:cs="Courier New"/>
          <w:color w:val="1D1C1D"/>
          <w:sz w:val="14"/>
          <w:szCs w:val="14"/>
        </w:rPr>
        <w:t>": "1</w:t>
      </w:r>
      <w:r w:rsidRPr="008D23DF">
        <w:rPr>
          <w:rFonts w:ascii="Consolas" w:eastAsia="Times New Roman" w:hAnsi="Consolas" w:cs="Courier New"/>
          <w:color w:val="1D1C1D"/>
          <w:sz w:val="14"/>
          <w:szCs w:val="14"/>
        </w:rPr>
        <w:t>13f57a4</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74a5</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36a4</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7a4b</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5f4ffa38159a</w:t>
      </w:r>
      <w:r w:rsidRPr="009479A2">
        <w:rPr>
          <w:rFonts w:ascii="Consolas" w:eastAsia="Times New Roman" w:hAnsi="Consolas" w:cs="Courier New"/>
          <w:color w:val="1D1C1D"/>
          <w:sz w:val="14"/>
          <w:szCs w:val="14"/>
        </w:rPr>
        <w:t>",</w:t>
      </w:r>
    </w:p>
    <w:p w14:paraId="307A33CA"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8D23DF">
        <w:rPr>
          <w:rFonts w:ascii="Consolas" w:eastAsia="Times New Roman" w:hAnsi="Consolas" w:cs="Courier New"/>
          <w:color w:val="1D1C1D"/>
          <w:sz w:val="14"/>
          <w:szCs w:val="14"/>
        </w:rPr>
        <w:t>measured</w:t>
      </w:r>
      <w:proofErr w:type="gramEnd"/>
      <w:r w:rsidRPr="008D23DF">
        <w:rPr>
          <w:rFonts w:ascii="Consolas" w:eastAsia="Times New Roman" w:hAnsi="Consolas" w:cs="Courier New"/>
          <w:color w:val="1D1C1D"/>
          <w:sz w:val="14"/>
          <w:szCs w:val="14"/>
        </w:rPr>
        <w:t>-entity-native-id</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fac-63782-1uag</w:t>
      </w:r>
      <w:r w:rsidRPr="009479A2">
        <w:rPr>
          <w:rFonts w:ascii="Consolas" w:eastAsia="Times New Roman" w:hAnsi="Consolas" w:cs="Courier New"/>
          <w:color w:val="1D1C1D"/>
          <w:sz w:val="14"/>
          <w:szCs w:val="14"/>
        </w:rPr>
        <w:t>",</w:t>
      </w:r>
    </w:p>
    <w:p w14:paraId="5B2195A9" w14:textId="77777777" w:rsidR="00C109D3" w:rsidRPr="008D23DF"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8D23DF">
        <w:rPr>
          <w:rFonts w:ascii="Consolas" w:eastAsia="Times New Roman" w:hAnsi="Consolas" w:cs="Courier New"/>
          <w:color w:val="1D1C1D"/>
          <w:sz w:val="14"/>
          <w:szCs w:val="14"/>
        </w:rPr>
        <w:t>measured</w:t>
      </w:r>
      <w:proofErr w:type="gramEnd"/>
      <w:r w:rsidRPr="008D23DF">
        <w:rPr>
          <w:rFonts w:ascii="Consolas" w:eastAsia="Times New Roman" w:hAnsi="Consolas" w:cs="Courier New"/>
          <w:color w:val="1D1C1D"/>
          <w:sz w:val="14"/>
          <w:szCs w:val="14"/>
        </w:rPr>
        <w:t>-entity-device-native-name</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LO</w:t>
      </w:r>
      <w:r w:rsidR="00D33DC0">
        <w:rPr>
          <w:rFonts w:ascii="Consolas" w:eastAsia="Times New Roman" w:hAnsi="Consolas" w:cs="Courier New"/>
          <w:color w:val="1D1C1D"/>
          <w:sz w:val="14"/>
          <w:szCs w:val="14"/>
        </w:rPr>
        <w:t>N</w:t>
      </w:r>
      <w:r w:rsidRPr="008D23DF">
        <w:rPr>
          <w:rFonts w:ascii="Consolas" w:eastAsia="Times New Roman" w:hAnsi="Consolas" w:cs="Courier New"/>
          <w:color w:val="1D1C1D"/>
          <w:sz w:val="14"/>
          <w:szCs w:val="14"/>
        </w:rPr>
        <w:t>_76728A</w:t>
      </w:r>
      <w:r w:rsidRPr="009479A2">
        <w:rPr>
          <w:rFonts w:ascii="Consolas" w:eastAsia="Times New Roman" w:hAnsi="Consolas" w:cs="Courier New"/>
          <w:color w:val="1D1C1D"/>
          <w:sz w:val="14"/>
          <w:szCs w:val="14"/>
        </w:rPr>
        <w:t>",</w:t>
      </w:r>
    </w:p>
    <w:p w14:paraId="327766F6"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8D23DF">
        <w:rPr>
          <w:rFonts w:ascii="Consolas" w:eastAsia="Times New Roman" w:hAnsi="Consolas" w:cs="Courier New"/>
          <w:color w:val="1D1C1D"/>
          <w:sz w:val="14"/>
          <w:szCs w:val="14"/>
        </w:rPr>
        <w:t>condition</w:t>
      </w:r>
      <w:proofErr w:type="gramEnd"/>
      <w:r w:rsidRPr="008D23DF">
        <w:rPr>
          <w:rFonts w:ascii="Consolas" w:eastAsia="Times New Roman" w:hAnsi="Consolas" w:cs="Courier New"/>
          <w:color w:val="1D1C1D"/>
          <w:sz w:val="14"/>
          <w:szCs w:val="14"/>
        </w:rPr>
        <w:t>-normalized-name</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LOS</w:t>
      </w:r>
      <w:r w:rsidRPr="009479A2">
        <w:rPr>
          <w:rFonts w:ascii="Consolas" w:eastAsia="Times New Roman" w:hAnsi="Consolas" w:cs="Courier New"/>
          <w:color w:val="1D1C1D"/>
          <w:sz w:val="14"/>
          <w:szCs w:val="14"/>
        </w:rPr>
        <w:t>",</w:t>
      </w:r>
    </w:p>
    <w:p w14:paraId="29B5BACB"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measured</w:t>
      </w:r>
      <w:proofErr w:type="gramEnd"/>
      <w:r w:rsidRPr="009479A2">
        <w:rPr>
          <w:rFonts w:ascii="Consolas" w:eastAsia="Times New Roman" w:hAnsi="Consolas" w:cs="Courier New"/>
          <w:color w:val="1D1C1D"/>
          <w:sz w:val="14"/>
          <w:szCs w:val="14"/>
        </w:rPr>
        <w:t>-entity-class": "</w:t>
      </w:r>
      <w:r w:rsidRPr="008D23DF">
        <w:rPr>
          <w:rFonts w:ascii="Consolas" w:eastAsia="Times New Roman" w:hAnsi="Consolas" w:cs="Courier New"/>
          <w:color w:val="1D1C1D"/>
          <w:sz w:val="14"/>
          <w:szCs w:val="14"/>
        </w:rPr>
        <w:t>CONNECTIVITY_OBJECT_TYPE_CONNECTION_END_POINT</w:t>
      </w:r>
      <w:r w:rsidRPr="009479A2">
        <w:rPr>
          <w:rFonts w:ascii="Consolas" w:eastAsia="Times New Roman" w:hAnsi="Consolas" w:cs="Courier New"/>
          <w:color w:val="1D1C1D"/>
          <w:sz w:val="14"/>
          <w:szCs w:val="14"/>
        </w:rPr>
        <w:t>",</w:t>
      </w:r>
    </w:p>
    <w:p w14:paraId="3BCBC5E7" w14:textId="77777777" w:rsidR="00C109D3" w:rsidRPr="008D23DF"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detector</w:t>
      </w:r>
      <w:proofErr w:type="gramEnd"/>
      <w:r w:rsidRPr="009479A2">
        <w:rPr>
          <w:rFonts w:ascii="Consolas" w:eastAsia="Times New Roman" w:hAnsi="Consolas" w:cs="Courier New"/>
          <w:color w:val="1D1C1D"/>
          <w:sz w:val="14"/>
          <w:szCs w:val="14"/>
        </w:rPr>
        <w:t>-</w:t>
      </w:r>
      <w:proofErr w:type="spellStart"/>
      <w:r w:rsidRPr="009479A2">
        <w:rPr>
          <w:rFonts w:ascii="Consolas" w:eastAsia="Times New Roman" w:hAnsi="Consolas" w:cs="Courier New"/>
          <w:color w:val="1D1C1D"/>
          <w:sz w:val="14"/>
          <w:szCs w:val="14"/>
        </w:rPr>
        <w:t>uuid</w:t>
      </w:r>
      <w:proofErr w:type="spellEnd"/>
      <w:r w:rsidRPr="009479A2">
        <w:rPr>
          <w:rFonts w:ascii="Consolas" w:eastAsia="Times New Roman" w:hAnsi="Consolas" w:cs="Courier New"/>
          <w:color w:val="1D1C1D"/>
          <w:sz w:val="14"/>
          <w:szCs w:val="14"/>
        </w:rPr>
        <w:t>": "10d490f2-3e3d-38d9-9346-4c923fa38195",</w:t>
      </w:r>
    </w:p>
    <w:p w14:paraId="137405B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detector</w:t>
      </w:r>
      <w:proofErr w:type="gramEnd"/>
      <w:r w:rsidRPr="009479A2">
        <w:rPr>
          <w:rFonts w:ascii="Consolas" w:eastAsia="Times New Roman" w:hAnsi="Consolas" w:cs="Courier New"/>
          <w:color w:val="1D1C1D"/>
          <w:sz w:val="14"/>
          <w:szCs w:val="14"/>
        </w:rPr>
        <w:t>-native-id": "-1542773359860369954",</w:t>
      </w:r>
    </w:p>
    <w:p w14:paraId="650AF173"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condition</w:t>
      </w:r>
      <w:proofErr w:type="gramEnd"/>
      <w:r w:rsidRPr="009479A2">
        <w:rPr>
          <w:rFonts w:ascii="Consolas" w:eastAsia="Times New Roman" w:hAnsi="Consolas" w:cs="Courier New"/>
          <w:color w:val="1D1C1D"/>
          <w:sz w:val="14"/>
          <w:szCs w:val="14"/>
        </w:rPr>
        <w:t>-detector-type": "</w:t>
      </w:r>
      <w:r w:rsidRPr="008D23DF">
        <w:rPr>
          <w:sz w:val="18"/>
        </w:rPr>
        <w:t xml:space="preserve"> </w:t>
      </w:r>
      <w:r w:rsidRPr="008D23DF">
        <w:rPr>
          <w:rFonts w:ascii="Consolas" w:eastAsia="Times New Roman" w:hAnsi="Consolas" w:cs="Courier New"/>
          <w:color w:val="1D1C1D"/>
          <w:sz w:val="14"/>
          <w:szCs w:val="14"/>
        </w:rPr>
        <w:t>CONDITION_DETECTOR_TYPE_ALARM_DETECTOR</w:t>
      </w:r>
      <w:r w:rsidRPr="009479A2">
        <w:rPr>
          <w:rFonts w:ascii="Consolas" w:eastAsia="Times New Roman" w:hAnsi="Consolas" w:cs="Courier New"/>
          <w:color w:val="1D1C1D"/>
          <w:sz w:val="14"/>
          <w:szCs w:val="14"/>
        </w:rPr>
        <w:t>",</w:t>
      </w:r>
    </w:p>
    <w:p w14:paraId="6FDDB1AD"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spellStart"/>
      <w:r>
        <w:rPr>
          <w:rFonts w:ascii="Consolas" w:eastAsia="Times New Roman" w:hAnsi="Consolas" w:cs="Courier New"/>
          <w:color w:val="1D1C1D"/>
          <w:sz w:val="14"/>
          <w:szCs w:val="14"/>
        </w:rPr>
        <w:t>tapi-</w:t>
      </w:r>
      <w:proofErr w:type="gramStart"/>
      <w:r>
        <w:rPr>
          <w:rFonts w:ascii="Consolas" w:eastAsia="Times New Roman" w:hAnsi="Consolas" w:cs="Courier New"/>
          <w:color w:val="1D1C1D"/>
          <w:sz w:val="14"/>
          <w:szCs w:val="14"/>
        </w:rPr>
        <w:t>fm:detected</w:t>
      </w:r>
      <w:proofErr w:type="gramEnd"/>
      <w:r>
        <w:rPr>
          <w:rFonts w:ascii="Consolas" w:eastAsia="Times New Roman" w:hAnsi="Consolas" w:cs="Courier New"/>
          <w:color w:val="1D1C1D"/>
          <w:sz w:val="14"/>
          <w:szCs w:val="14"/>
        </w:rPr>
        <w:t>-condition</w:t>
      </w:r>
      <w:proofErr w:type="spellEnd"/>
      <w:r w:rsidRPr="009479A2">
        <w:rPr>
          <w:rFonts w:ascii="Consolas" w:eastAsia="Times New Roman" w:hAnsi="Consolas" w:cs="Courier New"/>
          <w:color w:val="1D1C1D"/>
          <w:sz w:val="14"/>
          <w:szCs w:val="14"/>
        </w:rPr>
        <w:t>": {</w:t>
      </w:r>
    </w:p>
    <w:p w14:paraId="26F61F14"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lastRenderedPageBreak/>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detected</w:t>
      </w:r>
      <w:proofErr w:type="gramEnd"/>
      <w:r>
        <w:rPr>
          <w:rFonts w:ascii="Consolas" w:eastAsia="Times New Roman" w:hAnsi="Consolas" w:cs="Courier New"/>
          <w:color w:val="1D1C1D"/>
          <w:sz w:val="14"/>
          <w:szCs w:val="14"/>
        </w:rPr>
        <w:t>-condition-name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ALARM_NAME_LOS</w:t>
      </w:r>
      <w:r w:rsidRPr="009479A2">
        <w:rPr>
          <w:rFonts w:ascii="Consolas" w:eastAsia="Times New Roman" w:hAnsi="Consolas" w:cs="Courier New"/>
          <w:color w:val="1D1C1D"/>
          <w:sz w:val="14"/>
          <w:szCs w:val="14"/>
        </w:rPr>
        <w:t>",</w:t>
      </w:r>
    </w:p>
    <w:p w14:paraId="4B130507"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detected</w:t>
      </w:r>
      <w:proofErr w:type="gramEnd"/>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condition-native-name": "</w:t>
      </w:r>
      <w:r w:rsidRPr="008D23DF">
        <w:rPr>
          <w:rFonts w:ascii="Consolas" w:eastAsia="Times New Roman" w:hAnsi="Consolas" w:cs="Courier New"/>
          <w:color w:val="1D1C1D"/>
          <w:sz w:val="14"/>
          <w:szCs w:val="14"/>
        </w:rPr>
        <w:t>Loss Of Signal</w:t>
      </w:r>
      <w:r w:rsidRPr="009479A2">
        <w:rPr>
          <w:rFonts w:ascii="Consolas" w:eastAsia="Times New Roman" w:hAnsi="Consolas" w:cs="Courier New"/>
          <w:color w:val="1D1C1D"/>
          <w:sz w:val="14"/>
          <w:szCs w:val="14"/>
        </w:rPr>
        <w:t>",</w:t>
      </w:r>
    </w:p>
    <w:p w14:paraId="33B4B15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detected</w:t>
      </w:r>
      <w:proofErr w:type="gramEnd"/>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condition-native-</w:t>
      </w:r>
      <w:r>
        <w:rPr>
          <w:rFonts w:ascii="Consolas" w:eastAsia="Times New Roman" w:hAnsi="Consolas" w:cs="Courier New"/>
          <w:color w:val="1D1C1D"/>
          <w:sz w:val="14"/>
          <w:szCs w:val="14"/>
        </w:rPr>
        <w:t>info</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56</w:t>
      </w:r>
      <w:r w:rsidRPr="009479A2">
        <w:rPr>
          <w:rFonts w:ascii="Consolas" w:eastAsia="Times New Roman" w:hAnsi="Consolas" w:cs="Courier New"/>
          <w:color w:val="1D1C1D"/>
          <w:sz w:val="14"/>
          <w:szCs w:val="14"/>
        </w:rPr>
        <w:t>",</w:t>
      </w:r>
    </w:p>
    <w:p w14:paraId="360326C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detector</w:t>
      </w:r>
      <w:proofErr w:type="gramEnd"/>
      <w:r>
        <w:rPr>
          <w:rFonts w:ascii="Consolas" w:eastAsia="Times New Roman" w:hAnsi="Consolas" w:cs="Courier New"/>
          <w:color w:val="1D1C1D"/>
          <w:sz w:val="14"/>
          <w:szCs w:val="14"/>
        </w:rPr>
        <w:t>-info</w:t>
      </w:r>
      <w:r w:rsidRPr="009479A2">
        <w:rPr>
          <w:rFonts w:ascii="Consolas" w:eastAsia="Times New Roman" w:hAnsi="Consolas" w:cs="Courier New"/>
          <w:color w:val="1D1C1D"/>
          <w:sz w:val="14"/>
          <w:szCs w:val="14"/>
        </w:rPr>
        <w:t>": {</w:t>
      </w:r>
    </w:p>
    <w:p w14:paraId="31F261AD"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perceived</w:t>
      </w:r>
      <w:proofErr w:type="gramEnd"/>
      <w:r w:rsidRPr="009479A2">
        <w:rPr>
          <w:rFonts w:ascii="Consolas" w:eastAsia="Times New Roman" w:hAnsi="Consolas" w:cs="Courier New"/>
          <w:color w:val="1D1C1D"/>
          <w:sz w:val="14"/>
          <w:szCs w:val="14"/>
        </w:rPr>
        <w:t>-severity": "CRITICAL",</w:t>
      </w:r>
    </w:p>
    <w:p w14:paraId="3A9A0017"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service</w:t>
      </w:r>
      <w:proofErr w:type="gramEnd"/>
      <w:r>
        <w:rPr>
          <w:rFonts w:ascii="Consolas" w:eastAsia="Times New Roman" w:hAnsi="Consolas" w:cs="Courier New"/>
          <w:color w:val="1D1C1D"/>
          <w:sz w:val="14"/>
          <w:szCs w:val="14"/>
        </w:rPr>
        <w:t>-affecting</w:t>
      </w:r>
      <w:r w:rsidRPr="009479A2">
        <w:rPr>
          <w:rFonts w:ascii="Consolas" w:eastAsia="Times New Roman" w:hAnsi="Consolas" w:cs="Courier New"/>
          <w:color w:val="1D1C1D"/>
          <w:sz w:val="14"/>
          <w:szCs w:val="14"/>
        </w:rPr>
        <w:t>": "</w:t>
      </w:r>
      <w:r w:rsidRPr="0054170E">
        <w:rPr>
          <w:rFonts w:ascii="Consolas" w:eastAsia="Times New Roman" w:hAnsi="Consolas" w:cs="Courier New"/>
          <w:color w:val="1D1C1D"/>
          <w:sz w:val="14"/>
          <w:szCs w:val="14"/>
        </w:rPr>
        <w:t>SERVICE_AFFECTING</w:t>
      </w:r>
      <w:r w:rsidRPr="009479A2">
        <w:rPr>
          <w:rFonts w:ascii="Consolas" w:eastAsia="Times New Roman" w:hAnsi="Consolas" w:cs="Courier New"/>
          <w:color w:val="1D1C1D"/>
          <w:sz w:val="14"/>
          <w:szCs w:val="14"/>
        </w:rPr>
        <w:t>",</w:t>
      </w:r>
    </w:p>
    <w:p w14:paraId="41024ED1"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is</w:t>
      </w:r>
      <w:proofErr w:type="gramEnd"/>
      <w:r>
        <w:rPr>
          <w:rFonts w:ascii="Consolas" w:eastAsia="Times New Roman" w:hAnsi="Consolas" w:cs="Courier New"/>
          <w:color w:val="1D1C1D"/>
          <w:sz w:val="14"/>
          <w:szCs w:val="14"/>
        </w:rPr>
        <w:t>-acknowledged</w:t>
      </w:r>
      <w:r w:rsidRPr="009479A2">
        <w:rPr>
          <w:rFonts w:ascii="Consolas" w:eastAsia="Times New Roman" w:hAnsi="Consolas" w:cs="Courier New"/>
          <w:color w:val="1D1C1D"/>
          <w:sz w:val="14"/>
          <w:szCs w:val="14"/>
        </w:rPr>
        <w:t xml:space="preserve">": </w:t>
      </w:r>
      <w:r>
        <w:rPr>
          <w:rFonts w:ascii="Consolas" w:eastAsia="Times New Roman" w:hAnsi="Consolas" w:cs="Courier New"/>
          <w:color w:val="1D1C1D"/>
          <w:sz w:val="14"/>
          <w:szCs w:val="14"/>
        </w:rPr>
        <w:t>false</w:t>
      </w:r>
      <w:r w:rsidRPr="009479A2">
        <w:rPr>
          <w:rFonts w:ascii="Consolas" w:eastAsia="Times New Roman" w:hAnsi="Consolas" w:cs="Courier New"/>
          <w:color w:val="1D1C1D"/>
          <w:sz w:val="14"/>
          <w:szCs w:val="14"/>
        </w:rPr>
        <w:t>,</w:t>
      </w:r>
    </w:p>
    <w:p w14:paraId="10968750"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detector</w:t>
      </w:r>
      <w:proofErr w:type="gramEnd"/>
      <w:r>
        <w:rPr>
          <w:rFonts w:ascii="Consolas" w:eastAsia="Times New Roman" w:hAnsi="Consolas" w:cs="Courier New"/>
          <w:color w:val="1D1C1D"/>
          <w:sz w:val="14"/>
          <w:szCs w:val="14"/>
        </w:rPr>
        <w:t>-category</w:t>
      </w:r>
      <w:r w:rsidRPr="009479A2">
        <w:rPr>
          <w:rFonts w:ascii="Consolas" w:eastAsia="Times New Roman" w:hAnsi="Consolas" w:cs="Courier New"/>
          <w:color w:val="1D1C1D"/>
          <w:sz w:val="14"/>
          <w:szCs w:val="14"/>
        </w:rPr>
        <w:t>": "</w:t>
      </w:r>
      <w:r w:rsidRPr="0054170E">
        <w:rPr>
          <w:rFonts w:ascii="Consolas" w:eastAsia="Times New Roman" w:hAnsi="Consolas" w:cs="Courier New"/>
          <w:color w:val="1D1C1D"/>
          <w:sz w:val="14"/>
          <w:szCs w:val="14"/>
        </w:rPr>
        <w:t>DETECTOR_CATEGORY_CONNECTIVITY</w:t>
      </w:r>
      <w:r w:rsidRPr="009479A2">
        <w:rPr>
          <w:rFonts w:ascii="Consolas" w:eastAsia="Times New Roman" w:hAnsi="Consolas" w:cs="Courier New"/>
          <w:color w:val="1D1C1D"/>
          <w:sz w:val="14"/>
          <w:szCs w:val="14"/>
        </w:rPr>
        <w:t>"</w:t>
      </w:r>
    </w:p>
    <w:p w14:paraId="79D1C44D"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7F64BFAC"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simple</w:t>
      </w:r>
      <w:proofErr w:type="gramEnd"/>
      <w:r>
        <w:rPr>
          <w:rFonts w:ascii="Consolas" w:eastAsia="Times New Roman" w:hAnsi="Consolas" w:cs="Courier New"/>
          <w:color w:val="1D1C1D"/>
          <w:sz w:val="14"/>
          <w:szCs w:val="14"/>
        </w:rPr>
        <w:t>-detector</w:t>
      </w:r>
      <w:r w:rsidRPr="009479A2">
        <w:rPr>
          <w:rFonts w:ascii="Consolas" w:eastAsia="Times New Roman" w:hAnsi="Consolas" w:cs="Courier New"/>
          <w:color w:val="1D1C1D"/>
          <w:sz w:val="14"/>
          <w:szCs w:val="14"/>
        </w:rPr>
        <w:t>": {</w:t>
      </w:r>
    </w:p>
    <w:p w14:paraId="571A138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simple</w:t>
      </w:r>
      <w:proofErr w:type="gramEnd"/>
      <w:r>
        <w:rPr>
          <w:rFonts w:ascii="Consolas" w:eastAsia="Times New Roman" w:hAnsi="Consolas" w:cs="Courier New"/>
          <w:color w:val="1D1C1D"/>
          <w:sz w:val="14"/>
          <w:szCs w:val="14"/>
        </w:rPr>
        <w:t>-detector-state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SIMPLE_DETECTOR_STATE_ACTIVE</w:t>
      </w:r>
      <w:r w:rsidRPr="009479A2">
        <w:rPr>
          <w:rFonts w:ascii="Consolas" w:eastAsia="Times New Roman" w:hAnsi="Consolas" w:cs="Courier New"/>
          <w:color w:val="1D1C1D"/>
          <w:sz w:val="14"/>
          <w:szCs w:val="14"/>
        </w:rPr>
        <w:t>"</w:t>
      </w:r>
    </w:p>
    <w:p w14:paraId="1E6B3CF8"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130EA84C" w14:textId="77777777" w:rsidR="00C109D3" w:rsidRPr="008D23DF"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345B39E9"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Pr>
          <w:rFonts w:ascii="Consolas" w:eastAsia="Times New Roman" w:hAnsi="Consolas" w:cs="Courier New"/>
          <w:color w:val="1D1C1D"/>
          <w:sz w:val="14"/>
          <w:szCs w:val="14"/>
        </w:rPr>
        <w:t>“</w:t>
      </w:r>
      <w:proofErr w:type="spellStart"/>
      <w:r>
        <w:rPr>
          <w:rFonts w:ascii="Consolas" w:eastAsia="Times New Roman" w:hAnsi="Consolas" w:cs="Courier New"/>
          <w:color w:val="1D1C1D"/>
          <w:sz w:val="14"/>
          <w:szCs w:val="14"/>
        </w:rPr>
        <w:t>tapi-vendor-detector-</w:t>
      </w:r>
      <w:proofErr w:type="gramStart"/>
      <w:r>
        <w:rPr>
          <w:rFonts w:ascii="Consolas" w:eastAsia="Times New Roman" w:hAnsi="Consolas" w:cs="Courier New"/>
          <w:color w:val="1D1C1D"/>
          <w:sz w:val="14"/>
          <w:szCs w:val="14"/>
        </w:rPr>
        <w:t>info:detector</w:t>
      </w:r>
      <w:proofErr w:type="gramEnd"/>
      <w:r>
        <w:rPr>
          <w:rFonts w:ascii="Consolas" w:eastAsia="Times New Roman" w:hAnsi="Consolas" w:cs="Courier New"/>
          <w:color w:val="1D1C1D"/>
          <w:sz w:val="14"/>
          <w:szCs w:val="14"/>
        </w:rPr>
        <w:t>-info</w:t>
      </w:r>
      <w:proofErr w:type="spellEnd"/>
      <w:r>
        <w:rPr>
          <w:rFonts w:ascii="Consolas" w:eastAsia="Times New Roman" w:hAnsi="Consolas" w:cs="Courier New"/>
          <w:color w:val="1D1C1D"/>
          <w:sz w:val="14"/>
          <w:szCs w:val="14"/>
        </w:rPr>
        <w:t>”: {</w:t>
      </w:r>
    </w:p>
    <w:p w14:paraId="2AC9725E"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node</w:t>
      </w:r>
      <w:proofErr w:type="gramEnd"/>
      <w:r w:rsidRPr="009479A2">
        <w:rPr>
          <w:rFonts w:ascii="Consolas" w:eastAsia="Times New Roman" w:hAnsi="Consolas" w:cs="Courier New"/>
          <w:color w:val="1D1C1D"/>
          <w:sz w:val="14"/>
          <w:szCs w:val="14"/>
        </w:rPr>
        <w:t>-type</w:t>
      </w:r>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w:t>
      </w:r>
      <w:r>
        <w:rPr>
          <w:rFonts w:ascii="Consolas" w:eastAsia="Times New Roman" w:hAnsi="Consolas" w:cs="Courier New"/>
          <w:color w:val="1D1C1D"/>
          <w:sz w:val="14"/>
          <w:szCs w:val="14"/>
        </w:rPr>
        <w:t xml:space="preserve"> “</w:t>
      </w:r>
      <w:r w:rsidR="00A60F40">
        <w:rPr>
          <w:rFonts w:ascii="Consolas" w:eastAsia="Times New Roman" w:hAnsi="Consolas" w:cs="Courier New"/>
          <w:color w:val="1D1C1D"/>
          <w:sz w:val="14"/>
          <w:szCs w:val="14"/>
        </w:rPr>
        <w:t>Plant</w:t>
      </w:r>
      <w:r w:rsidRPr="009479A2">
        <w:rPr>
          <w:rFonts w:ascii="Consolas" w:eastAsia="Times New Roman" w:hAnsi="Consolas" w:cs="Courier New"/>
          <w:color w:val="1D1C1D"/>
          <w:sz w:val="14"/>
          <w:szCs w:val="14"/>
        </w:rPr>
        <w:t>",</w:t>
      </w:r>
    </w:p>
    <w:p w14:paraId="0D354802"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r w:rsidR="00A60F40">
        <w:rPr>
          <w:rFonts w:ascii="Consolas" w:eastAsia="Times New Roman" w:hAnsi="Consolas" w:cs="Courier New"/>
          <w:color w:val="1D1C1D"/>
          <w:sz w:val="14"/>
          <w:szCs w:val="14"/>
        </w:rPr>
        <w:t>self-clearing</w:t>
      </w:r>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w:t>
      </w:r>
      <w:r>
        <w:rPr>
          <w:rFonts w:ascii="Consolas" w:eastAsia="Times New Roman" w:hAnsi="Consolas" w:cs="Courier New"/>
          <w:color w:val="1D1C1D"/>
          <w:sz w:val="14"/>
          <w:szCs w:val="14"/>
        </w:rPr>
        <w:t xml:space="preserve"> </w:t>
      </w:r>
      <w:r w:rsidR="00A60F40">
        <w:rPr>
          <w:rFonts w:ascii="Consolas" w:eastAsia="Times New Roman" w:hAnsi="Consolas" w:cs="Courier New"/>
          <w:color w:val="1D1C1D"/>
          <w:sz w:val="14"/>
          <w:szCs w:val="14"/>
        </w:rPr>
        <w:t>true</w:t>
      </w:r>
      <w:r w:rsidRPr="009479A2">
        <w:rPr>
          <w:rFonts w:ascii="Consolas" w:eastAsia="Times New Roman" w:hAnsi="Consolas" w:cs="Courier New"/>
          <w:color w:val="1D1C1D"/>
          <w:sz w:val="14"/>
          <w:szCs w:val="14"/>
        </w:rPr>
        <w:t xml:space="preserve">, </w:t>
      </w:r>
    </w:p>
    <w:p w14:paraId="50182F9F"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number</w:t>
      </w:r>
      <w:proofErr w:type="gramEnd"/>
      <w:r w:rsidRPr="009479A2">
        <w:rPr>
          <w:rFonts w:ascii="Consolas" w:eastAsia="Times New Roman" w:hAnsi="Consolas" w:cs="Courier New"/>
          <w:color w:val="1D1C1D"/>
          <w:sz w:val="14"/>
          <w:szCs w:val="14"/>
        </w:rPr>
        <w:t>-of-occurrences</w:t>
      </w:r>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w:t>
      </w:r>
      <w:r>
        <w:rPr>
          <w:rFonts w:ascii="Consolas" w:eastAsia="Times New Roman" w:hAnsi="Consolas" w:cs="Courier New"/>
          <w:color w:val="1D1C1D"/>
          <w:sz w:val="14"/>
          <w:szCs w:val="14"/>
        </w:rPr>
        <w:t xml:space="preserve"> “</w:t>
      </w:r>
      <w:r w:rsidRPr="009479A2">
        <w:rPr>
          <w:rFonts w:ascii="Consolas" w:eastAsia="Times New Roman" w:hAnsi="Consolas" w:cs="Courier New"/>
          <w:color w:val="1D1C1D"/>
          <w:sz w:val="14"/>
          <w:szCs w:val="14"/>
        </w:rPr>
        <w:t>10"</w:t>
      </w:r>
    </w:p>
    <w:p w14:paraId="4AE7B7C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p>
    <w:p w14:paraId="368174E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1F6DA8B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4CED56A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48233CE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0AE3849E" w14:textId="77777777" w:rsidR="00C109D3" w:rsidRDefault="00D272D9" w:rsidP="00855B56">
      <w:r>
        <w:t xml:space="preserve">A more compact </w:t>
      </w:r>
      <w:r w:rsidR="007B40C4">
        <w:t>conformant alarm record:</w:t>
      </w:r>
    </w:p>
    <w:p w14:paraId="5563650F"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6128CB1C"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log</w:t>
      </w:r>
      <w:proofErr w:type="gramEnd"/>
      <w:r w:rsidRPr="009479A2">
        <w:rPr>
          <w:rFonts w:ascii="Consolas" w:eastAsia="Times New Roman" w:hAnsi="Consolas" w:cs="Courier New"/>
          <w:color w:val="1D1C1D"/>
          <w:sz w:val="14"/>
          <w:szCs w:val="14"/>
        </w:rPr>
        <w:t>-record-header": {</w:t>
      </w:r>
    </w:p>
    <w:p w14:paraId="7504E92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"token": "Rfm8:1666904039108_</w:t>
      </w:r>
      <w:proofErr w:type="gramStart"/>
      <w:r w:rsidRPr="009479A2">
        <w:rPr>
          <w:rFonts w:ascii="Consolas" w:eastAsia="Times New Roman" w:hAnsi="Consolas" w:cs="Courier New"/>
          <w:color w:val="1D1C1D"/>
          <w:sz w:val="14"/>
          <w:szCs w:val="14"/>
        </w:rPr>
        <w:t>0:-</w:t>
      </w:r>
      <w:proofErr w:type="gramEnd"/>
      <w:r w:rsidRPr="009479A2">
        <w:rPr>
          <w:rFonts w:ascii="Consolas" w:eastAsia="Times New Roman" w:hAnsi="Consolas" w:cs="Courier New"/>
          <w:color w:val="1D1C1D"/>
          <w:sz w:val="14"/>
          <w:szCs w:val="14"/>
        </w:rPr>
        <w:t>1379579382:AAAAAQAAgnk=",</w:t>
      </w:r>
    </w:p>
    <w:p w14:paraId="58708FC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log</w:t>
      </w:r>
      <w:proofErr w:type="gramEnd"/>
      <w:r w:rsidRPr="009479A2">
        <w:rPr>
          <w:rFonts w:ascii="Consolas" w:eastAsia="Times New Roman" w:hAnsi="Consolas" w:cs="Courier New"/>
          <w:color w:val="1D1C1D"/>
          <w:sz w:val="14"/>
          <w:szCs w:val="14"/>
        </w:rPr>
        <w:t>-append-time-stamp": "2022-10-27T20:46:35.359Z",</w:t>
      </w:r>
    </w:p>
    <w:p w14:paraId="7148714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entity</w:t>
      </w:r>
      <w:proofErr w:type="gramEnd"/>
      <w:r w:rsidRPr="009479A2">
        <w:rPr>
          <w:rFonts w:ascii="Consolas" w:eastAsia="Times New Roman" w:hAnsi="Consolas" w:cs="Courier New"/>
          <w:color w:val="1D1C1D"/>
          <w:sz w:val="14"/>
          <w:szCs w:val="14"/>
        </w:rPr>
        <w:t>-key": "-1542773359860369954",</w:t>
      </w:r>
    </w:p>
    <w:p w14:paraId="032E7C2D"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record</w:t>
      </w:r>
      <w:proofErr w:type="gramEnd"/>
      <w:r w:rsidRPr="009479A2">
        <w:rPr>
          <w:rFonts w:ascii="Consolas" w:eastAsia="Times New Roman" w:hAnsi="Consolas" w:cs="Courier New"/>
          <w:color w:val="1D1C1D"/>
          <w:sz w:val="14"/>
          <w:szCs w:val="14"/>
        </w:rPr>
        <w:t>-type": "RECORD_TYPE_CREATE_UPDATE",</w:t>
      </w:r>
    </w:p>
    <w:p w14:paraId="295E73A3"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full</w:t>
      </w:r>
      <w:proofErr w:type="gramEnd"/>
      <w:r w:rsidRPr="009479A2">
        <w:rPr>
          <w:rFonts w:ascii="Consolas" w:eastAsia="Times New Roman" w:hAnsi="Consolas" w:cs="Courier New"/>
          <w:color w:val="1D1C1D"/>
          <w:sz w:val="14"/>
          <w:szCs w:val="14"/>
        </w:rPr>
        <w:t>-log-record-offset-id": [{</w:t>
      </w:r>
    </w:p>
    <w:p w14:paraId="2786EAEB"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value</w:t>
      </w:r>
      <w:proofErr w:type="gramEnd"/>
      <w:r w:rsidRPr="009479A2">
        <w:rPr>
          <w:rFonts w:ascii="Consolas" w:eastAsia="Times New Roman" w:hAnsi="Consolas" w:cs="Courier New"/>
          <w:color w:val="1D1C1D"/>
          <w:sz w:val="14"/>
          <w:szCs w:val="14"/>
        </w:rPr>
        <w:t>-name": "partition",</w:t>
      </w:r>
    </w:p>
    <w:p w14:paraId="7DEEF469"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"0"</w:t>
      </w:r>
    </w:p>
    <w:p w14:paraId="5323657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0FF77F4A"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24DAE83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value</w:t>
      </w:r>
      <w:proofErr w:type="gramEnd"/>
      <w:r w:rsidRPr="009479A2">
        <w:rPr>
          <w:rFonts w:ascii="Consolas" w:eastAsia="Times New Roman" w:hAnsi="Consolas" w:cs="Courier New"/>
          <w:color w:val="1D1C1D"/>
          <w:sz w:val="14"/>
          <w:szCs w:val="14"/>
        </w:rPr>
        <w:t>-name": "offset",</w:t>
      </w:r>
    </w:p>
    <w:p w14:paraId="7D0A5D04"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"377"</w:t>
      </w:r>
    </w:p>
    <w:p w14:paraId="119F4BA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2726206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7CB60E5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6F513AA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log</w:t>
      </w:r>
      <w:proofErr w:type="gramEnd"/>
      <w:r w:rsidRPr="009479A2">
        <w:rPr>
          <w:rFonts w:ascii="Consolas" w:eastAsia="Times New Roman" w:hAnsi="Consolas" w:cs="Courier New"/>
          <w:color w:val="1D1C1D"/>
          <w:sz w:val="14"/>
          <w:szCs w:val="14"/>
        </w:rPr>
        <w:t>-record-body": {</w:t>
      </w:r>
    </w:p>
    <w:p w14:paraId="1A432BA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event</w:t>
      </w:r>
      <w:proofErr w:type="gramEnd"/>
      <w:r w:rsidRPr="009479A2">
        <w:rPr>
          <w:rFonts w:ascii="Consolas" w:eastAsia="Times New Roman" w:hAnsi="Consolas" w:cs="Courier New"/>
          <w:color w:val="1D1C1D"/>
          <w:sz w:val="14"/>
          <w:szCs w:val="14"/>
        </w:rPr>
        <w:t>-time-stamp": {</w:t>
      </w:r>
    </w:p>
    <w:p w14:paraId="1DEE4E35"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spellStart"/>
      <w:proofErr w:type="gramStart"/>
      <w:r w:rsidRPr="009479A2">
        <w:rPr>
          <w:rFonts w:ascii="Consolas" w:eastAsia="Times New Roman" w:hAnsi="Consolas" w:cs="Courier New"/>
          <w:color w:val="1D1C1D"/>
          <w:sz w:val="14"/>
          <w:szCs w:val="14"/>
        </w:rPr>
        <w:t>approx</w:t>
      </w:r>
      <w:proofErr w:type="spellEnd"/>
      <w:proofErr w:type="gramEnd"/>
      <w:r w:rsidRPr="009479A2">
        <w:rPr>
          <w:rFonts w:ascii="Consolas" w:eastAsia="Times New Roman" w:hAnsi="Consolas" w:cs="Courier New"/>
          <w:color w:val="1D1C1D"/>
          <w:sz w:val="14"/>
          <w:szCs w:val="14"/>
        </w:rPr>
        <w:t>-date-and-time": {</w:t>
      </w:r>
    </w:p>
    <w:p w14:paraId="5A3B04FE"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primary</w:t>
      </w:r>
      <w:proofErr w:type="gramEnd"/>
      <w:r w:rsidRPr="009479A2">
        <w:rPr>
          <w:rFonts w:ascii="Consolas" w:eastAsia="Times New Roman" w:hAnsi="Consolas" w:cs="Courier New"/>
          <w:color w:val="1D1C1D"/>
          <w:sz w:val="14"/>
          <w:szCs w:val="14"/>
        </w:rPr>
        <w:t>-time-stamp": "2022-04-01T07:04:36.101Z",</w:t>
      </w:r>
    </w:p>
    <w:p w14:paraId="253B77E4"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source</w:t>
      </w:r>
      <w:proofErr w:type="gramEnd"/>
      <w:r w:rsidRPr="009479A2">
        <w:rPr>
          <w:rFonts w:ascii="Consolas" w:eastAsia="Times New Roman" w:hAnsi="Consolas" w:cs="Courier New"/>
          <w:color w:val="1D1C1D"/>
          <w:sz w:val="14"/>
          <w:szCs w:val="14"/>
        </w:rPr>
        <w:t>-precision": "SOURCE_PRECISION_SYNCHRONIZED"</w:t>
      </w:r>
    </w:p>
    <w:p w14:paraId="757323B7"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5D2E250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4E4F7FFE"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record</w:t>
      </w:r>
      <w:proofErr w:type="gramEnd"/>
      <w:r w:rsidRPr="009479A2">
        <w:rPr>
          <w:rFonts w:ascii="Consolas" w:eastAsia="Times New Roman" w:hAnsi="Consolas" w:cs="Courier New"/>
          <w:color w:val="1D1C1D"/>
          <w:sz w:val="14"/>
          <w:szCs w:val="14"/>
        </w:rPr>
        <w:t>-content": "CONDITION_DETECTOR",</w:t>
      </w:r>
    </w:p>
    <w:p w14:paraId="5AEE162D"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condition</w:t>
      </w:r>
      <w:proofErr w:type="gramEnd"/>
      <w:r w:rsidRPr="009479A2">
        <w:rPr>
          <w:rFonts w:ascii="Consolas" w:eastAsia="Times New Roman" w:hAnsi="Consolas" w:cs="Courier New"/>
          <w:color w:val="1D1C1D"/>
          <w:sz w:val="14"/>
          <w:szCs w:val="14"/>
        </w:rPr>
        <w:t>-detector": {</w:t>
      </w:r>
    </w:p>
    <w:p w14:paraId="7AD5B38E"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8D23DF">
        <w:rPr>
          <w:rFonts w:ascii="Consolas" w:eastAsia="Times New Roman" w:hAnsi="Consolas" w:cs="Courier New"/>
          <w:color w:val="1D1C1D"/>
          <w:sz w:val="14"/>
          <w:szCs w:val="14"/>
        </w:rPr>
        <w:t>measured</w:t>
      </w:r>
      <w:proofErr w:type="gramEnd"/>
      <w:r w:rsidRPr="008D23DF">
        <w:rPr>
          <w:rFonts w:ascii="Consolas" w:eastAsia="Times New Roman" w:hAnsi="Consolas" w:cs="Courier New"/>
          <w:color w:val="1D1C1D"/>
          <w:sz w:val="14"/>
          <w:szCs w:val="14"/>
        </w:rPr>
        <w:t>-entity-native-id</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fac-63782-1uag</w:t>
      </w:r>
      <w:r w:rsidRPr="009479A2">
        <w:rPr>
          <w:rFonts w:ascii="Consolas" w:eastAsia="Times New Roman" w:hAnsi="Consolas" w:cs="Courier New"/>
          <w:color w:val="1D1C1D"/>
          <w:sz w:val="14"/>
          <w:szCs w:val="14"/>
        </w:rPr>
        <w:t>",</w:t>
      </w:r>
    </w:p>
    <w:p w14:paraId="73564E69" w14:textId="77777777" w:rsidR="002433D7" w:rsidRPr="009479A2" w:rsidRDefault="002433D7" w:rsidP="00973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8D23DF">
        <w:rPr>
          <w:rFonts w:ascii="Consolas" w:eastAsia="Times New Roman" w:hAnsi="Consolas" w:cs="Courier New"/>
          <w:color w:val="1D1C1D"/>
          <w:sz w:val="14"/>
          <w:szCs w:val="14"/>
        </w:rPr>
        <w:t>measured</w:t>
      </w:r>
      <w:proofErr w:type="gramEnd"/>
      <w:r w:rsidRPr="008D23DF">
        <w:rPr>
          <w:rFonts w:ascii="Consolas" w:eastAsia="Times New Roman" w:hAnsi="Consolas" w:cs="Courier New"/>
          <w:color w:val="1D1C1D"/>
          <w:sz w:val="14"/>
          <w:szCs w:val="14"/>
        </w:rPr>
        <w:t>-entity-device-native-name</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LO</w:t>
      </w:r>
      <w:r w:rsidR="007D740C">
        <w:rPr>
          <w:rFonts w:ascii="Consolas" w:eastAsia="Times New Roman" w:hAnsi="Consolas" w:cs="Courier New"/>
          <w:color w:val="1D1C1D"/>
          <w:sz w:val="14"/>
          <w:szCs w:val="14"/>
        </w:rPr>
        <w:t>N</w:t>
      </w:r>
      <w:r w:rsidRPr="008D23DF">
        <w:rPr>
          <w:rFonts w:ascii="Consolas" w:eastAsia="Times New Roman" w:hAnsi="Consolas" w:cs="Courier New"/>
          <w:color w:val="1D1C1D"/>
          <w:sz w:val="14"/>
          <w:szCs w:val="14"/>
        </w:rPr>
        <w:t>_76728A</w:t>
      </w:r>
      <w:r w:rsidRPr="009479A2">
        <w:rPr>
          <w:rFonts w:ascii="Consolas" w:eastAsia="Times New Roman" w:hAnsi="Consolas" w:cs="Courier New"/>
          <w:color w:val="1D1C1D"/>
          <w:sz w:val="14"/>
          <w:szCs w:val="14"/>
        </w:rPr>
        <w:t>",</w:t>
      </w:r>
    </w:p>
    <w:p w14:paraId="510B0DDA"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detector</w:t>
      </w:r>
      <w:proofErr w:type="gramEnd"/>
      <w:r w:rsidRPr="009479A2">
        <w:rPr>
          <w:rFonts w:ascii="Consolas" w:eastAsia="Times New Roman" w:hAnsi="Consolas" w:cs="Courier New"/>
          <w:color w:val="1D1C1D"/>
          <w:sz w:val="14"/>
          <w:szCs w:val="14"/>
        </w:rPr>
        <w:t>-native-id": "-1542773359860369954",</w:t>
      </w:r>
    </w:p>
    <w:p w14:paraId="301F39D7" w14:textId="77777777" w:rsidR="002433D7"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condition</w:t>
      </w:r>
      <w:proofErr w:type="gramEnd"/>
      <w:r w:rsidRPr="009479A2">
        <w:rPr>
          <w:rFonts w:ascii="Consolas" w:eastAsia="Times New Roman" w:hAnsi="Consolas" w:cs="Courier New"/>
          <w:color w:val="1D1C1D"/>
          <w:sz w:val="14"/>
          <w:szCs w:val="14"/>
        </w:rPr>
        <w:t>-detector-type": "</w:t>
      </w:r>
      <w:r w:rsidRPr="008D23DF">
        <w:rPr>
          <w:sz w:val="18"/>
        </w:rPr>
        <w:t xml:space="preserve"> </w:t>
      </w:r>
      <w:r w:rsidRPr="008D23DF">
        <w:rPr>
          <w:rFonts w:ascii="Consolas" w:eastAsia="Times New Roman" w:hAnsi="Consolas" w:cs="Courier New"/>
          <w:color w:val="1D1C1D"/>
          <w:sz w:val="14"/>
          <w:szCs w:val="14"/>
        </w:rPr>
        <w:t>CONDITION_DETECTOR_TYPE_ALARM_DETECTOR</w:t>
      </w:r>
      <w:r w:rsidRPr="009479A2">
        <w:rPr>
          <w:rFonts w:ascii="Consolas" w:eastAsia="Times New Roman" w:hAnsi="Consolas" w:cs="Courier New"/>
          <w:color w:val="1D1C1D"/>
          <w:sz w:val="14"/>
          <w:szCs w:val="14"/>
        </w:rPr>
        <w:t>",</w:t>
      </w:r>
    </w:p>
    <w:p w14:paraId="38FAB82F"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spellStart"/>
      <w:r>
        <w:rPr>
          <w:rFonts w:ascii="Consolas" w:eastAsia="Times New Roman" w:hAnsi="Consolas" w:cs="Courier New"/>
          <w:color w:val="1D1C1D"/>
          <w:sz w:val="14"/>
          <w:szCs w:val="14"/>
        </w:rPr>
        <w:t>tapi-</w:t>
      </w:r>
      <w:proofErr w:type="gramStart"/>
      <w:r>
        <w:rPr>
          <w:rFonts w:ascii="Consolas" w:eastAsia="Times New Roman" w:hAnsi="Consolas" w:cs="Courier New"/>
          <w:color w:val="1D1C1D"/>
          <w:sz w:val="14"/>
          <w:szCs w:val="14"/>
        </w:rPr>
        <w:t>fm:detected</w:t>
      </w:r>
      <w:proofErr w:type="gramEnd"/>
      <w:r>
        <w:rPr>
          <w:rFonts w:ascii="Consolas" w:eastAsia="Times New Roman" w:hAnsi="Consolas" w:cs="Courier New"/>
          <w:color w:val="1D1C1D"/>
          <w:sz w:val="14"/>
          <w:szCs w:val="14"/>
        </w:rPr>
        <w:t>-condition</w:t>
      </w:r>
      <w:proofErr w:type="spellEnd"/>
      <w:r w:rsidRPr="009479A2">
        <w:rPr>
          <w:rFonts w:ascii="Consolas" w:eastAsia="Times New Roman" w:hAnsi="Consolas" w:cs="Courier New"/>
          <w:color w:val="1D1C1D"/>
          <w:sz w:val="14"/>
          <w:szCs w:val="14"/>
        </w:rPr>
        <w:t>": {</w:t>
      </w:r>
    </w:p>
    <w:p w14:paraId="0578BD1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detected</w:t>
      </w:r>
      <w:proofErr w:type="gramEnd"/>
      <w:r>
        <w:rPr>
          <w:rFonts w:ascii="Consolas" w:eastAsia="Times New Roman" w:hAnsi="Consolas" w:cs="Courier New"/>
          <w:color w:val="1D1C1D"/>
          <w:sz w:val="14"/>
          <w:szCs w:val="14"/>
        </w:rPr>
        <w:t>-condition-name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ALARM_NAME_LOS</w:t>
      </w:r>
      <w:r w:rsidRPr="009479A2">
        <w:rPr>
          <w:rFonts w:ascii="Consolas" w:eastAsia="Times New Roman" w:hAnsi="Consolas" w:cs="Courier New"/>
          <w:color w:val="1D1C1D"/>
          <w:sz w:val="14"/>
          <w:szCs w:val="14"/>
        </w:rPr>
        <w:t>",</w:t>
      </w:r>
    </w:p>
    <w:p w14:paraId="03F9EE6D"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detected</w:t>
      </w:r>
      <w:proofErr w:type="gramEnd"/>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condition-native-name": "</w:t>
      </w:r>
      <w:r w:rsidRPr="008D23DF">
        <w:rPr>
          <w:rFonts w:ascii="Consolas" w:eastAsia="Times New Roman" w:hAnsi="Consolas" w:cs="Courier New"/>
          <w:color w:val="1D1C1D"/>
          <w:sz w:val="14"/>
          <w:szCs w:val="14"/>
        </w:rPr>
        <w:t>Loss Of Signal</w:t>
      </w:r>
      <w:r w:rsidRPr="009479A2">
        <w:rPr>
          <w:rFonts w:ascii="Consolas" w:eastAsia="Times New Roman" w:hAnsi="Consolas" w:cs="Courier New"/>
          <w:color w:val="1D1C1D"/>
          <w:sz w:val="14"/>
          <w:szCs w:val="14"/>
        </w:rPr>
        <w:t>",</w:t>
      </w:r>
    </w:p>
    <w:p w14:paraId="263C7662"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simple</w:t>
      </w:r>
      <w:proofErr w:type="gramEnd"/>
      <w:r>
        <w:rPr>
          <w:rFonts w:ascii="Consolas" w:eastAsia="Times New Roman" w:hAnsi="Consolas" w:cs="Courier New"/>
          <w:color w:val="1D1C1D"/>
          <w:sz w:val="14"/>
          <w:szCs w:val="14"/>
        </w:rPr>
        <w:t>-detector</w:t>
      </w:r>
      <w:r w:rsidRPr="009479A2">
        <w:rPr>
          <w:rFonts w:ascii="Consolas" w:eastAsia="Times New Roman" w:hAnsi="Consolas" w:cs="Courier New"/>
          <w:color w:val="1D1C1D"/>
          <w:sz w:val="14"/>
          <w:szCs w:val="14"/>
        </w:rPr>
        <w:t>": {</w:t>
      </w:r>
    </w:p>
    <w:p w14:paraId="78965C93"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simple</w:t>
      </w:r>
      <w:proofErr w:type="gramEnd"/>
      <w:r>
        <w:rPr>
          <w:rFonts w:ascii="Consolas" w:eastAsia="Times New Roman" w:hAnsi="Consolas" w:cs="Courier New"/>
          <w:color w:val="1D1C1D"/>
          <w:sz w:val="14"/>
          <w:szCs w:val="14"/>
        </w:rPr>
        <w:t>-detector-state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SIMPLE_DETECTOR_STATE_ACTIVE</w:t>
      </w:r>
      <w:r w:rsidRPr="009479A2">
        <w:rPr>
          <w:rFonts w:ascii="Consolas" w:eastAsia="Times New Roman" w:hAnsi="Consolas" w:cs="Courier New"/>
          <w:color w:val="1D1C1D"/>
          <w:sz w:val="14"/>
          <w:szCs w:val="14"/>
        </w:rPr>
        <w:t>"</w:t>
      </w:r>
    </w:p>
    <w:p w14:paraId="3B6A5E7A" w14:textId="77777777" w:rsidR="002433D7"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7AB7378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61D9FB4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0289A65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75BF1F62"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4023F342" w14:textId="77777777" w:rsidR="002433D7" w:rsidRPr="00855B56" w:rsidRDefault="002433D7" w:rsidP="00855B56"/>
    <w:p w14:paraId="3E37F0BC" w14:textId="77777777" w:rsidR="008A3E8A" w:rsidRDefault="008A3E8A" w:rsidP="00EB62A7">
      <w:pPr>
        <w:pStyle w:val="Heading2"/>
      </w:pPr>
      <w:bookmarkStart w:id="3690" w:name="_Ref86738301"/>
      <w:bookmarkStart w:id="3691" w:name="_Toc192619631"/>
      <w:r>
        <w:lastRenderedPageBreak/>
        <w:t>Appendix – Detectors, detected conditions and alarms</w:t>
      </w:r>
      <w:bookmarkEnd w:id="3690"/>
      <w:bookmarkEnd w:id="3691"/>
    </w:p>
    <w:p w14:paraId="031B3A43" w14:textId="77777777" w:rsidR="008A3E8A" w:rsidRDefault="008A3E8A" w:rsidP="008A3E8A">
      <w:r>
        <w:t>This section deals with the conceptual model underlying alarm reporting.</w:t>
      </w:r>
    </w:p>
    <w:p w14:paraId="4696C746" w14:textId="77777777" w:rsidR="00EB62A7" w:rsidRDefault="00EB62A7" w:rsidP="008A3E8A">
      <w:pPr>
        <w:pStyle w:val="Heading3"/>
      </w:pPr>
      <w:bookmarkStart w:id="3692" w:name="_Toc192619632"/>
      <w:r>
        <w:t>Detect</w:t>
      </w:r>
      <w:bookmarkEnd w:id="3692"/>
    </w:p>
    <w:p w14:paraId="2167A558" w14:textId="77777777" w:rsidR="00EB62A7" w:rsidRPr="00EB62A7" w:rsidRDefault="00EB62A7" w:rsidP="00EB62A7">
      <w:r>
        <w:t xml:space="preserve">As a result of observation of some properties of a thing (entity, assembly, environment etc.) there is a recognition of some relevant states distinct from the previously recognized states. </w:t>
      </w:r>
    </w:p>
    <w:p w14:paraId="203EF471" w14:textId="77777777" w:rsidR="00EB62A7" w:rsidRDefault="00EB62A7" w:rsidP="008A3E8A">
      <w:pPr>
        <w:pStyle w:val="Heading3"/>
      </w:pPr>
      <w:bookmarkStart w:id="3693" w:name="_Toc192619633"/>
      <w:r>
        <w:t>Detector</w:t>
      </w:r>
      <w:bookmarkEnd w:id="3693"/>
    </w:p>
    <w:p w14:paraId="2A3453DE" w14:textId="77777777" w:rsidR="00EB62A7" w:rsidRDefault="00EB62A7" w:rsidP="00EB62A7">
      <w:r>
        <w:t>A device that both observes (monitors) a thing in a particular way and recognizes the state and change of state.</w:t>
      </w:r>
    </w:p>
    <w:p w14:paraId="348223B2" w14:textId="77777777" w:rsidR="00EB62A7" w:rsidRDefault="00EB62A7" w:rsidP="00EB62A7">
      <w:pPr>
        <w:pStyle w:val="Heading3"/>
      </w:pPr>
      <w:bookmarkStart w:id="3694" w:name="_Toc192619634"/>
      <w:r>
        <w:t>Condition</w:t>
      </w:r>
      <w:bookmarkEnd w:id="3694"/>
    </w:p>
    <w:p w14:paraId="7FA03868" w14:textId="77777777" w:rsidR="00EB62A7" w:rsidRPr="00EB62A7" w:rsidRDefault="00EB62A7" w:rsidP="00EB62A7">
      <w:r>
        <w:t>A specific combination of states that is defined and is of interest.</w:t>
      </w:r>
    </w:p>
    <w:p w14:paraId="40A0D854" w14:textId="77777777" w:rsidR="008A3E8A" w:rsidRDefault="00EB62A7" w:rsidP="008A3E8A">
      <w:pPr>
        <w:pStyle w:val="Heading3"/>
      </w:pPr>
      <w:bookmarkStart w:id="3695" w:name="_Toc192619635"/>
      <w:r>
        <w:t>C</w:t>
      </w:r>
      <w:r w:rsidR="008A3E8A">
        <w:t>ondition detector</w:t>
      </w:r>
      <w:bookmarkEnd w:id="3695"/>
    </w:p>
    <w:p w14:paraId="7597F3BE" w14:textId="77777777" w:rsidR="00EB62A7" w:rsidRDefault="00EB62A7" w:rsidP="008A3E8A">
      <w:pPr>
        <w:pStyle w:val="NormalWeb"/>
      </w:pPr>
      <w:r>
        <w:t>A device that detects a specific condition and reports the presence that condition (the detected condition). It also reports when that condition is no longer present.</w:t>
      </w:r>
    </w:p>
    <w:p w14:paraId="616EA912" w14:textId="77777777" w:rsidR="008A3E8A" w:rsidRDefault="008A3E8A" w:rsidP="008A3E8A">
      <w:pPr>
        <w:pStyle w:val="NormalWeb"/>
      </w:pPr>
      <w:r>
        <w:t>The condition detector represents any monitoring component that assesses properties of something and determines from those properties what conditions are associated with the thing.</w:t>
      </w:r>
    </w:p>
    <w:p w14:paraId="6D590ADA" w14:textId="77777777" w:rsidR="008A3E8A" w:rsidRDefault="008A3E8A" w:rsidP="008A3E8A">
      <w:pPr>
        <w:pStyle w:val="NormalWeb"/>
      </w:pPr>
      <w:r>
        <w:t>For example, a thing might be "too hot" or might be "unreliable".</w:t>
      </w:r>
    </w:p>
    <w:p w14:paraId="0C023BF1" w14:textId="77777777" w:rsidR="008A3E8A" w:rsidRDefault="008A3E8A" w:rsidP="008A3E8A">
      <w:pPr>
        <w:pStyle w:val="NormalWeb"/>
      </w:pPr>
      <w:r>
        <w:t xml:space="preserve">The monitor may a multi-state output. </w:t>
      </w:r>
    </w:p>
    <w:p w14:paraId="4CC25202" w14:textId="77777777" w:rsidR="008A3E8A" w:rsidRDefault="008A3E8A" w:rsidP="008A3E8A">
      <w:pPr>
        <w:pStyle w:val="NormalWeb"/>
      </w:pPr>
      <w:r>
        <w:t xml:space="preserve">The </w:t>
      </w:r>
      <w:r w:rsidR="00EB62A7">
        <w:t>condition detector</w:t>
      </w:r>
      <w:r>
        <w:t xml:space="preserve"> lifecycle depends upon the lifecycle of the thing it is monitoring</w:t>
      </w:r>
      <w:r w:rsidR="00EB62A7">
        <w:t>. For example, once the thing is removed/deleted, so is the condition detector.</w:t>
      </w:r>
    </w:p>
    <w:p w14:paraId="55D0FF2D" w14:textId="77777777" w:rsidR="008A3E8A" w:rsidRDefault="00EB62A7" w:rsidP="008A3E8A">
      <w:pPr>
        <w:pStyle w:val="Heading3"/>
      </w:pPr>
      <w:bookmarkStart w:id="3696" w:name="_Toc192619636"/>
      <w:r>
        <w:t>D</w:t>
      </w:r>
      <w:r w:rsidR="008A3E8A">
        <w:t>etected condition</w:t>
      </w:r>
      <w:bookmarkEnd w:id="3696"/>
    </w:p>
    <w:p w14:paraId="4DDA4321" w14:textId="77777777" w:rsidR="00EB62A7" w:rsidRPr="00EB62A7" w:rsidRDefault="00EB62A7" w:rsidP="00EB62A7">
      <w:r>
        <w:t>The detected condition may be a state with associated values and with importance/priority etc.</w:t>
      </w:r>
    </w:p>
    <w:p w14:paraId="494E2467" w14:textId="77777777" w:rsidR="008A3E8A" w:rsidRDefault="00EB62A7" w:rsidP="008A3E8A">
      <w:pPr>
        <w:pStyle w:val="Heading3"/>
      </w:pPr>
      <w:bookmarkStart w:id="3697" w:name="_Toc192619637"/>
      <w:r>
        <w:t>A</w:t>
      </w:r>
      <w:r w:rsidR="008A3E8A">
        <w:t>larm</w:t>
      </w:r>
      <w:bookmarkEnd w:id="3697"/>
    </w:p>
    <w:p w14:paraId="55D74DF8" w14:textId="77777777" w:rsidR="00EB62A7" w:rsidRDefault="00EB62A7" w:rsidP="00EB62A7">
      <w:r>
        <w:t>An alarm is an alert that relates to a specific detected condition that is considered problematic, where it is likely that some action will need to be taken to adjust system state such that the condition is cleared. Whilst the condition (alarm condition) is present, the alarm is ACTIVE and when not present the alarm is CLEAR.</w:t>
      </w:r>
    </w:p>
    <w:p w14:paraId="3FD71908" w14:textId="77777777" w:rsidR="00EB62A7" w:rsidRDefault="00EB62A7" w:rsidP="00EB62A7">
      <w:pPr>
        <w:pStyle w:val="Heading3"/>
      </w:pPr>
      <w:bookmarkStart w:id="3698" w:name="_Toc192619638"/>
      <w:r>
        <w:t>Alarm detector</w:t>
      </w:r>
      <w:bookmarkEnd w:id="3698"/>
    </w:p>
    <w:p w14:paraId="39E81E00" w14:textId="77777777" w:rsidR="00EB62A7" w:rsidRDefault="00EB62A7" w:rsidP="00EB62A7">
      <w:r>
        <w:t>A detector that detects and highlights a specific alarm condition by reporting that the alarm condition is ACTIVE and the absence of that condition by reporting that the alarm is CLEAR.</w:t>
      </w:r>
    </w:p>
    <w:p w14:paraId="18D3B487" w14:textId="77777777" w:rsidR="00EB62A7" w:rsidRDefault="00EB62A7" w:rsidP="00EB62A7">
      <w:pPr>
        <w:pStyle w:val="Heading3"/>
      </w:pPr>
      <w:bookmarkStart w:id="3699" w:name="_Ref86739734"/>
      <w:bookmarkStart w:id="3700" w:name="_Toc192619639"/>
      <w:r>
        <w:t>Traditional alarm reporting and legacy-properties</w:t>
      </w:r>
      <w:bookmarkEnd w:id="3699"/>
      <w:bookmarkEnd w:id="3700"/>
    </w:p>
    <w:p w14:paraId="0CC1604F" w14:textId="77777777" w:rsidR="00EB62A7" w:rsidRDefault="00EB62A7" w:rsidP="00EB62A7">
      <w:pPr>
        <w:rPr>
          <w:lang w:val="en-GB"/>
        </w:rPr>
      </w:pPr>
      <w:r>
        <w:t xml:space="preserve">The </w:t>
      </w:r>
      <w:r w:rsidRPr="00715B4C">
        <w:rPr>
          <w:lang w:val="en-GB"/>
        </w:rPr>
        <w:t>legacy-properties</w:t>
      </w:r>
      <w:r>
        <w:rPr>
          <w:lang w:val="en-GB"/>
        </w:rPr>
        <w:t xml:space="preserve"> are provided to deal with the traditional alarm reporting properties. </w:t>
      </w:r>
      <w:r w:rsidRPr="008C0A57">
        <w:rPr>
          <w:lang w:val="en-GB"/>
        </w:rPr>
        <w:t>Alarm systems of the 20th century were based primarily on local lamps (initially filament bulbs) and bells.</w:t>
      </w:r>
      <w:r>
        <w:rPr>
          <w:lang w:val="en-GB"/>
        </w:rPr>
        <w:t xml:space="preserve"> </w:t>
      </w:r>
      <w:r w:rsidRPr="008C0A57">
        <w:rPr>
          <w:lang w:val="en-GB"/>
        </w:rPr>
        <w:t xml:space="preserve">Lamps can only be on or off, and bells sounding or not sounding, so alarms were </w:t>
      </w:r>
      <w:r>
        <w:rPr>
          <w:lang w:val="en-GB"/>
        </w:rPr>
        <w:t>B</w:t>
      </w:r>
      <w:r w:rsidRPr="008C0A57">
        <w:rPr>
          <w:lang w:val="en-GB"/>
        </w:rPr>
        <w:t>oolean in nature.</w:t>
      </w:r>
      <w:r>
        <w:rPr>
          <w:lang w:val="en-GB"/>
        </w:rPr>
        <w:t xml:space="preserve"> </w:t>
      </w:r>
      <w:r w:rsidRPr="008C0A57">
        <w:rPr>
          <w:lang w:val="en-GB"/>
        </w:rPr>
        <w:t>Where a det</w:t>
      </w:r>
      <w:r>
        <w:rPr>
          <w:lang w:val="en-GB"/>
        </w:rPr>
        <w:t>e</w:t>
      </w:r>
      <w:r w:rsidRPr="008C0A57">
        <w:rPr>
          <w:lang w:val="en-GB"/>
        </w:rPr>
        <w:t xml:space="preserve">ctor was essentially multi-state it was converted into multiple </w:t>
      </w:r>
      <w:r>
        <w:rPr>
          <w:lang w:val="en-GB"/>
        </w:rPr>
        <w:t>B</w:t>
      </w:r>
      <w:r w:rsidRPr="008C0A57">
        <w:rPr>
          <w:lang w:val="en-GB"/>
        </w:rPr>
        <w:t>oolean statements.</w:t>
      </w:r>
      <w:r>
        <w:rPr>
          <w:lang w:val="en-GB"/>
        </w:rPr>
        <w:t xml:space="preserve"> </w:t>
      </w:r>
    </w:p>
    <w:p w14:paraId="71987231" w14:textId="77777777" w:rsidR="00EB62A7" w:rsidRPr="008C0A57" w:rsidRDefault="00EB62A7" w:rsidP="00EB62A7">
      <w:pPr>
        <w:rPr>
          <w:lang w:val="en-GB"/>
        </w:rPr>
      </w:pPr>
      <w:r>
        <w:rPr>
          <w:lang w:val="en-GB"/>
        </w:rPr>
        <w:t>T</w:t>
      </w:r>
      <w:r w:rsidRPr="008C0A57">
        <w:rPr>
          <w:lang w:val="en-GB"/>
        </w:rPr>
        <w:t>he management of the</w:t>
      </w:r>
      <w:r>
        <w:rPr>
          <w:lang w:val="en-GB"/>
        </w:rPr>
        <w:t xml:space="preserve"> network devices (</w:t>
      </w:r>
      <w:proofErr w:type="spellStart"/>
      <w:r w:rsidRPr="008C0A57">
        <w:rPr>
          <w:lang w:val="en-GB"/>
        </w:rPr>
        <w:t>equipments</w:t>
      </w:r>
      <w:proofErr w:type="spellEnd"/>
      <w:r>
        <w:rPr>
          <w:lang w:val="en-GB"/>
        </w:rPr>
        <w:t>)</w:t>
      </w:r>
      <w:r w:rsidRPr="008C0A57">
        <w:rPr>
          <w:lang w:val="en-GB"/>
        </w:rPr>
        <w:t xml:space="preserve"> was essentially human only and local only (there were rarely remote systems).</w:t>
      </w:r>
      <w:r>
        <w:rPr>
          <w:lang w:val="en-GB"/>
        </w:rPr>
        <w:t xml:space="preserve"> </w:t>
      </w:r>
      <w:r w:rsidRPr="008C0A57">
        <w:rPr>
          <w:lang w:val="en-GB"/>
        </w:rPr>
        <w:t xml:space="preserve">  The </w:t>
      </w:r>
      <w:r>
        <w:rPr>
          <w:lang w:val="en-GB"/>
        </w:rPr>
        <w:t xml:space="preserve">network </w:t>
      </w:r>
      <w:r w:rsidRPr="008C0A57">
        <w:rPr>
          <w:lang w:val="en-GB"/>
        </w:rPr>
        <w:t xml:space="preserve">device with the problem was the only possible indicator of </w:t>
      </w:r>
      <w:r w:rsidRPr="008C0A57">
        <w:rPr>
          <w:lang w:val="en-GB"/>
        </w:rPr>
        <w:lastRenderedPageBreak/>
        <w:t>importance and it had only three distinct bulbs to illuminate (filament bulbs tend to fail requiring costly replacement).</w:t>
      </w:r>
    </w:p>
    <w:p w14:paraId="0061A430" w14:textId="77777777" w:rsidR="00EB62A7" w:rsidRPr="008C0A57" w:rsidRDefault="00EB62A7" w:rsidP="00EB62A7">
      <w:pPr>
        <w:rPr>
          <w:lang w:val="en-GB"/>
        </w:rPr>
      </w:pPr>
      <w:r w:rsidRPr="008C0A57">
        <w:rPr>
          <w:lang w:val="en-GB"/>
        </w:rPr>
        <w:t xml:space="preserve">The </w:t>
      </w:r>
      <w:r>
        <w:rPr>
          <w:lang w:val="en-GB"/>
        </w:rPr>
        <w:t>network devices</w:t>
      </w:r>
      <w:r w:rsidRPr="008C0A57">
        <w:rPr>
          <w:lang w:val="en-GB"/>
        </w:rPr>
        <w:t xml:space="preserve"> were relatively simple in function and analysis of the detectors was crude.</w:t>
      </w:r>
      <w:r>
        <w:rPr>
          <w:lang w:val="en-GB"/>
        </w:rPr>
        <w:t xml:space="preserve"> </w:t>
      </w:r>
      <w:r w:rsidRPr="008C0A57">
        <w:rPr>
          <w:lang w:val="en-GB"/>
        </w:rPr>
        <w:t>There was only the</w:t>
      </w:r>
      <w:r>
        <w:rPr>
          <w:lang w:val="en-GB"/>
        </w:rPr>
        <w:t xml:space="preserve"> network</w:t>
      </w:r>
      <w:r w:rsidRPr="008C0A57">
        <w:rPr>
          <w:lang w:val="en-GB"/>
        </w:rPr>
        <w:t xml:space="preserve"> device to indicate severity</w:t>
      </w:r>
      <w:r>
        <w:rPr>
          <w:lang w:val="en-GB"/>
        </w:rPr>
        <w:t xml:space="preserve">. </w:t>
      </w:r>
      <w:r w:rsidRPr="008C0A57">
        <w:rPr>
          <w:lang w:val="en-GB"/>
        </w:rPr>
        <w:t>The</w:t>
      </w:r>
      <w:r>
        <w:rPr>
          <w:lang w:val="en-GB"/>
        </w:rPr>
        <w:t xml:space="preserve"> network</w:t>
      </w:r>
      <w:r w:rsidRPr="008C0A57">
        <w:rPr>
          <w:lang w:val="en-GB"/>
        </w:rPr>
        <w:t xml:space="preserve"> device also could provide the best view as to whether a service was impacted, although clearly it had almost no knowledge.</w:t>
      </w:r>
    </w:p>
    <w:p w14:paraId="3CE46595" w14:textId="77777777" w:rsidR="00EB62A7" w:rsidRPr="008C0A57" w:rsidRDefault="00EB62A7" w:rsidP="00EB62A7">
      <w:pPr>
        <w:rPr>
          <w:lang w:val="en-GB"/>
        </w:rPr>
      </w:pPr>
      <w:r w:rsidRPr="008C0A57">
        <w:rPr>
          <w:lang w:val="en-GB"/>
        </w:rPr>
        <w:t xml:space="preserve">In a modern solution with well-connected remote systems that increasingly analyse problems and where there is increasingly 'lights out' building operation, the </w:t>
      </w:r>
      <w:r>
        <w:rPr>
          <w:lang w:val="en-GB"/>
        </w:rPr>
        <w:t xml:space="preserve">network </w:t>
      </w:r>
      <w:r w:rsidRPr="008C0A57">
        <w:rPr>
          <w:lang w:val="en-GB"/>
        </w:rPr>
        <w:t>device's guess at severity etc. is irrelevant.</w:t>
      </w:r>
      <w:r>
        <w:rPr>
          <w:lang w:val="en-GB"/>
        </w:rPr>
        <w:t xml:space="preserve"> </w:t>
      </w:r>
      <w:r w:rsidRPr="008C0A57">
        <w:rPr>
          <w:lang w:val="en-GB"/>
        </w:rPr>
        <w:t>In addition</w:t>
      </w:r>
      <w:r>
        <w:rPr>
          <w:lang w:val="en-GB"/>
        </w:rPr>
        <w:t>,</w:t>
      </w:r>
      <w:r w:rsidRPr="008C0A57">
        <w:rPr>
          <w:lang w:val="en-GB"/>
        </w:rPr>
        <w:t xml:space="preserve"> with sophisticated resilience mechanisms, the </w:t>
      </w:r>
      <w:r>
        <w:rPr>
          <w:lang w:val="en-GB"/>
        </w:rPr>
        <w:t xml:space="preserve">network </w:t>
      </w:r>
      <w:r w:rsidRPr="008C0A57">
        <w:rPr>
          <w:lang w:val="en-GB"/>
        </w:rPr>
        <w:t>device cannot make any relevant statement on whether the customer service has been impacted.</w:t>
      </w:r>
    </w:p>
    <w:p w14:paraId="2119DC0D" w14:textId="77777777" w:rsidR="00EB62A7" w:rsidRDefault="00EB62A7" w:rsidP="00EB62A7">
      <w:pPr>
        <w:rPr>
          <w:lang w:val="en-GB"/>
        </w:rPr>
      </w:pPr>
      <w:r w:rsidRPr="008C0A57">
        <w:rPr>
          <w:lang w:val="en-GB"/>
        </w:rPr>
        <w:t>Likewise, in a world where there were no remote systems and local management was the only practice, alarms had to be locally 'acknowledged'.</w:t>
      </w:r>
      <w:r>
        <w:rPr>
          <w:lang w:val="en-GB"/>
        </w:rPr>
        <w:t xml:space="preserve"> </w:t>
      </w:r>
      <w:r w:rsidRPr="008C0A57">
        <w:rPr>
          <w:lang w:val="en-GB"/>
        </w:rPr>
        <w:t>Where there are remote systems, per alarm acknowledge is burdensome.</w:t>
      </w:r>
    </w:p>
    <w:p w14:paraId="2D42035F" w14:textId="77777777" w:rsidR="00A92F7C" w:rsidRDefault="00A92F7C">
      <w:pPr>
        <w:spacing w:after="0"/>
        <w:rPr>
          <w:rFonts w:asciiTheme="majorHAnsi" w:eastAsiaTheme="majorEastAsia" w:hAnsiTheme="majorHAnsi" w:cstheme="majorBidi"/>
          <w:b/>
          <w:bCs/>
          <w:szCs w:val="24"/>
        </w:rPr>
      </w:pPr>
      <w:r>
        <w:br w:type="page"/>
      </w:r>
    </w:p>
    <w:p w14:paraId="781B9531" w14:textId="5676F92C" w:rsidR="00543AF2" w:rsidRDefault="00180082" w:rsidP="00543AF2">
      <w:pPr>
        <w:pStyle w:val="Heading2"/>
      </w:pPr>
      <w:bookmarkStart w:id="3701" w:name="_Toc192619640"/>
      <w:r>
        <w:lastRenderedPageBreak/>
        <w:t xml:space="preserve">Appendix – </w:t>
      </w:r>
      <w:r w:rsidR="00543AF2">
        <w:t>Measurement data and performance monitoring solution architecture</w:t>
      </w:r>
      <w:bookmarkEnd w:id="3701"/>
    </w:p>
    <w:p w14:paraId="55377B06" w14:textId="77777777" w:rsidR="00B724F3" w:rsidRDefault="00B724F3" w:rsidP="00491956">
      <w:pPr>
        <w:rPr>
          <w:lang w:val="en-GB"/>
        </w:rPr>
      </w:pPr>
      <w:r>
        <w:rPr>
          <w:lang w:val="en-GB"/>
        </w:rPr>
        <w:t xml:space="preserve">The figure below shows a hierarchical solution. </w:t>
      </w:r>
      <w:r w:rsidRPr="00491956">
        <w:rPr>
          <w:lang w:val="en-GB"/>
        </w:rPr>
        <w:t>In this solution the High-Level Controller takes a detailed view of tasks such as network rebalancing and multi-layer analysis of problem. It delegates coordination of provisioning, some restoration and information density improvements to the Lower Controller.</w:t>
      </w:r>
      <w:r>
        <w:rPr>
          <w:lang w:val="en-GB"/>
        </w:rPr>
        <w:t xml:space="preserve"> The High-Level Controller takes on all responsibilities for analysis of measurement data.</w:t>
      </w:r>
    </w:p>
    <w:p w14:paraId="4C7789B1" w14:textId="77777777" w:rsidR="00B724F3" w:rsidRDefault="00B724F3" w:rsidP="00491956">
      <w:pPr>
        <w:rPr>
          <w:lang w:val="en-GB"/>
        </w:rPr>
      </w:pPr>
      <w:r w:rsidRPr="00491956">
        <w:rPr>
          <w:lang w:val="en-GB"/>
        </w:rPr>
        <w:t>The High-Level Controller is assumed to not be a monolith but is instead a system of many components (where TAPI may be used between components).</w:t>
      </w:r>
    </w:p>
    <w:p w14:paraId="20EA3673" w14:textId="77777777" w:rsidR="00B724F3" w:rsidRPr="00B724F3" w:rsidRDefault="00B724F3" w:rsidP="00491956">
      <w:pPr>
        <w:rPr>
          <w:lang w:val="en-GB"/>
        </w:rPr>
      </w:pPr>
      <w:r>
        <w:rPr>
          <w:lang w:val="en-GB"/>
        </w:rPr>
        <w:t>The</w:t>
      </w:r>
      <w:r w:rsidRPr="00491956">
        <w:rPr>
          <w:lang w:val="en-GB"/>
        </w:rPr>
        <w:t xml:space="preserve"> Lower </w:t>
      </w:r>
      <w:proofErr w:type="gramStart"/>
      <w:r w:rsidRPr="00491956">
        <w:rPr>
          <w:lang w:val="en-GB"/>
        </w:rPr>
        <w:t>Controller  collects</w:t>
      </w:r>
      <w:proofErr w:type="gramEnd"/>
      <w:r w:rsidRPr="00491956">
        <w:rPr>
          <w:lang w:val="en-GB"/>
        </w:rPr>
        <w:t>, cleans, normalizes and consolidates measurement data from a set of network devices and control plane elements</w:t>
      </w:r>
      <w:r>
        <w:rPr>
          <w:lang w:val="en-GB"/>
        </w:rPr>
        <w:t>. It the exports it to the High-Level Controller as rapidly and efficiently as possible.</w:t>
      </w:r>
    </w:p>
    <w:p w14:paraId="5437A9E0" w14:textId="77777777" w:rsidR="00491956" w:rsidRDefault="00491956" w:rsidP="00491956">
      <w:pPr>
        <w:rPr>
          <w:lang w:val="en-GB"/>
        </w:rPr>
      </w:pPr>
      <w:r w:rsidRPr="00491956">
        <w:rPr>
          <w:lang w:val="en-GB"/>
        </w:rPr>
        <w:t xml:space="preserve">In an ideal formation of this architecture, the </w:t>
      </w:r>
      <w:r w:rsidR="00B724F3">
        <w:rPr>
          <w:lang w:val="en-GB"/>
        </w:rPr>
        <w:t xml:space="preserve">components and functions of the </w:t>
      </w:r>
      <w:r w:rsidRPr="00491956">
        <w:rPr>
          <w:lang w:val="en-GB"/>
        </w:rPr>
        <w:t xml:space="preserve">High-Level Controller and </w:t>
      </w:r>
      <w:r w:rsidR="00B724F3">
        <w:rPr>
          <w:lang w:val="en-GB"/>
        </w:rPr>
        <w:t xml:space="preserve">the </w:t>
      </w:r>
      <w:r w:rsidRPr="00491956">
        <w:rPr>
          <w:lang w:val="en-GB"/>
        </w:rPr>
        <w:t xml:space="preserve">Lower Controller are </w:t>
      </w:r>
      <w:proofErr w:type="gramStart"/>
      <w:r w:rsidRPr="00491956">
        <w:rPr>
          <w:lang w:val="en-GB"/>
        </w:rPr>
        <w:t>actually parts</w:t>
      </w:r>
      <w:proofErr w:type="gramEnd"/>
      <w:r w:rsidRPr="00491956">
        <w:rPr>
          <w:lang w:val="en-GB"/>
        </w:rPr>
        <w:t xml:space="preserve"> of the same single control fabric where both collections of components from the overall Control System where components interact using standard </w:t>
      </w:r>
      <w:r w:rsidR="00B724F3">
        <w:rPr>
          <w:lang w:val="en-GB"/>
        </w:rPr>
        <w:t>model definitions such as</w:t>
      </w:r>
      <w:r w:rsidRPr="00491956">
        <w:rPr>
          <w:lang w:val="en-GB"/>
        </w:rPr>
        <w:t xml:space="preserve"> TAPI.</w:t>
      </w:r>
    </w:p>
    <w:p w14:paraId="767CD6E1" w14:textId="77777777" w:rsidR="00B724F3" w:rsidRDefault="00B724F3" w:rsidP="00B724F3">
      <w:pPr>
        <w:rPr>
          <w:lang w:val="en-GB"/>
        </w:rPr>
      </w:pPr>
      <w:r w:rsidRPr="00491956">
        <w:rPr>
          <w:lang w:val="en-GB"/>
        </w:rPr>
        <w:t>Note that the term</w:t>
      </w:r>
      <w:r>
        <w:rPr>
          <w:lang w:val="en-GB"/>
        </w:rPr>
        <w:t>:</w:t>
      </w:r>
    </w:p>
    <w:p w14:paraId="2E4C7425" w14:textId="77777777" w:rsidR="00B724F3" w:rsidRPr="00B724F3" w:rsidRDefault="00B724F3" w:rsidP="00491956">
      <w:pPr>
        <w:pStyle w:val="ListParagraph"/>
        <w:numPr>
          <w:ilvl w:val="0"/>
          <w:numId w:val="87"/>
        </w:numPr>
      </w:pPr>
      <w:r w:rsidRPr="00B724F3">
        <w:rPr>
          <w:lang w:val="en-GB"/>
        </w:rPr>
        <w:t>Orchestrator is not use as it tends to suggest a minimalistic light touch whereas there is a need for a broad and deep understanding of the network detail across the entire network.</w:t>
      </w:r>
    </w:p>
    <w:p w14:paraId="46107367" w14:textId="77777777" w:rsidR="00B724F3" w:rsidRPr="00B724F3" w:rsidRDefault="00B724F3" w:rsidP="00491956">
      <w:pPr>
        <w:pStyle w:val="ListParagraph"/>
        <w:numPr>
          <w:ilvl w:val="0"/>
          <w:numId w:val="87"/>
        </w:numPr>
      </w:pPr>
      <w:r w:rsidRPr="00B724F3">
        <w:rPr>
          <w:lang w:val="en-GB"/>
        </w:rPr>
        <w:t>Domain Controller is not use as Domain is ambiguous and use of the term can lead to inappropriate demarcation of the problem space.</w:t>
      </w:r>
    </w:p>
    <w:p w14:paraId="00280698" w14:textId="77777777" w:rsidR="00B724F3" w:rsidRPr="00491956" w:rsidRDefault="00B724F3" w:rsidP="00B724F3">
      <w:pPr>
        <w:pStyle w:val="ListParagraph"/>
      </w:pPr>
    </w:p>
    <w:p w14:paraId="1A91B656" w14:textId="77777777" w:rsidR="00543AF2" w:rsidRPr="00543AF2" w:rsidRDefault="00491956" w:rsidP="00B724F3">
      <w:pPr>
        <w:jc w:val="center"/>
      </w:pPr>
      <w:r>
        <w:object w:dxaOrig="4717" w:dyaOrig="3322" w14:anchorId="344E4E2E">
          <v:shape id="_x0000_i1031" type="#_x0000_t75" style="width:235.85pt;height:165.55pt" o:ole="">
            <v:imagedata r:id="rId40" o:title=""/>
          </v:shape>
          <o:OLEObject Type="Embed" ProgID="PowerPoint.Slide.12" ShapeID="_x0000_i1031" DrawAspect="Content" ObjectID="_1803886086" r:id="rId41"/>
        </w:object>
      </w:r>
    </w:p>
    <w:p w14:paraId="630CAECC" w14:textId="77777777" w:rsidR="00682557" w:rsidRDefault="00682557" w:rsidP="008A3E8A">
      <w:pPr>
        <w:pStyle w:val="Heading3"/>
      </w:pPr>
      <w:r>
        <w:br w:type="page"/>
      </w:r>
    </w:p>
    <w:p w14:paraId="789AC119" w14:textId="77777777" w:rsidR="00543AF2" w:rsidRDefault="00180082" w:rsidP="00543AF2">
      <w:pPr>
        <w:pStyle w:val="Heading2"/>
      </w:pPr>
      <w:bookmarkStart w:id="3702" w:name="_Ref143691490"/>
      <w:bookmarkStart w:id="3703" w:name="_Toc192619641"/>
      <w:r>
        <w:lastRenderedPageBreak/>
        <w:t xml:space="preserve">Appendix – </w:t>
      </w:r>
      <w:r w:rsidR="00543AF2">
        <w:t xml:space="preserve">Measurement data – Referencing </w:t>
      </w:r>
      <w:r w:rsidR="00B724F3">
        <w:t>re</w:t>
      </w:r>
      <w:r w:rsidR="00543AF2">
        <w:t>source</w:t>
      </w:r>
      <w:r w:rsidR="00B724F3">
        <w:t>s</w:t>
      </w:r>
      <w:bookmarkEnd w:id="3702"/>
      <w:bookmarkEnd w:id="3703"/>
    </w:p>
    <w:p w14:paraId="63EECB33" w14:textId="77777777" w:rsidR="007F1B25" w:rsidRDefault="001B393E" w:rsidP="001B393E">
      <w:r>
        <w:t xml:space="preserve">The diagram below illustrates </w:t>
      </w:r>
      <w:r w:rsidR="007F1B25">
        <w:t>three</w:t>
      </w:r>
      <w:r>
        <w:t xml:space="preserve"> approaches to </w:t>
      </w:r>
      <w:r w:rsidR="007C6149">
        <w:t>relate measurement data records to</w:t>
      </w:r>
      <w:r>
        <w:t xml:space="preserve"> resources</w:t>
      </w:r>
      <w:r w:rsidR="007F1B25">
        <w:t>.</w:t>
      </w:r>
    </w:p>
    <w:p w14:paraId="5AF64BC0" w14:textId="77777777" w:rsidR="001A2737" w:rsidRDefault="007F1B25" w:rsidP="001B393E">
      <w:r>
        <w:t>The measurement</w:t>
      </w:r>
      <w:r w:rsidR="001A2737">
        <w:t xml:space="preserve"> data records,</w:t>
      </w:r>
      <w:r>
        <w:t xml:space="preserve"> shown on the right</w:t>
      </w:r>
      <w:r w:rsidR="001A2737">
        <w:t>,</w:t>
      </w:r>
      <w:r>
        <w:t xml:space="preserve"> </w:t>
      </w:r>
      <w:r w:rsidR="001A2737">
        <w:t>illustrate the three approaches:</w:t>
      </w:r>
    </w:p>
    <w:p w14:paraId="35C4F7FE" w14:textId="77777777" w:rsidR="001A2737" w:rsidRDefault="001A2737" w:rsidP="001A2737">
      <w:pPr>
        <w:pStyle w:val="ListParagraph"/>
        <w:numPr>
          <w:ilvl w:val="0"/>
          <w:numId w:val="88"/>
        </w:numPr>
      </w:pPr>
      <w:r>
        <w:t>Resource foreign id: An id that is not present in any of the resources but that does relate to one or more resource and that can be looked up in a directory</w:t>
      </w:r>
    </w:p>
    <w:p w14:paraId="606A8CAF" w14:textId="77777777" w:rsidR="001A2737" w:rsidRDefault="001A2737" w:rsidP="001A2737">
      <w:pPr>
        <w:pStyle w:val="ListParagraph"/>
        <w:numPr>
          <w:ilvl w:val="0"/>
          <w:numId w:val="88"/>
        </w:numPr>
      </w:pPr>
      <w:r>
        <w:t xml:space="preserve">Resource </w:t>
      </w:r>
      <w:r w:rsidR="007F1B25">
        <w:t>UUID reference</w:t>
      </w:r>
      <w:r>
        <w:t>: The usual approach used for entity references where the UUID is the identifier of a TAPI resource</w:t>
      </w:r>
    </w:p>
    <w:p w14:paraId="72A4055D" w14:textId="77777777" w:rsidR="0068765F" w:rsidRDefault="001A2737" w:rsidP="0068765F">
      <w:pPr>
        <w:pStyle w:val="ListParagraph"/>
        <w:numPr>
          <w:ilvl w:val="0"/>
          <w:numId w:val="88"/>
        </w:numPr>
      </w:pPr>
      <w:r>
        <w:t xml:space="preserve">Abstract resource </w:t>
      </w:r>
      <w:r w:rsidR="007C6149">
        <w:t>reference</w:t>
      </w:r>
      <w:r w:rsidR="0068765F">
        <w:t>: A</w:t>
      </w:r>
      <w:r w:rsidR="007C6149">
        <w:t xml:space="preserve"> reference</w:t>
      </w:r>
      <w:r w:rsidR="0068765F">
        <w:t xml:space="preserve"> that is not the formal identifier of the resource but that is available in the </w:t>
      </w:r>
      <w:r w:rsidR="000F0856">
        <w:t xml:space="preserve">entity representing the </w:t>
      </w:r>
      <w:r w:rsidR="0068765F">
        <w:t xml:space="preserve">resource. There may be several resources with the same value for abstract resource </w:t>
      </w:r>
      <w:r w:rsidR="007C6149">
        <w:t>reference</w:t>
      </w:r>
      <w:r w:rsidR="0068765F">
        <w:t xml:space="preserve"> and there may be several abstract resource </w:t>
      </w:r>
      <w:r w:rsidR="007C6149">
        <w:t>reference</w:t>
      </w:r>
      <w:r w:rsidR="0068765F">
        <w:t>s present in a resource</w:t>
      </w:r>
      <w:r w:rsidR="000F0856">
        <w:t>.</w:t>
      </w:r>
      <w:r w:rsidR="007C6149">
        <w:t xml:space="preserve"> The measurement data will include only one abstract resource reference.</w:t>
      </w:r>
    </w:p>
    <w:p w14:paraId="196EC14A" w14:textId="77777777" w:rsidR="000F0856" w:rsidRDefault="000F0856" w:rsidP="000F0856">
      <w:pPr>
        <w:pStyle w:val="ListParagraph"/>
        <w:numPr>
          <w:ilvl w:val="1"/>
          <w:numId w:val="88"/>
        </w:numPr>
      </w:pPr>
      <w:r>
        <w:t xml:space="preserve">Note that the abstract resource </w:t>
      </w:r>
      <w:r w:rsidR="007C6149">
        <w:t>reference</w:t>
      </w:r>
      <w:r>
        <w:t xml:space="preserve"> could also be us</w:t>
      </w:r>
      <w:r w:rsidR="008D5E75">
        <w:t>ed in a similar way to the foreign id with in that it can be looked up in a directory.</w:t>
      </w:r>
    </w:p>
    <w:p w14:paraId="48F9FB24" w14:textId="77777777" w:rsidR="001A2737" w:rsidRPr="001B393E" w:rsidRDefault="001A2737" w:rsidP="001A2737">
      <w:r>
        <w:t xml:space="preserve">The </w:t>
      </w:r>
      <w:r w:rsidR="007C6149">
        <w:t>abstract resource reference</w:t>
      </w:r>
      <w:r>
        <w:t xml:space="preserve"> approach</w:t>
      </w:r>
      <w:r w:rsidR="007C6149">
        <w:t xml:space="preserve"> (abstract-resource-ref)</w:t>
      </w:r>
      <w:r w:rsidR="0068765F">
        <w:t xml:space="preserve"> is one of the options supported by the measurement data stream structure.</w:t>
      </w:r>
    </w:p>
    <w:p w14:paraId="392463F4" w14:textId="77777777" w:rsidR="00180082" w:rsidRDefault="007C6149" w:rsidP="00180082">
      <w:r>
        <w:object w:dxaOrig="9623" w:dyaOrig="5403" w14:anchorId="3B1A1C91">
          <v:shape id="_x0000_i1032" type="#_x0000_t75" style="width:481.9pt;height:269.3pt" o:ole="">
            <v:imagedata r:id="rId42" o:title=""/>
          </v:shape>
          <o:OLEObject Type="Embed" ProgID="PowerPoint.Slide.12" ShapeID="_x0000_i1032" DrawAspect="Content" ObjectID="_1803886087" r:id="rId43"/>
        </w:object>
      </w:r>
    </w:p>
    <w:p w14:paraId="441B533E" w14:textId="77777777" w:rsidR="00180082" w:rsidRPr="00180082" w:rsidRDefault="00180082" w:rsidP="00180082"/>
    <w:p w14:paraId="7B3527E2" w14:textId="77777777" w:rsidR="00A92F7C" w:rsidRDefault="00A92F7C">
      <w:pPr>
        <w:spacing w:after="0"/>
        <w:rPr>
          <w:rFonts w:asciiTheme="majorHAnsi" w:eastAsiaTheme="majorEastAsia" w:hAnsiTheme="majorHAnsi" w:cstheme="majorBidi"/>
          <w:b/>
          <w:bCs/>
          <w:szCs w:val="24"/>
        </w:rPr>
      </w:pPr>
      <w:bookmarkStart w:id="3704" w:name="_Ref145671717"/>
      <w:bookmarkStart w:id="3705" w:name="_Ref145671721"/>
      <w:bookmarkStart w:id="3706" w:name="_Ref145671725"/>
      <w:r>
        <w:br w:type="page"/>
      </w:r>
    </w:p>
    <w:p w14:paraId="675555ED" w14:textId="58882D0D" w:rsidR="00543AF2" w:rsidRDefault="00180082" w:rsidP="00543AF2">
      <w:pPr>
        <w:pStyle w:val="Heading2"/>
      </w:pPr>
      <w:bookmarkStart w:id="3707" w:name="_Ref149860365"/>
      <w:bookmarkStart w:id="3708" w:name="_Ref149860381"/>
      <w:bookmarkStart w:id="3709" w:name="_Ref149860387"/>
      <w:bookmarkStart w:id="3710" w:name="_Ref149860412"/>
      <w:bookmarkStart w:id="3711" w:name="_Ref149860416"/>
      <w:bookmarkStart w:id="3712" w:name="_Ref149860420"/>
      <w:bookmarkStart w:id="3713" w:name="_Toc192619642"/>
      <w:r>
        <w:lastRenderedPageBreak/>
        <w:t xml:space="preserve">Appendix – </w:t>
      </w:r>
      <w:proofErr w:type="spellStart"/>
      <w:r w:rsidR="00543AF2">
        <w:t>Protobuf</w:t>
      </w:r>
      <w:proofErr w:type="spellEnd"/>
      <w:r w:rsidR="00543AF2">
        <w:t xml:space="preserve"> </w:t>
      </w:r>
      <w:r w:rsidR="00156A97">
        <w:t xml:space="preserve">encoding </w:t>
      </w:r>
      <w:r w:rsidR="00543AF2">
        <w:t>sketch</w:t>
      </w:r>
      <w:bookmarkEnd w:id="3704"/>
      <w:bookmarkEnd w:id="3705"/>
      <w:bookmarkEnd w:id="3706"/>
      <w:bookmarkEnd w:id="3707"/>
      <w:bookmarkEnd w:id="3708"/>
      <w:bookmarkEnd w:id="3709"/>
      <w:bookmarkEnd w:id="3710"/>
      <w:bookmarkEnd w:id="3711"/>
      <w:bookmarkEnd w:id="3712"/>
      <w:bookmarkEnd w:id="3713"/>
    </w:p>
    <w:p w14:paraId="4FCE4E39" w14:textId="77777777" w:rsidR="00B724F3" w:rsidRDefault="00B724F3" w:rsidP="00B724F3">
      <w:r>
        <w:t xml:space="preserve">The fragment of data below illustrates the compression of data that is achieved using </w:t>
      </w:r>
      <w:proofErr w:type="spellStart"/>
      <w:r>
        <w:t>protobuf</w:t>
      </w:r>
      <w:proofErr w:type="spellEnd"/>
      <w:r>
        <w:t xml:space="preserve"> as opposed to raw ASCII. Note that some of the field</w:t>
      </w:r>
      <w:r w:rsidR="00361FA4">
        <w:t>s</w:t>
      </w:r>
      <w:r>
        <w:t xml:space="preserve"> are encoded as strings and hence there is still a significant volume of ASCII in the samp</w:t>
      </w:r>
      <w:r w:rsidR="00361FA4">
        <w:t>l</w:t>
      </w:r>
      <w:r>
        <w:t>e.</w:t>
      </w:r>
    </w:p>
    <w:p w14:paraId="389BB47A" w14:textId="77777777" w:rsidR="006B02E9" w:rsidRDefault="001C5D35" w:rsidP="001C5D35">
      <w:pPr>
        <w:pStyle w:val="Heading3"/>
      </w:pPr>
      <w:bookmarkStart w:id="3714" w:name="_Toc192619643"/>
      <w:r>
        <w:t>Message fragment in JSON</w:t>
      </w:r>
      <w:bookmarkEnd w:id="3714"/>
    </w:p>
    <w:p w14:paraId="48678902" w14:textId="77777777" w:rsidR="00D15B43" w:rsidRPr="00D15B43" w:rsidRDefault="00D15B43" w:rsidP="00D15B43">
      <w:r>
        <w:t>The following sample instance</w:t>
      </w:r>
      <w:r w:rsidR="00303163">
        <w:t xml:space="preserve">, </w:t>
      </w:r>
      <w:r w:rsidR="00B140A5">
        <w:t>shown as a JSON fragment,</w:t>
      </w:r>
      <w:r>
        <w:t xml:space="preserve"> </w:t>
      </w:r>
      <w:r w:rsidR="00303163">
        <w:t>was assessed.</w:t>
      </w:r>
    </w:p>
    <w:p w14:paraId="46FFDFA7"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w:t>
      </w:r>
    </w:p>
    <w:p w14:paraId="6133DFE9"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measurementDetails</w:t>
      </w:r>
      <w:proofErr w:type="spellEnd"/>
      <w:r w:rsidRPr="005B5B78">
        <w:rPr>
          <w:rFonts w:ascii="Consolas" w:hAnsi="Consolas"/>
          <w:color w:val="1D1C1D"/>
          <w:sz w:val="16"/>
          <w:szCs w:val="16"/>
        </w:rPr>
        <w:t>": {</w:t>
      </w:r>
    </w:p>
    <w:p w14:paraId="1E21CA1C"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timeMeasurementWasSampled</w:t>
      </w:r>
      <w:proofErr w:type="spellEnd"/>
      <w:r w:rsidRPr="005B5B78">
        <w:rPr>
          <w:rFonts w:ascii="Consolas" w:hAnsi="Consolas"/>
          <w:color w:val="1D1C1D"/>
          <w:sz w:val="16"/>
          <w:szCs w:val="16"/>
        </w:rPr>
        <w:t>": "1693240037000",</w:t>
      </w:r>
    </w:p>
    <w:p w14:paraId="11534D32"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qualifiedMeasuredValue</w:t>
      </w:r>
      <w:proofErr w:type="spellEnd"/>
      <w:r w:rsidRPr="005B5B78">
        <w:rPr>
          <w:rFonts w:ascii="Consolas" w:hAnsi="Consolas"/>
          <w:color w:val="1D1C1D"/>
          <w:sz w:val="16"/>
          <w:szCs w:val="16"/>
        </w:rPr>
        <w:t>": {</w:t>
      </w:r>
    </w:p>
    <w:p w14:paraId="43C53368"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"value": -5.2,</w:t>
      </w:r>
    </w:p>
    <w:p w14:paraId="7F51F81E"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valueQualifier</w:t>
      </w:r>
      <w:proofErr w:type="spellEnd"/>
      <w:r w:rsidRPr="005B5B78">
        <w:rPr>
          <w:rFonts w:ascii="Consolas" w:hAnsi="Consolas"/>
          <w:color w:val="1D1C1D"/>
          <w:sz w:val="16"/>
          <w:szCs w:val="16"/>
        </w:rPr>
        <w:t>": "SUSPECT",</w:t>
      </w:r>
    </w:p>
    <w:p w14:paraId="06A880DA"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"units": "dBm",</w:t>
      </w:r>
    </w:p>
    <w:p w14:paraId="0963D8AE"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qualifiedValueName</w:t>
      </w:r>
      <w:proofErr w:type="spellEnd"/>
      <w:r w:rsidRPr="005B5B78">
        <w:rPr>
          <w:rFonts w:ascii="Consolas" w:hAnsi="Consolas"/>
          <w:color w:val="1D1C1D"/>
          <w:sz w:val="16"/>
          <w:szCs w:val="16"/>
        </w:rPr>
        <w:t>": "MIN"</w:t>
      </w:r>
    </w:p>
    <w:p w14:paraId="567C4880"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
    <w:p w14:paraId="78F646AA"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nativeResourceId</w:t>
      </w:r>
      <w:proofErr w:type="spellEnd"/>
      <w:r w:rsidRPr="005B5B78">
        <w:rPr>
          <w:rFonts w:ascii="Consolas" w:hAnsi="Consolas"/>
          <w:color w:val="1D1C1D"/>
          <w:sz w:val="16"/>
          <w:szCs w:val="16"/>
        </w:rPr>
        <w:t>": "OPT-8-7-13",</w:t>
      </w:r>
    </w:p>
    <w:p w14:paraId="1B01E4BE"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directionOfMeasuredSignal</w:t>
      </w:r>
      <w:proofErr w:type="spellEnd"/>
      <w:r w:rsidRPr="005B5B78">
        <w:rPr>
          <w:rFonts w:ascii="Consolas" w:hAnsi="Consolas"/>
          <w:color w:val="1D1C1D"/>
          <w:sz w:val="16"/>
          <w:szCs w:val="16"/>
        </w:rPr>
        <w:t>": "RECEIVE",</w:t>
      </w:r>
    </w:p>
    <w:p w14:paraId="32B0FF9A"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sampleInterval</w:t>
      </w:r>
      <w:proofErr w:type="spellEnd"/>
      <w:r w:rsidRPr="005B5B78">
        <w:rPr>
          <w:rFonts w:ascii="Consolas" w:hAnsi="Consolas"/>
          <w:color w:val="1D1C1D"/>
          <w:sz w:val="16"/>
          <w:szCs w:val="16"/>
        </w:rPr>
        <w:t>": "900000000000",</w:t>
      </w:r>
    </w:p>
    <w:p w14:paraId="4B4A81B9"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abstractResourceRef</w:t>
      </w:r>
      <w:proofErr w:type="spellEnd"/>
      <w:r w:rsidRPr="005B5B78">
        <w:rPr>
          <w:rFonts w:ascii="Consolas" w:hAnsi="Consolas"/>
          <w:color w:val="1D1C1D"/>
          <w:sz w:val="16"/>
          <w:szCs w:val="16"/>
        </w:rPr>
        <w:t>": "NE1-OPT-8-7-13",</w:t>
      </w:r>
    </w:p>
    <w:p w14:paraId="045F7AB1"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nativeMeasurementType</w:t>
      </w:r>
      <w:proofErr w:type="spellEnd"/>
      <w:r w:rsidRPr="005B5B78">
        <w:rPr>
          <w:rFonts w:ascii="Consolas" w:hAnsi="Consolas"/>
          <w:color w:val="1D1C1D"/>
          <w:sz w:val="16"/>
          <w:szCs w:val="16"/>
        </w:rPr>
        <w:t>": "RX_OPTICAL_POWER_MIN",</w:t>
      </w:r>
    </w:p>
    <w:p w14:paraId="5DF27BAA" w14:textId="6BD33F84"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normalizedMeasurementType</w:t>
      </w:r>
      <w:proofErr w:type="spellEnd"/>
      <w:r w:rsidRPr="005B5B78">
        <w:rPr>
          <w:rFonts w:ascii="Consolas" w:hAnsi="Consolas"/>
          <w:color w:val="1D1C1D"/>
          <w:sz w:val="16"/>
          <w:szCs w:val="16"/>
        </w:rPr>
        <w:t>": "OPT_</w:t>
      </w:r>
      <w:r w:rsidR="009E2A70">
        <w:rPr>
          <w:rFonts w:ascii="Consolas" w:hAnsi="Consolas"/>
          <w:color w:val="1D1C1D"/>
          <w:sz w:val="16"/>
          <w:szCs w:val="16"/>
        </w:rPr>
        <w:t>TOTAL_</w:t>
      </w:r>
      <w:r w:rsidRPr="005B5B78">
        <w:rPr>
          <w:rFonts w:ascii="Consolas" w:hAnsi="Consolas"/>
          <w:color w:val="1D1C1D"/>
          <w:sz w:val="16"/>
          <w:szCs w:val="16"/>
        </w:rPr>
        <w:t>P</w:t>
      </w:r>
      <w:r w:rsidR="009E2A70">
        <w:rPr>
          <w:rFonts w:ascii="Consolas" w:hAnsi="Consolas"/>
          <w:color w:val="1D1C1D"/>
          <w:sz w:val="16"/>
          <w:szCs w:val="16"/>
        </w:rPr>
        <w:t>W</w:t>
      </w:r>
      <w:r w:rsidRPr="005B5B78">
        <w:rPr>
          <w:rFonts w:ascii="Consolas" w:hAnsi="Consolas"/>
          <w:color w:val="1D1C1D"/>
          <w:sz w:val="16"/>
          <w:szCs w:val="16"/>
        </w:rPr>
        <w:t>R_INPUT"</w:t>
      </w:r>
    </w:p>
    <w:p w14:paraId="3A7F1EC5"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
    <w:p w14:paraId="39CC48A1"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w:t>
      </w:r>
    </w:p>
    <w:p w14:paraId="5DCDA794" w14:textId="77777777" w:rsidR="00F13C79" w:rsidRDefault="00F13C79" w:rsidP="00B724F3"/>
    <w:p w14:paraId="5CE09CD4" w14:textId="1DC9B266" w:rsidR="00B140A5" w:rsidRDefault="00B140A5" w:rsidP="00B724F3">
      <w:r>
        <w:t>The JSON fragment is &gt;&gt;400 bytes (</w:t>
      </w:r>
      <w:r w:rsidR="002A730B">
        <w:t>ignoring white space formatting).</w:t>
      </w:r>
    </w:p>
    <w:p w14:paraId="2FED4F5A" w14:textId="77777777" w:rsidR="006B02E9" w:rsidRDefault="001C5D35" w:rsidP="001C5D35">
      <w:pPr>
        <w:pStyle w:val="Heading3"/>
      </w:pPr>
      <w:bookmarkStart w:id="3715" w:name="_Toc192619644"/>
      <w:proofErr w:type="spellStart"/>
      <w:r>
        <w:t>Protobuf</w:t>
      </w:r>
      <w:proofErr w:type="spellEnd"/>
      <w:r>
        <w:t xml:space="preserve"> hex</w:t>
      </w:r>
      <w:bookmarkEnd w:id="3715"/>
    </w:p>
    <w:p w14:paraId="3E09FD79" w14:textId="77777777" w:rsidR="00AB7820" w:rsidRPr="00AB7820" w:rsidRDefault="00AB7820" w:rsidP="00AB7820">
      <w:r>
        <w:t xml:space="preserve">The hex </w:t>
      </w:r>
      <w:proofErr w:type="spellStart"/>
      <w:r w:rsidR="00612D73">
        <w:t>protobuf</w:t>
      </w:r>
      <w:proofErr w:type="spellEnd"/>
      <w:r w:rsidR="00612D73">
        <w:t xml:space="preserve"> for the fragment above is</w:t>
      </w:r>
    </w:p>
    <w:p w14:paraId="204DD344" w14:textId="476B18D2" w:rsidR="00857D5D" w:rsidRPr="00857D5D" w:rsidRDefault="00D802AF" w:rsidP="00857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8"/>
          <w:lang w:eastAsia="en-US"/>
        </w:rPr>
      </w:pPr>
      <w:r w:rsidRPr="00D802AF">
        <w:rPr>
          <w:rFonts w:ascii="Consolas" w:hAnsi="Consolas"/>
          <w:color w:val="auto"/>
          <w:sz w:val="18"/>
        </w:rPr>
        <w:t xml:space="preserve">0A 5B 08 88 9D E2 E7 A3 31 12 15 09 CD CC </w:t>
      </w:r>
      <w:proofErr w:type="spellStart"/>
      <w:r w:rsidRPr="00D802AF">
        <w:rPr>
          <w:rFonts w:ascii="Consolas" w:hAnsi="Consolas"/>
          <w:color w:val="auto"/>
          <w:sz w:val="18"/>
        </w:rPr>
        <w:t>CC</w:t>
      </w:r>
      <w:proofErr w:type="spellEnd"/>
      <w:r w:rsidRPr="00D802AF">
        <w:rPr>
          <w:rFonts w:ascii="Consolas" w:hAnsi="Consolas"/>
          <w:color w:val="auto"/>
          <w:sz w:val="18"/>
        </w:rPr>
        <w:t xml:space="preserve"> </w:t>
      </w:r>
      <w:proofErr w:type="spellStart"/>
      <w:r w:rsidRPr="00D802AF">
        <w:rPr>
          <w:rFonts w:ascii="Consolas" w:hAnsi="Consolas"/>
          <w:color w:val="auto"/>
          <w:sz w:val="18"/>
        </w:rPr>
        <w:t>CC</w:t>
      </w:r>
      <w:proofErr w:type="spellEnd"/>
      <w:r w:rsidRPr="00D802AF">
        <w:rPr>
          <w:rFonts w:ascii="Consolas" w:hAnsi="Consolas"/>
          <w:color w:val="auto"/>
          <w:sz w:val="18"/>
        </w:rPr>
        <w:t xml:space="preserve"> </w:t>
      </w:r>
      <w:proofErr w:type="spellStart"/>
      <w:r w:rsidRPr="00D802AF">
        <w:rPr>
          <w:rFonts w:ascii="Consolas" w:hAnsi="Consolas"/>
          <w:color w:val="auto"/>
          <w:sz w:val="18"/>
        </w:rPr>
        <w:t>CC</w:t>
      </w:r>
      <w:proofErr w:type="spellEnd"/>
      <w:r w:rsidRPr="00D802AF">
        <w:rPr>
          <w:rFonts w:ascii="Consolas" w:hAnsi="Consolas"/>
          <w:color w:val="auto"/>
          <w:sz w:val="18"/>
        </w:rPr>
        <w:t xml:space="preserve"> </w:t>
      </w:r>
      <w:proofErr w:type="spellStart"/>
      <w:r w:rsidRPr="00D802AF">
        <w:rPr>
          <w:rFonts w:ascii="Consolas" w:hAnsi="Consolas"/>
          <w:color w:val="auto"/>
          <w:sz w:val="18"/>
        </w:rPr>
        <w:t>CC</w:t>
      </w:r>
      <w:proofErr w:type="spellEnd"/>
      <w:r w:rsidRPr="00D802AF">
        <w:rPr>
          <w:rFonts w:ascii="Consolas" w:hAnsi="Consolas"/>
          <w:color w:val="auto"/>
          <w:sz w:val="18"/>
        </w:rPr>
        <w:t xml:space="preserve"> 14 C0 10 01 1A 03 64 42 6D 22 03 4D 49 4E 1A 0A 4F 50 54 2D 38 2D 37 2D 31 33 30 01 38 80 D0 B8 E1 98 1A 42 0E 4E 45 31 2D 4F 50 54 2D 38 2D 37 2D 31 33 4A 14 52 58 5F 4F 50 54 49 43 41 4C 5F 50 4F 57 45 52 5F 4D 49 4E 5</w:t>
      </w:r>
      <w:r w:rsidR="00B2439F">
        <w:rPr>
          <w:rFonts w:ascii="Consolas" w:hAnsi="Consolas"/>
          <w:color w:val="auto"/>
          <w:sz w:val="18"/>
        </w:rPr>
        <w:t>0</w:t>
      </w:r>
      <w:r w:rsidRPr="00D802AF">
        <w:rPr>
          <w:rFonts w:ascii="Consolas" w:hAnsi="Consolas"/>
          <w:color w:val="auto"/>
          <w:sz w:val="18"/>
        </w:rPr>
        <w:t xml:space="preserve"> 1</w:t>
      </w:r>
      <w:r w:rsidR="008656E5">
        <w:rPr>
          <w:rFonts w:ascii="Consolas" w:hAnsi="Consolas"/>
          <w:color w:val="auto"/>
          <w:sz w:val="18"/>
        </w:rPr>
        <w:t>6</w:t>
      </w:r>
    </w:p>
    <w:p w14:paraId="64AE960B" w14:textId="77777777" w:rsidR="00D44FC0" w:rsidRDefault="00707F65" w:rsidP="001C5D35">
      <w:r>
        <w:t xml:space="preserve">This is </w:t>
      </w:r>
      <w:r w:rsidR="00D802AF">
        <w:t>93</w:t>
      </w:r>
      <w:r w:rsidR="00AB7820">
        <w:t xml:space="preserve"> bytes</w:t>
      </w:r>
      <w:r w:rsidR="00FB329B">
        <w:t xml:space="preserve">. </w:t>
      </w:r>
    </w:p>
    <w:p w14:paraId="18BF02A2" w14:textId="77777777" w:rsidR="001C5D35" w:rsidRDefault="00857D5D" w:rsidP="00857D5D">
      <w:pPr>
        <w:pStyle w:val="Heading3"/>
      </w:pPr>
      <w:bookmarkStart w:id="3716" w:name="_Toc192619645"/>
      <w:r>
        <w:t xml:space="preserve">Decoded </w:t>
      </w:r>
      <w:proofErr w:type="spellStart"/>
      <w:r>
        <w:t>protobuf</w:t>
      </w:r>
      <w:bookmarkEnd w:id="3716"/>
      <w:proofErr w:type="spellEnd"/>
    </w:p>
    <w:p w14:paraId="72D4C422" w14:textId="77777777" w:rsidR="002F5994" w:rsidRPr="002F5994" w:rsidRDefault="002F5994" w:rsidP="002F5994">
      <w:r>
        <w:t xml:space="preserve">The </w:t>
      </w:r>
      <w:proofErr w:type="spellStart"/>
      <w:r>
        <w:t>protobuf</w:t>
      </w:r>
      <w:proofErr w:type="spellEnd"/>
      <w:r>
        <w:t xml:space="preserve"> decodes as follows</w:t>
      </w:r>
    </w:p>
    <w:p w14:paraId="677550E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0A </w:t>
      </w:r>
      <w:r w:rsidRPr="002F5994">
        <w:rPr>
          <w:rFonts w:ascii="Consolas" w:eastAsia="Times New Roman" w:hAnsi="Consolas" w:cs="Courier New"/>
          <w:color w:val="auto"/>
          <w:sz w:val="16"/>
          <w:szCs w:val="16"/>
        </w:rPr>
        <w:t xml:space="preserve">= Identifier of </w:t>
      </w:r>
      <w:proofErr w:type="spellStart"/>
      <w:r w:rsidRPr="002F5994">
        <w:rPr>
          <w:rFonts w:ascii="Consolas" w:eastAsia="Times New Roman" w:hAnsi="Consolas" w:cs="Courier New"/>
          <w:color w:val="auto"/>
          <w:sz w:val="16"/>
          <w:szCs w:val="16"/>
        </w:rPr>
        <w:t>measurementDetails</w:t>
      </w:r>
      <w:proofErr w:type="spellEnd"/>
      <w:r w:rsidRPr="002F5994">
        <w:rPr>
          <w:rFonts w:ascii="Consolas" w:eastAsia="Times New Roman" w:hAnsi="Consolas" w:cs="Courier New"/>
          <w:color w:val="auto"/>
          <w:sz w:val="16"/>
          <w:szCs w:val="16"/>
        </w:rPr>
        <w:t xml:space="preserve"> (1)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00001 010 (id 1, wire type 2)</w:t>
      </w:r>
    </w:p>
    <w:p w14:paraId="1AAD6DD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2F5994">
        <w:rPr>
          <w:rFonts w:ascii="Consolas" w:eastAsia="Times New Roman" w:hAnsi="Consolas" w:cs="Courier New"/>
          <w:color w:val="auto"/>
          <w:sz w:val="16"/>
          <w:szCs w:val="16"/>
        </w:rPr>
        <w:t>5B</w:t>
      </w:r>
      <w:r w:rsidRPr="0084668C">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 length (91 bytes)</w:t>
      </w:r>
    </w:p>
    <w:p w14:paraId="0A5B5BE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6DE1400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08 </w:t>
      </w:r>
      <w:r w:rsidRPr="002F5994">
        <w:rPr>
          <w:rFonts w:ascii="Consolas" w:eastAsia="Times New Roman" w:hAnsi="Consolas" w:cs="Courier New"/>
          <w:color w:val="auto"/>
          <w:sz w:val="16"/>
          <w:szCs w:val="16"/>
        </w:rPr>
        <w:t xml:space="preserve">= Identifier of </w:t>
      </w:r>
      <w:proofErr w:type="spellStart"/>
      <w:r w:rsidRPr="002F5994">
        <w:rPr>
          <w:rFonts w:ascii="Consolas" w:eastAsia="Times New Roman" w:hAnsi="Consolas" w:cs="Courier New"/>
          <w:color w:val="auto"/>
          <w:sz w:val="16"/>
          <w:szCs w:val="16"/>
        </w:rPr>
        <w:t>timeMeasurementWasSampled</w:t>
      </w:r>
      <w:proofErr w:type="spellEnd"/>
      <w:r w:rsidRPr="002F5994">
        <w:rPr>
          <w:rFonts w:ascii="Consolas" w:eastAsia="Times New Roman" w:hAnsi="Consolas" w:cs="Courier New"/>
          <w:color w:val="auto"/>
          <w:sz w:val="16"/>
          <w:szCs w:val="16"/>
        </w:rPr>
        <w:t xml:space="preserve"> (1)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00001 000 (id 1, wire type 0)</w:t>
      </w:r>
    </w:p>
    <w:p w14:paraId="75620C3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88 9D E2 E7 A3 31</w:t>
      </w:r>
      <w:r w:rsidRPr="002F5994">
        <w:rPr>
          <w:rFonts w:ascii="Consolas" w:eastAsia="Times New Roman" w:hAnsi="Consolas" w:cs="Courier New"/>
          <w:color w:val="auto"/>
          <w:sz w:val="16"/>
          <w:szCs w:val="16"/>
        </w:rPr>
        <w:t xml:space="preserve"> </w:t>
      </w:r>
      <w:r w:rsidR="004E3F1E">
        <w:rPr>
          <w:rFonts w:ascii="Consolas" w:eastAsia="Times New Roman" w:hAnsi="Consolas" w:cs="Courier New"/>
          <w:color w:val="auto"/>
          <w:sz w:val="16"/>
          <w:szCs w:val="16"/>
        </w:rPr>
        <w:t xml:space="preserve">= decodes as </w:t>
      </w:r>
      <w:r w:rsidR="00BA6DB6" w:rsidRPr="005B5B78">
        <w:rPr>
          <w:rFonts w:ascii="Consolas" w:hAnsi="Consolas"/>
          <w:color w:val="1D1C1D"/>
          <w:sz w:val="16"/>
          <w:szCs w:val="16"/>
        </w:rPr>
        <w:t>1693240037000</w:t>
      </w:r>
      <w:r w:rsidR="004E3F1E">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(MSB set for all but 31 encoding 1693240037000)</w:t>
      </w:r>
    </w:p>
    <w:p w14:paraId="4D7C1C8F"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2D606DCC"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2F5994">
        <w:rPr>
          <w:rFonts w:ascii="Consolas" w:eastAsia="Times New Roman" w:hAnsi="Consolas" w:cs="Courier New"/>
          <w:color w:val="auto"/>
          <w:sz w:val="16"/>
          <w:szCs w:val="16"/>
        </w:rPr>
        <w:t xml:space="preserve">12 = Identifier of </w:t>
      </w:r>
      <w:proofErr w:type="spellStart"/>
      <w:r w:rsidRPr="002F5994">
        <w:rPr>
          <w:rFonts w:ascii="Consolas" w:eastAsia="Times New Roman" w:hAnsi="Consolas" w:cs="Courier New"/>
          <w:color w:val="auto"/>
          <w:sz w:val="16"/>
          <w:szCs w:val="16"/>
        </w:rPr>
        <w:t>qualifiedMeasuredValue</w:t>
      </w:r>
      <w:proofErr w:type="spellEnd"/>
      <w:r w:rsidRPr="002F5994">
        <w:rPr>
          <w:rFonts w:ascii="Consolas" w:eastAsia="Times New Roman" w:hAnsi="Consolas" w:cs="Courier New"/>
          <w:color w:val="auto"/>
          <w:sz w:val="16"/>
          <w:szCs w:val="16"/>
        </w:rPr>
        <w:t xml:space="preserve"> (2)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00010 010 (id 2, wire type 2)</w:t>
      </w:r>
    </w:p>
    <w:p w14:paraId="6760E86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15 </w:t>
      </w:r>
      <w:r w:rsidRPr="002F5994">
        <w:rPr>
          <w:rFonts w:ascii="Consolas" w:eastAsia="Times New Roman" w:hAnsi="Consolas" w:cs="Courier New"/>
          <w:color w:val="auto"/>
          <w:sz w:val="16"/>
          <w:szCs w:val="16"/>
        </w:rPr>
        <w:t>= Length (21 bytes)</w:t>
      </w:r>
    </w:p>
    <w:p w14:paraId="0BC0813A"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732A3E52"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09 </w:t>
      </w:r>
      <w:r w:rsidRPr="002F5994">
        <w:rPr>
          <w:rFonts w:ascii="Consolas" w:eastAsia="Times New Roman" w:hAnsi="Consolas" w:cs="Courier New"/>
          <w:color w:val="auto"/>
          <w:sz w:val="16"/>
          <w:szCs w:val="16"/>
        </w:rPr>
        <w:t xml:space="preserve">= Identifier of value (01)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00001 001 (id 1, wire type 1 (fixed </w:t>
      </w:r>
      <w:proofErr w:type="gramStart"/>
      <w:r w:rsidRPr="002F5994">
        <w:rPr>
          <w:rFonts w:ascii="Consolas" w:eastAsia="Times New Roman" w:hAnsi="Consolas" w:cs="Courier New"/>
          <w:color w:val="auto"/>
          <w:sz w:val="16"/>
          <w:szCs w:val="16"/>
        </w:rPr>
        <w:t>8 byte</w:t>
      </w:r>
      <w:proofErr w:type="gramEnd"/>
      <w:r w:rsidRPr="002F5994">
        <w:rPr>
          <w:rFonts w:ascii="Consolas" w:eastAsia="Times New Roman" w:hAnsi="Consolas" w:cs="Courier New"/>
          <w:color w:val="auto"/>
          <w:sz w:val="16"/>
          <w:szCs w:val="16"/>
        </w:rPr>
        <w:t xml:space="preserve"> quantity))</w:t>
      </w:r>
    </w:p>
    <w:p w14:paraId="36A5CF18"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CD CC </w:t>
      </w:r>
      <w:proofErr w:type="spellStart"/>
      <w:r w:rsidRPr="0084668C">
        <w:rPr>
          <w:rFonts w:ascii="Consolas" w:eastAsia="Times New Roman" w:hAnsi="Consolas" w:cs="Courier New"/>
          <w:color w:val="auto"/>
          <w:sz w:val="16"/>
          <w:szCs w:val="16"/>
        </w:rPr>
        <w:t>CC</w:t>
      </w:r>
      <w:proofErr w:type="spellEnd"/>
      <w:r w:rsidRPr="0084668C">
        <w:rPr>
          <w:rFonts w:ascii="Consolas" w:eastAsia="Times New Roman" w:hAnsi="Consolas" w:cs="Courier New"/>
          <w:color w:val="auto"/>
          <w:sz w:val="16"/>
          <w:szCs w:val="16"/>
        </w:rPr>
        <w:t xml:space="preserve"> </w:t>
      </w:r>
      <w:proofErr w:type="spellStart"/>
      <w:r w:rsidRPr="0084668C">
        <w:rPr>
          <w:rFonts w:ascii="Consolas" w:eastAsia="Times New Roman" w:hAnsi="Consolas" w:cs="Courier New"/>
          <w:color w:val="auto"/>
          <w:sz w:val="16"/>
          <w:szCs w:val="16"/>
        </w:rPr>
        <w:t>CC</w:t>
      </w:r>
      <w:proofErr w:type="spellEnd"/>
      <w:r w:rsidRPr="0084668C">
        <w:rPr>
          <w:rFonts w:ascii="Consolas" w:eastAsia="Times New Roman" w:hAnsi="Consolas" w:cs="Courier New"/>
          <w:color w:val="auto"/>
          <w:sz w:val="16"/>
          <w:szCs w:val="16"/>
        </w:rPr>
        <w:t xml:space="preserve"> </w:t>
      </w:r>
      <w:proofErr w:type="spellStart"/>
      <w:r w:rsidRPr="0084668C">
        <w:rPr>
          <w:rFonts w:ascii="Consolas" w:eastAsia="Times New Roman" w:hAnsi="Consolas" w:cs="Courier New"/>
          <w:color w:val="auto"/>
          <w:sz w:val="16"/>
          <w:szCs w:val="16"/>
        </w:rPr>
        <w:t>CC</w:t>
      </w:r>
      <w:proofErr w:type="spellEnd"/>
      <w:r w:rsidRPr="0084668C">
        <w:rPr>
          <w:rFonts w:ascii="Consolas" w:eastAsia="Times New Roman" w:hAnsi="Consolas" w:cs="Courier New"/>
          <w:color w:val="auto"/>
          <w:sz w:val="16"/>
          <w:szCs w:val="16"/>
        </w:rPr>
        <w:t xml:space="preserve"> </w:t>
      </w:r>
      <w:proofErr w:type="spellStart"/>
      <w:r w:rsidRPr="0084668C">
        <w:rPr>
          <w:rFonts w:ascii="Consolas" w:eastAsia="Times New Roman" w:hAnsi="Consolas" w:cs="Courier New"/>
          <w:color w:val="auto"/>
          <w:sz w:val="16"/>
          <w:szCs w:val="16"/>
        </w:rPr>
        <w:t>CC</w:t>
      </w:r>
      <w:proofErr w:type="spellEnd"/>
      <w:r w:rsidRPr="0084668C">
        <w:rPr>
          <w:rFonts w:ascii="Consolas" w:eastAsia="Times New Roman" w:hAnsi="Consolas" w:cs="Courier New"/>
          <w:color w:val="auto"/>
          <w:sz w:val="16"/>
          <w:szCs w:val="16"/>
        </w:rPr>
        <w:t xml:space="preserve"> 14 C0 </w:t>
      </w:r>
    </w:p>
    <w:p w14:paraId="12069693"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21CB4A7D"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10 </w:t>
      </w:r>
      <w:r w:rsidRPr="002F5994">
        <w:rPr>
          <w:rFonts w:ascii="Consolas" w:eastAsia="Times New Roman" w:hAnsi="Consolas" w:cs="Courier New"/>
          <w:color w:val="auto"/>
          <w:sz w:val="16"/>
          <w:szCs w:val="16"/>
        </w:rPr>
        <w:t xml:space="preserve">= Identifier of </w:t>
      </w:r>
      <w:proofErr w:type="spellStart"/>
      <w:r w:rsidRPr="002F5994">
        <w:rPr>
          <w:rFonts w:ascii="Consolas" w:eastAsia="Times New Roman" w:hAnsi="Consolas" w:cs="Courier New"/>
          <w:color w:val="auto"/>
          <w:sz w:val="16"/>
          <w:szCs w:val="16"/>
        </w:rPr>
        <w:t>valueQualifier</w:t>
      </w:r>
      <w:proofErr w:type="spellEnd"/>
      <w:r w:rsidRPr="002F5994">
        <w:rPr>
          <w:rFonts w:ascii="Consolas" w:eastAsia="Times New Roman" w:hAnsi="Consolas" w:cs="Courier New"/>
          <w:color w:val="auto"/>
          <w:sz w:val="16"/>
          <w:szCs w:val="16"/>
        </w:rPr>
        <w:t xml:space="preserve"> (02)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00010 000 (id 2, wire type 0)</w:t>
      </w:r>
    </w:p>
    <w:p w14:paraId="0EF5630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01</w:t>
      </w:r>
      <w:r w:rsidRPr="002F5994">
        <w:rPr>
          <w:rFonts w:ascii="Consolas" w:eastAsia="Times New Roman" w:hAnsi="Consolas" w:cs="Courier New"/>
          <w:color w:val="auto"/>
          <w:sz w:val="16"/>
          <w:szCs w:val="16"/>
        </w:rPr>
        <w:t xml:space="preserve"> = SUSPECT</w:t>
      </w:r>
      <w:r w:rsidRPr="0084668C">
        <w:rPr>
          <w:rFonts w:ascii="Consolas" w:eastAsia="Times New Roman" w:hAnsi="Consolas" w:cs="Courier New"/>
          <w:color w:val="auto"/>
          <w:sz w:val="16"/>
          <w:szCs w:val="16"/>
        </w:rPr>
        <w:t xml:space="preserve"> </w:t>
      </w:r>
    </w:p>
    <w:p w14:paraId="76E486D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3815BFA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1A</w:t>
      </w:r>
      <w:r w:rsidRPr="002F5994">
        <w:rPr>
          <w:rFonts w:ascii="Consolas" w:eastAsia="Times New Roman" w:hAnsi="Consolas" w:cs="Courier New"/>
          <w:color w:val="auto"/>
          <w:sz w:val="16"/>
          <w:szCs w:val="16"/>
        </w:rPr>
        <w:t xml:space="preserve"> = Identifier of units (3)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00011 010 (id 3, wire type 2)</w:t>
      </w:r>
    </w:p>
    <w:p w14:paraId="3565F92E"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lastRenderedPageBreak/>
        <w:t xml:space="preserve">03 </w:t>
      </w:r>
      <w:r w:rsidRPr="002F5994">
        <w:rPr>
          <w:rFonts w:ascii="Consolas" w:eastAsia="Times New Roman" w:hAnsi="Consolas" w:cs="Courier New"/>
          <w:color w:val="auto"/>
          <w:sz w:val="16"/>
          <w:szCs w:val="16"/>
        </w:rPr>
        <w:t>= Length</w:t>
      </w:r>
    </w:p>
    <w:p w14:paraId="24152431"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64 42 6D </w:t>
      </w:r>
      <w:r w:rsidRPr="002F5994">
        <w:rPr>
          <w:rFonts w:ascii="Consolas" w:eastAsia="Times New Roman" w:hAnsi="Consolas" w:cs="Courier New"/>
          <w:color w:val="auto"/>
          <w:sz w:val="16"/>
          <w:szCs w:val="16"/>
        </w:rPr>
        <w:t>= dBm</w:t>
      </w:r>
    </w:p>
    <w:p w14:paraId="5A1A3468"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3A5953FF"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22 </w:t>
      </w:r>
      <w:r w:rsidRPr="002F5994">
        <w:rPr>
          <w:rFonts w:ascii="Consolas" w:eastAsia="Times New Roman" w:hAnsi="Consolas" w:cs="Courier New"/>
          <w:color w:val="auto"/>
          <w:sz w:val="16"/>
          <w:szCs w:val="16"/>
        </w:rPr>
        <w:t xml:space="preserve">= Identifier of </w:t>
      </w:r>
      <w:proofErr w:type="spellStart"/>
      <w:r w:rsidRPr="002F5994">
        <w:rPr>
          <w:rFonts w:ascii="Consolas" w:eastAsia="Times New Roman" w:hAnsi="Consolas" w:cs="Courier New"/>
          <w:color w:val="auto"/>
          <w:sz w:val="16"/>
          <w:szCs w:val="16"/>
        </w:rPr>
        <w:t>qualifiedValueName</w:t>
      </w:r>
      <w:proofErr w:type="spellEnd"/>
      <w:r w:rsidRPr="002F5994">
        <w:rPr>
          <w:rFonts w:ascii="Consolas" w:eastAsia="Times New Roman" w:hAnsi="Consolas" w:cs="Courier New"/>
          <w:color w:val="auto"/>
          <w:sz w:val="16"/>
          <w:szCs w:val="16"/>
        </w:rPr>
        <w:t xml:space="preserve"> (04)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00100 010 (id 4, wire type 2)</w:t>
      </w:r>
    </w:p>
    <w:p w14:paraId="0FF82BCA"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03 </w:t>
      </w:r>
      <w:r w:rsidRPr="002F5994">
        <w:rPr>
          <w:rFonts w:ascii="Consolas" w:eastAsia="Times New Roman" w:hAnsi="Consolas" w:cs="Courier New"/>
          <w:color w:val="auto"/>
          <w:sz w:val="16"/>
          <w:szCs w:val="16"/>
        </w:rPr>
        <w:t>= Length</w:t>
      </w:r>
    </w:p>
    <w:p w14:paraId="3EB4A92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4D 49 4E </w:t>
      </w:r>
      <w:r w:rsidRPr="002F5994">
        <w:rPr>
          <w:rFonts w:ascii="Consolas" w:eastAsia="Times New Roman" w:hAnsi="Consolas" w:cs="Courier New"/>
          <w:color w:val="auto"/>
          <w:sz w:val="16"/>
          <w:szCs w:val="16"/>
        </w:rPr>
        <w:t xml:space="preserve">= MIN (last of </w:t>
      </w:r>
      <w:proofErr w:type="gramStart"/>
      <w:r w:rsidRPr="002F5994">
        <w:rPr>
          <w:rFonts w:ascii="Consolas" w:eastAsia="Times New Roman" w:hAnsi="Consolas" w:cs="Courier New"/>
          <w:color w:val="auto"/>
          <w:sz w:val="16"/>
          <w:szCs w:val="16"/>
        </w:rPr>
        <w:t>21 byte</w:t>
      </w:r>
      <w:proofErr w:type="gramEnd"/>
      <w:r w:rsidRPr="002F5994">
        <w:rPr>
          <w:rFonts w:ascii="Consolas" w:eastAsia="Times New Roman" w:hAnsi="Consolas" w:cs="Courier New"/>
          <w:color w:val="auto"/>
          <w:sz w:val="16"/>
          <w:szCs w:val="16"/>
        </w:rPr>
        <w:t xml:space="preserve"> structure)</w:t>
      </w:r>
    </w:p>
    <w:p w14:paraId="33CAA6B8"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006AC15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1A </w:t>
      </w:r>
      <w:r w:rsidRPr="002F5994">
        <w:rPr>
          <w:rFonts w:ascii="Consolas" w:eastAsia="Times New Roman" w:hAnsi="Consolas" w:cs="Courier New"/>
          <w:color w:val="auto"/>
          <w:sz w:val="16"/>
          <w:szCs w:val="16"/>
        </w:rPr>
        <w:t xml:space="preserve">= Identifier of </w:t>
      </w:r>
      <w:proofErr w:type="spellStart"/>
      <w:r w:rsidRPr="002F5994">
        <w:rPr>
          <w:rFonts w:ascii="Consolas" w:eastAsia="Times New Roman" w:hAnsi="Consolas" w:cs="Courier New"/>
          <w:color w:val="auto"/>
          <w:sz w:val="16"/>
          <w:szCs w:val="16"/>
        </w:rPr>
        <w:t>nativeResourceId</w:t>
      </w:r>
      <w:proofErr w:type="spellEnd"/>
      <w:r w:rsidRPr="002F5994">
        <w:rPr>
          <w:rFonts w:ascii="Consolas" w:eastAsia="Times New Roman" w:hAnsi="Consolas" w:cs="Courier New"/>
          <w:color w:val="auto"/>
          <w:sz w:val="16"/>
          <w:szCs w:val="16"/>
        </w:rPr>
        <w:t xml:space="preserve"> (03)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00011 010 (id 3 wire type 2)</w:t>
      </w:r>
    </w:p>
    <w:p w14:paraId="1A8871BD"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0A </w:t>
      </w:r>
      <w:r w:rsidRPr="002F5994">
        <w:rPr>
          <w:rFonts w:ascii="Consolas" w:eastAsia="Times New Roman" w:hAnsi="Consolas" w:cs="Courier New"/>
          <w:color w:val="auto"/>
          <w:sz w:val="16"/>
          <w:szCs w:val="16"/>
        </w:rPr>
        <w:t>= Length</w:t>
      </w:r>
    </w:p>
    <w:p w14:paraId="7F80238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4F 50 54 2D 38 2D 37 2D 31 33</w:t>
      </w:r>
      <w:r w:rsidRPr="002F5994">
        <w:rPr>
          <w:rFonts w:ascii="Consolas" w:eastAsia="Times New Roman" w:hAnsi="Consolas" w:cs="Courier New"/>
          <w:color w:val="auto"/>
          <w:sz w:val="16"/>
          <w:szCs w:val="16"/>
        </w:rPr>
        <w:t xml:space="preserve"> = OPT-8-7-13</w:t>
      </w:r>
    </w:p>
    <w:p w14:paraId="71E08690"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4D973CA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30 </w:t>
      </w:r>
      <w:r w:rsidRPr="002F5994">
        <w:rPr>
          <w:rFonts w:ascii="Consolas" w:eastAsia="Times New Roman" w:hAnsi="Consolas" w:cs="Courier New"/>
          <w:color w:val="auto"/>
          <w:sz w:val="16"/>
          <w:szCs w:val="16"/>
        </w:rPr>
        <w:t xml:space="preserve">= Identifier of </w:t>
      </w:r>
      <w:proofErr w:type="spellStart"/>
      <w:r w:rsidRPr="002F5994">
        <w:rPr>
          <w:rFonts w:ascii="Consolas" w:eastAsia="Times New Roman" w:hAnsi="Consolas" w:cs="Courier New"/>
          <w:color w:val="auto"/>
          <w:sz w:val="16"/>
          <w:szCs w:val="16"/>
        </w:rPr>
        <w:t>directionOfMeasuredSignal</w:t>
      </w:r>
      <w:proofErr w:type="spellEnd"/>
      <w:r w:rsidRPr="002F5994">
        <w:rPr>
          <w:rFonts w:ascii="Consolas" w:eastAsia="Times New Roman" w:hAnsi="Consolas" w:cs="Courier New"/>
          <w:color w:val="auto"/>
          <w:sz w:val="16"/>
          <w:szCs w:val="16"/>
        </w:rPr>
        <w:t xml:space="preserve"> (06)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00110 000 (id 6, wire type 0)</w:t>
      </w:r>
    </w:p>
    <w:p w14:paraId="3DFF5DCA"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01 </w:t>
      </w:r>
      <w:r w:rsidRPr="002F5994">
        <w:rPr>
          <w:rFonts w:ascii="Consolas" w:eastAsia="Times New Roman" w:hAnsi="Consolas" w:cs="Courier New"/>
          <w:color w:val="auto"/>
          <w:sz w:val="16"/>
          <w:szCs w:val="16"/>
        </w:rPr>
        <w:t>= RECEIVE</w:t>
      </w:r>
    </w:p>
    <w:p w14:paraId="08BDD6E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75EAA240"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38 </w:t>
      </w:r>
      <w:r w:rsidRPr="002F5994">
        <w:rPr>
          <w:rFonts w:ascii="Consolas" w:eastAsia="Times New Roman" w:hAnsi="Consolas" w:cs="Courier New"/>
          <w:color w:val="auto"/>
          <w:sz w:val="16"/>
          <w:szCs w:val="16"/>
        </w:rPr>
        <w:t xml:space="preserve">= Identifier of </w:t>
      </w:r>
      <w:proofErr w:type="spellStart"/>
      <w:r w:rsidRPr="002F5994">
        <w:rPr>
          <w:rFonts w:ascii="Consolas" w:eastAsia="Times New Roman" w:hAnsi="Consolas" w:cs="Courier New"/>
          <w:color w:val="auto"/>
          <w:sz w:val="16"/>
          <w:szCs w:val="16"/>
        </w:rPr>
        <w:t>sampleInterval</w:t>
      </w:r>
      <w:proofErr w:type="spellEnd"/>
      <w:r w:rsidRPr="002F5994">
        <w:rPr>
          <w:rFonts w:ascii="Consolas" w:eastAsia="Times New Roman" w:hAnsi="Consolas" w:cs="Courier New"/>
          <w:color w:val="auto"/>
          <w:sz w:val="16"/>
          <w:szCs w:val="16"/>
        </w:rPr>
        <w:t xml:space="preserve"> (07) 38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00111 000 (id 7, wire type 0)</w:t>
      </w:r>
    </w:p>
    <w:p w14:paraId="455F69E2"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80 D0 B8 E1 98 1A</w:t>
      </w:r>
      <w:r w:rsidRPr="002F5994">
        <w:rPr>
          <w:rFonts w:ascii="Consolas" w:eastAsia="Times New Roman" w:hAnsi="Consolas" w:cs="Courier New"/>
          <w:color w:val="auto"/>
          <w:sz w:val="16"/>
          <w:szCs w:val="16"/>
        </w:rPr>
        <w:t xml:space="preserve"> = </w:t>
      </w:r>
      <w:r>
        <w:rPr>
          <w:rFonts w:ascii="Consolas" w:eastAsia="Times New Roman" w:hAnsi="Consolas" w:cs="Courier New"/>
          <w:color w:val="auto"/>
          <w:sz w:val="16"/>
          <w:szCs w:val="16"/>
        </w:rPr>
        <w:t>decodes as</w:t>
      </w:r>
      <w:r w:rsidRPr="002F5994">
        <w:rPr>
          <w:rFonts w:ascii="Consolas" w:eastAsia="Times New Roman" w:hAnsi="Consolas" w:cs="Courier New"/>
          <w:color w:val="auto"/>
          <w:sz w:val="16"/>
          <w:szCs w:val="16"/>
        </w:rPr>
        <w:t xml:space="preserve"> </w:t>
      </w:r>
      <w:r w:rsidR="004E3F1E" w:rsidRPr="005B5B78">
        <w:rPr>
          <w:rFonts w:ascii="Consolas" w:hAnsi="Consolas"/>
          <w:color w:val="1D1C1D"/>
          <w:sz w:val="16"/>
          <w:szCs w:val="16"/>
        </w:rPr>
        <w:t>900000000000</w:t>
      </w:r>
      <w:r w:rsidRPr="002F5994">
        <w:rPr>
          <w:rFonts w:ascii="Consolas" w:eastAsia="Times New Roman" w:hAnsi="Consolas" w:cs="Courier New"/>
          <w:color w:val="auto"/>
          <w:sz w:val="16"/>
          <w:szCs w:val="16"/>
        </w:rPr>
        <w:t xml:space="preserve"> (MSB is used to identify continuation, </w:t>
      </w:r>
      <w:proofErr w:type="gramStart"/>
      <w:r w:rsidRPr="002F5994">
        <w:rPr>
          <w:rFonts w:ascii="Consolas" w:eastAsia="Times New Roman" w:hAnsi="Consolas" w:cs="Courier New"/>
          <w:color w:val="auto"/>
          <w:sz w:val="16"/>
          <w:szCs w:val="16"/>
        </w:rPr>
        <w:t>7 bit</w:t>
      </w:r>
      <w:proofErr w:type="gramEnd"/>
      <w:r w:rsidRPr="002F5994">
        <w:rPr>
          <w:rFonts w:ascii="Consolas" w:eastAsia="Times New Roman" w:hAnsi="Consolas" w:cs="Courier New"/>
          <w:color w:val="auto"/>
          <w:sz w:val="16"/>
          <w:szCs w:val="16"/>
        </w:rPr>
        <w:t xml:space="preserve"> quantities)</w:t>
      </w:r>
    </w:p>
    <w:p w14:paraId="786DEE0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2C513DBD"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42 </w:t>
      </w:r>
      <w:r w:rsidRPr="002F5994">
        <w:rPr>
          <w:rFonts w:ascii="Consolas" w:eastAsia="Times New Roman" w:hAnsi="Consolas" w:cs="Courier New"/>
          <w:color w:val="auto"/>
          <w:sz w:val="16"/>
          <w:szCs w:val="16"/>
        </w:rPr>
        <w:t xml:space="preserve">= Identifier of </w:t>
      </w:r>
      <w:proofErr w:type="spellStart"/>
      <w:r w:rsidRPr="002F5994">
        <w:rPr>
          <w:rFonts w:ascii="Consolas" w:eastAsia="Times New Roman" w:hAnsi="Consolas" w:cs="Courier New"/>
          <w:color w:val="auto"/>
          <w:sz w:val="16"/>
          <w:szCs w:val="16"/>
        </w:rPr>
        <w:t>abstractResourceRef</w:t>
      </w:r>
      <w:proofErr w:type="spellEnd"/>
      <w:r w:rsidRPr="002F5994">
        <w:rPr>
          <w:rFonts w:ascii="Consolas" w:eastAsia="Times New Roman" w:hAnsi="Consolas" w:cs="Courier New"/>
          <w:color w:val="auto"/>
          <w:sz w:val="16"/>
          <w:szCs w:val="16"/>
        </w:rPr>
        <w:t xml:space="preserve"> (08) 42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01000 010 (id 8, wire type 2)</w:t>
      </w:r>
    </w:p>
    <w:p w14:paraId="43BA4251"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0E</w:t>
      </w:r>
      <w:r w:rsidRPr="002F5994">
        <w:rPr>
          <w:rFonts w:ascii="Consolas" w:eastAsia="Times New Roman" w:hAnsi="Consolas" w:cs="Courier New"/>
          <w:color w:val="auto"/>
          <w:sz w:val="16"/>
          <w:szCs w:val="16"/>
        </w:rPr>
        <w:t xml:space="preserve"> = Length</w:t>
      </w:r>
    </w:p>
    <w:p w14:paraId="5B8F0247"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4E 45 31 2D 4F 50 54 2D 38 2D 37 2D 31 33</w:t>
      </w:r>
      <w:r w:rsidRPr="002F5994">
        <w:rPr>
          <w:rFonts w:ascii="Consolas" w:eastAsia="Times New Roman" w:hAnsi="Consolas" w:cs="Courier New"/>
          <w:color w:val="auto"/>
          <w:sz w:val="16"/>
          <w:szCs w:val="16"/>
        </w:rPr>
        <w:t xml:space="preserve"> = NE1-OPT-8-7-13</w:t>
      </w:r>
    </w:p>
    <w:p w14:paraId="18574A5E"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67CCB331"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4A </w:t>
      </w:r>
      <w:r w:rsidRPr="002F5994">
        <w:rPr>
          <w:rFonts w:ascii="Consolas" w:eastAsia="Times New Roman" w:hAnsi="Consolas" w:cs="Courier New"/>
          <w:color w:val="auto"/>
          <w:sz w:val="16"/>
          <w:szCs w:val="16"/>
        </w:rPr>
        <w:t xml:space="preserve">= Identifier of </w:t>
      </w:r>
      <w:proofErr w:type="spellStart"/>
      <w:r w:rsidRPr="002F5994">
        <w:rPr>
          <w:rFonts w:ascii="Consolas" w:eastAsia="Times New Roman" w:hAnsi="Consolas" w:cs="Courier New"/>
          <w:color w:val="auto"/>
          <w:sz w:val="16"/>
          <w:szCs w:val="16"/>
        </w:rPr>
        <w:t>nativeMeasurementType</w:t>
      </w:r>
      <w:proofErr w:type="spellEnd"/>
      <w:r w:rsidRPr="002F5994">
        <w:rPr>
          <w:rFonts w:ascii="Consolas" w:eastAsia="Times New Roman" w:hAnsi="Consolas" w:cs="Courier New"/>
          <w:color w:val="auto"/>
          <w:sz w:val="16"/>
          <w:szCs w:val="16"/>
        </w:rPr>
        <w:t xml:space="preserve"> (09) 4A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01001 010 (id 9, wire type 2)</w:t>
      </w:r>
    </w:p>
    <w:p w14:paraId="33033DBC"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14</w:t>
      </w:r>
      <w:r w:rsidRPr="002F5994">
        <w:rPr>
          <w:rFonts w:ascii="Consolas" w:eastAsia="Times New Roman" w:hAnsi="Consolas" w:cs="Courier New"/>
          <w:color w:val="auto"/>
          <w:sz w:val="16"/>
          <w:szCs w:val="16"/>
        </w:rPr>
        <w:t xml:space="preserve"> = Length</w:t>
      </w:r>
    </w:p>
    <w:p w14:paraId="1E64347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52 58 5F 4F 50 54 49 43 41 4C 5F 50 4F 57 45 52 5F 4D 49 4E </w:t>
      </w:r>
      <w:r w:rsidRPr="002F5994">
        <w:rPr>
          <w:rFonts w:ascii="Consolas" w:eastAsia="Times New Roman" w:hAnsi="Consolas" w:cs="Courier New"/>
          <w:color w:val="auto"/>
          <w:sz w:val="16"/>
          <w:szCs w:val="16"/>
        </w:rPr>
        <w:t>= RX_OPTICAL_POWER_MIN</w:t>
      </w:r>
    </w:p>
    <w:p w14:paraId="053D3A3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18EEC498" w14:textId="2240F073"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5</w:t>
      </w:r>
      <w:r w:rsidR="00B2439F">
        <w:rPr>
          <w:rFonts w:ascii="Consolas" w:eastAsia="Times New Roman" w:hAnsi="Consolas" w:cs="Courier New"/>
          <w:color w:val="auto"/>
          <w:sz w:val="16"/>
          <w:szCs w:val="16"/>
        </w:rPr>
        <w:t>0</w:t>
      </w:r>
      <w:r w:rsidRPr="0084668C">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 xml:space="preserve">= Identifier of </w:t>
      </w:r>
      <w:proofErr w:type="spellStart"/>
      <w:r w:rsidRPr="00B2439F">
        <w:rPr>
          <w:rFonts w:ascii="Consolas" w:eastAsia="Times New Roman" w:hAnsi="Consolas" w:cs="Courier New"/>
          <w:color w:val="auto"/>
          <w:sz w:val="16"/>
          <w:szCs w:val="16"/>
        </w:rPr>
        <w:t>normalizedMeasurementType</w:t>
      </w:r>
      <w:proofErr w:type="spellEnd"/>
      <w:r w:rsidRPr="00B2439F">
        <w:rPr>
          <w:rFonts w:ascii="Consolas" w:eastAsia="Times New Roman" w:hAnsi="Consolas" w:cs="Courier New"/>
          <w:color w:val="auto"/>
          <w:sz w:val="16"/>
          <w:szCs w:val="16"/>
        </w:rPr>
        <w:t xml:space="preserve"> (10) 5A </w:t>
      </w:r>
      <w:r w:rsidRPr="00B2439F">
        <w:rPr>
          <w:rFonts w:ascii="Consolas" w:eastAsia="Times New Roman" w:hAnsi="Consolas" w:cs="Courier New"/>
          <w:color w:val="auto"/>
          <w:sz w:val="16"/>
          <w:szCs w:val="16"/>
        </w:rPr>
        <w:sym w:font="Wingdings" w:char="F0E0"/>
      </w:r>
      <w:r w:rsidRPr="00B2439F">
        <w:rPr>
          <w:rFonts w:ascii="Consolas" w:eastAsia="Times New Roman" w:hAnsi="Consolas" w:cs="Courier New"/>
          <w:color w:val="auto"/>
          <w:sz w:val="16"/>
          <w:szCs w:val="16"/>
        </w:rPr>
        <w:t xml:space="preserve"> 01011 000 (id 1</w:t>
      </w:r>
      <w:r w:rsidR="00B2439F" w:rsidRPr="00B2439F">
        <w:rPr>
          <w:rFonts w:ascii="Consolas" w:eastAsia="Times New Roman" w:hAnsi="Consolas" w:cs="Courier New"/>
          <w:color w:val="auto"/>
          <w:sz w:val="16"/>
          <w:szCs w:val="16"/>
        </w:rPr>
        <w:t>0</w:t>
      </w:r>
      <w:r w:rsidRPr="00B2439F">
        <w:rPr>
          <w:rFonts w:ascii="Consolas" w:eastAsia="Times New Roman" w:hAnsi="Consolas" w:cs="Courier New"/>
          <w:color w:val="auto"/>
          <w:sz w:val="16"/>
          <w:szCs w:val="16"/>
        </w:rPr>
        <w:t>, wire type 0)</w:t>
      </w:r>
    </w:p>
    <w:p w14:paraId="1AF8BDAF" w14:textId="6B2861EE"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1</w:t>
      </w:r>
      <w:r w:rsidR="008656E5">
        <w:rPr>
          <w:rFonts w:ascii="Consolas" w:eastAsia="Times New Roman" w:hAnsi="Consolas" w:cs="Courier New"/>
          <w:color w:val="auto"/>
          <w:sz w:val="16"/>
          <w:szCs w:val="16"/>
        </w:rPr>
        <w:t>6</w:t>
      </w:r>
      <w:r w:rsidRPr="0084668C">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 xml:space="preserve">= </w:t>
      </w:r>
      <w:r w:rsidR="008656E5" w:rsidRPr="005B5B78">
        <w:rPr>
          <w:rFonts w:ascii="Consolas" w:hAnsi="Consolas"/>
          <w:color w:val="1D1C1D"/>
          <w:sz w:val="16"/>
          <w:szCs w:val="16"/>
        </w:rPr>
        <w:t>OPT_</w:t>
      </w:r>
      <w:r w:rsidR="008656E5">
        <w:rPr>
          <w:rFonts w:ascii="Consolas" w:hAnsi="Consolas"/>
          <w:color w:val="1D1C1D"/>
          <w:sz w:val="16"/>
          <w:szCs w:val="16"/>
        </w:rPr>
        <w:t>TOTAL_</w:t>
      </w:r>
      <w:r w:rsidR="008656E5" w:rsidRPr="005B5B78">
        <w:rPr>
          <w:rFonts w:ascii="Consolas" w:hAnsi="Consolas"/>
          <w:color w:val="1D1C1D"/>
          <w:sz w:val="16"/>
          <w:szCs w:val="16"/>
        </w:rPr>
        <w:t>P</w:t>
      </w:r>
      <w:r w:rsidR="008656E5">
        <w:rPr>
          <w:rFonts w:ascii="Consolas" w:hAnsi="Consolas"/>
          <w:color w:val="1D1C1D"/>
          <w:sz w:val="16"/>
          <w:szCs w:val="16"/>
        </w:rPr>
        <w:t>W</w:t>
      </w:r>
      <w:r w:rsidR="008656E5" w:rsidRPr="005B5B78">
        <w:rPr>
          <w:rFonts w:ascii="Consolas" w:hAnsi="Consolas"/>
          <w:color w:val="1D1C1D"/>
          <w:sz w:val="16"/>
          <w:szCs w:val="16"/>
        </w:rPr>
        <w:t>R_INPUT</w:t>
      </w:r>
    </w:p>
    <w:p w14:paraId="53919A78" w14:textId="77777777" w:rsidR="00857D5D" w:rsidRDefault="00857D5D" w:rsidP="00857D5D">
      <w:pPr>
        <w:pStyle w:val="Heading3"/>
      </w:pPr>
      <w:bookmarkStart w:id="3717" w:name="_Toc192619646"/>
      <w:r>
        <w:t>Byte reduction</w:t>
      </w:r>
      <w:bookmarkEnd w:id="3717"/>
    </w:p>
    <w:p w14:paraId="13DFDAC4" w14:textId="77777777" w:rsidR="00BA6DB6" w:rsidRDefault="00011EBB" w:rsidP="00BA6DB6">
      <w:r>
        <w:t>T</w:t>
      </w:r>
      <w:r w:rsidR="00BA6DB6">
        <w:t xml:space="preserve">he </w:t>
      </w:r>
      <w:proofErr w:type="spellStart"/>
      <w:r w:rsidR="00BA6DB6">
        <w:t>protobuf</w:t>
      </w:r>
      <w:proofErr w:type="spellEnd"/>
      <w:r w:rsidR="00BA6DB6">
        <w:t xml:space="preserve"> form requires less than 0.25 of the data to convey the message.</w:t>
      </w:r>
    </w:p>
    <w:p w14:paraId="0DD85DA2" w14:textId="77777777" w:rsidR="00BA6DB6" w:rsidRDefault="00BA6DB6" w:rsidP="00BA6DB6">
      <w:r>
        <w:t xml:space="preserve">If the strings were to be removed or replaced by enumerations, the dominant volume would then come from the </w:t>
      </w:r>
      <w:proofErr w:type="gramStart"/>
      <w:r>
        <w:t>two time</w:t>
      </w:r>
      <w:proofErr w:type="gramEnd"/>
      <w:r>
        <w:t xml:space="preserve"> properties.</w:t>
      </w:r>
    </w:p>
    <w:p w14:paraId="408CCDD1" w14:textId="66140B47" w:rsidR="00857D5D" w:rsidRDefault="00BA6DB6" w:rsidP="00BA6DB6">
      <w:r>
        <w:t xml:space="preserve">It may be relevant in future to consider relative time for the measurement sample as the </w:t>
      </w:r>
      <w:proofErr w:type="spellStart"/>
      <w:r>
        <w:t>varint</w:t>
      </w:r>
      <w:proofErr w:type="spellEnd"/>
      <w:r>
        <w:t xml:space="preserve"> coding would then reduce the field</w:t>
      </w:r>
      <w:r w:rsidR="00B2439F">
        <w:t xml:space="preserve"> size</w:t>
      </w:r>
      <w:r>
        <w:t>.</w:t>
      </w:r>
    </w:p>
    <w:p w14:paraId="74C0AD14" w14:textId="77777777" w:rsidR="00857D5D" w:rsidRPr="00857D5D" w:rsidRDefault="00651E91" w:rsidP="00857D5D">
      <w:pPr>
        <w:pStyle w:val="Heading3"/>
      </w:pPr>
      <w:bookmarkStart w:id="3718" w:name="_Toc192619647"/>
      <w:proofErr w:type="spellStart"/>
      <w:r>
        <w:t>Protobuf</w:t>
      </w:r>
      <w:proofErr w:type="spellEnd"/>
      <w:r>
        <w:t xml:space="preserve"> encoding</w:t>
      </w:r>
      <w:bookmarkEnd w:id="3718"/>
    </w:p>
    <w:p w14:paraId="1EBCD686" w14:textId="77777777" w:rsidR="00483F69" w:rsidRDefault="000814F3" w:rsidP="00B724F3">
      <w:proofErr w:type="spellStart"/>
      <w:r>
        <w:t>Protobuf</w:t>
      </w:r>
      <w:proofErr w:type="spellEnd"/>
      <w:r>
        <w:t xml:space="preserve"> hex decoding tools are available, e.g., [PROTO-DEC].</w:t>
      </w:r>
    </w:p>
    <w:p w14:paraId="4D7E88B4" w14:textId="77777777" w:rsidR="006B02E9" w:rsidRPr="00B724F3" w:rsidRDefault="00483F69" w:rsidP="00B724F3">
      <w:proofErr w:type="spellStart"/>
      <w:r>
        <w:t>Protobuf</w:t>
      </w:r>
      <w:proofErr w:type="spellEnd"/>
      <w:r>
        <w:t xml:space="preserve"> encoding is explained at [PROTO-ENC].</w:t>
      </w:r>
      <w:r w:rsidR="000814F3">
        <w:t xml:space="preserve"> </w:t>
      </w:r>
    </w:p>
    <w:p w14:paraId="0A4F39CF" w14:textId="10B6E4A4" w:rsidR="00A31C9A" w:rsidRDefault="00A31C9A">
      <w:pPr>
        <w:spacing w:after="0"/>
        <w:rPr>
          <w:ins w:id="3719" w:author="Author"/>
        </w:rPr>
      </w:pPr>
      <w:ins w:id="3720" w:author="Author">
        <w:r>
          <w:br w:type="page"/>
        </w:r>
      </w:ins>
    </w:p>
    <w:p w14:paraId="404A5504" w14:textId="77777777" w:rsidR="005D719C" w:rsidRDefault="005D719C" w:rsidP="005D719C">
      <w:pPr>
        <w:pStyle w:val="Heading2"/>
        <w:rPr>
          <w:ins w:id="3721" w:author="Author"/>
        </w:rPr>
      </w:pPr>
      <w:bookmarkStart w:id="3722" w:name="_Toc192619648"/>
      <w:bookmarkStart w:id="3723" w:name="_Ref193223608"/>
      <w:bookmarkStart w:id="3724" w:name="_Ref193223615"/>
      <w:bookmarkStart w:id="3725" w:name="_Ref193223621"/>
      <w:ins w:id="3726" w:author="Author">
        <w:r>
          <w:lastRenderedPageBreak/>
          <w:t>Appendix – Measurement YANG</w:t>
        </w:r>
        <w:bookmarkEnd w:id="3722"/>
        <w:bookmarkEnd w:id="3723"/>
        <w:bookmarkEnd w:id="3724"/>
        <w:bookmarkEnd w:id="3725"/>
        <w:r>
          <w:t xml:space="preserve"> </w:t>
        </w:r>
      </w:ins>
    </w:p>
    <w:p w14:paraId="7EAC47A0" w14:textId="2EA978E5" w:rsidR="005D719C" w:rsidRDefault="005D719C" w:rsidP="005D719C">
      <w:pPr>
        <w:rPr>
          <w:ins w:id="3727" w:author="Author"/>
        </w:rPr>
      </w:pPr>
      <w:ins w:id="3728" w:author="Author">
        <w:r>
          <w:t xml:space="preserve">The </w:t>
        </w:r>
        <w:proofErr w:type="spellStart"/>
        <w:r>
          <w:t>tapi</w:t>
        </w:r>
        <w:proofErr w:type="spellEnd"/>
        <w:r>
          <w:t>-streaming-</w:t>
        </w:r>
        <w:proofErr w:type="spellStart"/>
        <w:r>
          <w:t>gnmi</w:t>
        </w:r>
        <w:proofErr w:type="spellEnd"/>
        <w:r>
          <w:t xml:space="preserve"> YANG is available at </w:t>
        </w:r>
        <w:r w:rsidR="0087544E">
          <w:fldChar w:fldCharType="begin"/>
        </w:r>
        <w:r w:rsidR="0087544E">
          <w:instrText>HYPERLINK "</w:instrText>
        </w:r>
        <w:r w:rsidR="0087544E" w:rsidRPr="00A31C9A">
          <w:instrText>https://github.com/Open-Network-Models-and-Interfaces-ONMI/TAPI/tree/v2.6.0/YANG</w:instrText>
        </w:r>
        <w:r w:rsidR="0087544E">
          <w:instrText>"</w:instrText>
        </w:r>
        <w:r w:rsidR="0087544E">
          <w:fldChar w:fldCharType="separate"/>
        </w:r>
        <w:r w:rsidR="0087544E" w:rsidRPr="0087544E">
          <w:rPr>
            <w:rStyle w:val="Hyperlink"/>
          </w:rPr>
          <w:t>https://github.com/Open-Network-Models-and-Interfaces-ONMI/TAPI/tree/v2.6.0/YANG</w:t>
        </w:r>
        <w:r w:rsidR="0087544E">
          <w:fldChar w:fldCharType="end"/>
        </w:r>
        <w:r w:rsidR="00A44035">
          <w:t>.</w:t>
        </w:r>
      </w:ins>
    </w:p>
    <w:p w14:paraId="7F42DE0B" w14:textId="2C5215BB" w:rsidR="0087544E" w:rsidRDefault="0087544E">
      <w:pPr>
        <w:spacing w:after="0"/>
        <w:rPr>
          <w:ins w:id="3729" w:author="Author"/>
        </w:rPr>
      </w:pPr>
      <w:ins w:id="3730" w:author="Author">
        <w:r>
          <w:br w:type="page"/>
        </w:r>
      </w:ins>
    </w:p>
    <w:p w14:paraId="64185EFA" w14:textId="295C1022" w:rsidR="0087544E" w:rsidRPr="00180082" w:rsidDel="0087544E" w:rsidRDefault="0087544E" w:rsidP="005D719C">
      <w:pPr>
        <w:rPr>
          <w:ins w:id="3731" w:author="Author"/>
          <w:del w:id="3732" w:author="Author"/>
        </w:rPr>
      </w:pPr>
      <w:bookmarkStart w:id="3733" w:name="_Toc192618679"/>
      <w:bookmarkStart w:id="3734" w:name="_Toc192619649"/>
      <w:bookmarkEnd w:id="3733"/>
      <w:bookmarkEnd w:id="3734"/>
    </w:p>
    <w:p w14:paraId="536E33B4" w14:textId="7CADFE66" w:rsidR="00543AF2" w:rsidDel="0087544E" w:rsidRDefault="00543AF2" w:rsidP="00543AF2">
      <w:pPr>
        <w:rPr>
          <w:del w:id="3735" w:author="Author"/>
        </w:rPr>
      </w:pPr>
      <w:bookmarkStart w:id="3736" w:name="_Toc192618680"/>
      <w:bookmarkStart w:id="3737" w:name="_Toc192619650"/>
      <w:bookmarkEnd w:id="3736"/>
      <w:bookmarkEnd w:id="3737"/>
    </w:p>
    <w:p w14:paraId="1C697A91" w14:textId="3A059540" w:rsidR="000C3B09" w:rsidDel="0087544E" w:rsidRDefault="000C3B09" w:rsidP="00543AF2">
      <w:pPr>
        <w:rPr>
          <w:del w:id="3738" w:author="Author"/>
        </w:rPr>
      </w:pPr>
      <w:bookmarkStart w:id="3739" w:name="_Toc192618681"/>
      <w:bookmarkStart w:id="3740" w:name="_Toc192619651"/>
      <w:bookmarkEnd w:id="3739"/>
      <w:bookmarkEnd w:id="3740"/>
    </w:p>
    <w:p w14:paraId="158FC147" w14:textId="033B9E62" w:rsidR="00180082" w:rsidDel="0087544E" w:rsidRDefault="00180082" w:rsidP="000C3B09">
      <w:pPr>
        <w:pStyle w:val="Heading2"/>
        <w:numPr>
          <w:ilvl w:val="0"/>
          <w:numId w:val="0"/>
        </w:numPr>
        <w:rPr>
          <w:del w:id="3741" w:author="Author"/>
        </w:rPr>
        <w:sectPr w:rsidR="00180082" w:rsidDel="0087544E" w:rsidSect="008E0EED">
          <w:pgSz w:w="11906" w:h="16838" w:code="9"/>
          <w:pgMar w:top="720" w:right="720" w:bottom="720" w:left="720" w:header="720" w:footer="720" w:gutter="0"/>
          <w:cols w:space="720"/>
          <w:titlePg/>
          <w:docGrid w:linePitch="326"/>
        </w:sectPr>
      </w:pPr>
    </w:p>
    <w:p w14:paraId="46F687E6" w14:textId="1E172B2A" w:rsidR="00180082" w:rsidDel="0087544E" w:rsidRDefault="00180082" w:rsidP="00180082">
      <w:pPr>
        <w:pStyle w:val="Heading2"/>
        <w:rPr>
          <w:del w:id="3742" w:author="Author"/>
        </w:rPr>
      </w:pPr>
      <w:bookmarkStart w:id="3743" w:name="_Ref143901720"/>
      <w:del w:id="3744" w:author="Author">
        <w:r w:rsidDel="0087544E">
          <w:delText xml:space="preserve">Appendix – Measurement </w:delText>
        </w:r>
        <w:r w:rsidR="00375A28" w:rsidDel="0087544E">
          <w:delText>YANG</w:delText>
        </w:r>
      </w:del>
      <w:bookmarkEnd w:id="3743"/>
      <w:ins w:id="3745" w:author="Author">
        <w:del w:id="3746" w:author="Author">
          <w:r w:rsidR="00861B4C" w:rsidDel="0087544E">
            <w:delText xml:space="preserve"> </w:delText>
          </w:r>
        </w:del>
      </w:ins>
      <w:bookmarkStart w:id="3747" w:name="_Toc192618682"/>
      <w:bookmarkStart w:id="3748" w:name="_Toc192619652"/>
      <w:bookmarkEnd w:id="3747"/>
      <w:bookmarkEnd w:id="3748"/>
    </w:p>
    <w:p w14:paraId="7AC86ADA" w14:textId="32F4ACE2" w:rsidR="00180082" w:rsidRPr="00180082" w:rsidDel="0087544E" w:rsidRDefault="00180082" w:rsidP="00180082">
      <w:pPr>
        <w:rPr>
          <w:del w:id="3749" w:author="Author"/>
        </w:rPr>
      </w:pPr>
      <w:del w:id="3750" w:author="Author">
        <w:r w:rsidDel="0087544E">
          <w:delText>The following is the tapi-streaming-gnmi YANG</w:delText>
        </w:r>
      </w:del>
      <w:ins w:id="3751" w:author="Author">
        <w:del w:id="3752" w:author="Author">
          <w:r w:rsidR="00A31C9A" w:rsidDel="0087544E">
            <w:delText xml:space="preserve"> is available at </w:delText>
          </w:r>
          <w:r w:rsidR="00A31C9A" w:rsidRPr="00A31C9A" w:rsidDel="0087544E">
            <w:delText>https://github.com/Open-Network-Models-and-Interfaces-ONMI/TAPI/tree/v2.6.0/YANG</w:delText>
          </w:r>
        </w:del>
      </w:ins>
      <w:del w:id="3753" w:author="Author">
        <w:r w:rsidDel="0087544E">
          <w:delText>.</w:delText>
        </w:r>
        <w:bookmarkStart w:id="3754" w:name="_Toc192618683"/>
        <w:bookmarkStart w:id="3755" w:name="_Toc192619653"/>
        <w:bookmarkEnd w:id="3754"/>
        <w:bookmarkEnd w:id="3755"/>
      </w:del>
    </w:p>
    <w:p w14:paraId="2E1B4B58" w14:textId="37861F31" w:rsidR="00F46EE4" w:rsidRPr="00F46EE4" w:rsidDel="0087544E" w:rsidRDefault="00F46EE4" w:rsidP="00F46EE4">
      <w:pPr>
        <w:autoSpaceDE w:val="0"/>
        <w:autoSpaceDN w:val="0"/>
        <w:adjustRightInd w:val="0"/>
        <w:spacing w:after="0"/>
        <w:rPr>
          <w:del w:id="3756" w:author="Author"/>
          <w:rFonts w:ascii="Courier New" w:hAnsi="Courier New" w:cs="Courier New"/>
          <w:color w:val="auto"/>
          <w:sz w:val="14"/>
          <w:szCs w:val="14"/>
          <w:lang w:val="en-GB"/>
        </w:rPr>
      </w:pPr>
      <w:del w:id="3757" w:author="Author">
        <w:r w:rsidRPr="00F46EE4" w:rsidDel="0087544E">
          <w:rPr>
            <w:rFonts w:ascii="Courier New" w:hAnsi="Courier New" w:cs="Courier New"/>
            <w:color w:val="auto"/>
            <w:sz w:val="14"/>
            <w:szCs w:val="14"/>
            <w:lang w:val="en-GB"/>
          </w:rPr>
          <w:delText>module tapi-gnmi-streaming {</w:delText>
        </w:r>
        <w:bookmarkStart w:id="3758" w:name="_Toc192618684"/>
        <w:bookmarkStart w:id="3759" w:name="_Toc192619654"/>
        <w:bookmarkEnd w:id="3758"/>
        <w:bookmarkEnd w:id="3759"/>
      </w:del>
    </w:p>
    <w:p w14:paraId="682640F0" w14:textId="2CA543C3" w:rsidR="00F46EE4" w:rsidRPr="00F46EE4" w:rsidDel="0087544E" w:rsidRDefault="00F46EE4" w:rsidP="00F46EE4">
      <w:pPr>
        <w:autoSpaceDE w:val="0"/>
        <w:autoSpaceDN w:val="0"/>
        <w:adjustRightInd w:val="0"/>
        <w:spacing w:after="0"/>
        <w:rPr>
          <w:del w:id="3760" w:author="Author"/>
          <w:rFonts w:ascii="Courier New" w:hAnsi="Courier New" w:cs="Courier New"/>
          <w:color w:val="auto"/>
          <w:sz w:val="14"/>
          <w:szCs w:val="14"/>
          <w:lang w:val="en-GB"/>
        </w:rPr>
      </w:pPr>
      <w:del w:id="3761" w:author="Author">
        <w:r w:rsidRPr="00F46EE4" w:rsidDel="0087544E">
          <w:rPr>
            <w:rFonts w:ascii="Courier New" w:hAnsi="Courier New" w:cs="Courier New"/>
            <w:color w:val="auto"/>
            <w:sz w:val="14"/>
            <w:szCs w:val="14"/>
            <w:lang w:val="en-GB"/>
          </w:rPr>
          <w:delText xml:space="preserve">    yang-version "1.1";</w:delText>
        </w:r>
        <w:bookmarkStart w:id="3762" w:name="_Toc192618685"/>
        <w:bookmarkStart w:id="3763" w:name="_Toc192619655"/>
        <w:bookmarkEnd w:id="3762"/>
        <w:bookmarkEnd w:id="3763"/>
      </w:del>
    </w:p>
    <w:p w14:paraId="1E962C74" w14:textId="4562693C" w:rsidR="00F46EE4" w:rsidRPr="00F46EE4" w:rsidDel="0087544E" w:rsidRDefault="00F46EE4" w:rsidP="00F46EE4">
      <w:pPr>
        <w:autoSpaceDE w:val="0"/>
        <w:autoSpaceDN w:val="0"/>
        <w:adjustRightInd w:val="0"/>
        <w:spacing w:after="0"/>
        <w:rPr>
          <w:del w:id="3764" w:author="Author"/>
          <w:rFonts w:ascii="Courier New" w:hAnsi="Courier New" w:cs="Courier New"/>
          <w:color w:val="auto"/>
          <w:sz w:val="14"/>
          <w:szCs w:val="14"/>
          <w:lang w:val="en-GB"/>
        </w:rPr>
      </w:pPr>
      <w:del w:id="3765" w:author="Author">
        <w:r w:rsidRPr="00F46EE4" w:rsidDel="0087544E">
          <w:rPr>
            <w:rFonts w:ascii="Courier New" w:hAnsi="Courier New" w:cs="Courier New"/>
            <w:color w:val="auto"/>
            <w:sz w:val="14"/>
            <w:szCs w:val="14"/>
            <w:lang w:val="en-GB"/>
          </w:rPr>
          <w:delText xml:space="preserve">    namespace "urn:onf:otcc:yang:tapi-gnmi-streaming";</w:delText>
        </w:r>
        <w:bookmarkStart w:id="3766" w:name="_Toc192618686"/>
        <w:bookmarkStart w:id="3767" w:name="_Toc192619656"/>
        <w:bookmarkEnd w:id="3766"/>
        <w:bookmarkEnd w:id="3767"/>
      </w:del>
    </w:p>
    <w:p w14:paraId="02341BE3" w14:textId="2B5FCD04" w:rsidR="00F46EE4" w:rsidRPr="00F46EE4" w:rsidDel="0087544E" w:rsidRDefault="00F46EE4" w:rsidP="00F46EE4">
      <w:pPr>
        <w:autoSpaceDE w:val="0"/>
        <w:autoSpaceDN w:val="0"/>
        <w:adjustRightInd w:val="0"/>
        <w:spacing w:after="0"/>
        <w:rPr>
          <w:del w:id="3768" w:author="Author"/>
          <w:rFonts w:ascii="Courier New" w:hAnsi="Courier New" w:cs="Courier New"/>
          <w:color w:val="auto"/>
          <w:sz w:val="14"/>
          <w:szCs w:val="14"/>
          <w:lang w:val="en-GB"/>
        </w:rPr>
      </w:pPr>
      <w:del w:id="3769" w:author="Author">
        <w:r w:rsidRPr="00F46EE4" w:rsidDel="0087544E">
          <w:rPr>
            <w:rFonts w:ascii="Courier New" w:hAnsi="Courier New" w:cs="Courier New"/>
            <w:color w:val="auto"/>
            <w:sz w:val="14"/>
            <w:szCs w:val="14"/>
            <w:lang w:val="en-GB"/>
          </w:rPr>
          <w:delText xml:space="preserve">    prefix tapi-gnmi-streaming;</w:delText>
        </w:r>
        <w:bookmarkStart w:id="3770" w:name="_Toc192618687"/>
        <w:bookmarkStart w:id="3771" w:name="_Toc192619657"/>
        <w:bookmarkEnd w:id="3770"/>
        <w:bookmarkEnd w:id="3771"/>
      </w:del>
    </w:p>
    <w:p w14:paraId="241E7A5B" w14:textId="24E0C17F" w:rsidR="00F46EE4" w:rsidRPr="00F46EE4" w:rsidDel="0087544E" w:rsidRDefault="00F46EE4" w:rsidP="00F46EE4">
      <w:pPr>
        <w:autoSpaceDE w:val="0"/>
        <w:autoSpaceDN w:val="0"/>
        <w:adjustRightInd w:val="0"/>
        <w:spacing w:after="0"/>
        <w:rPr>
          <w:del w:id="3772" w:author="Author"/>
          <w:rFonts w:ascii="Courier New" w:hAnsi="Courier New" w:cs="Courier New"/>
          <w:color w:val="auto"/>
          <w:sz w:val="14"/>
          <w:szCs w:val="14"/>
          <w:lang w:val="en-GB"/>
        </w:rPr>
      </w:pPr>
      <w:del w:id="3773" w:author="Author">
        <w:r w:rsidRPr="00F46EE4" w:rsidDel="0087544E">
          <w:rPr>
            <w:rFonts w:ascii="Courier New" w:hAnsi="Courier New" w:cs="Courier New"/>
            <w:color w:val="auto"/>
            <w:sz w:val="14"/>
            <w:szCs w:val="14"/>
            <w:lang w:val="en-GB"/>
          </w:rPr>
          <w:delText xml:space="preserve">    import tapi-common {</w:delText>
        </w:r>
        <w:bookmarkStart w:id="3774" w:name="_Toc192618688"/>
        <w:bookmarkStart w:id="3775" w:name="_Toc192619658"/>
        <w:bookmarkEnd w:id="3774"/>
        <w:bookmarkEnd w:id="3775"/>
      </w:del>
    </w:p>
    <w:p w14:paraId="4048B2F4" w14:textId="0F393B80" w:rsidR="00F46EE4" w:rsidRPr="00F46EE4" w:rsidDel="0087544E" w:rsidRDefault="00F46EE4" w:rsidP="00F46EE4">
      <w:pPr>
        <w:autoSpaceDE w:val="0"/>
        <w:autoSpaceDN w:val="0"/>
        <w:adjustRightInd w:val="0"/>
        <w:spacing w:after="0"/>
        <w:rPr>
          <w:del w:id="3776" w:author="Author"/>
          <w:rFonts w:ascii="Courier New" w:hAnsi="Courier New" w:cs="Courier New"/>
          <w:color w:val="auto"/>
          <w:sz w:val="14"/>
          <w:szCs w:val="14"/>
          <w:lang w:val="en-GB"/>
        </w:rPr>
      </w:pPr>
      <w:del w:id="3777" w:author="Author">
        <w:r w:rsidRPr="00F46EE4" w:rsidDel="0087544E">
          <w:rPr>
            <w:rFonts w:ascii="Courier New" w:hAnsi="Courier New" w:cs="Courier New"/>
            <w:color w:val="auto"/>
            <w:sz w:val="14"/>
            <w:szCs w:val="14"/>
            <w:lang w:val="en-GB"/>
          </w:rPr>
          <w:delText xml:space="preserve">        prefix tapi-common;</w:delText>
        </w:r>
        <w:bookmarkStart w:id="3778" w:name="_Toc192618689"/>
        <w:bookmarkStart w:id="3779" w:name="_Toc192619659"/>
        <w:bookmarkEnd w:id="3778"/>
        <w:bookmarkEnd w:id="3779"/>
      </w:del>
    </w:p>
    <w:p w14:paraId="40060678" w14:textId="6CCD7FEB" w:rsidR="00F46EE4" w:rsidRPr="00F46EE4" w:rsidDel="0087544E" w:rsidRDefault="00F46EE4" w:rsidP="00F46EE4">
      <w:pPr>
        <w:autoSpaceDE w:val="0"/>
        <w:autoSpaceDN w:val="0"/>
        <w:adjustRightInd w:val="0"/>
        <w:spacing w:after="0"/>
        <w:rPr>
          <w:del w:id="3780" w:author="Author"/>
          <w:rFonts w:ascii="Courier New" w:hAnsi="Courier New" w:cs="Courier New"/>
          <w:color w:val="auto"/>
          <w:sz w:val="14"/>
          <w:szCs w:val="14"/>
          <w:lang w:val="en-GB"/>
        </w:rPr>
      </w:pPr>
      <w:del w:id="3781" w:author="Author">
        <w:r w:rsidRPr="00F46EE4" w:rsidDel="0087544E">
          <w:rPr>
            <w:rFonts w:ascii="Courier New" w:hAnsi="Courier New" w:cs="Courier New"/>
            <w:color w:val="auto"/>
            <w:sz w:val="14"/>
            <w:szCs w:val="14"/>
            <w:lang w:val="en-GB"/>
          </w:rPr>
          <w:delText xml:space="preserve">    }</w:delText>
        </w:r>
        <w:bookmarkStart w:id="3782" w:name="_Toc192618690"/>
        <w:bookmarkStart w:id="3783" w:name="_Toc192619660"/>
        <w:bookmarkEnd w:id="3782"/>
        <w:bookmarkEnd w:id="3783"/>
      </w:del>
    </w:p>
    <w:p w14:paraId="4232FC8A" w14:textId="067FA716" w:rsidR="00F46EE4" w:rsidRPr="00F46EE4" w:rsidDel="0087544E" w:rsidRDefault="00F46EE4" w:rsidP="00F46EE4">
      <w:pPr>
        <w:autoSpaceDE w:val="0"/>
        <w:autoSpaceDN w:val="0"/>
        <w:adjustRightInd w:val="0"/>
        <w:spacing w:after="0"/>
        <w:rPr>
          <w:del w:id="3784" w:author="Author"/>
          <w:rFonts w:ascii="Courier New" w:hAnsi="Courier New" w:cs="Courier New"/>
          <w:color w:val="auto"/>
          <w:sz w:val="14"/>
          <w:szCs w:val="14"/>
          <w:lang w:val="en-GB"/>
        </w:rPr>
      </w:pPr>
      <w:del w:id="3785" w:author="Author">
        <w:r w:rsidRPr="00F46EE4" w:rsidDel="0087544E">
          <w:rPr>
            <w:rFonts w:ascii="Courier New" w:hAnsi="Courier New" w:cs="Courier New"/>
            <w:color w:val="auto"/>
            <w:sz w:val="14"/>
            <w:szCs w:val="14"/>
            <w:lang w:val="en-GB"/>
          </w:rPr>
          <w:delText xml:space="preserve">    import tapi-streaming {</w:delText>
        </w:r>
        <w:bookmarkStart w:id="3786" w:name="_Toc192618691"/>
        <w:bookmarkStart w:id="3787" w:name="_Toc192619661"/>
        <w:bookmarkEnd w:id="3786"/>
        <w:bookmarkEnd w:id="3787"/>
      </w:del>
    </w:p>
    <w:p w14:paraId="390F16E5" w14:textId="43729691" w:rsidR="00F46EE4" w:rsidRPr="00F46EE4" w:rsidDel="0087544E" w:rsidRDefault="00F46EE4" w:rsidP="00F46EE4">
      <w:pPr>
        <w:autoSpaceDE w:val="0"/>
        <w:autoSpaceDN w:val="0"/>
        <w:adjustRightInd w:val="0"/>
        <w:spacing w:after="0"/>
        <w:rPr>
          <w:del w:id="3788" w:author="Author"/>
          <w:rFonts w:ascii="Courier New" w:hAnsi="Courier New" w:cs="Courier New"/>
          <w:color w:val="auto"/>
          <w:sz w:val="14"/>
          <w:szCs w:val="14"/>
          <w:lang w:val="en-GB"/>
        </w:rPr>
      </w:pPr>
      <w:del w:id="3789" w:author="Author">
        <w:r w:rsidRPr="00F46EE4" w:rsidDel="0087544E">
          <w:rPr>
            <w:rFonts w:ascii="Courier New" w:hAnsi="Courier New" w:cs="Courier New"/>
            <w:color w:val="auto"/>
            <w:sz w:val="14"/>
            <w:szCs w:val="14"/>
            <w:lang w:val="en-GB"/>
          </w:rPr>
          <w:delText xml:space="preserve">        prefix tapi-streaming;</w:delText>
        </w:r>
        <w:bookmarkStart w:id="3790" w:name="_Toc192618692"/>
        <w:bookmarkStart w:id="3791" w:name="_Toc192619662"/>
        <w:bookmarkEnd w:id="3790"/>
        <w:bookmarkEnd w:id="3791"/>
      </w:del>
    </w:p>
    <w:p w14:paraId="12EE2417" w14:textId="0D5326AD" w:rsidR="00F46EE4" w:rsidRPr="00F46EE4" w:rsidDel="0087544E" w:rsidRDefault="00F46EE4" w:rsidP="00F46EE4">
      <w:pPr>
        <w:autoSpaceDE w:val="0"/>
        <w:autoSpaceDN w:val="0"/>
        <w:adjustRightInd w:val="0"/>
        <w:spacing w:after="0"/>
        <w:rPr>
          <w:del w:id="3792" w:author="Author"/>
          <w:rFonts w:ascii="Courier New" w:hAnsi="Courier New" w:cs="Courier New"/>
          <w:color w:val="auto"/>
          <w:sz w:val="14"/>
          <w:szCs w:val="14"/>
          <w:lang w:val="en-GB"/>
        </w:rPr>
      </w:pPr>
      <w:del w:id="3793" w:author="Author">
        <w:r w:rsidRPr="00F46EE4" w:rsidDel="0087544E">
          <w:rPr>
            <w:rFonts w:ascii="Courier New" w:hAnsi="Courier New" w:cs="Courier New"/>
            <w:color w:val="auto"/>
            <w:sz w:val="14"/>
            <w:szCs w:val="14"/>
            <w:lang w:val="en-GB"/>
          </w:rPr>
          <w:delText xml:space="preserve">    }</w:delText>
        </w:r>
        <w:bookmarkStart w:id="3794" w:name="_Toc192618693"/>
        <w:bookmarkStart w:id="3795" w:name="_Toc192619663"/>
        <w:bookmarkEnd w:id="3794"/>
        <w:bookmarkEnd w:id="3795"/>
      </w:del>
    </w:p>
    <w:p w14:paraId="54EB321D" w14:textId="67CAD13A" w:rsidR="00F46EE4" w:rsidRPr="00F46EE4" w:rsidDel="0087544E" w:rsidRDefault="00F46EE4" w:rsidP="00F46EE4">
      <w:pPr>
        <w:autoSpaceDE w:val="0"/>
        <w:autoSpaceDN w:val="0"/>
        <w:adjustRightInd w:val="0"/>
        <w:spacing w:after="0"/>
        <w:rPr>
          <w:del w:id="3796" w:author="Author"/>
          <w:rFonts w:ascii="Courier New" w:hAnsi="Courier New" w:cs="Courier New"/>
          <w:color w:val="auto"/>
          <w:sz w:val="14"/>
          <w:szCs w:val="14"/>
          <w:lang w:val="en-GB"/>
        </w:rPr>
      </w:pPr>
      <w:del w:id="3797" w:author="Author">
        <w:r w:rsidRPr="00F46EE4" w:rsidDel="0087544E">
          <w:rPr>
            <w:rFonts w:ascii="Courier New" w:hAnsi="Courier New" w:cs="Courier New"/>
            <w:color w:val="auto"/>
            <w:sz w:val="14"/>
            <w:szCs w:val="14"/>
            <w:lang w:val="en-GB"/>
          </w:rPr>
          <w:delText xml:space="preserve">    import tapi-oam {</w:delText>
        </w:r>
        <w:bookmarkStart w:id="3798" w:name="_Toc192618694"/>
        <w:bookmarkStart w:id="3799" w:name="_Toc192619664"/>
        <w:bookmarkEnd w:id="3798"/>
        <w:bookmarkEnd w:id="3799"/>
      </w:del>
    </w:p>
    <w:p w14:paraId="5DEE5F5F" w14:textId="50F83590" w:rsidR="00F46EE4" w:rsidRPr="00F46EE4" w:rsidDel="0087544E" w:rsidRDefault="00F46EE4" w:rsidP="00F46EE4">
      <w:pPr>
        <w:autoSpaceDE w:val="0"/>
        <w:autoSpaceDN w:val="0"/>
        <w:adjustRightInd w:val="0"/>
        <w:spacing w:after="0"/>
        <w:rPr>
          <w:del w:id="3800" w:author="Author"/>
          <w:rFonts w:ascii="Courier New" w:hAnsi="Courier New" w:cs="Courier New"/>
          <w:color w:val="auto"/>
          <w:sz w:val="14"/>
          <w:szCs w:val="14"/>
          <w:lang w:val="en-GB"/>
        </w:rPr>
      </w:pPr>
      <w:del w:id="3801" w:author="Author">
        <w:r w:rsidRPr="00F46EE4" w:rsidDel="0087544E">
          <w:rPr>
            <w:rFonts w:ascii="Courier New" w:hAnsi="Courier New" w:cs="Courier New"/>
            <w:color w:val="auto"/>
            <w:sz w:val="14"/>
            <w:szCs w:val="14"/>
            <w:lang w:val="en-GB"/>
          </w:rPr>
          <w:delText xml:space="preserve">        prefix tapi-oam;</w:delText>
        </w:r>
        <w:bookmarkStart w:id="3802" w:name="_Toc192618695"/>
        <w:bookmarkStart w:id="3803" w:name="_Toc192619665"/>
        <w:bookmarkEnd w:id="3802"/>
        <w:bookmarkEnd w:id="3803"/>
      </w:del>
    </w:p>
    <w:p w14:paraId="1CCD9B60" w14:textId="6FA63FF1" w:rsidR="00F46EE4" w:rsidRPr="00F46EE4" w:rsidDel="0087544E" w:rsidRDefault="00F46EE4" w:rsidP="00F46EE4">
      <w:pPr>
        <w:autoSpaceDE w:val="0"/>
        <w:autoSpaceDN w:val="0"/>
        <w:adjustRightInd w:val="0"/>
        <w:spacing w:after="0"/>
        <w:rPr>
          <w:del w:id="3804" w:author="Author"/>
          <w:rFonts w:ascii="Courier New" w:hAnsi="Courier New" w:cs="Courier New"/>
          <w:color w:val="auto"/>
          <w:sz w:val="14"/>
          <w:szCs w:val="14"/>
          <w:lang w:val="en-GB"/>
        </w:rPr>
      </w:pPr>
      <w:del w:id="3805" w:author="Author">
        <w:r w:rsidRPr="00F46EE4" w:rsidDel="0087544E">
          <w:rPr>
            <w:rFonts w:ascii="Courier New" w:hAnsi="Courier New" w:cs="Courier New"/>
            <w:color w:val="auto"/>
            <w:sz w:val="14"/>
            <w:szCs w:val="14"/>
            <w:lang w:val="en-GB"/>
          </w:rPr>
          <w:delText xml:space="preserve">    }</w:delText>
        </w:r>
        <w:bookmarkStart w:id="3806" w:name="_Toc192618696"/>
        <w:bookmarkStart w:id="3807" w:name="_Toc192619666"/>
        <w:bookmarkEnd w:id="3806"/>
        <w:bookmarkEnd w:id="3807"/>
      </w:del>
    </w:p>
    <w:p w14:paraId="16CE7FE1" w14:textId="2ADB9A92" w:rsidR="00F46EE4" w:rsidRPr="00F46EE4" w:rsidDel="0087544E" w:rsidRDefault="00F46EE4" w:rsidP="00F46EE4">
      <w:pPr>
        <w:autoSpaceDE w:val="0"/>
        <w:autoSpaceDN w:val="0"/>
        <w:adjustRightInd w:val="0"/>
        <w:spacing w:after="0"/>
        <w:rPr>
          <w:del w:id="3808" w:author="Author"/>
          <w:rFonts w:ascii="Courier New" w:hAnsi="Courier New" w:cs="Courier New"/>
          <w:color w:val="auto"/>
          <w:sz w:val="14"/>
          <w:szCs w:val="14"/>
          <w:lang w:val="en-GB"/>
        </w:rPr>
      </w:pPr>
      <w:del w:id="3809" w:author="Author">
        <w:r w:rsidRPr="00F46EE4" w:rsidDel="0087544E">
          <w:rPr>
            <w:rFonts w:ascii="Courier New" w:hAnsi="Courier New" w:cs="Courier New"/>
            <w:color w:val="auto"/>
            <w:sz w:val="14"/>
            <w:szCs w:val="14"/>
            <w:lang w:val="en-GB"/>
          </w:rPr>
          <w:delText xml:space="preserve">    import tapi-connectivity {</w:delText>
        </w:r>
        <w:bookmarkStart w:id="3810" w:name="_Toc192618697"/>
        <w:bookmarkStart w:id="3811" w:name="_Toc192619667"/>
        <w:bookmarkEnd w:id="3810"/>
        <w:bookmarkEnd w:id="3811"/>
      </w:del>
    </w:p>
    <w:p w14:paraId="0B0C9197" w14:textId="4B9FE43F" w:rsidR="00F46EE4" w:rsidRPr="00F46EE4" w:rsidDel="0087544E" w:rsidRDefault="00F46EE4" w:rsidP="00F46EE4">
      <w:pPr>
        <w:autoSpaceDE w:val="0"/>
        <w:autoSpaceDN w:val="0"/>
        <w:adjustRightInd w:val="0"/>
        <w:spacing w:after="0"/>
        <w:rPr>
          <w:del w:id="3812" w:author="Author"/>
          <w:rFonts w:ascii="Courier New" w:hAnsi="Courier New" w:cs="Courier New"/>
          <w:color w:val="auto"/>
          <w:sz w:val="14"/>
          <w:szCs w:val="14"/>
          <w:lang w:val="en-GB"/>
        </w:rPr>
      </w:pPr>
      <w:del w:id="3813" w:author="Author">
        <w:r w:rsidRPr="00F46EE4" w:rsidDel="0087544E">
          <w:rPr>
            <w:rFonts w:ascii="Courier New" w:hAnsi="Courier New" w:cs="Courier New"/>
            <w:color w:val="auto"/>
            <w:sz w:val="14"/>
            <w:szCs w:val="14"/>
            <w:lang w:val="en-GB"/>
          </w:rPr>
          <w:delText xml:space="preserve">        prefix tapi-connectivity;</w:delText>
        </w:r>
        <w:bookmarkStart w:id="3814" w:name="_Toc192618698"/>
        <w:bookmarkStart w:id="3815" w:name="_Toc192619668"/>
        <w:bookmarkEnd w:id="3814"/>
        <w:bookmarkEnd w:id="3815"/>
      </w:del>
    </w:p>
    <w:p w14:paraId="7C39FFD4" w14:textId="493B35D2" w:rsidR="00F46EE4" w:rsidRPr="00F46EE4" w:rsidDel="0087544E" w:rsidRDefault="00F46EE4" w:rsidP="00F46EE4">
      <w:pPr>
        <w:autoSpaceDE w:val="0"/>
        <w:autoSpaceDN w:val="0"/>
        <w:adjustRightInd w:val="0"/>
        <w:spacing w:after="0"/>
        <w:rPr>
          <w:del w:id="3816" w:author="Author"/>
          <w:rFonts w:ascii="Courier New" w:hAnsi="Courier New" w:cs="Courier New"/>
          <w:color w:val="auto"/>
          <w:sz w:val="14"/>
          <w:szCs w:val="14"/>
          <w:lang w:val="en-GB"/>
        </w:rPr>
      </w:pPr>
      <w:del w:id="3817" w:author="Author">
        <w:r w:rsidRPr="00F46EE4" w:rsidDel="0087544E">
          <w:rPr>
            <w:rFonts w:ascii="Courier New" w:hAnsi="Courier New" w:cs="Courier New"/>
            <w:color w:val="auto"/>
            <w:sz w:val="14"/>
            <w:szCs w:val="14"/>
            <w:lang w:val="en-GB"/>
          </w:rPr>
          <w:delText xml:space="preserve">    }</w:delText>
        </w:r>
        <w:bookmarkStart w:id="3818" w:name="_Toc192618699"/>
        <w:bookmarkStart w:id="3819" w:name="_Toc192619669"/>
        <w:bookmarkEnd w:id="3818"/>
        <w:bookmarkEnd w:id="3819"/>
      </w:del>
    </w:p>
    <w:p w14:paraId="58186E23" w14:textId="4DD89776" w:rsidR="00F46EE4" w:rsidRPr="00F46EE4" w:rsidDel="0087544E" w:rsidRDefault="00F46EE4" w:rsidP="00F46EE4">
      <w:pPr>
        <w:autoSpaceDE w:val="0"/>
        <w:autoSpaceDN w:val="0"/>
        <w:adjustRightInd w:val="0"/>
        <w:spacing w:after="0"/>
        <w:rPr>
          <w:del w:id="3820" w:author="Author"/>
          <w:rFonts w:ascii="Courier New" w:hAnsi="Courier New" w:cs="Courier New"/>
          <w:color w:val="auto"/>
          <w:sz w:val="14"/>
          <w:szCs w:val="14"/>
          <w:lang w:val="en-GB"/>
        </w:rPr>
      </w:pPr>
      <w:del w:id="3821" w:author="Author">
        <w:r w:rsidRPr="00F46EE4" w:rsidDel="0087544E">
          <w:rPr>
            <w:rFonts w:ascii="Courier New" w:hAnsi="Courier New" w:cs="Courier New"/>
            <w:color w:val="auto"/>
            <w:sz w:val="14"/>
            <w:szCs w:val="14"/>
            <w:lang w:val="en-GB"/>
          </w:rPr>
          <w:delText xml:space="preserve">    import tapi-topology {</w:delText>
        </w:r>
        <w:bookmarkStart w:id="3822" w:name="_Toc192618700"/>
        <w:bookmarkStart w:id="3823" w:name="_Toc192619670"/>
        <w:bookmarkEnd w:id="3822"/>
        <w:bookmarkEnd w:id="3823"/>
      </w:del>
    </w:p>
    <w:p w14:paraId="3C4613F3" w14:textId="3090BF0B" w:rsidR="00F46EE4" w:rsidRPr="00F46EE4" w:rsidDel="0087544E" w:rsidRDefault="00F46EE4" w:rsidP="00F46EE4">
      <w:pPr>
        <w:autoSpaceDE w:val="0"/>
        <w:autoSpaceDN w:val="0"/>
        <w:adjustRightInd w:val="0"/>
        <w:spacing w:after="0"/>
        <w:rPr>
          <w:del w:id="3824" w:author="Author"/>
          <w:rFonts w:ascii="Courier New" w:hAnsi="Courier New" w:cs="Courier New"/>
          <w:color w:val="auto"/>
          <w:sz w:val="14"/>
          <w:szCs w:val="14"/>
          <w:lang w:val="en-GB"/>
        </w:rPr>
      </w:pPr>
      <w:del w:id="3825" w:author="Author">
        <w:r w:rsidRPr="00F46EE4" w:rsidDel="0087544E">
          <w:rPr>
            <w:rFonts w:ascii="Courier New" w:hAnsi="Courier New" w:cs="Courier New"/>
            <w:color w:val="auto"/>
            <w:sz w:val="14"/>
            <w:szCs w:val="14"/>
            <w:lang w:val="en-GB"/>
          </w:rPr>
          <w:delText xml:space="preserve">        prefix tapi-topology;</w:delText>
        </w:r>
        <w:bookmarkStart w:id="3826" w:name="_Toc192618701"/>
        <w:bookmarkStart w:id="3827" w:name="_Toc192619671"/>
        <w:bookmarkEnd w:id="3826"/>
        <w:bookmarkEnd w:id="3827"/>
      </w:del>
    </w:p>
    <w:p w14:paraId="677825F2" w14:textId="13BAD706" w:rsidR="00F46EE4" w:rsidRPr="00F46EE4" w:rsidDel="0087544E" w:rsidRDefault="00F46EE4" w:rsidP="00F46EE4">
      <w:pPr>
        <w:autoSpaceDE w:val="0"/>
        <w:autoSpaceDN w:val="0"/>
        <w:adjustRightInd w:val="0"/>
        <w:spacing w:after="0"/>
        <w:rPr>
          <w:del w:id="3828" w:author="Author"/>
          <w:rFonts w:ascii="Courier New" w:hAnsi="Courier New" w:cs="Courier New"/>
          <w:color w:val="auto"/>
          <w:sz w:val="14"/>
          <w:szCs w:val="14"/>
          <w:lang w:val="en-GB"/>
        </w:rPr>
      </w:pPr>
      <w:del w:id="3829" w:author="Author">
        <w:r w:rsidRPr="00F46EE4" w:rsidDel="0087544E">
          <w:rPr>
            <w:rFonts w:ascii="Courier New" w:hAnsi="Courier New" w:cs="Courier New"/>
            <w:color w:val="auto"/>
            <w:sz w:val="14"/>
            <w:szCs w:val="14"/>
            <w:lang w:val="en-GB"/>
          </w:rPr>
          <w:delText xml:space="preserve">    }</w:delText>
        </w:r>
        <w:bookmarkStart w:id="3830" w:name="_Toc192618702"/>
        <w:bookmarkStart w:id="3831" w:name="_Toc192619672"/>
        <w:bookmarkEnd w:id="3830"/>
        <w:bookmarkEnd w:id="3831"/>
      </w:del>
    </w:p>
    <w:p w14:paraId="0754987F" w14:textId="4CB5D1A2" w:rsidR="00F46EE4" w:rsidRPr="00F46EE4" w:rsidDel="0087544E" w:rsidRDefault="00F46EE4" w:rsidP="00F46EE4">
      <w:pPr>
        <w:autoSpaceDE w:val="0"/>
        <w:autoSpaceDN w:val="0"/>
        <w:adjustRightInd w:val="0"/>
        <w:spacing w:after="0"/>
        <w:rPr>
          <w:del w:id="3832" w:author="Author"/>
          <w:rFonts w:ascii="Courier New" w:hAnsi="Courier New" w:cs="Courier New"/>
          <w:color w:val="auto"/>
          <w:sz w:val="14"/>
          <w:szCs w:val="14"/>
          <w:lang w:val="en-GB"/>
        </w:rPr>
      </w:pPr>
      <w:del w:id="3833" w:author="Author">
        <w:r w:rsidRPr="00F46EE4" w:rsidDel="0087544E">
          <w:rPr>
            <w:rFonts w:ascii="Courier New" w:hAnsi="Courier New" w:cs="Courier New"/>
            <w:color w:val="auto"/>
            <w:sz w:val="14"/>
            <w:szCs w:val="14"/>
            <w:lang w:val="en-GB"/>
          </w:rPr>
          <w:delText xml:space="preserve">    organization "ONF OTCC (Open Transport Configuration &amp; Control) Project";</w:delText>
        </w:r>
        <w:bookmarkStart w:id="3834" w:name="_Toc192618703"/>
        <w:bookmarkStart w:id="3835" w:name="_Toc192619673"/>
        <w:bookmarkEnd w:id="3834"/>
        <w:bookmarkEnd w:id="3835"/>
      </w:del>
    </w:p>
    <w:p w14:paraId="536B02F9" w14:textId="5E5874A6" w:rsidR="00F46EE4" w:rsidRPr="00F46EE4" w:rsidDel="0087544E" w:rsidRDefault="00F46EE4" w:rsidP="00F46EE4">
      <w:pPr>
        <w:autoSpaceDE w:val="0"/>
        <w:autoSpaceDN w:val="0"/>
        <w:adjustRightInd w:val="0"/>
        <w:spacing w:after="0"/>
        <w:rPr>
          <w:del w:id="3836" w:author="Author"/>
          <w:rFonts w:ascii="Courier New" w:hAnsi="Courier New" w:cs="Courier New"/>
          <w:color w:val="auto"/>
          <w:sz w:val="14"/>
          <w:szCs w:val="14"/>
          <w:lang w:val="en-GB"/>
        </w:rPr>
      </w:pPr>
      <w:del w:id="3837" w:author="Author">
        <w:r w:rsidRPr="00F46EE4" w:rsidDel="0087544E">
          <w:rPr>
            <w:rFonts w:ascii="Courier New" w:hAnsi="Courier New" w:cs="Courier New"/>
            <w:color w:val="auto"/>
            <w:sz w:val="14"/>
            <w:szCs w:val="14"/>
            <w:lang w:val="en-GB"/>
          </w:rPr>
          <w:delText xml:space="preserve">    contact "</w:delText>
        </w:r>
        <w:bookmarkStart w:id="3838" w:name="_Toc192618704"/>
        <w:bookmarkStart w:id="3839" w:name="_Toc192619674"/>
        <w:bookmarkEnd w:id="3838"/>
        <w:bookmarkEnd w:id="3839"/>
      </w:del>
    </w:p>
    <w:p w14:paraId="4B5DE532" w14:textId="0017F07F" w:rsidR="00F46EE4" w:rsidRPr="00F46EE4" w:rsidDel="0087544E" w:rsidRDefault="00F46EE4" w:rsidP="00F46EE4">
      <w:pPr>
        <w:autoSpaceDE w:val="0"/>
        <w:autoSpaceDN w:val="0"/>
        <w:adjustRightInd w:val="0"/>
        <w:spacing w:after="0"/>
        <w:rPr>
          <w:del w:id="3840" w:author="Author"/>
          <w:rFonts w:ascii="Courier New" w:hAnsi="Courier New" w:cs="Courier New"/>
          <w:color w:val="auto"/>
          <w:sz w:val="14"/>
          <w:szCs w:val="14"/>
          <w:lang w:val="en-GB"/>
        </w:rPr>
      </w:pPr>
      <w:del w:id="3841" w:author="Author">
        <w:r w:rsidRPr="00F46EE4" w:rsidDel="0087544E">
          <w:rPr>
            <w:rFonts w:ascii="Courier New" w:hAnsi="Courier New" w:cs="Courier New"/>
            <w:color w:val="auto"/>
            <w:sz w:val="14"/>
            <w:szCs w:val="14"/>
            <w:lang w:val="en-GB"/>
          </w:rPr>
          <w:delText xml:space="preserve">         Project Web: &lt;https://wiki.opennetworking.org/display/OTCC/TAPI&gt;</w:delText>
        </w:r>
        <w:bookmarkStart w:id="3842" w:name="_Toc192618705"/>
        <w:bookmarkStart w:id="3843" w:name="_Toc192619675"/>
        <w:bookmarkEnd w:id="3842"/>
        <w:bookmarkEnd w:id="3843"/>
      </w:del>
    </w:p>
    <w:p w14:paraId="6C2E87BA" w14:textId="77A5AE84" w:rsidR="00F46EE4" w:rsidRPr="00F46EE4" w:rsidDel="0087544E" w:rsidRDefault="00F46EE4" w:rsidP="00F46EE4">
      <w:pPr>
        <w:autoSpaceDE w:val="0"/>
        <w:autoSpaceDN w:val="0"/>
        <w:adjustRightInd w:val="0"/>
        <w:spacing w:after="0"/>
        <w:rPr>
          <w:del w:id="3844" w:author="Author"/>
          <w:rFonts w:ascii="Courier New" w:hAnsi="Courier New" w:cs="Courier New"/>
          <w:color w:val="auto"/>
          <w:sz w:val="14"/>
          <w:szCs w:val="14"/>
          <w:lang w:val="en-GB"/>
        </w:rPr>
      </w:pPr>
      <w:del w:id="3845" w:author="Author">
        <w:r w:rsidRPr="00F46EE4" w:rsidDel="0087544E">
          <w:rPr>
            <w:rFonts w:ascii="Courier New" w:hAnsi="Courier New" w:cs="Courier New"/>
            <w:color w:val="auto"/>
            <w:sz w:val="14"/>
            <w:szCs w:val="14"/>
            <w:lang w:val="en-GB"/>
          </w:rPr>
          <w:delText xml:space="preserve">         Project List: &lt;mailto:transport-api@opennetworking.org&gt;</w:delText>
        </w:r>
        <w:bookmarkStart w:id="3846" w:name="_Toc192618706"/>
        <w:bookmarkStart w:id="3847" w:name="_Toc192619676"/>
        <w:bookmarkEnd w:id="3846"/>
        <w:bookmarkEnd w:id="3847"/>
      </w:del>
    </w:p>
    <w:p w14:paraId="5019DF3C" w14:textId="66B197C3" w:rsidR="00F46EE4" w:rsidRPr="00F46EE4" w:rsidDel="0087544E" w:rsidRDefault="00F46EE4" w:rsidP="00F46EE4">
      <w:pPr>
        <w:autoSpaceDE w:val="0"/>
        <w:autoSpaceDN w:val="0"/>
        <w:adjustRightInd w:val="0"/>
        <w:spacing w:after="0"/>
        <w:rPr>
          <w:del w:id="3848" w:author="Author"/>
          <w:rFonts w:ascii="Courier New" w:hAnsi="Courier New" w:cs="Courier New"/>
          <w:color w:val="auto"/>
          <w:sz w:val="14"/>
          <w:szCs w:val="14"/>
          <w:lang w:val="en-GB"/>
        </w:rPr>
      </w:pPr>
      <w:del w:id="3849" w:author="Author">
        <w:r w:rsidRPr="00F46EE4" w:rsidDel="0087544E">
          <w:rPr>
            <w:rFonts w:ascii="Courier New" w:hAnsi="Courier New" w:cs="Courier New"/>
            <w:color w:val="auto"/>
            <w:sz w:val="14"/>
            <w:szCs w:val="14"/>
            <w:lang w:val="en-GB"/>
          </w:rPr>
          <w:delText xml:space="preserve">         Editor: Karthik Sethuraman &lt;mailto:karthik.sethuraman@necam.com&gt;</w:delText>
        </w:r>
        <w:bookmarkStart w:id="3850" w:name="_Toc192618707"/>
        <w:bookmarkStart w:id="3851" w:name="_Toc192619677"/>
        <w:bookmarkEnd w:id="3850"/>
        <w:bookmarkEnd w:id="3851"/>
      </w:del>
    </w:p>
    <w:p w14:paraId="0B95D399" w14:textId="22AC33DB" w:rsidR="00F46EE4" w:rsidRPr="00F46EE4" w:rsidDel="0087544E" w:rsidRDefault="00F46EE4" w:rsidP="00F46EE4">
      <w:pPr>
        <w:autoSpaceDE w:val="0"/>
        <w:autoSpaceDN w:val="0"/>
        <w:adjustRightInd w:val="0"/>
        <w:spacing w:after="0"/>
        <w:rPr>
          <w:del w:id="3852" w:author="Author"/>
          <w:rFonts w:ascii="Courier New" w:hAnsi="Courier New" w:cs="Courier New"/>
          <w:color w:val="auto"/>
          <w:sz w:val="14"/>
          <w:szCs w:val="14"/>
          <w:lang w:val="en-GB"/>
        </w:rPr>
      </w:pPr>
      <w:del w:id="3853" w:author="Author">
        <w:r w:rsidRPr="00F46EE4" w:rsidDel="0087544E">
          <w:rPr>
            <w:rFonts w:ascii="Courier New" w:hAnsi="Courier New" w:cs="Courier New"/>
            <w:color w:val="auto"/>
            <w:sz w:val="14"/>
            <w:szCs w:val="14"/>
            <w:lang w:val="en-GB"/>
          </w:rPr>
          <w:delText xml:space="preserve">         Andrea Mazzini &lt;mailto:andrea.mazzini@nokia.com&gt;</w:delText>
        </w:r>
        <w:bookmarkStart w:id="3854" w:name="_Toc192618708"/>
        <w:bookmarkStart w:id="3855" w:name="_Toc192619678"/>
        <w:bookmarkEnd w:id="3854"/>
        <w:bookmarkEnd w:id="3855"/>
      </w:del>
    </w:p>
    <w:p w14:paraId="0DE33D0C" w14:textId="24A0A1E6" w:rsidR="00F46EE4" w:rsidRPr="00F46EE4" w:rsidDel="0087544E" w:rsidRDefault="00F46EE4" w:rsidP="00F46EE4">
      <w:pPr>
        <w:autoSpaceDE w:val="0"/>
        <w:autoSpaceDN w:val="0"/>
        <w:adjustRightInd w:val="0"/>
        <w:spacing w:after="0"/>
        <w:rPr>
          <w:del w:id="3856" w:author="Author"/>
          <w:rFonts w:ascii="Courier New" w:hAnsi="Courier New" w:cs="Courier New"/>
          <w:color w:val="auto"/>
          <w:sz w:val="14"/>
          <w:szCs w:val="14"/>
          <w:lang w:val="en-GB"/>
        </w:rPr>
      </w:pPr>
      <w:del w:id="3857" w:author="Author">
        <w:r w:rsidRPr="00F46EE4" w:rsidDel="0087544E">
          <w:rPr>
            <w:rFonts w:ascii="Courier New" w:hAnsi="Courier New" w:cs="Courier New"/>
            <w:color w:val="auto"/>
            <w:sz w:val="14"/>
            <w:szCs w:val="14"/>
            <w:lang w:val="en-GB"/>
          </w:rPr>
          <w:delText xml:space="preserve">         Arturo Mayoral &lt;mailto:arturo.mayoral@telefonica.com&gt;</w:delText>
        </w:r>
        <w:bookmarkStart w:id="3858" w:name="_Toc192618709"/>
        <w:bookmarkStart w:id="3859" w:name="_Toc192619679"/>
        <w:bookmarkEnd w:id="3858"/>
        <w:bookmarkEnd w:id="3859"/>
      </w:del>
    </w:p>
    <w:p w14:paraId="61A9AC21" w14:textId="7825B7AE" w:rsidR="00F46EE4" w:rsidRPr="00F46EE4" w:rsidDel="0087544E" w:rsidRDefault="00F46EE4" w:rsidP="00F46EE4">
      <w:pPr>
        <w:autoSpaceDE w:val="0"/>
        <w:autoSpaceDN w:val="0"/>
        <w:adjustRightInd w:val="0"/>
        <w:spacing w:after="0"/>
        <w:rPr>
          <w:del w:id="3860" w:author="Author"/>
          <w:rFonts w:ascii="Courier New" w:hAnsi="Courier New" w:cs="Courier New"/>
          <w:color w:val="auto"/>
          <w:sz w:val="14"/>
          <w:szCs w:val="14"/>
          <w:lang w:val="en-GB"/>
        </w:rPr>
      </w:pPr>
      <w:del w:id="3861" w:author="Author">
        <w:r w:rsidRPr="00F46EE4" w:rsidDel="0087544E">
          <w:rPr>
            <w:rFonts w:ascii="Courier New" w:hAnsi="Courier New" w:cs="Courier New"/>
            <w:color w:val="auto"/>
            <w:sz w:val="14"/>
            <w:szCs w:val="14"/>
            <w:lang w:val="en-GB"/>
          </w:rPr>
          <w:delText xml:space="preserve">         Nigel Davis &lt;mailto:ndavis@ciena.com&gt;</w:delText>
        </w:r>
        <w:bookmarkStart w:id="3862" w:name="_Toc192618710"/>
        <w:bookmarkStart w:id="3863" w:name="_Toc192619680"/>
        <w:bookmarkEnd w:id="3862"/>
        <w:bookmarkEnd w:id="3863"/>
      </w:del>
    </w:p>
    <w:p w14:paraId="453D65B9" w14:textId="7C25E6D6" w:rsidR="00F46EE4" w:rsidRPr="00F46EE4" w:rsidDel="0087544E" w:rsidRDefault="00F46EE4" w:rsidP="00F46EE4">
      <w:pPr>
        <w:autoSpaceDE w:val="0"/>
        <w:autoSpaceDN w:val="0"/>
        <w:adjustRightInd w:val="0"/>
        <w:spacing w:after="0"/>
        <w:rPr>
          <w:del w:id="3864" w:author="Author"/>
          <w:rFonts w:ascii="Courier New" w:hAnsi="Courier New" w:cs="Courier New"/>
          <w:color w:val="auto"/>
          <w:sz w:val="14"/>
          <w:szCs w:val="14"/>
          <w:lang w:val="en-GB"/>
        </w:rPr>
      </w:pPr>
      <w:del w:id="3865" w:author="Author">
        <w:r w:rsidRPr="00F46EE4" w:rsidDel="0087544E">
          <w:rPr>
            <w:rFonts w:ascii="Courier New" w:hAnsi="Courier New" w:cs="Courier New"/>
            <w:color w:val="auto"/>
            <w:sz w:val="14"/>
            <w:szCs w:val="14"/>
            <w:lang w:val="en-GB"/>
          </w:rPr>
          <w:delText xml:space="preserve">         Ramon Casellas &lt;mailto:ramon.casellas@cttc.es&gt;";</w:delText>
        </w:r>
        <w:bookmarkStart w:id="3866" w:name="_Toc192618711"/>
        <w:bookmarkStart w:id="3867" w:name="_Toc192619681"/>
        <w:bookmarkEnd w:id="3866"/>
        <w:bookmarkEnd w:id="3867"/>
      </w:del>
    </w:p>
    <w:p w14:paraId="5F744E16" w14:textId="367E1D14" w:rsidR="00F46EE4" w:rsidRPr="00F46EE4" w:rsidDel="0087544E" w:rsidRDefault="00F46EE4" w:rsidP="00F46EE4">
      <w:pPr>
        <w:autoSpaceDE w:val="0"/>
        <w:autoSpaceDN w:val="0"/>
        <w:adjustRightInd w:val="0"/>
        <w:spacing w:after="0"/>
        <w:rPr>
          <w:del w:id="3868" w:author="Author"/>
          <w:rFonts w:ascii="Courier New" w:hAnsi="Courier New" w:cs="Courier New"/>
          <w:color w:val="auto"/>
          <w:sz w:val="14"/>
          <w:szCs w:val="14"/>
          <w:lang w:val="en-GB"/>
        </w:rPr>
      </w:pPr>
      <w:del w:id="3869" w:author="Author">
        <w:r w:rsidRPr="00F46EE4" w:rsidDel="0087544E">
          <w:rPr>
            <w:rFonts w:ascii="Courier New" w:hAnsi="Courier New" w:cs="Courier New"/>
            <w:color w:val="auto"/>
            <w:sz w:val="14"/>
            <w:szCs w:val="14"/>
            <w:lang w:val="en-GB"/>
          </w:rPr>
          <w:delText xml:space="preserve">    description "</w:delText>
        </w:r>
        <w:bookmarkStart w:id="3870" w:name="_Toc192618712"/>
        <w:bookmarkStart w:id="3871" w:name="_Toc192619682"/>
        <w:bookmarkEnd w:id="3870"/>
        <w:bookmarkEnd w:id="3871"/>
      </w:del>
    </w:p>
    <w:p w14:paraId="0BE480B4" w14:textId="4ECD3621" w:rsidR="00F46EE4" w:rsidRPr="00F46EE4" w:rsidDel="0087544E" w:rsidRDefault="00F46EE4" w:rsidP="00F46EE4">
      <w:pPr>
        <w:autoSpaceDE w:val="0"/>
        <w:autoSpaceDN w:val="0"/>
        <w:adjustRightInd w:val="0"/>
        <w:spacing w:after="0"/>
        <w:rPr>
          <w:del w:id="3872" w:author="Author"/>
          <w:rFonts w:ascii="Courier New" w:hAnsi="Courier New" w:cs="Courier New"/>
          <w:color w:val="auto"/>
          <w:sz w:val="14"/>
          <w:szCs w:val="14"/>
          <w:lang w:val="en-GB"/>
        </w:rPr>
      </w:pPr>
      <w:del w:id="3873" w:author="Author">
        <w:r w:rsidRPr="00F46EE4" w:rsidDel="0087544E">
          <w:rPr>
            <w:rFonts w:ascii="Courier New" w:hAnsi="Courier New" w:cs="Courier New"/>
            <w:color w:val="auto"/>
            <w:sz w:val="14"/>
            <w:szCs w:val="14"/>
            <w:lang w:val="en-GB"/>
          </w:rPr>
          <w:delText xml:space="preserve">        This module contains TAPI Streaming gNMI Model definitions.</w:delText>
        </w:r>
        <w:bookmarkStart w:id="3874" w:name="_Toc192618713"/>
        <w:bookmarkStart w:id="3875" w:name="_Toc192619683"/>
        <w:bookmarkEnd w:id="3874"/>
        <w:bookmarkEnd w:id="3875"/>
      </w:del>
    </w:p>
    <w:p w14:paraId="582A43A5" w14:textId="4154FE12" w:rsidR="00F46EE4" w:rsidRPr="00F46EE4" w:rsidDel="0087544E" w:rsidRDefault="00F46EE4" w:rsidP="00F46EE4">
      <w:pPr>
        <w:autoSpaceDE w:val="0"/>
        <w:autoSpaceDN w:val="0"/>
        <w:adjustRightInd w:val="0"/>
        <w:spacing w:after="0"/>
        <w:rPr>
          <w:del w:id="3876" w:author="Author"/>
          <w:rFonts w:ascii="Courier New" w:hAnsi="Courier New" w:cs="Courier New"/>
          <w:color w:val="auto"/>
          <w:sz w:val="14"/>
          <w:szCs w:val="14"/>
          <w:lang w:val="en-GB"/>
        </w:rPr>
      </w:pPr>
      <w:del w:id="3877" w:author="Author">
        <w:r w:rsidRPr="00F46EE4" w:rsidDel="0087544E">
          <w:rPr>
            <w:rFonts w:ascii="Courier New" w:hAnsi="Courier New" w:cs="Courier New"/>
            <w:color w:val="auto"/>
            <w:sz w:val="14"/>
            <w:szCs w:val="14"/>
            <w:lang w:val="en-GB"/>
          </w:rPr>
          <w:delText xml:space="preserve">        Source: TapiStreamingGnmi.uml</w:delText>
        </w:r>
        <w:bookmarkStart w:id="3878" w:name="_Toc192618714"/>
        <w:bookmarkStart w:id="3879" w:name="_Toc192619684"/>
        <w:bookmarkEnd w:id="3878"/>
        <w:bookmarkEnd w:id="3879"/>
      </w:del>
    </w:p>
    <w:p w14:paraId="6871EB01" w14:textId="4E06AB2C" w:rsidR="00F46EE4" w:rsidRPr="00F46EE4" w:rsidDel="0087544E" w:rsidRDefault="00F46EE4" w:rsidP="00F46EE4">
      <w:pPr>
        <w:autoSpaceDE w:val="0"/>
        <w:autoSpaceDN w:val="0"/>
        <w:adjustRightInd w:val="0"/>
        <w:spacing w:after="0"/>
        <w:rPr>
          <w:del w:id="3880" w:author="Author"/>
          <w:rFonts w:ascii="Courier New" w:hAnsi="Courier New" w:cs="Courier New"/>
          <w:color w:val="auto"/>
          <w:sz w:val="14"/>
          <w:szCs w:val="14"/>
          <w:lang w:val="en-GB"/>
        </w:rPr>
      </w:pPr>
      <w:del w:id="3881" w:author="Author">
        <w:r w:rsidRPr="00F46EE4" w:rsidDel="0087544E">
          <w:rPr>
            <w:rFonts w:ascii="Courier New" w:hAnsi="Courier New" w:cs="Courier New"/>
            <w:color w:val="auto"/>
            <w:sz w:val="14"/>
            <w:szCs w:val="14"/>
            <w:lang w:val="en-GB"/>
          </w:rPr>
          <w:delText xml:space="preserve">        - The TAPI YANG models included in this TAPI release are a *normative* part of the TAPI SDK.</w:delText>
        </w:r>
        <w:bookmarkStart w:id="3882" w:name="_Toc192618715"/>
        <w:bookmarkStart w:id="3883" w:name="_Toc192619685"/>
        <w:bookmarkEnd w:id="3882"/>
        <w:bookmarkEnd w:id="3883"/>
      </w:del>
    </w:p>
    <w:p w14:paraId="75516BF0" w14:textId="1C0457B8" w:rsidR="00F46EE4" w:rsidRPr="00F46EE4" w:rsidDel="0087544E" w:rsidRDefault="00F46EE4" w:rsidP="00F46EE4">
      <w:pPr>
        <w:autoSpaceDE w:val="0"/>
        <w:autoSpaceDN w:val="0"/>
        <w:adjustRightInd w:val="0"/>
        <w:spacing w:after="0"/>
        <w:rPr>
          <w:del w:id="3884" w:author="Author"/>
          <w:rFonts w:ascii="Courier New" w:hAnsi="Courier New" w:cs="Courier New"/>
          <w:color w:val="auto"/>
          <w:sz w:val="14"/>
          <w:szCs w:val="14"/>
          <w:lang w:val="en-GB"/>
        </w:rPr>
      </w:pPr>
      <w:del w:id="3885" w:author="Author">
        <w:r w:rsidRPr="00F46EE4" w:rsidDel="0087544E">
          <w:rPr>
            <w:rFonts w:ascii="Courier New" w:hAnsi="Courier New" w:cs="Courier New"/>
            <w:color w:val="auto"/>
            <w:sz w:val="14"/>
            <w:szCs w:val="14"/>
            <w:lang w:val="en-GB"/>
          </w:rPr>
          <w:delText xml:space="preserve">        - The YANG specifications have been generated from the corresponding UML model using the [ONF EAGLE UML2YANG mapping tool]</w:delText>
        </w:r>
        <w:bookmarkStart w:id="3886" w:name="_Toc192618716"/>
        <w:bookmarkStart w:id="3887" w:name="_Toc192619686"/>
        <w:bookmarkEnd w:id="3886"/>
        <w:bookmarkEnd w:id="3887"/>
      </w:del>
    </w:p>
    <w:p w14:paraId="4FA6C994" w14:textId="113D4765" w:rsidR="00F46EE4" w:rsidRPr="00F46EE4" w:rsidDel="0087544E" w:rsidRDefault="00F46EE4" w:rsidP="00F46EE4">
      <w:pPr>
        <w:autoSpaceDE w:val="0"/>
        <w:autoSpaceDN w:val="0"/>
        <w:adjustRightInd w:val="0"/>
        <w:spacing w:after="0"/>
        <w:rPr>
          <w:del w:id="3888" w:author="Author"/>
          <w:rFonts w:ascii="Courier New" w:hAnsi="Courier New" w:cs="Courier New"/>
          <w:color w:val="auto"/>
          <w:sz w:val="14"/>
          <w:szCs w:val="14"/>
          <w:lang w:val="en-GB"/>
        </w:rPr>
      </w:pPr>
      <w:del w:id="3889" w:author="Author">
        <w:r w:rsidRPr="00F46EE4" w:rsidDel="0087544E">
          <w:rPr>
            <w:rFonts w:ascii="Courier New" w:hAnsi="Courier New" w:cs="Courier New"/>
            <w:color w:val="auto"/>
            <w:sz w:val="14"/>
            <w:szCs w:val="14"/>
            <w:lang w:val="en-GB"/>
          </w:rPr>
          <w:delText xml:space="preserve">        &lt;https://github.com/OpenNetworkingFoundation/EagleUmlYang&gt;</w:delText>
        </w:r>
        <w:bookmarkStart w:id="3890" w:name="_Toc192618717"/>
        <w:bookmarkStart w:id="3891" w:name="_Toc192619687"/>
        <w:bookmarkEnd w:id="3890"/>
        <w:bookmarkEnd w:id="3891"/>
      </w:del>
    </w:p>
    <w:p w14:paraId="4C90021D" w14:textId="5467CCB5" w:rsidR="00F46EE4" w:rsidRPr="00F46EE4" w:rsidDel="0087544E" w:rsidRDefault="00F46EE4" w:rsidP="00F46EE4">
      <w:pPr>
        <w:autoSpaceDE w:val="0"/>
        <w:autoSpaceDN w:val="0"/>
        <w:adjustRightInd w:val="0"/>
        <w:spacing w:after="0"/>
        <w:rPr>
          <w:del w:id="3892" w:author="Author"/>
          <w:rFonts w:ascii="Courier New" w:hAnsi="Courier New" w:cs="Courier New"/>
          <w:color w:val="auto"/>
          <w:sz w:val="14"/>
          <w:szCs w:val="14"/>
          <w:lang w:val="en-GB"/>
        </w:rPr>
      </w:pPr>
      <w:del w:id="3893" w:author="Author">
        <w:r w:rsidRPr="00F46EE4" w:rsidDel="0087544E">
          <w:rPr>
            <w:rFonts w:ascii="Courier New" w:hAnsi="Courier New" w:cs="Courier New"/>
            <w:color w:val="auto"/>
            <w:sz w:val="14"/>
            <w:szCs w:val="14"/>
            <w:lang w:val="en-GB"/>
          </w:rPr>
          <w:delText xml:space="preserve">        and further edited manually to comply with the [ONF IISOMI UML2YANG mapping guidelines]</w:delText>
        </w:r>
        <w:bookmarkStart w:id="3894" w:name="_Toc192618718"/>
        <w:bookmarkStart w:id="3895" w:name="_Toc192619688"/>
        <w:bookmarkEnd w:id="3894"/>
        <w:bookmarkEnd w:id="3895"/>
      </w:del>
    </w:p>
    <w:p w14:paraId="4BADFA16" w14:textId="047AA5B8" w:rsidR="00F46EE4" w:rsidRPr="00F46EE4" w:rsidDel="0087544E" w:rsidRDefault="00F46EE4" w:rsidP="00F46EE4">
      <w:pPr>
        <w:autoSpaceDE w:val="0"/>
        <w:autoSpaceDN w:val="0"/>
        <w:adjustRightInd w:val="0"/>
        <w:spacing w:after="0"/>
        <w:rPr>
          <w:del w:id="3896" w:author="Author"/>
          <w:rFonts w:ascii="Courier New" w:hAnsi="Courier New" w:cs="Courier New"/>
          <w:color w:val="auto"/>
          <w:sz w:val="14"/>
          <w:szCs w:val="14"/>
          <w:lang w:val="en-GB"/>
        </w:rPr>
      </w:pPr>
      <w:del w:id="3897" w:author="Author">
        <w:r w:rsidRPr="00F46EE4" w:rsidDel="0087544E">
          <w:rPr>
            <w:rFonts w:ascii="Courier New" w:hAnsi="Courier New" w:cs="Courier New"/>
            <w:color w:val="auto"/>
            <w:sz w:val="14"/>
            <w:szCs w:val="14"/>
            <w:lang w:val="en-GB"/>
          </w:rPr>
          <w:delText xml:space="preserve">        &lt;https://wiki.opennetworking.org/display/OIMT/IISOMI+Deliverables&gt;</w:delText>
        </w:r>
        <w:bookmarkStart w:id="3898" w:name="_Toc192618719"/>
        <w:bookmarkStart w:id="3899" w:name="_Toc192619689"/>
        <w:bookmarkEnd w:id="3898"/>
        <w:bookmarkEnd w:id="3899"/>
      </w:del>
    </w:p>
    <w:p w14:paraId="6C5FF8E1" w14:textId="1F8E4734" w:rsidR="00F46EE4" w:rsidRPr="00F46EE4" w:rsidDel="0087544E" w:rsidRDefault="00F46EE4" w:rsidP="00F46EE4">
      <w:pPr>
        <w:autoSpaceDE w:val="0"/>
        <w:autoSpaceDN w:val="0"/>
        <w:adjustRightInd w:val="0"/>
        <w:spacing w:after="0"/>
        <w:rPr>
          <w:del w:id="3900" w:author="Author"/>
          <w:rFonts w:ascii="Courier New" w:hAnsi="Courier New" w:cs="Courier New"/>
          <w:color w:val="auto"/>
          <w:sz w:val="14"/>
          <w:szCs w:val="14"/>
          <w:lang w:val="en-GB"/>
        </w:rPr>
      </w:pPr>
      <w:del w:id="3901" w:author="Author">
        <w:r w:rsidRPr="00F46EE4" w:rsidDel="0087544E">
          <w:rPr>
            <w:rFonts w:ascii="Courier New" w:hAnsi="Courier New" w:cs="Courier New"/>
            <w:color w:val="auto"/>
            <w:sz w:val="14"/>
            <w:szCs w:val="14"/>
            <w:lang w:val="en-GB"/>
          </w:rPr>
          <w:delText xml:space="preserve">        - Status of YANG model artifacts can be determined by referring to the corresponding UML artifacts.</w:delText>
        </w:r>
        <w:bookmarkStart w:id="3902" w:name="_Toc192618720"/>
        <w:bookmarkStart w:id="3903" w:name="_Toc192619690"/>
        <w:bookmarkEnd w:id="3902"/>
        <w:bookmarkEnd w:id="3903"/>
      </w:del>
    </w:p>
    <w:p w14:paraId="38DBB63E" w14:textId="482D5821" w:rsidR="00F46EE4" w:rsidRPr="00F46EE4" w:rsidDel="0087544E" w:rsidRDefault="00F46EE4" w:rsidP="00F46EE4">
      <w:pPr>
        <w:autoSpaceDE w:val="0"/>
        <w:autoSpaceDN w:val="0"/>
        <w:adjustRightInd w:val="0"/>
        <w:spacing w:after="0"/>
        <w:rPr>
          <w:del w:id="3904" w:author="Author"/>
          <w:rFonts w:ascii="Courier New" w:hAnsi="Courier New" w:cs="Courier New"/>
          <w:color w:val="auto"/>
          <w:sz w:val="14"/>
          <w:szCs w:val="14"/>
          <w:lang w:val="en-GB"/>
        </w:rPr>
      </w:pPr>
      <w:del w:id="3905" w:author="Author">
        <w:r w:rsidRPr="00F46EE4" w:rsidDel="0087544E">
          <w:rPr>
            <w:rFonts w:ascii="Courier New" w:hAnsi="Courier New" w:cs="Courier New"/>
            <w:color w:val="auto"/>
            <w:sz w:val="14"/>
            <w:szCs w:val="14"/>
            <w:lang w:val="en-GB"/>
          </w:rPr>
          <w:delText xml:space="preserve">        As described in the UML models, some artifacts are considered *experimental*, and thus the corresponding YANG artifacts.</w:delText>
        </w:r>
        <w:bookmarkStart w:id="3906" w:name="_Toc192618721"/>
        <w:bookmarkStart w:id="3907" w:name="_Toc192619691"/>
        <w:bookmarkEnd w:id="3906"/>
        <w:bookmarkEnd w:id="3907"/>
      </w:del>
    </w:p>
    <w:p w14:paraId="5FEB2E94" w14:textId="61323AE1" w:rsidR="00F46EE4" w:rsidRPr="00F46EE4" w:rsidDel="0087544E" w:rsidRDefault="00F46EE4" w:rsidP="00F46EE4">
      <w:pPr>
        <w:autoSpaceDE w:val="0"/>
        <w:autoSpaceDN w:val="0"/>
        <w:adjustRightInd w:val="0"/>
        <w:spacing w:after="0"/>
        <w:rPr>
          <w:del w:id="3908" w:author="Author"/>
          <w:rFonts w:ascii="Courier New" w:hAnsi="Courier New" w:cs="Courier New"/>
          <w:color w:val="auto"/>
          <w:sz w:val="14"/>
          <w:szCs w:val="14"/>
          <w:lang w:val="en-GB"/>
        </w:rPr>
      </w:pPr>
      <w:del w:id="3909" w:author="Author">
        <w:r w:rsidRPr="00F46EE4" w:rsidDel="0087544E">
          <w:rPr>
            <w:rFonts w:ascii="Courier New" w:hAnsi="Courier New" w:cs="Courier New"/>
            <w:color w:val="auto"/>
            <w:sz w:val="14"/>
            <w:szCs w:val="14"/>
            <w:lang w:val="en-GB"/>
          </w:rPr>
          <w:delText xml:space="preserve">        - The ONF TAPI release process does not guarantee backward compatibility of YANG models across major versions of TAPI releases.</w:delText>
        </w:r>
        <w:bookmarkStart w:id="3910" w:name="_Toc192618722"/>
        <w:bookmarkStart w:id="3911" w:name="_Toc192619692"/>
        <w:bookmarkEnd w:id="3910"/>
        <w:bookmarkEnd w:id="3911"/>
      </w:del>
    </w:p>
    <w:p w14:paraId="5C66DD99" w14:textId="0F84BA10" w:rsidR="00F46EE4" w:rsidRPr="00F46EE4" w:rsidDel="0087544E" w:rsidRDefault="00F46EE4" w:rsidP="00F46EE4">
      <w:pPr>
        <w:autoSpaceDE w:val="0"/>
        <w:autoSpaceDN w:val="0"/>
        <w:adjustRightInd w:val="0"/>
        <w:spacing w:after="0"/>
        <w:rPr>
          <w:del w:id="3912" w:author="Author"/>
          <w:rFonts w:ascii="Courier New" w:hAnsi="Courier New" w:cs="Courier New"/>
          <w:color w:val="auto"/>
          <w:sz w:val="14"/>
          <w:szCs w:val="14"/>
          <w:lang w:val="en-GB"/>
        </w:rPr>
      </w:pPr>
      <w:del w:id="3913" w:author="Author">
        <w:r w:rsidRPr="00F46EE4" w:rsidDel="0087544E">
          <w:rPr>
            <w:rFonts w:ascii="Courier New" w:hAnsi="Courier New" w:cs="Courier New"/>
            <w:color w:val="auto"/>
            <w:sz w:val="14"/>
            <w:szCs w:val="14"/>
            <w:lang w:val="en-GB"/>
          </w:rPr>
          <w:delText xml:space="preserve">        The YANG model backward compatibility criteria are outlined in section 11 of &lt;https://tools.ietf.org/html/rfc7950&gt;.</w:delText>
        </w:r>
        <w:bookmarkStart w:id="3914" w:name="_Toc192618723"/>
        <w:bookmarkStart w:id="3915" w:name="_Toc192619693"/>
        <w:bookmarkEnd w:id="3914"/>
        <w:bookmarkEnd w:id="3915"/>
      </w:del>
    </w:p>
    <w:p w14:paraId="71501DC1" w14:textId="1FCC47D1" w:rsidR="00F46EE4" w:rsidRPr="00F46EE4" w:rsidDel="0087544E" w:rsidRDefault="00F46EE4" w:rsidP="00F46EE4">
      <w:pPr>
        <w:autoSpaceDE w:val="0"/>
        <w:autoSpaceDN w:val="0"/>
        <w:adjustRightInd w:val="0"/>
        <w:spacing w:after="0"/>
        <w:rPr>
          <w:del w:id="3916" w:author="Author"/>
          <w:rFonts w:ascii="Courier New" w:hAnsi="Courier New" w:cs="Courier New"/>
          <w:color w:val="auto"/>
          <w:sz w:val="14"/>
          <w:szCs w:val="14"/>
          <w:lang w:val="en-GB"/>
        </w:rPr>
      </w:pPr>
      <w:del w:id="3917" w:author="Author">
        <w:r w:rsidRPr="00F46EE4" w:rsidDel="0087544E">
          <w:rPr>
            <w:rFonts w:ascii="Courier New" w:hAnsi="Courier New" w:cs="Courier New"/>
            <w:color w:val="auto"/>
            <w:sz w:val="14"/>
            <w:szCs w:val="14"/>
            <w:lang w:val="en-GB"/>
          </w:rPr>
          <w:delText xml:space="preserve">        YANG models included in this release may not be backward compatible with previous TAPI releases.</w:delText>
        </w:r>
        <w:bookmarkStart w:id="3918" w:name="_Toc192618724"/>
        <w:bookmarkStart w:id="3919" w:name="_Toc192619694"/>
        <w:bookmarkEnd w:id="3918"/>
        <w:bookmarkEnd w:id="3919"/>
      </w:del>
    </w:p>
    <w:p w14:paraId="299279E3" w14:textId="44D1C3A4" w:rsidR="00F46EE4" w:rsidRPr="00F46EE4" w:rsidDel="0087544E" w:rsidRDefault="00F46EE4" w:rsidP="00F46EE4">
      <w:pPr>
        <w:autoSpaceDE w:val="0"/>
        <w:autoSpaceDN w:val="0"/>
        <w:adjustRightInd w:val="0"/>
        <w:spacing w:after="0"/>
        <w:rPr>
          <w:del w:id="3920" w:author="Author"/>
          <w:rFonts w:ascii="Courier New" w:hAnsi="Courier New" w:cs="Courier New"/>
          <w:color w:val="auto"/>
          <w:sz w:val="14"/>
          <w:szCs w:val="14"/>
          <w:lang w:val="en-GB"/>
        </w:rPr>
      </w:pPr>
      <w:del w:id="3921" w:author="Author">
        <w:r w:rsidRPr="00F46EE4" w:rsidDel="0087544E">
          <w:rPr>
            <w:rFonts w:ascii="Courier New" w:hAnsi="Courier New" w:cs="Courier New"/>
            <w:color w:val="auto"/>
            <w:sz w:val="14"/>
            <w:szCs w:val="14"/>
            <w:lang w:val="en-GB"/>
          </w:rPr>
          <w:delText xml:space="preserve">        Copyright (c) 2023 Open Networking Foundation (ONF). All rights reserved.</w:delText>
        </w:r>
        <w:bookmarkStart w:id="3922" w:name="_Toc192618725"/>
        <w:bookmarkStart w:id="3923" w:name="_Toc192619695"/>
        <w:bookmarkEnd w:id="3922"/>
        <w:bookmarkEnd w:id="3923"/>
      </w:del>
    </w:p>
    <w:p w14:paraId="735ACE35" w14:textId="67841A70" w:rsidR="00F46EE4" w:rsidRPr="00F46EE4" w:rsidDel="0087544E" w:rsidRDefault="00F46EE4" w:rsidP="00F46EE4">
      <w:pPr>
        <w:autoSpaceDE w:val="0"/>
        <w:autoSpaceDN w:val="0"/>
        <w:adjustRightInd w:val="0"/>
        <w:spacing w:after="0"/>
        <w:rPr>
          <w:del w:id="3924" w:author="Author"/>
          <w:rFonts w:ascii="Courier New" w:hAnsi="Courier New" w:cs="Courier New"/>
          <w:color w:val="auto"/>
          <w:sz w:val="14"/>
          <w:szCs w:val="14"/>
          <w:lang w:val="en-GB"/>
        </w:rPr>
      </w:pPr>
      <w:del w:id="3925" w:author="Author">
        <w:r w:rsidRPr="00F46EE4" w:rsidDel="0087544E">
          <w:rPr>
            <w:rFonts w:ascii="Courier New" w:hAnsi="Courier New" w:cs="Courier New"/>
            <w:color w:val="auto"/>
            <w:sz w:val="14"/>
            <w:szCs w:val="14"/>
            <w:lang w:val="en-GB"/>
          </w:rPr>
          <w:delText xml:space="preserve">        License: This module is distributed under the Apache License 2.0.";</w:delText>
        </w:r>
        <w:bookmarkStart w:id="3926" w:name="_Toc192618726"/>
        <w:bookmarkStart w:id="3927" w:name="_Toc192619696"/>
        <w:bookmarkEnd w:id="3926"/>
        <w:bookmarkEnd w:id="3927"/>
      </w:del>
    </w:p>
    <w:p w14:paraId="7DA5B1CC" w14:textId="13DD570A" w:rsidR="00F46EE4" w:rsidRPr="00F46EE4" w:rsidDel="0087544E" w:rsidRDefault="00F46EE4" w:rsidP="00F46EE4">
      <w:pPr>
        <w:autoSpaceDE w:val="0"/>
        <w:autoSpaceDN w:val="0"/>
        <w:adjustRightInd w:val="0"/>
        <w:spacing w:after="0"/>
        <w:rPr>
          <w:del w:id="3928" w:author="Author"/>
          <w:rFonts w:ascii="Courier New" w:hAnsi="Courier New" w:cs="Courier New"/>
          <w:color w:val="auto"/>
          <w:sz w:val="14"/>
          <w:szCs w:val="14"/>
          <w:lang w:val="en-GB"/>
        </w:rPr>
      </w:pPr>
      <w:del w:id="3929" w:author="Author">
        <w:r w:rsidRPr="00F46EE4" w:rsidDel="0087544E">
          <w:rPr>
            <w:rFonts w:ascii="Courier New" w:hAnsi="Courier New" w:cs="Courier New"/>
            <w:color w:val="auto"/>
            <w:sz w:val="14"/>
            <w:szCs w:val="14"/>
            <w:lang w:val="en-GB"/>
          </w:rPr>
          <w:delText xml:space="preserve">    revision 2023-10-10 {</w:delText>
        </w:r>
        <w:bookmarkStart w:id="3930" w:name="_Toc192618727"/>
        <w:bookmarkStart w:id="3931" w:name="_Toc192619697"/>
        <w:bookmarkEnd w:id="3930"/>
        <w:bookmarkEnd w:id="3931"/>
      </w:del>
    </w:p>
    <w:p w14:paraId="58A2EAB3" w14:textId="7642D4AB" w:rsidR="00F46EE4" w:rsidRPr="00F46EE4" w:rsidDel="0087544E" w:rsidRDefault="00F46EE4" w:rsidP="00F46EE4">
      <w:pPr>
        <w:autoSpaceDE w:val="0"/>
        <w:autoSpaceDN w:val="0"/>
        <w:adjustRightInd w:val="0"/>
        <w:spacing w:after="0"/>
        <w:rPr>
          <w:del w:id="3932" w:author="Author"/>
          <w:rFonts w:ascii="Courier New" w:hAnsi="Courier New" w:cs="Courier New"/>
          <w:color w:val="auto"/>
          <w:sz w:val="14"/>
          <w:szCs w:val="14"/>
          <w:lang w:val="en-GB"/>
        </w:rPr>
      </w:pPr>
      <w:del w:id="3933" w:author="Author">
        <w:r w:rsidRPr="00F46EE4" w:rsidDel="0087544E">
          <w:rPr>
            <w:rFonts w:ascii="Courier New" w:hAnsi="Courier New" w:cs="Courier New"/>
            <w:color w:val="auto"/>
            <w:sz w:val="14"/>
            <w:szCs w:val="14"/>
            <w:lang w:val="en-GB"/>
          </w:rPr>
          <w:delText xml:space="preserve">        description "ONF Transport API version 2.5.0.</w:delText>
        </w:r>
        <w:bookmarkStart w:id="3934" w:name="_Toc192618728"/>
        <w:bookmarkStart w:id="3935" w:name="_Toc192619698"/>
        <w:bookmarkEnd w:id="3934"/>
        <w:bookmarkEnd w:id="3935"/>
      </w:del>
    </w:p>
    <w:p w14:paraId="7D12BE26" w14:textId="0F17AA56" w:rsidR="00F46EE4" w:rsidRPr="00F46EE4" w:rsidDel="0087544E" w:rsidRDefault="00F46EE4" w:rsidP="00F46EE4">
      <w:pPr>
        <w:autoSpaceDE w:val="0"/>
        <w:autoSpaceDN w:val="0"/>
        <w:adjustRightInd w:val="0"/>
        <w:spacing w:after="0"/>
        <w:rPr>
          <w:del w:id="3936" w:author="Author"/>
          <w:rFonts w:ascii="Courier New" w:hAnsi="Courier New" w:cs="Courier New"/>
          <w:color w:val="auto"/>
          <w:sz w:val="14"/>
          <w:szCs w:val="14"/>
          <w:lang w:val="en-GB"/>
        </w:rPr>
      </w:pPr>
      <w:del w:id="3937" w:author="Author">
        <w:r w:rsidRPr="00F46EE4" w:rsidDel="0087544E">
          <w:rPr>
            <w:rFonts w:ascii="Courier New" w:hAnsi="Courier New" w:cs="Courier New"/>
            <w:color w:val="auto"/>
            <w:sz w:val="14"/>
            <w:szCs w:val="14"/>
            <w:lang w:val="en-GB"/>
          </w:rPr>
          <w:delText xml:space="preserve">                   Changes included in this TAPI release (v2.5.0) are listed in</w:delText>
        </w:r>
        <w:bookmarkStart w:id="3938" w:name="_Toc192618729"/>
        <w:bookmarkStart w:id="3939" w:name="_Toc192619699"/>
        <w:bookmarkEnd w:id="3938"/>
        <w:bookmarkEnd w:id="3939"/>
      </w:del>
    </w:p>
    <w:p w14:paraId="5315B1F0" w14:textId="68A312F1" w:rsidR="00F46EE4" w:rsidRPr="00F46EE4" w:rsidDel="0087544E" w:rsidRDefault="00F46EE4" w:rsidP="00F46EE4">
      <w:pPr>
        <w:autoSpaceDE w:val="0"/>
        <w:autoSpaceDN w:val="0"/>
        <w:adjustRightInd w:val="0"/>
        <w:spacing w:after="0"/>
        <w:rPr>
          <w:del w:id="3940" w:author="Author"/>
          <w:rFonts w:ascii="Courier New" w:hAnsi="Courier New" w:cs="Courier New"/>
          <w:color w:val="auto"/>
          <w:sz w:val="14"/>
          <w:szCs w:val="14"/>
          <w:lang w:val="en-GB"/>
        </w:rPr>
      </w:pPr>
      <w:del w:id="3941" w:author="Author">
        <w:r w:rsidRPr="00F46EE4" w:rsidDel="0087544E">
          <w:rPr>
            <w:rFonts w:ascii="Courier New" w:hAnsi="Courier New" w:cs="Courier New"/>
            <w:color w:val="auto"/>
            <w:sz w:val="14"/>
            <w:szCs w:val="14"/>
            <w:lang w:val="en-GB"/>
          </w:rPr>
          <w:delText xml:space="preserve">                   &lt;https://wiki.opennetworking.org/display/OTCC/TAPI+Roadmap+2023&gt;";</w:delText>
        </w:r>
        <w:bookmarkStart w:id="3942" w:name="_Toc192618730"/>
        <w:bookmarkStart w:id="3943" w:name="_Toc192619700"/>
        <w:bookmarkEnd w:id="3942"/>
        <w:bookmarkEnd w:id="3943"/>
      </w:del>
    </w:p>
    <w:p w14:paraId="02582107" w14:textId="40DBE633" w:rsidR="00F46EE4" w:rsidRPr="00F46EE4" w:rsidDel="0087544E" w:rsidRDefault="00F46EE4" w:rsidP="00F46EE4">
      <w:pPr>
        <w:autoSpaceDE w:val="0"/>
        <w:autoSpaceDN w:val="0"/>
        <w:adjustRightInd w:val="0"/>
        <w:spacing w:after="0"/>
        <w:rPr>
          <w:del w:id="3944" w:author="Author"/>
          <w:rFonts w:ascii="Courier New" w:hAnsi="Courier New" w:cs="Courier New"/>
          <w:color w:val="auto"/>
          <w:sz w:val="14"/>
          <w:szCs w:val="14"/>
          <w:lang w:val="en-GB"/>
        </w:rPr>
      </w:pPr>
      <w:del w:id="3945" w:author="Author">
        <w:r w:rsidRPr="00F46EE4" w:rsidDel="0087544E">
          <w:rPr>
            <w:rFonts w:ascii="Courier New" w:hAnsi="Courier New" w:cs="Courier New"/>
            <w:color w:val="auto"/>
            <w:sz w:val="14"/>
            <w:szCs w:val="14"/>
            <w:lang w:val="en-GB"/>
          </w:rPr>
          <w:delText xml:space="preserve">        reference "ONF-TR-527, ONF-TR-512, ONF-TR-531, RFC 7950, RFC 6087 and ONF TAPI UML model</w:delText>
        </w:r>
        <w:bookmarkStart w:id="3946" w:name="_Toc192618731"/>
        <w:bookmarkStart w:id="3947" w:name="_Toc192619701"/>
        <w:bookmarkEnd w:id="3946"/>
        <w:bookmarkEnd w:id="3947"/>
      </w:del>
    </w:p>
    <w:p w14:paraId="09F7BF0C" w14:textId="5ACA8E6C" w:rsidR="00F46EE4" w:rsidRPr="00F46EE4" w:rsidDel="0087544E" w:rsidRDefault="00F46EE4" w:rsidP="00F46EE4">
      <w:pPr>
        <w:autoSpaceDE w:val="0"/>
        <w:autoSpaceDN w:val="0"/>
        <w:adjustRightInd w:val="0"/>
        <w:spacing w:after="0"/>
        <w:rPr>
          <w:del w:id="3948" w:author="Author"/>
          <w:rFonts w:ascii="Courier New" w:hAnsi="Courier New" w:cs="Courier New"/>
          <w:color w:val="auto"/>
          <w:sz w:val="14"/>
          <w:szCs w:val="14"/>
          <w:lang w:val="en-GB"/>
        </w:rPr>
      </w:pPr>
      <w:del w:id="3949" w:author="Author">
        <w:r w:rsidRPr="00F46EE4" w:rsidDel="0087544E">
          <w:rPr>
            <w:rFonts w:ascii="Courier New" w:hAnsi="Courier New" w:cs="Courier New"/>
            <w:color w:val="auto"/>
            <w:sz w:val="14"/>
            <w:szCs w:val="14"/>
            <w:lang w:val="en-GB"/>
          </w:rPr>
          <w:delText xml:space="preserve">                  &lt;https://github.com/OpenNetworkingFoundation/TAPI/tree/v2.5.0/UML&gt;";</w:delText>
        </w:r>
        <w:bookmarkStart w:id="3950" w:name="_Toc192618732"/>
        <w:bookmarkStart w:id="3951" w:name="_Toc192619702"/>
        <w:bookmarkEnd w:id="3950"/>
        <w:bookmarkEnd w:id="3951"/>
      </w:del>
    </w:p>
    <w:p w14:paraId="0068D701" w14:textId="0E6638D0" w:rsidR="00F46EE4" w:rsidRPr="00F46EE4" w:rsidDel="0087544E" w:rsidRDefault="00F46EE4" w:rsidP="00F46EE4">
      <w:pPr>
        <w:autoSpaceDE w:val="0"/>
        <w:autoSpaceDN w:val="0"/>
        <w:adjustRightInd w:val="0"/>
        <w:spacing w:after="0"/>
        <w:rPr>
          <w:del w:id="3952" w:author="Author"/>
          <w:rFonts w:ascii="Courier New" w:hAnsi="Courier New" w:cs="Courier New"/>
          <w:color w:val="auto"/>
          <w:sz w:val="14"/>
          <w:szCs w:val="14"/>
          <w:lang w:val="en-GB"/>
        </w:rPr>
      </w:pPr>
      <w:del w:id="3953" w:author="Author">
        <w:r w:rsidRPr="00F46EE4" w:rsidDel="0087544E">
          <w:rPr>
            <w:rFonts w:ascii="Courier New" w:hAnsi="Courier New" w:cs="Courier New"/>
            <w:color w:val="auto"/>
            <w:sz w:val="14"/>
            <w:szCs w:val="14"/>
            <w:lang w:val="en-GB"/>
          </w:rPr>
          <w:delText xml:space="preserve">    }</w:delText>
        </w:r>
        <w:bookmarkStart w:id="3954" w:name="_Toc192618733"/>
        <w:bookmarkStart w:id="3955" w:name="_Toc192619703"/>
        <w:bookmarkEnd w:id="3954"/>
        <w:bookmarkEnd w:id="3955"/>
      </w:del>
    </w:p>
    <w:p w14:paraId="510CE8D7" w14:textId="0B9E01B4" w:rsidR="00F46EE4" w:rsidRPr="00F46EE4" w:rsidDel="0087544E" w:rsidRDefault="00F46EE4" w:rsidP="00F46EE4">
      <w:pPr>
        <w:autoSpaceDE w:val="0"/>
        <w:autoSpaceDN w:val="0"/>
        <w:adjustRightInd w:val="0"/>
        <w:spacing w:after="0"/>
        <w:rPr>
          <w:del w:id="3956" w:author="Author"/>
          <w:rFonts w:ascii="Courier New" w:hAnsi="Courier New" w:cs="Courier New"/>
          <w:color w:val="auto"/>
          <w:sz w:val="14"/>
          <w:szCs w:val="14"/>
          <w:lang w:val="en-GB"/>
        </w:rPr>
      </w:pPr>
      <w:del w:id="3957" w:author="Author">
        <w:r w:rsidRPr="00F46EE4" w:rsidDel="0087544E">
          <w:rPr>
            <w:rFonts w:ascii="Courier New" w:hAnsi="Courier New" w:cs="Courier New"/>
            <w:color w:val="auto"/>
            <w:sz w:val="14"/>
            <w:szCs w:val="14"/>
            <w:lang w:val="en-GB"/>
          </w:rPr>
          <w:delText xml:space="preserve">    augment "/tapi-streaming:stream-record" {</w:delText>
        </w:r>
        <w:bookmarkStart w:id="3958" w:name="_Toc192618734"/>
        <w:bookmarkStart w:id="3959" w:name="_Toc192619704"/>
        <w:bookmarkEnd w:id="3958"/>
        <w:bookmarkEnd w:id="3959"/>
      </w:del>
    </w:p>
    <w:p w14:paraId="774D667C" w14:textId="61F3E66A" w:rsidR="00F46EE4" w:rsidRPr="00F46EE4" w:rsidDel="0087544E" w:rsidRDefault="00F46EE4" w:rsidP="00F46EE4">
      <w:pPr>
        <w:autoSpaceDE w:val="0"/>
        <w:autoSpaceDN w:val="0"/>
        <w:adjustRightInd w:val="0"/>
        <w:spacing w:after="0"/>
        <w:rPr>
          <w:del w:id="3960" w:author="Author"/>
          <w:rFonts w:ascii="Courier New" w:hAnsi="Courier New" w:cs="Courier New"/>
          <w:color w:val="auto"/>
          <w:sz w:val="14"/>
          <w:szCs w:val="14"/>
          <w:lang w:val="en-GB"/>
        </w:rPr>
      </w:pPr>
      <w:del w:id="3961" w:author="Author">
        <w:r w:rsidRPr="00F46EE4" w:rsidDel="0087544E">
          <w:rPr>
            <w:rFonts w:ascii="Courier New" w:hAnsi="Courier New" w:cs="Courier New"/>
            <w:color w:val="auto"/>
            <w:sz w:val="14"/>
            <w:szCs w:val="14"/>
            <w:lang w:val="en-GB"/>
          </w:rPr>
          <w:delText xml:space="preserve">        container subscribe-response {</w:delText>
        </w:r>
        <w:bookmarkStart w:id="3962" w:name="_Toc192618735"/>
        <w:bookmarkStart w:id="3963" w:name="_Toc192619705"/>
        <w:bookmarkEnd w:id="3962"/>
        <w:bookmarkEnd w:id="3963"/>
      </w:del>
    </w:p>
    <w:p w14:paraId="6F619755" w14:textId="4E74CAD6" w:rsidR="00F46EE4" w:rsidRPr="00F46EE4" w:rsidDel="0087544E" w:rsidRDefault="00F46EE4" w:rsidP="00F46EE4">
      <w:pPr>
        <w:autoSpaceDE w:val="0"/>
        <w:autoSpaceDN w:val="0"/>
        <w:adjustRightInd w:val="0"/>
        <w:spacing w:after="0"/>
        <w:rPr>
          <w:del w:id="3964" w:author="Author"/>
          <w:rFonts w:ascii="Courier New" w:hAnsi="Courier New" w:cs="Courier New"/>
          <w:color w:val="auto"/>
          <w:sz w:val="14"/>
          <w:szCs w:val="14"/>
          <w:lang w:val="en-GB"/>
        </w:rPr>
      </w:pPr>
      <w:del w:id="3965" w:author="Author">
        <w:r w:rsidRPr="00F46EE4" w:rsidDel="0087544E">
          <w:rPr>
            <w:rFonts w:ascii="Courier New" w:hAnsi="Courier New" w:cs="Courier New"/>
            <w:color w:val="auto"/>
            <w:sz w:val="14"/>
            <w:szCs w:val="14"/>
            <w:lang w:val="en-GB"/>
          </w:rPr>
          <w:delText xml:space="preserve">            uses subscribe-response;</w:delText>
        </w:r>
        <w:bookmarkStart w:id="3966" w:name="_Toc192618736"/>
        <w:bookmarkStart w:id="3967" w:name="_Toc192619706"/>
        <w:bookmarkEnd w:id="3966"/>
        <w:bookmarkEnd w:id="3967"/>
      </w:del>
    </w:p>
    <w:p w14:paraId="0DF7947D" w14:textId="2EBDB835" w:rsidR="00F46EE4" w:rsidRPr="00F46EE4" w:rsidDel="0087544E" w:rsidRDefault="00F46EE4" w:rsidP="00F46EE4">
      <w:pPr>
        <w:autoSpaceDE w:val="0"/>
        <w:autoSpaceDN w:val="0"/>
        <w:adjustRightInd w:val="0"/>
        <w:spacing w:after="0"/>
        <w:rPr>
          <w:del w:id="3968" w:author="Author"/>
          <w:rFonts w:ascii="Courier New" w:hAnsi="Courier New" w:cs="Courier New"/>
          <w:color w:val="auto"/>
          <w:sz w:val="14"/>
          <w:szCs w:val="14"/>
          <w:lang w:val="en-GB"/>
        </w:rPr>
      </w:pPr>
      <w:del w:id="3969" w:author="Author">
        <w:r w:rsidRPr="00F46EE4" w:rsidDel="0087544E">
          <w:rPr>
            <w:rFonts w:ascii="Courier New" w:hAnsi="Courier New" w:cs="Courier New"/>
            <w:color w:val="auto"/>
            <w:sz w:val="14"/>
            <w:szCs w:val="14"/>
            <w:lang w:val="en-GB"/>
          </w:rPr>
          <w:delText xml:space="preserve">            description "none";</w:delText>
        </w:r>
        <w:bookmarkStart w:id="3970" w:name="_Toc192618737"/>
        <w:bookmarkStart w:id="3971" w:name="_Toc192619707"/>
        <w:bookmarkEnd w:id="3970"/>
        <w:bookmarkEnd w:id="3971"/>
      </w:del>
    </w:p>
    <w:p w14:paraId="6E083595" w14:textId="10BF01BA" w:rsidR="00F46EE4" w:rsidRPr="00F46EE4" w:rsidDel="0087544E" w:rsidRDefault="00F46EE4" w:rsidP="00F46EE4">
      <w:pPr>
        <w:autoSpaceDE w:val="0"/>
        <w:autoSpaceDN w:val="0"/>
        <w:adjustRightInd w:val="0"/>
        <w:spacing w:after="0"/>
        <w:rPr>
          <w:del w:id="3972" w:author="Author"/>
          <w:rFonts w:ascii="Courier New" w:hAnsi="Courier New" w:cs="Courier New"/>
          <w:color w:val="auto"/>
          <w:sz w:val="14"/>
          <w:szCs w:val="14"/>
          <w:lang w:val="en-GB"/>
        </w:rPr>
      </w:pPr>
      <w:del w:id="3973" w:author="Author">
        <w:r w:rsidRPr="00F46EE4" w:rsidDel="0087544E">
          <w:rPr>
            <w:rFonts w:ascii="Courier New" w:hAnsi="Courier New" w:cs="Courier New"/>
            <w:color w:val="auto"/>
            <w:sz w:val="14"/>
            <w:szCs w:val="14"/>
            <w:lang w:val="en-GB"/>
          </w:rPr>
          <w:delText xml:space="preserve">        }</w:delText>
        </w:r>
        <w:bookmarkStart w:id="3974" w:name="_Toc192618738"/>
        <w:bookmarkStart w:id="3975" w:name="_Toc192619708"/>
        <w:bookmarkEnd w:id="3974"/>
        <w:bookmarkEnd w:id="3975"/>
      </w:del>
    </w:p>
    <w:p w14:paraId="4BFC7B7B" w14:textId="666CD860" w:rsidR="00F46EE4" w:rsidRPr="00F46EE4" w:rsidDel="0087544E" w:rsidRDefault="00F46EE4" w:rsidP="00F46EE4">
      <w:pPr>
        <w:autoSpaceDE w:val="0"/>
        <w:autoSpaceDN w:val="0"/>
        <w:adjustRightInd w:val="0"/>
        <w:spacing w:after="0"/>
        <w:rPr>
          <w:del w:id="3976" w:author="Author"/>
          <w:rFonts w:ascii="Courier New" w:hAnsi="Courier New" w:cs="Courier New"/>
          <w:color w:val="auto"/>
          <w:sz w:val="14"/>
          <w:szCs w:val="14"/>
          <w:lang w:val="en-GB"/>
        </w:rPr>
      </w:pPr>
      <w:del w:id="3977" w:author="Author">
        <w:r w:rsidRPr="00F46EE4" w:rsidDel="0087544E">
          <w:rPr>
            <w:rFonts w:ascii="Courier New" w:hAnsi="Courier New" w:cs="Courier New"/>
            <w:color w:val="auto"/>
            <w:sz w:val="14"/>
            <w:szCs w:val="14"/>
            <w:lang w:val="en-GB"/>
          </w:rPr>
          <w:delText xml:space="preserve">        description "none";</w:delText>
        </w:r>
        <w:bookmarkStart w:id="3978" w:name="_Toc192618739"/>
        <w:bookmarkStart w:id="3979" w:name="_Toc192619709"/>
        <w:bookmarkEnd w:id="3978"/>
        <w:bookmarkEnd w:id="3979"/>
      </w:del>
    </w:p>
    <w:p w14:paraId="3019FC52" w14:textId="713B3B9C" w:rsidR="00F46EE4" w:rsidRPr="00F46EE4" w:rsidDel="0087544E" w:rsidRDefault="00F46EE4" w:rsidP="00F46EE4">
      <w:pPr>
        <w:autoSpaceDE w:val="0"/>
        <w:autoSpaceDN w:val="0"/>
        <w:adjustRightInd w:val="0"/>
        <w:spacing w:after="0"/>
        <w:rPr>
          <w:del w:id="3980" w:author="Author"/>
          <w:rFonts w:ascii="Courier New" w:hAnsi="Courier New" w:cs="Courier New"/>
          <w:color w:val="auto"/>
          <w:sz w:val="14"/>
          <w:szCs w:val="14"/>
          <w:lang w:val="en-GB"/>
        </w:rPr>
      </w:pPr>
      <w:del w:id="3981" w:author="Author">
        <w:r w:rsidRPr="00F46EE4" w:rsidDel="0087544E">
          <w:rPr>
            <w:rFonts w:ascii="Courier New" w:hAnsi="Courier New" w:cs="Courier New"/>
            <w:color w:val="auto"/>
            <w:sz w:val="14"/>
            <w:szCs w:val="14"/>
            <w:lang w:val="en-GB"/>
          </w:rPr>
          <w:delText xml:space="preserve">    }</w:delText>
        </w:r>
        <w:bookmarkStart w:id="3982" w:name="_Toc192618740"/>
        <w:bookmarkStart w:id="3983" w:name="_Toc192619710"/>
        <w:bookmarkEnd w:id="3982"/>
        <w:bookmarkEnd w:id="3983"/>
      </w:del>
    </w:p>
    <w:p w14:paraId="6FF19912" w14:textId="049317AD" w:rsidR="00F46EE4" w:rsidRPr="00F46EE4" w:rsidDel="0087544E" w:rsidRDefault="00F46EE4" w:rsidP="00F46EE4">
      <w:pPr>
        <w:autoSpaceDE w:val="0"/>
        <w:autoSpaceDN w:val="0"/>
        <w:adjustRightInd w:val="0"/>
        <w:spacing w:after="0"/>
        <w:rPr>
          <w:del w:id="3984" w:author="Author"/>
          <w:rFonts w:ascii="Courier New" w:hAnsi="Courier New" w:cs="Courier New"/>
          <w:color w:val="auto"/>
          <w:sz w:val="14"/>
          <w:szCs w:val="14"/>
          <w:lang w:val="en-GB"/>
        </w:rPr>
      </w:pPr>
      <w:del w:id="3985" w:author="Author">
        <w:r w:rsidRPr="00F46EE4" w:rsidDel="0087544E">
          <w:rPr>
            <w:rFonts w:ascii="Courier New" w:hAnsi="Courier New" w:cs="Courier New"/>
            <w:color w:val="auto"/>
            <w:sz w:val="14"/>
            <w:szCs w:val="14"/>
            <w:lang w:val="en-GB"/>
          </w:rPr>
          <w:delText xml:space="preserve">    /**************************</w:delText>
        </w:r>
        <w:bookmarkStart w:id="3986" w:name="_Toc192618741"/>
        <w:bookmarkStart w:id="3987" w:name="_Toc192619711"/>
        <w:bookmarkEnd w:id="3986"/>
        <w:bookmarkEnd w:id="3987"/>
      </w:del>
    </w:p>
    <w:p w14:paraId="228A4C17" w14:textId="18ED5C5A" w:rsidR="00F46EE4" w:rsidRPr="00F46EE4" w:rsidDel="0087544E" w:rsidRDefault="00F46EE4" w:rsidP="00F46EE4">
      <w:pPr>
        <w:autoSpaceDE w:val="0"/>
        <w:autoSpaceDN w:val="0"/>
        <w:adjustRightInd w:val="0"/>
        <w:spacing w:after="0"/>
        <w:rPr>
          <w:del w:id="3988" w:author="Author"/>
          <w:rFonts w:ascii="Courier New" w:hAnsi="Courier New" w:cs="Courier New"/>
          <w:color w:val="auto"/>
          <w:sz w:val="14"/>
          <w:szCs w:val="14"/>
          <w:lang w:val="en-GB"/>
        </w:rPr>
      </w:pPr>
      <w:del w:id="3989" w:author="Author">
        <w:r w:rsidRPr="00F46EE4" w:rsidDel="0087544E">
          <w:rPr>
            <w:rFonts w:ascii="Courier New" w:hAnsi="Courier New" w:cs="Courier New"/>
            <w:color w:val="auto"/>
            <w:sz w:val="14"/>
            <w:szCs w:val="14"/>
            <w:lang w:val="en-GB"/>
          </w:rPr>
          <w:delText xml:space="preserve">    * package type-definitions</w:delText>
        </w:r>
        <w:bookmarkStart w:id="3990" w:name="_Toc192618742"/>
        <w:bookmarkStart w:id="3991" w:name="_Toc192619712"/>
        <w:bookmarkEnd w:id="3990"/>
        <w:bookmarkEnd w:id="3991"/>
      </w:del>
    </w:p>
    <w:p w14:paraId="2E95CE45" w14:textId="49F4962C" w:rsidR="00F46EE4" w:rsidRPr="00F46EE4" w:rsidDel="0087544E" w:rsidRDefault="00F46EE4" w:rsidP="00F46EE4">
      <w:pPr>
        <w:autoSpaceDE w:val="0"/>
        <w:autoSpaceDN w:val="0"/>
        <w:adjustRightInd w:val="0"/>
        <w:spacing w:after="0"/>
        <w:rPr>
          <w:del w:id="3992" w:author="Author"/>
          <w:rFonts w:ascii="Courier New" w:hAnsi="Courier New" w:cs="Courier New"/>
          <w:color w:val="auto"/>
          <w:sz w:val="14"/>
          <w:szCs w:val="14"/>
          <w:lang w:val="en-GB"/>
        </w:rPr>
      </w:pPr>
      <w:del w:id="3993" w:author="Author">
        <w:r w:rsidRPr="00F46EE4" w:rsidDel="0087544E">
          <w:rPr>
            <w:rFonts w:ascii="Courier New" w:hAnsi="Courier New" w:cs="Courier New"/>
            <w:color w:val="auto"/>
            <w:sz w:val="14"/>
            <w:szCs w:val="14"/>
            <w:lang w:val="en-GB"/>
          </w:rPr>
          <w:delText xml:space="preserve">    **************************/ </w:delText>
        </w:r>
        <w:bookmarkStart w:id="3994" w:name="_Toc192618743"/>
        <w:bookmarkStart w:id="3995" w:name="_Toc192619713"/>
        <w:bookmarkEnd w:id="3994"/>
        <w:bookmarkEnd w:id="3995"/>
      </w:del>
    </w:p>
    <w:p w14:paraId="44170495" w14:textId="643167A6" w:rsidR="00F46EE4" w:rsidRPr="00F46EE4" w:rsidDel="0087544E" w:rsidRDefault="00F46EE4" w:rsidP="00F46EE4">
      <w:pPr>
        <w:autoSpaceDE w:val="0"/>
        <w:autoSpaceDN w:val="0"/>
        <w:adjustRightInd w:val="0"/>
        <w:spacing w:after="0"/>
        <w:rPr>
          <w:del w:id="3996" w:author="Author"/>
          <w:rFonts w:ascii="Courier New" w:hAnsi="Courier New" w:cs="Courier New"/>
          <w:color w:val="auto"/>
          <w:sz w:val="14"/>
          <w:szCs w:val="14"/>
          <w:lang w:val="en-GB"/>
        </w:rPr>
      </w:pPr>
      <w:del w:id="3997" w:author="Author">
        <w:r w:rsidRPr="00F46EE4" w:rsidDel="0087544E">
          <w:rPr>
            <w:rFonts w:ascii="Courier New" w:hAnsi="Courier New" w:cs="Courier New"/>
            <w:color w:val="auto"/>
            <w:sz w:val="14"/>
            <w:szCs w:val="14"/>
            <w:lang w:val="en-GB"/>
          </w:rPr>
          <w:delText xml:space="preserve">    identity GNMI_STREAMING_OBJECT_TYPE {</w:delText>
        </w:r>
        <w:bookmarkStart w:id="3998" w:name="_Toc192618744"/>
        <w:bookmarkStart w:id="3999" w:name="_Toc192619714"/>
        <w:bookmarkEnd w:id="3998"/>
        <w:bookmarkEnd w:id="3999"/>
      </w:del>
    </w:p>
    <w:p w14:paraId="4217A7F6" w14:textId="0E37CE1E" w:rsidR="00F46EE4" w:rsidRPr="00F46EE4" w:rsidDel="0087544E" w:rsidRDefault="00F46EE4" w:rsidP="00F46EE4">
      <w:pPr>
        <w:autoSpaceDE w:val="0"/>
        <w:autoSpaceDN w:val="0"/>
        <w:adjustRightInd w:val="0"/>
        <w:spacing w:after="0"/>
        <w:rPr>
          <w:del w:id="4000" w:author="Author"/>
          <w:rFonts w:ascii="Courier New" w:hAnsi="Courier New" w:cs="Courier New"/>
          <w:color w:val="auto"/>
          <w:sz w:val="14"/>
          <w:szCs w:val="14"/>
          <w:lang w:val="en-GB"/>
        </w:rPr>
      </w:pPr>
      <w:del w:id="4001" w:author="Author">
        <w:r w:rsidRPr="00F46EE4" w:rsidDel="0087544E">
          <w:rPr>
            <w:rFonts w:ascii="Courier New" w:hAnsi="Courier New" w:cs="Courier New"/>
            <w:color w:val="auto"/>
            <w:sz w:val="14"/>
            <w:szCs w:val="14"/>
            <w:lang w:val="en-GB"/>
          </w:rPr>
          <w:delText xml:space="preserve">        description "none";</w:delText>
        </w:r>
        <w:bookmarkStart w:id="4002" w:name="_Toc192618745"/>
        <w:bookmarkStart w:id="4003" w:name="_Toc192619715"/>
        <w:bookmarkEnd w:id="4002"/>
        <w:bookmarkEnd w:id="4003"/>
      </w:del>
    </w:p>
    <w:p w14:paraId="20936E6C" w14:textId="0C9BDD54" w:rsidR="00F46EE4" w:rsidRPr="00F46EE4" w:rsidDel="0087544E" w:rsidRDefault="00F46EE4" w:rsidP="00F46EE4">
      <w:pPr>
        <w:autoSpaceDE w:val="0"/>
        <w:autoSpaceDN w:val="0"/>
        <w:adjustRightInd w:val="0"/>
        <w:spacing w:after="0"/>
        <w:rPr>
          <w:del w:id="4004" w:author="Author"/>
          <w:rFonts w:ascii="Courier New" w:hAnsi="Courier New" w:cs="Courier New"/>
          <w:color w:val="auto"/>
          <w:sz w:val="14"/>
          <w:szCs w:val="14"/>
          <w:lang w:val="en-GB"/>
        </w:rPr>
      </w:pPr>
      <w:del w:id="4005" w:author="Author">
        <w:r w:rsidRPr="00F46EE4" w:rsidDel="0087544E">
          <w:rPr>
            <w:rFonts w:ascii="Courier New" w:hAnsi="Courier New" w:cs="Courier New"/>
            <w:color w:val="auto"/>
            <w:sz w:val="14"/>
            <w:szCs w:val="14"/>
            <w:lang w:val="en-GB"/>
          </w:rPr>
          <w:delText xml:space="preserve">    }</w:delText>
        </w:r>
        <w:bookmarkStart w:id="4006" w:name="_Toc192618746"/>
        <w:bookmarkStart w:id="4007" w:name="_Toc192619716"/>
        <w:bookmarkEnd w:id="4006"/>
        <w:bookmarkEnd w:id="4007"/>
      </w:del>
    </w:p>
    <w:p w14:paraId="52FFE7D8" w14:textId="0DA58443" w:rsidR="00F46EE4" w:rsidRPr="00F46EE4" w:rsidDel="0087544E" w:rsidRDefault="00F46EE4" w:rsidP="00F46EE4">
      <w:pPr>
        <w:autoSpaceDE w:val="0"/>
        <w:autoSpaceDN w:val="0"/>
        <w:adjustRightInd w:val="0"/>
        <w:spacing w:after="0"/>
        <w:rPr>
          <w:del w:id="4008" w:author="Author"/>
          <w:rFonts w:ascii="Courier New" w:hAnsi="Courier New" w:cs="Courier New"/>
          <w:color w:val="auto"/>
          <w:sz w:val="14"/>
          <w:szCs w:val="14"/>
          <w:lang w:val="en-GB"/>
        </w:rPr>
      </w:pPr>
      <w:del w:id="4009" w:author="Author">
        <w:r w:rsidRPr="00F46EE4" w:rsidDel="0087544E">
          <w:rPr>
            <w:rFonts w:ascii="Courier New" w:hAnsi="Courier New" w:cs="Courier New"/>
            <w:color w:val="auto"/>
            <w:sz w:val="14"/>
            <w:szCs w:val="14"/>
            <w:lang w:val="en-GB"/>
          </w:rPr>
          <w:delText xml:space="preserve">    identity GNMI_STREAMING_OBJECT_TYPE_MEASUREMENT_DETAILS {</w:delText>
        </w:r>
        <w:bookmarkStart w:id="4010" w:name="_Toc192618747"/>
        <w:bookmarkStart w:id="4011" w:name="_Toc192619717"/>
        <w:bookmarkEnd w:id="4010"/>
        <w:bookmarkEnd w:id="4011"/>
      </w:del>
    </w:p>
    <w:p w14:paraId="3E6E35AA" w14:textId="38F3A471" w:rsidR="00F46EE4" w:rsidRPr="00F46EE4" w:rsidDel="0087544E" w:rsidRDefault="00F46EE4" w:rsidP="00F46EE4">
      <w:pPr>
        <w:autoSpaceDE w:val="0"/>
        <w:autoSpaceDN w:val="0"/>
        <w:adjustRightInd w:val="0"/>
        <w:spacing w:after="0"/>
        <w:rPr>
          <w:del w:id="4012" w:author="Author"/>
          <w:rFonts w:ascii="Courier New" w:hAnsi="Courier New" w:cs="Courier New"/>
          <w:color w:val="auto"/>
          <w:sz w:val="14"/>
          <w:szCs w:val="14"/>
          <w:lang w:val="en-GB"/>
        </w:rPr>
      </w:pPr>
      <w:del w:id="4013" w:author="Author">
        <w:r w:rsidRPr="00F46EE4" w:rsidDel="0087544E">
          <w:rPr>
            <w:rFonts w:ascii="Courier New" w:hAnsi="Courier New" w:cs="Courier New"/>
            <w:color w:val="auto"/>
            <w:sz w:val="14"/>
            <w:szCs w:val="14"/>
            <w:lang w:val="en-GB"/>
          </w:rPr>
          <w:delText xml:space="preserve">        base GNMI_STREAMING_OBJECT_TYPE;</w:delText>
        </w:r>
        <w:bookmarkStart w:id="4014" w:name="_Toc192618748"/>
        <w:bookmarkStart w:id="4015" w:name="_Toc192619718"/>
        <w:bookmarkEnd w:id="4014"/>
        <w:bookmarkEnd w:id="4015"/>
      </w:del>
    </w:p>
    <w:p w14:paraId="250D9FB0" w14:textId="536F6FBE" w:rsidR="00F46EE4" w:rsidRPr="00F46EE4" w:rsidDel="0087544E" w:rsidRDefault="00F46EE4" w:rsidP="00F46EE4">
      <w:pPr>
        <w:autoSpaceDE w:val="0"/>
        <w:autoSpaceDN w:val="0"/>
        <w:adjustRightInd w:val="0"/>
        <w:spacing w:after="0"/>
        <w:rPr>
          <w:del w:id="4016" w:author="Author"/>
          <w:rFonts w:ascii="Courier New" w:hAnsi="Courier New" w:cs="Courier New"/>
          <w:color w:val="auto"/>
          <w:sz w:val="14"/>
          <w:szCs w:val="14"/>
          <w:lang w:val="en-GB"/>
        </w:rPr>
      </w:pPr>
      <w:del w:id="4017" w:author="Author">
        <w:r w:rsidRPr="00F46EE4" w:rsidDel="0087544E">
          <w:rPr>
            <w:rFonts w:ascii="Courier New" w:hAnsi="Courier New" w:cs="Courier New"/>
            <w:color w:val="auto"/>
            <w:sz w:val="14"/>
            <w:szCs w:val="14"/>
            <w:lang w:val="en-GB"/>
          </w:rPr>
          <w:delText xml:space="preserve">        description "none";</w:delText>
        </w:r>
        <w:bookmarkStart w:id="4018" w:name="_Toc192618749"/>
        <w:bookmarkStart w:id="4019" w:name="_Toc192619719"/>
        <w:bookmarkEnd w:id="4018"/>
        <w:bookmarkEnd w:id="4019"/>
      </w:del>
    </w:p>
    <w:p w14:paraId="16B3F01E" w14:textId="33D96071" w:rsidR="00F46EE4" w:rsidRPr="00F46EE4" w:rsidDel="0087544E" w:rsidRDefault="00F46EE4" w:rsidP="00F46EE4">
      <w:pPr>
        <w:autoSpaceDE w:val="0"/>
        <w:autoSpaceDN w:val="0"/>
        <w:adjustRightInd w:val="0"/>
        <w:spacing w:after="0"/>
        <w:rPr>
          <w:del w:id="4020" w:author="Author"/>
          <w:rFonts w:ascii="Courier New" w:hAnsi="Courier New" w:cs="Courier New"/>
          <w:color w:val="auto"/>
          <w:sz w:val="14"/>
          <w:szCs w:val="14"/>
          <w:lang w:val="en-GB"/>
        </w:rPr>
      </w:pPr>
      <w:del w:id="4021" w:author="Author">
        <w:r w:rsidRPr="00F46EE4" w:rsidDel="0087544E">
          <w:rPr>
            <w:rFonts w:ascii="Courier New" w:hAnsi="Courier New" w:cs="Courier New"/>
            <w:color w:val="auto"/>
            <w:sz w:val="14"/>
            <w:szCs w:val="14"/>
            <w:lang w:val="en-GB"/>
          </w:rPr>
          <w:delText xml:space="preserve">    }</w:delText>
        </w:r>
        <w:bookmarkStart w:id="4022" w:name="_Toc192618750"/>
        <w:bookmarkStart w:id="4023" w:name="_Toc192619720"/>
        <w:bookmarkEnd w:id="4022"/>
        <w:bookmarkEnd w:id="4023"/>
      </w:del>
    </w:p>
    <w:p w14:paraId="100F65D3" w14:textId="2FB92178" w:rsidR="00F46EE4" w:rsidRPr="00F46EE4" w:rsidDel="0087544E" w:rsidRDefault="00F46EE4" w:rsidP="00F46EE4">
      <w:pPr>
        <w:autoSpaceDE w:val="0"/>
        <w:autoSpaceDN w:val="0"/>
        <w:adjustRightInd w:val="0"/>
        <w:spacing w:after="0"/>
        <w:rPr>
          <w:del w:id="4024" w:author="Author"/>
          <w:rFonts w:ascii="Courier New" w:hAnsi="Courier New" w:cs="Courier New"/>
          <w:color w:val="auto"/>
          <w:sz w:val="14"/>
          <w:szCs w:val="14"/>
          <w:lang w:val="en-GB"/>
        </w:rPr>
      </w:pPr>
      <w:del w:id="4025" w:author="Author">
        <w:r w:rsidRPr="00F46EE4" w:rsidDel="0087544E">
          <w:rPr>
            <w:rFonts w:ascii="Courier New" w:hAnsi="Courier New" w:cs="Courier New"/>
            <w:color w:val="auto"/>
            <w:sz w:val="14"/>
            <w:szCs w:val="14"/>
            <w:lang w:val="en-GB"/>
          </w:rPr>
          <w:delText xml:space="preserve">    typedef value-qualifier {</w:delText>
        </w:r>
        <w:bookmarkStart w:id="4026" w:name="_Toc192618751"/>
        <w:bookmarkStart w:id="4027" w:name="_Toc192619721"/>
        <w:bookmarkEnd w:id="4026"/>
        <w:bookmarkEnd w:id="4027"/>
      </w:del>
    </w:p>
    <w:p w14:paraId="39C20899" w14:textId="4DF17AA2" w:rsidR="00F46EE4" w:rsidRPr="00F46EE4" w:rsidDel="0087544E" w:rsidRDefault="00F46EE4" w:rsidP="00F46EE4">
      <w:pPr>
        <w:autoSpaceDE w:val="0"/>
        <w:autoSpaceDN w:val="0"/>
        <w:adjustRightInd w:val="0"/>
        <w:spacing w:after="0"/>
        <w:rPr>
          <w:del w:id="4028" w:author="Author"/>
          <w:rFonts w:ascii="Courier New" w:hAnsi="Courier New" w:cs="Courier New"/>
          <w:color w:val="auto"/>
          <w:sz w:val="14"/>
          <w:szCs w:val="14"/>
          <w:lang w:val="en-GB"/>
        </w:rPr>
      </w:pPr>
      <w:del w:id="4029" w:author="Author">
        <w:r w:rsidRPr="00F46EE4" w:rsidDel="0087544E">
          <w:rPr>
            <w:rFonts w:ascii="Courier New" w:hAnsi="Courier New" w:cs="Courier New"/>
            <w:color w:val="auto"/>
            <w:sz w:val="14"/>
            <w:szCs w:val="14"/>
            <w:lang w:val="en-GB"/>
          </w:rPr>
          <w:delText xml:space="preserve">        type enumeration {</w:delText>
        </w:r>
        <w:bookmarkStart w:id="4030" w:name="_Toc192618752"/>
        <w:bookmarkStart w:id="4031" w:name="_Toc192619722"/>
        <w:bookmarkEnd w:id="4030"/>
        <w:bookmarkEnd w:id="4031"/>
      </w:del>
    </w:p>
    <w:p w14:paraId="63D0B138" w14:textId="7B2E3509" w:rsidR="00F46EE4" w:rsidRPr="00F46EE4" w:rsidDel="0087544E" w:rsidRDefault="00F46EE4" w:rsidP="00F46EE4">
      <w:pPr>
        <w:autoSpaceDE w:val="0"/>
        <w:autoSpaceDN w:val="0"/>
        <w:adjustRightInd w:val="0"/>
        <w:spacing w:after="0"/>
        <w:rPr>
          <w:del w:id="4032" w:author="Author"/>
          <w:rFonts w:ascii="Courier New" w:hAnsi="Courier New" w:cs="Courier New"/>
          <w:color w:val="auto"/>
          <w:sz w:val="14"/>
          <w:szCs w:val="14"/>
          <w:lang w:val="en-GB"/>
        </w:rPr>
      </w:pPr>
      <w:del w:id="4033" w:author="Author">
        <w:r w:rsidRPr="00F46EE4" w:rsidDel="0087544E">
          <w:rPr>
            <w:rFonts w:ascii="Courier New" w:hAnsi="Courier New" w:cs="Courier New"/>
            <w:color w:val="auto"/>
            <w:sz w:val="14"/>
            <w:szCs w:val="14"/>
            <w:lang w:val="en-GB"/>
          </w:rPr>
          <w:delText xml:space="preserve">            enum OK {</w:delText>
        </w:r>
        <w:bookmarkStart w:id="4034" w:name="_Toc192618753"/>
        <w:bookmarkStart w:id="4035" w:name="_Toc192619723"/>
        <w:bookmarkEnd w:id="4034"/>
        <w:bookmarkEnd w:id="4035"/>
      </w:del>
    </w:p>
    <w:p w14:paraId="582B90CD" w14:textId="715E1568" w:rsidR="00F46EE4" w:rsidRPr="00F46EE4" w:rsidDel="0087544E" w:rsidRDefault="00F46EE4" w:rsidP="00F46EE4">
      <w:pPr>
        <w:autoSpaceDE w:val="0"/>
        <w:autoSpaceDN w:val="0"/>
        <w:adjustRightInd w:val="0"/>
        <w:spacing w:after="0"/>
        <w:rPr>
          <w:del w:id="4036" w:author="Author"/>
          <w:rFonts w:ascii="Courier New" w:hAnsi="Courier New" w:cs="Courier New"/>
          <w:color w:val="auto"/>
          <w:sz w:val="14"/>
          <w:szCs w:val="14"/>
          <w:lang w:val="en-GB"/>
        </w:rPr>
      </w:pPr>
      <w:del w:id="4037" w:author="Author">
        <w:r w:rsidRPr="00F46EE4" w:rsidDel="0087544E">
          <w:rPr>
            <w:rFonts w:ascii="Courier New" w:hAnsi="Courier New" w:cs="Courier New"/>
            <w:color w:val="auto"/>
            <w:sz w:val="14"/>
            <w:szCs w:val="14"/>
            <w:lang w:val="en-GB"/>
          </w:rPr>
          <w:delText xml:space="preserve">                description "There is no known problem with the value.</w:delText>
        </w:r>
        <w:bookmarkStart w:id="4038" w:name="_Toc192618754"/>
        <w:bookmarkStart w:id="4039" w:name="_Toc192619724"/>
        <w:bookmarkEnd w:id="4038"/>
        <w:bookmarkEnd w:id="4039"/>
      </w:del>
    </w:p>
    <w:p w14:paraId="1A5EF20D" w14:textId="53F8AB67" w:rsidR="00F46EE4" w:rsidRPr="00F46EE4" w:rsidDel="0087544E" w:rsidRDefault="00F46EE4" w:rsidP="00F46EE4">
      <w:pPr>
        <w:autoSpaceDE w:val="0"/>
        <w:autoSpaceDN w:val="0"/>
        <w:adjustRightInd w:val="0"/>
        <w:spacing w:after="0"/>
        <w:rPr>
          <w:del w:id="4040" w:author="Author"/>
          <w:rFonts w:ascii="Courier New" w:hAnsi="Courier New" w:cs="Courier New"/>
          <w:color w:val="auto"/>
          <w:sz w:val="14"/>
          <w:szCs w:val="14"/>
          <w:lang w:val="en-GB"/>
        </w:rPr>
      </w:pPr>
      <w:del w:id="4041" w:author="Author">
        <w:r w:rsidRPr="00F46EE4" w:rsidDel="0087544E">
          <w:rPr>
            <w:rFonts w:ascii="Courier New" w:hAnsi="Courier New" w:cs="Courier New"/>
            <w:color w:val="auto"/>
            <w:sz w:val="14"/>
            <w:szCs w:val="14"/>
            <w:lang w:val="en-GB"/>
          </w:rPr>
          <w:delText xml:space="preserve">                    This is the default and need not be stated.";</w:delText>
        </w:r>
        <w:bookmarkStart w:id="4042" w:name="_Toc192618755"/>
        <w:bookmarkStart w:id="4043" w:name="_Toc192619725"/>
        <w:bookmarkEnd w:id="4042"/>
        <w:bookmarkEnd w:id="4043"/>
      </w:del>
    </w:p>
    <w:p w14:paraId="47788D93" w14:textId="4120989B" w:rsidR="00F46EE4" w:rsidRPr="00F46EE4" w:rsidDel="0087544E" w:rsidRDefault="00F46EE4" w:rsidP="00F46EE4">
      <w:pPr>
        <w:autoSpaceDE w:val="0"/>
        <w:autoSpaceDN w:val="0"/>
        <w:adjustRightInd w:val="0"/>
        <w:spacing w:after="0"/>
        <w:rPr>
          <w:del w:id="4044" w:author="Author"/>
          <w:rFonts w:ascii="Courier New" w:hAnsi="Courier New" w:cs="Courier New"/>
          <w:color w:val="auto"/>
          <w:sz w:val="14"/>
          <w:szCs w:val="14"/>
          <w:lang w:val="en-GB"/>
        </w:rPr>
      </w:pPr>
      <w:del w:id="4045" w:author="Author">
        <w:r w:rsidRPr="00F46EE4" w:rsidDel="0087544E">
          <w:rPr>
            <w:rFonts w:ascii="Courier New" w:hAnsi="Courier New" w:cs="Courier New"/>
            <w:color w:val="auto"/>
            <w:sz w:val="14"/>
            <w:szCs w:val="14"/>
            <w:lang w:val="en-GB"/>
          </w:rPr>
          <w:delText xml:space="preserve">            }</w:delText>
        </w:r>
        <w:bookmarkStart w:id="4046" w:name="_Toc192618756"/>
        <w:bookmarkStart w:id="4047" w:name="_Toc192619726"/>
        <w:bookmarkEnd w:id="4046"/>
        <w:bookmarkEnd w:id="4047"/>
      </w:del>
    </w:p>
    <w:p w14:paraId="76DC2AB9" w14:textId="6BCD0CCB" w:rsidR="00F46EE4" w:rsidRPr="00F46EE4" w:rsidDel="0087544E" w:rsidRDefault="00F46EE4" w:rsidP="00F46EE4">
      <w:pPr>
        <w:autoSpaceDE w:val="0"/>
        <w:autoSpaceDN w:val="0"/>
        <w:adjustRightInd w:val="0"/>
        <w:spacing w:after="0"/>
        <w:rPr>
          <w:del w:id="4048" w:author="Author"/>
          <w:rFonts w:ascii="Courier New" w:hAnsi="Courier New" w:cs="Courier New"/>
          <w:color w:val="auto"/>
          <w:sz w:val="14"/>
          <w:szCs w:val="14"/>
          <w:lang w:val="en-GB"/>
        </w:rPr>
      </w:pPr>
      <w:del w:id="4049" w:author="Author">
        <w:r w:rsidRPr="00F46EE4" w:rsidDel="0087544E">
          <w:rPr>
            <w:rFonts w:ascii="Courier New" w:hAnsi="Courier New" w:cs="Courier New"/>
            <w:color w:val="auto"/>
            <w:sz w:val="14"/>
            <w:szCs w:val="14"/>
            <w:lang w:val="en-GB"/>
          </w:rPr>
          <w:delText xml:space="preserve">            enum INVALID {</w:delText>
        </w:r>
        <w:bookmarkStart w:id="4050" w:name="_Toc192618757"/>
        <w:bookmarkStart w:id="4051" w:name="_Toc192619727"/>
        <w:bookmarkEnd w:id="4050"/>
        <w:bookmarkEnd w:id="4051"/>
      </w:del>
    </w:p>
    <w:p w14:paraId="775FF1BE" w14:textId="6601239B" w:rsidR="00F46EE4" w:rsidRPr="00F46EE4" w:rsidDel="0087544E" w:rsidRDefault="00F46EE4" w:rsidP="00F46EE4">
      <w:pPr>
        <w:autoSpaceDE w:val="0"/>
        <w:autoSpaceDN w:val="0"/>
        <w:adjustRightInd w:val="0"/>
        <w:spacing w:after="0"/>
        <w:rPr>
          <w:del w:id="4052" w:author="Author"/>
          <w:rFonts w:ascii="Courier New" w:hAnsi="Courier New" w:cs="Courier New"/>
          <w:color w:val="auto"/>
          <w:sz w:val="14"/>
          <w:szCs w:val="14"/>
          <w:lang w:val="en-GB"/>
        </w:rPr>
      </w:pPr>
      <w:del w:id="4053" w:author="Author">
        <w:r w:rsidRPr="00F46EE4" w:rsidDel="0087544E">
          <w:rPr>
            <w:rFonts w:ascii="Courier New" w:hAnsi="Courier New" w:cs="Courier New"/>
            <w:color w:val="auto"/>
            <w:sz w:val="14"/>
            <w:szCs w:val="14"/>
            <w:lang w:val="en-GB"/>
          </w:rPr>
          <w:delText xml:space="preserve">                description "This indicates that although there was a value provided by the measured system, it was clearly invalid. </w:delText>
        </w:r>
        <w:bookmarkStart w:id="4054" w:name="_Toc192618758"/>
        <w:bookmarkStart w:id="4055" w:name="_Toc192619728"/>
        <w:bookmarkEnd w:id="4054"/>
        <w:bookmarkEnd w:id="4055"/>
      </w:del>
    </w:p>
    <w:p w14:paraId="36C9EDA6" w14:textId="5F79449A" w:rsidR="00F46EE4" w:rsidRPr="00F46EE4" w:rsidDel="0087544E" w:rsidRDefault="00F46EE4" w:rsidP="00F46EE4">
      <w:pPr>
        <w:autoSpaceDE w:val="0"/>
        <w:autoSpaceDN w:val="0"/>
        <w:adjustRightInd w:val="0"/>
        <w:spacing w:after="0"/>
        <w:rPr>
          <w:del w:id="4056" w:author="Author"/>
          <w:rFonts w:ascii="Courier New" w:hAnsi="Courier New" w:cs="Courier New"/>
          <w:color w:val="auto"/>
          <w:sz w:val="14"/>
          <w:szCs w:val="14"/>
          <w:lang w:val="en-GB"/>
        </w:rPr>
      </w:pPr>
      <w:del w:id="4057" w:author="Author">
        <w:r w:rsidRPr="00F46EE4" w:rsidDel="0087544E">
          <w:rPr>
            <w:rFonts w:ascii="Courier New" w:hAnsi="Courier New" w:cs="Courier New"/>
            <w:color w:val="auto"/>
            <w:sz w:val="14"/>
            <w:szCs w:val="14"/>
            <w:lang w:val="en-GB"/>
          </w:rPr>
          <w:delText xml:space="preserve">                    The value should be stated unless this is not possible in the value field (e.g., because a string was reported in place of a numeric value).";</w:delText>
        </w:r>
        <w:bookmarkStart w:id="4058" w:name="_Toc192618759"/>
        <w:bookmarkStart w:id="4059" w:name="_Toc192619729"/>
        <w:bookmarkEnd w:id="4058"/>
        <w:bookmarkEnd w:id="4059"/>
      </w:del>
    </w:p>
    <w:p w14:paraId="7BAEDB3C" w14:textId="06D0422F" w:rsidR="00F46EE4" w:rsidRPr="00F46EE4" w:rsidDel="0087544E" w:rsidRDefault="00F46EE4" w:rsidP="00F46EE4">
      <w:pPr>
        <w:autoSpaceDE w:val="0"/>
        <w:autoSpaceDN w:val="0"/>
        <w:adjustRightInd w:val="0"/>
        <w:spacing w:after="0"/>
        <w:rPr>
          <w:del w:id="4060" w:author="Author"/>
          <w:rFonts w:ascii="Courier New" w:hAnsi="Courier New" w:cs="Courier New"/>
          <w:color w:val="auto"/>
          <w:sz w:val="14"/>
          <w:szCs w:val="14"/>
          <w:lang w:val="en-GB"/>
        </w:rPr>
      </w:pPr>
      <w:del w:id="4061" w:author="Author">
        <w:r w:rsidRPr="00F46EE4" w:rsidDel="0087544E">
          <w:rPr>
            <w:rFonts w:ascii="Courier New" w:hAnsi="Courier New" w:cs="Courier New"/>
            <w:color w:val="auto"/>
            <w:sz w:val="14"/>
            <w:szCs w:val="14"/>
            <w:lang w:val="en-GB"/>
          </w:rPr>
          <w:delText xml:space="preserve">            }</w:delText>
        </w:r>
        <w:bookmarkStart w:id="4062" w:name="_Toc192618760"/>
        <w:bookmarkStart w:id="4063" w:name="_Toc192619730"/>
        <w:bookmarkEnd w:id="4062"/>
        <w:bookmarkEnd w:id="4063"/>
      </w:del>
    </w:p>
    <w:p w14:paraId="7E1D7625" w14:textId="3A354E93" w:rsidR="00F46EE4" w:rsidRPr="00F46EE4" w:rsidDel="0087544E" w:rsidRDefault="00F46EE4" w:rsidP="00F46EE4">
      <w:pPr>
        <w:autoSpaceDE w:val="0"/>
        <w:autoSpaceDN w:val="0"/>
        <w:adjustRightInd w:val="0"/>
        <w:spacing w:after="0"/>
        <w:rPr>
          <w:del w:id="4064" w:author="Author"/>
          <w:rFonts w:ascii="Courier New" w:hAnsi="Courier New" w:cs="Courier New"/>
          <w:color w:val="auto"/>
          <w:sz w:val="14"/>
          <w:szCs w:val="14"/>
          <w:lang w:val="en-GB"/>
        </w:rPr>
      </w:pPr>
      <w:del w:id="4065" w:author="Author">
        <w:r w:rsidRPr="00F46EE4" w:rsidDel="0087544E">
          <w:rPr>
            <w:rFonts w:ascii="Courier New" w:hAnsi="Courier New" w:cs="Courier New"/>
            <w:color w:val="auto"/>
            <w:sz w:val="14"/>
            <w:szCs w:val="14"/>
            <w:lang w:val="en-GB"/>
          </w:rPr>
          <w:delText xml:space="preserve">            enum SUSPECT {</w:delText>
        </w:r>
        <w:bookmarkStart w:id="4066" w:name="_Toc192618761"/>
        <w:bookmarkStart w:id="4067" w:name="_Toc192619731"/>
        <w:bookmarkEnd w:id="4066"/>
        <w:bookmarkEnd w:id="4067"/>
      </w:del>
    </w:p>
    <w:p w14:paraId="4B4A5244" w14:textId="61847AA1" w:rsidR="00F46EE4" w:rsidRPr="00F46EE4" w:rsidDel="0087544E" w:rsidRDefault="00F46EE4" w:rsidP="00F46EE4">
      <w:pPr>
        <w:autoSpaceDE w:val="0"/>
        <w:autoSpaceDN w:val="0"/>
        <w:adjustRightInd w:val="0"/>
        <w:spacing w:after="0"/>
        <w:rPr>
          <w:del w:id="4068" w:author="Author"/>
          <w:rFonts w:ascii="Courier New" w:hAnsi="Courier New" w:cs="Courier New"/>
          <w:color w:val="auto"/>
          <w:sz w:val="14"/>
          <w:szCs w:val="14"/>
          <w:lang w:val="en-GB"/>
        </w:rPr>
      </w:pPr>
      <w:del w:id="4069" w:author="Author">
        <w:r w:rsidRPr="00F46EE4" w:rsidDel="0087544E">
          <w:rPr>
            <w:rFonts w:ascii="Courier New" w:hAnsi="Courier New" w:cs="Courier New"/>
            <w:color w:val="auto"/>
            <w:sz w:val="14"/>
            <w:szCs w:val="14"/>
            <w:lang w:val="en-GB"/>
          </w:rPr>
          <w:delText xml:space="preserve">                description "This indicates that although there was a value provided by the measured system, it does not seem correct. </w:delText>
        </w:r>
        <w:bookmarkStart w:id="4070" w:name="_Toc192618762"/>
        <w:bookmarkStart w:id="4071" w:name="_Toc192619732"/>
        <w:bookmarkEnd w:id="4070"/>
        <w:bookmarkEnd w:id="4071"/>
      </w:del>
    </w:p>
    <w:p w14:paraId="7D42D909" w14:textId="5C26E840" w:rsidR="00F46EE4" w:rsidRPr="00F46EE4" w:rsidDel="0087544E" w:rsidRDefault="00F46EE4" w:rsidP="00F46EE4">
      <w:pPr>
        <w:autoSpaceDE w:val="0"/>
        <w:autoSpaceDN w:val="0"/>
        <w:adjustRightInd w:val="0"/>
        <w:spacing w:after="0"/>
        <w:rPr>
          <w:del w:id="4072" w:author="Author"/>
          <w:rFonts w:ascii="Courier New" w:hAnsi="Courier New" w:cs="Courier New"/>
          <w:color w:val="auto"/>
          <w:sz w:val="14"/>
          <w:szCs w:val="14"/>
          <w:lang w:val="en-GB"/>
        </w:rPr>
      </w:pPr>
      <w:del w:id="4073" w:author="Author">
        <w:r w:rsidRPr="00F46EE4" w:rsidDel="0087544E">
          <w:rPr>
            <w:rFonts w:ascii="Courier New" w:hAnsi="Courier New" w:cs="Courier New"/>
            <w:color w:val="auto"/>
            <w:sz w:val="14"/>
            <w:szCs w:val="14"/>
            <w:lang w:val="en-GB"/>
          </w:rPr>
          <w:delText xml:space="preserve">                    The value must be stated (along with units etc. as necessary).";</w:delText>
        </w:r>
        <w:bookmarkStart w:id="4074" w:name="_Toc192618763"/>
        <w:bookmarkStart w:id="4075" w:name="_Toc192619733"/>
        <w:bookmarkEnd w:id="4074"/>
        <w:bookmarkEnd w:id="4075"/>
      </w:del>
    </w:p>
    <w:p w14:paraId="088D2269" w14:textId="77550509" w:rsidR="00F46EE4" w:rsidRPr="00F46EE4" w:rsidDel="0087544E" w:rsidRDefault="00F46EE4" w:rsidP="00F46EE4">
      <w:pPr>
        <w:autoSpaceDE w:val="0"/>
        <w:autoSpaceDN w:val="0"/>
        <w:adjustRightInd w:val="0"/>
        <w:spacing w:after="0"/>
        <w:rPr>
          <w:del w:id="4076" w:author="Author"/>
          <w:rFonts w:ascii="Courier New" w:hAnsi="Courier New" w:cs="Courier New"/>
          <w:color w:val="auto"/>
          <w:sz w:val="14"/>
          <w:szCs w:val="14"/>
          <w:lang w:val="en-GB"/>
        </w:rPr>
      </w:pPr>
      <w:del w:id="4077" w:author="Author">
        <w:r w:rsidRPr="00F46EE4" w:rsidDel="0087544E">
          <w:rPr>
            <w:rFonts w:ascii="Courier New" w:hAnsi="Courier New" w:cs="Courier New"/>
            <w:color w:val="auto"/>
            <w:sz w:val="14"/>
            <w:szCs w:val="14"/>
            <w:lang w:val="en-GB"/>
          </w:rPr>
          <w:delText xml:space="preserve">            }</w:delText>
        </w:r>
        <w:bookmarkStart w:id="4078" w:name="_Toc192618764"/>
        <w:bookmarkStart w:id="4079" w:name="_Toc192619734"/>
        <w:bookmarkEnd w:id="4078"/>
        <w:bookmarkEnd w:id="4079"/>
      </w:del>
    </w:p>
    <w:p w14:paraId="296DDE9A" w14:textId="40DDC2A3" w:rsidR="00F46EE4" w:rsidRPr="00F46EE4" w:rsidDel="0087544E" w:rsidRDefault="00F46EE4" w:rsidP="00F46EE4">
      <w:pPr>
        <w:autoSpaceDE w:val="0"/>
        <w:autoSpaceDN w:val="0"/>
        <w:adjustRightInd w:val="0"/>
        <w:spacing w:after="0"/>
        <w:rPr>
          <w:del w:id="4080" w:author="Author"/>
          <w:rFonts w:ascii="Courier New" w:hAnsi="Courier New" w:cs="Courier New"/>
          <w:color w:val="auto"/>
          <w:sz w:val="14"/>
          <w:szCs w:val="14"/>
          <w:lang w:val="en-GB"/>
        </w:rPr>
      </w:pPr>
      <w:del w:id="4081" w:author="Author">
        <w:r w:rsidRPr="00F46EE4" w:rsidDel="0087544E">
          <w:rPr>
            <w:rFonts w:ascii="Courier New" w:hAnsi="Courier New" w:cs="Courier New"/>
            <w:color w:val="auto"/>
            <w:sz w:val="14"/>
            <w:szCs w:val="14"/>
            <w:lang w:val="en-GB"/>
          </w:rPr>
          <w:delText xml:space="preserve">            enum MISSING {</w:delText>
        </w:r>
        <w:bookmarkStart w:id="4082" w:name="_Toc192618765"/>
        <w:bookmarkStart w:id="4083" w:name="_Toc192619735"/>
        <w:bookmarkEnd w:id="4082"/>
        <w:bookmarkEnd w:id="4083"/>
      </w:del>
    </w:p>
    <w:p w14:paraId="77018638" w14:textId="63F9AD93" w:rsidR="00F46EE4" w:rsidRPr="00F46EE4" w:rsidDel="0087544E" w:rsidRDefault="00F46EE4" w:rsidP="00F46EE4">
      <w:pPr>
        <w:autoSpaceDE w:val="0"/>
        <w:autoSpaceDN w:val="0"/>
        <w:adjustRightInd w:val="0"/>
        <w:spacing w:after="0"/>
        <w:rPr>
          <w:del w:id="4084" w:author="Author"/>
          <w:rFonts w:ascii="Courier New" w:hAnsi="Courier New" w:cs="Courier New"/>
          <w:color w:val="auto"/>
          <w:sz w:val="14"/>
          <w:szCs w:val="14"/>
          <w:lang w:val="en-GB"/>
        </w:rPr>
      </w:pPr>
      <w:del w:id="4085" w:author="Author">
        <w:r w:rsidRPr="00F46EE4" w:rsidDel="0087544E">
          <w:rPr>
            <w:rFonts w:ascii="Courier New" w:hAnsi="Courier New" w:cs="Courier New"/>
            <w:color w:val="auto"/>
            <w:sz w:val="14"/>
            <w:szCs w:val="14"/>
            <w:lang w:val="en-GB"/>
          </w:rPr>
          <w:delText xml:space="preserve">                description "This indicates there should have been a measured value provided by the measured system, but the value was no provided. </w:delText>
        </w:r>
        <w:bookmarkStart w:id="4086" w:name="_Toc192618766"/>
        <w:bookmarkStart w:id="4087" w:name="_Toc192619736"/>
        <w:bookmarkEnd w:id="4086"/>
        <w:bookmarkEnd w:id="4087"/>
      </w:del>
    </w:p>
    <w:p w14:paraId="10870F1A" w14:textId="0FA3D7C1" w:rsidR="00F46EE4" w:rsidRPr="00F46EE4" w:rsidDel="0087544E" w:rsidRDefault="00F46EE4" w:rsidP="00F46EE4">
      <w:pPr>
        <w:autoSpaceDE w:val="0"/>
        <w:autoSpaceDN w:val="0"/>
        <w:adjustRightInd w:val="0"/>
        <w:spacing w:after="0"/>
        <w:rPr>
          <w:del w:id="4088" w:author="Author"/>
          <w:rFonts w:ascii="Courier New" w:hAnsi="Courier New" w:cs="Courier New"/>
          <w:color w:val="auto"/>
          <w:sz w:val="14"/>
          <w:szCs w:val="14"/>
          <w:lang w:val="en-GB"/>
        </w:rPr>
      </w:pPr>
      <w:del w:id="4089" w:author="Author">
        <w:r w:rsidRPr="00F46EE4" w:rsidDel="0087544E">
          <w:rPr>
            <w:rFonts w:ascii="Courier New" w:hAnsi="Courier New" w:cs="Courier New"/>
            <w:color w:val="auto"/>
            <w:sz w:val="14"/>
            <w:szCs w:val="14"/>
            <w:lang w:val="en-GB"/>
          </w:rPr>
          <w:delText xml:space="preserve">                    The value field must be omitted (as there is no value).</w:delText>
        </w:r>
        <w:bookmarkStart w:id="4090" w:name="_Toc192618767"/>
        <w:bookmarkStart w:id="4091" w:name="_Toc192619737"/>
        <w:bookmarkEnd w:id="4090"/>
        <w:bookmarkEnd w:id="4091"/>
      </w:del>
    </w:p>
    <w:p w14:paraId="285B1C8F" w14:textId="4BE2140C" w:rsidR="00F46EE4" w:rsidRPr="00F46EE4" w:rsidDel="0087544E" w:rsidRDefault="00F46EE4" w:rsidP="00F46EE4">
      <w:pPr>
        <w:autoSpaceDE w:val="0"/>
        <w:autoSpaceDN w:val="0"/>
        <w:adjustRightInd w:val="0"/>
        <w:spacing w:after="0"/>
        <w:rPr>
          <w:del w:id="4092" w:author="Author"/>
          <w:rFonts w:ascii="Courier New" w:hAnsi="Courier New" w:cs="Courier New"/>
          <w:color w:val="auto"/>
          <w:sz w:val="14"/>
          <w:szCs w:val="14"/>
          <w:lang w:val="en-GB"/>
        </w:rPr>
      </w:pPr>
      <w:del w:id="4093" w:author="Author">
        <w:r w:rsidRPr="00F46EE4" w:rsidDel="0087544E">
          <w:rPr>
            <w:rFonts w:ascii="Courier New" w:hAnsi="Courier New" w:cs="Courier New"/>
            <w:color w:val="auto"/>
            <w:sz w:val="14"/>
            <w:szCs w:val="14"/>
            <w:lang w:val="en-GB"/>
          </w:rPr>
          <w:delText xml:space="preserve">                    The units field should also be omitted. </w:delText>
        </w:r>
        <w:bookmarkStart w:id="4094" w:name="_Toc192618768"/>
        <w:bookmarkStart w:id="4095" w:name="_Toc192619738"/>
        <w:bookmarkEnd w:id="4094"/>
        <w:bookmarkEnd w:id="4095"/>
      </w:del>
    </w:p>
    <w:p w14:paraId="4A6351B2" w14:textId="049E4039" w:rsidR="00F46EE4" w:rsidRPr="00F46EE4" w:rsidDel="0087544E" w:rsidRDefault="00F46EE4" w:rsidP="00F46EE4">
      <w:pPr>
        <w:autoSpaceDE w:val="0"/>
        <w:autoSpaceDN w:val="0"/>
        <w:adjustRightInd w:val="0"/>
        <w:spacing w:after="0"/>
        <w:rPr>
          <w:del w:id="4096" w:author="Author"/>
          <w:rFonts w:ascii="Courier New" w:hAnsi="Courier New" w:cs="Courier New"/>
          <w:color w:val="auto"/>
          <w:sz w:val="14"/>
          <w:szCs w:val="14"/>
          <w:lang w:val="en-GB"/>
        </w:rPr>
      </w:pPr>
      <w:del w:id="4097" w:author="Author">
        <w:r w:rsidRPr="00F46EE4" w:rsidDel="0087544E">
          <w:rPr>
            <w:rFonts w:ascii="Courier New" w:hAnsi="Courier New" w:cs="Courier New"/>
            <w:color w:val="auto"/>
            <w:sz w:val="14"/>
            <w:szCs w:val="14"/>
            <w:lang w:val="en-GB"/>
          </w:rPr>
          <w:delText xml:space="preserve">                    Note: The measurement value may appear in a later report allowing the client to recover the data.</w:delText>
        </w:r>
        <w:bookmarkStart w:id="4098" w:name="_Toc192618769"/>
        <w:bookmarkStart w:id="4099" w:name="_Toc192619739"/>
        <w:bookmarkEnd w:id="4098"/>
        <w:bookmarkEnd w:id="4099"/>
      </w:del>
    </w:p>
    <w:p w14:paraId="5F41F8E5" w14:textId="4C7A3A06" w:rsidR="00F46EE4" w:rsidRPr="00F46EE4" w:rsidDel="0087544E" w:rsidRDefault="00F46EE4" w:rsidP="00F46EE4">
      <w:pPr>
        <w:autoSpaceDE w:val="0"/>
        <w:autoSpaceDN w:val="0"/>
        <w:adjustRightInd w:val="0"/>
        <w:spacing w:after="0"/>
        <w:rPr>
          <w:del w:id="4100" w:author="Author"/>
          <w:rFonts w:ascii="Courier New" w:hAnsi="Courier New" w:cs="Courier New"/>
          <w:color w:val="auto"/>
          <w:sz w:val="14"/>
          <w:szCs w:val="14"/>
          <w:lang w:val="en-GB"/>
        </w:rPr>
      </w:pPr>
      <w:del w:id="4101" w:author="Author">
        <w:r w:rsidRPr="00F46EE4" w:rsidDel="0087544E">
          <w:rPr>
            <w:rFonts w:ascii="Courier New" w:hAnsi="Courier New" w:cs="Courier New"/>
            <w:color w:val="auto"/>
            <w:sz w:val="14"/>
            <w:szCs w:val="14"/>
            <w:lang w:val="en-GB"/>
          </w:rPr>
          <w:delText xml:space="preserve">                    ";</w:delText>
        </w:r>
        <w:bookmarkStart w:id="4102" w:name="_Toc192618770"/>
        <w:bookmarkStart w:id="4103" w:name="_Toc192619740"/>
        <w:bookmarkEnd w:id="4102"/>
        <w:bookmarkEnd w:id="4103"/>
      </w:del>
    </w:p>
    <w:p w14:paraId="00F6643A" w14:textId="0A330606" w:rsidR="00F46EE4" w:rsidRPr="00F46EE4" w:rsidDel="0087544E" w:rsidRDefault="00F46EE4" w:rsidP="00F46EE4">
      <w:pPr>
        <w:autoSpaceDE w:val="0"/>
        <w:autoSpaceDN w:val="0"/>
        <w:adjustRightInd w:val="0"/>
        <w:spacing w:after="0"/>
        <w:rPr>
          <w:del w:id="4104" w:author="Author"/>
          <w:rFonts w:ascii="Courier New" w:hAnsi="Courier New" w:cs="Courier New"/>
          <w:color w:val="auto"/>
          <w:sz w:val="14"/>
          <w:szCs w:val="14"/>
          <w:lang w:val="en-GB"/>
        </w:rPr>
      </w:pPr>
      <w:del w:id="4105" w:author="Author">
        <w:r w:rsidRPr="00F46EE4" w:rsidDel="0087544E">
          <w:rPr>
            <w:rFonts w:ascii="Courier New" w:hAnsi="Courier New" w:cs="Courier New"/>
            <w:color w:val="auto"/>
            <w:sz w:val="14"/>
            <w:szCs w:val="14"/>
            <w:lang w:val="en-GB"/>
          </w:rPr>
          <w:delText xml:space="preserve">            }</w:delText>
        </w:r>
        <w:bookmarkStart w:id="4106" w:name="_Toc192618771"/>
        <w:bookmarkStart w:id="4107" w:name="_Toc192619741"/>
        <w:bookmarkEnd w:id="4106"/>
        <w:bookmarkEnd w:id="4107"/>
      </w:del>
    </w:p>
    <w:p w14:paraId="076FC24A" w14:textId="1C303F5C" w:rsidR="00F46EE4" w:rsidRPr="00F46EE4" w:rsidDel="0087544E" w:rsidRDefault="00F46EE4" w:rsidP="00F46EE4">
      <w:pPr>
        <w:autoSpaceDE w:val="0"/>
        <w:autoSpaceDN w:val="0"/>
        <w:adjustRightInd w:val="0"/>
        <w:spacing w:after="0"/>
        <w:rPr>
          <w:del w:id="4108" w:author="Author"/>
          <w:rFonts w:ascii="Courier New" w:hAnsi="Courier New" w:cs="Courier New"/>
          <w:color w:val="auto"/>
          <w:sz w:val="14"/>
          <w:szCs w:val="14"/>
          <w:lang w:val="en-GB"/>
        </w:rPr>
      </w:pPr>
      <w:del w:id="4109" w:author="Author">
        <w:r w:rsidRPr="00F46EE4" w:rsidDel="0087544E">
          <w:rPr>
            <w:rFonts w:ascii="Courier New" w:hAnsi="Courier New" w:cs="Courier New"/>
            <w:color w:val="auto"/>
            <w:sz w:val="14"/>
            <w:szCs w:val="14"/>
            <w:lang w:val="en-GB"/>
          </w:rPr>
          <w:delText xml:space="preserve">            enum PARTIAL {</w:delText>
        </w:r>
        <w:bookmarkStart w:id="4110" w:name="_Toc192618772"/>
        <w:bookmarkStart w:id="4111" w:name="_Toc192619742"/>
        <w:bookmarkEnd w:id="4110"/>
        <w:bookmarkEnd w:id="4111"/>
      </w:del>
    </w:p>
    <w:p w14:paraId="657D53B8" w14:textId="25DF721B" w:rsidR="00F46EE4" w:rsidRPr="00F46EE4" w:rsidDel="0087544E" w:rsidRDefault="00F46EE4" w:rsidP="00F46EE4">
      <w:pPr>
        <w:autoSpaceDE w:val="0"/>
        <w:autoSpaceDN w:val="0"/>
        <w:adjustRightInd w:val="0"/>
        <w:spacing w:after="0"/>
        <w:rPr>
          <w:del w:id="4112" w:author="Author"/>
          <w:rFonts w:ascii="Courier New" w:hAnsi="Courier New" w:cs="Courier New"/>
          <w:color w:val="auto"/>
          <w:sz w:val="14"/>
          <w:szCs w:val="14"/>
          <w:lang w:val="en-GB"/>
        </w:rPr>
      </w:pPr>
      <w:del w:id="4113" w:author="Author">
        <w:r w:rsidRPr="00F46EE4" w:rsidDel="0087544E">
          <w:rPr>
            <w:rFonts w:ascii="Courier New" w:hAnsi="Courier New" w:cs="Courier New"/>
            <w:color w:val="auto"/>
            <w:sz w:val="14"/>
            <w:szCs w:val="14"/>
            <w:lang w:val="en-GB"/>
          </w:rPr>
          <w:delText xml:space="preserve">                description "This indicates that although there was a value provided by the measured system, it does not cover the entire period of measurement or has some parts missing.</w:delText>
        </w:r>
        <w:bookmarkStart w:id="4114" w:name="_Toc192618773"/>
        <w:bookmarkStart w:id="4115" w:name="_Toc192619743"/>
        <w:bookmarkEnd w:id="4114"/>
        <w:bookmarkEnd w:id="4115"/>
      </w:del>
    </w:p>
    <w:p w14:paraId="1401A016" w14:textId="2FCB2B0E" w:rsidR="00F46EE4" w:rsidRPr="00F46EE4" w:rsidDel="0087544E" w:rsidRDefault="00F46EE4" w:rsidP="00F46EE4">
      <w:pPr>
        <w:autoSpaceDE w:val="0"/>
        <w:autoSpaceDN w:val="0"/>
        <w:adjustRightInd w:val="0"/>
        <w:spacing w:after="0"/>
        <w:rPr>
          <w:del w:id="4116" w:author="Author"/>
          <w:rFonts w:ascii="Courier New" w:hAnsi="Courier New" w:cs="Courier New"/>
          <w:color w:val="auto"/>
          <w:sz w:val="14"/>
          <w:szCs w:val="14"/>
          <w:lang w:val="en-GB"/>
        </w:rPr>
      </w:pPr>
      <w:del w:id="4117" w:author="Author">
        <w:r w:rsidRPr="00F46EE4" w:rsidDel="0087544E">
          <w:rPr>
            <w:rFonts w:ascii="Courier New" w:hAnsi="Courier New" w:cs="Courier New"/>
            <w:color w:val="auto"/>
            <w:sz w:val="14"/>
            <w:szCs w:val="14"/>
            <w:lang w:val="en-GB"/>
          </w:rPr>
          <w:delText xml:space="preserve">                    Covers the case where the sample start time was delayed and hence the measurement was potentially not over the normal interval. In this case, providing the measurementStartTime is beneficial.  </w:delText>
        </w:r>
        <w:bookmarkStart w:id="4118" w:name="_Toc192618774"/>
        <w:bookmarkStart w:id="4119" w:name="_Toc192619744"/>
        <w:bookmarkEnd w:id="4118"/>
        <w:bookmarkEnd w:id="4119"/>
      </w:del>
    </w:p>
    <w:p w14:paraId="1D672CE2" w14:textId="40F66C78" w:rsidR="00F46EE4" w:rsidRPr="00F46EE4" w:rsidDel="0087544E" w:rsidRDefault="00F46EE4" w:rsidP="00F46EE4">
      <w:pPr>
        <w:autoSpaceDE w:val="0"/>
        <w:autoSpaceDN w:val="0"/>
        <w:adjustRightInd w:val="0"/>
        <w:spacing w:after="0"/>
        <w:rPr>
          <w:del w:id="4120" w:author="Author"/>
          <w:rFonts w:ascii="Courier New" w:hAnsi="Courier New" w:cs="Courier New"/>
          <w:color w:val="auto"/>
          <w:sz w:val="14"/>
          <w:szCs w:val="14"/>
          <w:lang w:val="en-GB"/>
        </w:rPr>
      </w:pPr>
      <w:del w:id="4121" w:author="Author">
        <w:r w:rsidRPr="00F46EE4" w:rsidDel="0087544E">
          <w:rPr>
            <w:rFonts w:ascii="Courier New" w:hAnsi="Courier New" w:cs="Courier New"/>
            <w:color w:val="auto"/>
            <w:sz w:val="14"/>
            <w:szCs w:val="14"/>
            <w:lang w:val="en-GB"/>
          </w:rPr>
          <w:delText xml:space="preserve">                    The value must be stated.";</w:delText>
        </w:r>
        <w:bookmarkStart w:id="4122" w:name="_Toc192618775"/>
        <w:bookmarkStart w:id="4123" w:name="_Toc192619745"/>
        <w:bookmarkEnd w:id="4122"/>
        <w:bookmarkEnd w:id="4123"/>
      </w:del>
    </w:p>
    <w:p w14:paraId="1A31991E" w14:textId="0C67BE06" w:rsidR="00F46EE4" w:rsidRPr="00F46EE4" w:rsidDel="0087544E" w:rsidRDefault="00F46EE4" w:rsidP="00F46EE4">
      <w:pPr>
        <w:autoSpaceDE w:val="0"/>
        <w:autoSpaceDN w:val="0"/>
        <w:adjustRightInd w:val="0"/>
        <w:spacing w:after="0"/>
        <w:rPr>
          <w:del w:id="4124" w:author="Author"/>
          <w:rFonts w:ascii="Courier New" w:hAnsi="Courier New" w:cs="Courier New"/>
          <w:color w:val="auto"/>
          <w:sz w:val="14"/>
          <w:szCs w:val="14"/>
          <w:lang w:val="en-GB"/>
        </w:rPr>
      </w:pPr>
      <w:del w:id="4125" w:author="Author">
        <w:r w:rsidRPr="00F46EE4" w:rsidDel="0087544E">
          <w:rPr>
            <w:rFonts w:ascii="Courier New" w:hAnsi="Courier New" w:cs="Courier New"/>
            <w:color w:val="auto"/>
            <w:sz w:val="14"/>
            <w:szCs w:val="14"/>
            <w:lang w:val="en-GB"/>
          </w:rPr>
          <w:delText xml:space="preserve">            }</w:delText>
        </w:r>
        <w:bookmarkStart w:id="4126" w:name="_Toc192618776"/>
        <w:bookmarkStart w:id="4127" w:name="_Toc192619746"/>
        <w:bookmarkEnd w:id="4126"/>
        <w:bookmarkEnd w:id="4127"/>
      </w:del>
    </w:p>
    <w:p w14:paraId="7BCBE485" w14:textId="0D807F6F" w:rsidR="00F46EE4" w:rsidRPr="00F46EE4" w:rsidDel="0087544E" w:rsidRDefault="00F46EE4" w:rsidP="00F46EE4">
      <w:pPr>
        <w:autoSpaceDE w:val="0"/>
        <w:autoSpaceDN w:val="0"/>
        <w:adjustRightInd w:val="0"/>
        <w:spacing w:after="0"/>
        <w:rPr>
          <w:del w:id="4128" w:author="Author"/>
          <w:rFonts w:ascii="Courier New" w:hAnsi="Courier New" w:cs="Courier New"/>
          <w:color w:val="auto"/>
          <w:sz w:val="14"/>
          <w:szCs w:val="14"/>
          <w:lang w:val="en-GB"/>
        </w:rPr>
      </w:pPr>
      <w:del w:id="4129" w:author="Author">
        <w:r w:rsidRPr="00F46EE4" w:rsidDel="0087544E">
          <w:rPr>
            <w:rFonts w:ascii="Courier New" w:hAnsi="Courier New" w:cs="Courier New"/>
            <w:color w:val="auto"/>
            <w:sz w:val="14"/>
            <w:szCs w:val="14"/>
            <w:lang w:val="en-GB"/>
          </w:rPr>
          <w:delText xml:space="preserve">        }</w:delText>
        </w:r>
        <w:bookmarkStart w:id="4130" w:name="_Toc192618777"/>
        <w:bookmarkStart w:id="4131" w:name="_Toc192619747"/>
        <w:bookmarkEnd w:id="4130"/>
        <w:bookmarkEnd w:id="4131"/>
      </w:del>
    </w:p>
    <w:p w14:paraId="580AAD3D" w14:textId="0B17B69F" w:rsidR="00F46EE4" w:rsidRPr="00F46EE4" w:rsidDel="0087544E" w:rsidRDefault="00F46EE4" w:rsidP="00F46EE4">
      <w:pPr>
        <w:autoSpaceDE w:val="0"/>
        <w:autoSpaceDN w:val="0"/>
        <w:adjustRightInd w:val="0"/>
        <w:spacing w:after="0"/>
        <w:rPr>
          <w:del w:id="4132" w:author="Author"/>
          <w:rFonts w:ascii="Courier New" w:hAnsi="Courier New" w:cs="Courier New"/>
          <w:color w:val="auto"/>
          <w:sz w:val="14"/>
          <w:szCs w:val="14"/>
          <w:lang w:val="en-GB"/>
        </w:rPr>
      </w:pPr>
      <w:del w:id="4133" w:author="Author">
        <w:r w:rsidRPr="00F46EE4" w:rsidDel="0087544E">
          <w:rPr>
            <w:rFonts w:ascii="Courier New" w:hAnsi="Courier New" w:cs="Courier New"/>
            <w:color w:val="auto"/>
            <w:sz w:val="14"/>
            <w:szCs w:val="14"/>
            <w:lang w:val="en-GB"/>
          </w:rPr>
          <w:delText xml:space="preserve">        description "The value qualifiers.";</w:delText>
        </w:r>
        <w:bookmarkStart w:id="4134" w:name="_Toc192618778"/>
        <w:bookmarkStart w:id="4135" w:name="_Toc192619748"/>
        <w:bookmarkEnd w:id="4134"/>
        <w:bookmarkEnd w:id="4135"/>
      </w:del>
    </w:p>
    <w:p w14:paraId="2CA4DECB" w14:textId="64C8622D" w:rsidR="00F46EE4" w:rsidRPr="00F46EE4" w:rsidDel="0087544E" w:rsidRDefault="00F46EE4" w:rsidP="00F46EE4">
      <w:pPr>
        <w:autoSpaceDE w:val="0"/>
        <w:autoSpaceDN w:val="0"/>
        <w:adjustRightInd w:val="0"/>
        <w:spacing w:after="0"/>
        <w:rPr>
          <w:del w:id="4136" w:author="Author"/>
          <w:rFonts w:ascii="Courier New" w:hAnsi="Courier New" w:cs="Courier New"/>
          <w:color w:val="auto"/>
          <w:sz w:val="14"/>
          <w:szCs w:val="14"/>
          <w:lang w:val="en-GB"/>
        </w:rPr>
      </w:pPr>
      <w:del w:id="4137" w:author="Author">
        <w:r w:rsidRPr="00F46EE4" w:rsidDel="0087544E">
          <w:rPr>
            <w:rFonts w:ascii="Courier New" w:hAnsi="Courier New" w:cs="Courier New"/>
            <w:color w:val="auto"/>
            <w:sz w:val="14"/>
            <w:szCs w:val="14"/>
            <w:lang w:val="en-GB"/>
          </w:rPr>
          <w:delText xml:space="preserve">    }</w:delText>
        </w:r>
        <w:bookmarkStart w:id="4138" w:name="_Toc192618779"/>
        <w:bookmarkStart w:id="4139" w:name="_Toc192619749"/>
        <w:bookmarkEnd w:id="4138"/>
        <w:bookmarkEnd w:id="4139"/>
      </w:del>
    </w:p>
    <w:p w14:paraId="4C03DF39" w14:textId="0A236518" w:rsidR="00F46EE4" w:rsidRPr="00F46EE4" w:rsidDel="0087544E" w:rsidRDefault="00F46EE4" w:rsidP="00F46EE4">
      <w:pPr>
        <w:autoSpaceDE w:val="0"/>
        <w:autoSpaceDN w:val="0"/>
        <w:adjustRightInd w:val="0"/>
        <w:spacing w:after="0"/>
        <w:rPr>
          <w:del w:id="4140" w:author="Author"/>
          <w:rFonts w:ascii="Courier New" w:hAnsi="Courier New" w:cs="Courier New"/>
          <w:color w:val="auto"/>
          <w:sz w:val="14"/>
          <w:szCs w:val="14"/>
          <w:lang w:val="en-GB"/>
        </w:rPr>
      </w:pPr>
      <w:del w:id="4141" w:author="Author">
        <w:r w:rsidRPr="00F46EE4" w:rsidDel="0087544E">
          <w:rPr>
            <w:rFonts w:ascii="Courier New" w:hAnsi="Courier New" w:cs="Courier New"/>
            <w:color w:val="auto"/>
            <w:sz w:val="14"/>
            <w:szCs w:val="14"/>
            <w:lang w:val="en-GB"/>
          </w:rPr>
          <w:delText xml:space="preserve">    typedef sample-qualifier {</w:delText>
        </w:r>
        <w:bookmarkStart w:id="4142" w:name="_Toc192618780"/>
        <w:bookmarkStart w:id="4143" w:name="_Toc192619750"/>
        <w:bookmarkEnd w:id="4142"/>
        <w:bookmarkEnd w:id="4143"/>
      </w:del>
    </w:p>
    <w:p w14:paraId="4B976081" w14:textId="4F86231C" w:rsidR="00F46EE4" w:rsidRPr="00F46EE4" w:rsidDel="0087544E" w:rsidRDefault="00F46EE4" w:rsidP="00F46EE4">
      <w:pPr>
        <w:autoSpaceDE w:val="0"/>
        <w:autoSpaceDN w:val="0"/>
        <w:adjustRightInd w:val="0"/>
        <w:spacing w:after="0"/>
        <w:rPr>
          <w:del w:id="4144" w:author="Author"/>
          <w:rFonts w:ascii="Courier New" w:hAnsi="Courier New" w:cs="Courier New"/>
          <w:color w:val="auto"/>
          <w:sz w:val="14"/>
          <w:szCs w:val="14"/>
          <w:lang w:val="en-GB"/>
        </w:rPr>
      </w:pPr>
      <w:del w:id="4145" w:author="Author">
        <w:r w:rsidRPr="00F46EE4" w:rsidDel="0087544E">
          <w:rPr>
            <w:rFonts w:ascii="Courier New" w:hAnsi="Courier New" w:cs="Courier New"/>
            <w:color w:val="auto"/>
            <w:sz w:val="14"/>
            <w:szCs w:val="14"/>
            <w:lang w:val="en-GB"/>
          </w:rPr>
          <w:delText xml:space="preserve">        type enumeration {</w:delText>
        </w:r>
        <w:bookmarkStart w:id="4146" w:name="_Toc192618781"/>
        <w:bookmarkStart w:id="4147" w:name="_Toc192619751"/>
        <w:bookmarkEnd w:id="4146"/>
        <w:bookmarkEnd w:id="4147"/>
      </w:del>
    </w:p>
    <w:p w14:paraId="095E03B1" w14:textId="0CD8DFA5" w:rsidR="00F46EE4" w:rsidRPr="00F46EE4" w:rsidDel="0087544E" w:rsidRDefault="00F46EE4" w:rsidP="00F46EE4">
      <w:pPr>
        <w:autoSpaceDE w:val="0"/>
        <w:autoSpaceDN w:val="0"/>
        <w:adjustRightInd w:val="0"/>
        <w:spacing w:after="0"/>
        <w:rPr>
          <w:del w:id="4148" w:author="Author"/>
          <w:rFonts w:ascii="Courier New" w:hAnsi="Courier New" w:cs="Courier New"/>
          <w:color w:val="auto"/>
          <w:sz w:val="14"/>
          <w:szCs w:val="14"/>
          <w:lang w:val="en-GB"/>
        </w:rPr>
      </w:pPr>
      <w:del w:id="4149" w:author="Author">
        <w:r w:rsidRPr="00F46EE4" w:rsidDel="0087544E">
          <w:rPr>
            <w:rFonts w:ascii="Courier New" w:hAnsi="Courier New" w:cs="Courier New"/>
            <w:color w:val="auto"/>
            <w:sz w:val="14"/>
            <w:szCs w:val="14"/>
            <w:lang w:val="en-GB"/>
          </w:rPr>
          <w:delText xml:space="preserve">            enum NORMAL {</w:delText>
        </w:r>
        <w:bookmarkStart w:id="4150" w:name="_Toc192618782"/>
        <w:bookmarkStart w:id="4151" w:name="_Toc192619752"/>
        <w:bookmarkEnd w:id="4150"/>
        <w:bookmarkEnd w:id="4151"/>
      </w:del>
    </w:p>
    <w:p w14:paraId="76C05412" w14:textId="1B03FC94" w:rsidR="00F46EE4" w:rsidRPr="00F46EE4" w:rsidDel="0087544E" w:rsidRDefault="00F46EE4" w:rsidP="00F46EE4">
      <w:pPr>
        <w:autoSpaceDE w:val="0"/>
        <w:autoSpaceDN w:val="0"/>
        <w:adjustRightInd w:val="0"/>
        <w:spacing w:after="0"/>
        <w:rPr>
          <w:del w:id="4152" w:author="Author"/>
          <w:rFonts w:ascii="Courier New" w:hAnsi="Courier New" w:cs="Courier New"/>
          <w:color w:val="auto"/>
          <w:sz w:val="14"/>
          <w:szCs w:val="14"/>
          <w:lang w:val="en-GB"/>
        </w:rPr>
      </w:pPr>
      <w:del w:id="4153" w:author="Author">
        <w:r w:rsidRPr="00F46EE4" w:rsidDel="0087544E">
          <w:rPr>
            <w:rFonts w:ascii="Courier New" w:hAnsi="Courier New" w:cs="Courier New"/>
            <w:color w:val="auto"/>
            <w:sz w:val="14"/>
            <w:szCs w:val="14"/>
            <w:lang w:val="en-GB"/>
          </w:rPr>
          <w:delText xml:space="preserve">                description "A normal sample.</w:delText>
        </w:r>
        <w:bookmarkStart w:id="4154" w:name="_Toc192618783"/>
        <w:bookmarkStart w:id="4155" w:name="_Toc192619753"/>
        <w:bookmarkEnd w:id="4154"/>
        <w:bookmarkEnd w:id="4155"/>
      </w:del>
    </w:p>
    <w:p w14:paraId="4B662E46" w14:textId="51939B54" w:rsidR="00F46EE4" w:rsidRPr="00F46EE4" w:rsidDel="0087544E" w:rsidRDefault="00F46EE4" w:rsidP="00F46EE4">
      <w:pPr>
        <w:autoSpaceDE w:val="0"/>
        <w:autoSpaceDN w:val="0"/>
        <w:adjustRightInd w:val="0"/>
        <w:spacing w:after="0"/>
        <w:rPr>
          <w:del w:id="4156" w:author="Author"/>
          <w:rFonts w:ascii="Courier New" w:hAnsi="Courier New" w:cs="Courier New"/>
          <w:color w:val="auto"/>
          <w:sz w:val="14"/>
          <w:szCs w:val="14"/>
          <w:lang w:val="en-GB"/>
        </w:rPr>
      </w:pPr>
      <w:del w:id="4157" w:author="Author">
        <w:r w:rsidRPr="00F46EE4" w:rsidDel="0087544E">
          <w:rPr>
            <w:rFonts w:ascii="Courier New" w:hAnsi="Courier New" w:cs="Courier New"/>
            <w:color w:val="auto"/>
            <w:sz w:val="14"/>
            <w:szCs w:val="14"/>
            <w:lang w:val="en-GB"/>
          </w:rPr>
          <w:delText xml:space="preserve">                    This is the default and need not be stated.";</w:delText>
        </w:r>
        <w:bookmarkStart w:id="4158" w:name="_Toc192618784"/>
        <w:bookmarkStart w:id="4159" w:name="_Toc192619754"/>
        <w:bookmarkEnd w:id="4158"/>
        <w:bookmarkEnd w:id="4159"/>
      </w:del>
    </w:p>
    <w:p w14:paraId="2A0A1776" w14:textId="68318D5D" w:rsidR="00F46EE4" w:rsidRPr="00F46EE4" w:rsidDel="0087544E" w:rsidRDefault="00F46EE4" w:rsidP="00F46EE4">
      <w:pPr>
        <w:autoSpaceDE w:val="0"/>
        <w:autoSpaceDN w:val="0"/>
        <w:adjustRightInd w:val="0"/>
        <w:spacing w:after="0"/>
        <w:rPr>
          <w:del w:id="4160" w:author="Author"/>
          <w:rFonts w:ascii="Courier New" w:hAnsi="Courier New" w:cs="Courier New"/>
          <w:color w:val="auto"/>
          <w:sz w:val="14"/>
          <w:szCs w:val="14"/>
          <w:lang w:val="en-GB"/>
        </w:rPr>
      </w:pPr>
      <w:del w:id="4161" w:author="Author">
        <w:r w:rsidRPr="00F46EE4" w:rsidDel="0087544E">
          <w:rPr>
            <w:rFonts w:ascii="Courier New" w:hAnsi="Courier New" w:cs="Courier New"/>
            <w:color w:val="auto"/>
            <w:sz w:val="14"/>
            <w:szCs w:val="14"/>
            <w:lang w:val="en-GB"/>
          </w:rPr>
          <w:delText xml:space="preserve">            }</w:delText>
        </w:r>
        <w:bookmarkStart w:id="4162" w:name="_Toc192618785"/>
        <w:bookmarkStart w:id="4163" w:name="_Toc192619755"/>
        <w:bookmarkEnd w:id="4162"/>
        <w:bookmarkEnd w:id="4163"/>
      </w:del>
    </w:p>
    <w:p w14:paraId="6032D026" w14:textId="0AACE121" w:rsidR="00F46EE4" w:rsidRPr="00F46EE4" w:rsidDel="0087544E" w:rsidRDefault="00F46EE4" w:rsidP="00F46EE4">
      <w:pPr>
        <w:autoSpaceDE w:val="0"/>
        <w:autoSpaceDN w:val="0"/>
        <w:adjustRightInd w:val="0"/>
        <w:spacing w:after="0"/>
        <w:rPr>
          <w:del w:id="4164" w:author="Author"/>
          <w:rFonts w:ascii="Courier New" w:hAnsi="Courier New" w:cs="Courier New"/>
          <w:color w:val="auto"/>
          <w:sz w:val="14"/>
          <w:szCs w:val="14"/>
          <w:lang w:val="en-GB"/>
        </w:rPr>
      </w:pPr>
      <w:del w:id="4165" w:author="Author">
        <w:r w:rsidRPr="00F46EE4" w:rsidDel="0087544E">
          <w:rPr>
            <w:rFonts w:ascii="Courier New" w:hAnsi="Courier New" w:cs="Courier New"/>
            <w:color w:val="auto"/>
            <w:sz w:val="14"/>
            <w:szCs w:val="14"/>
            <w:lang w:val="en-GB"/>
          </w:rPr>
          <w:delText xml:space="preserve">            enum DELAYED {</w:delText>
        </w:r>
        <w:bookmarkStart w:id="4166" w:name="_Toc192618786"/>
        <w:bookmarkStart w:id="4167" w:name="_Toc192619756"/>
        <w:bookmarkEnd w:id="4166"/>
        <w:bookmarkEnd w:id="4167"/>
      </w:del>
    </w:p>
    <w:p w14:paraId="18682A2F" w14:textId="7191A464" w:rsidR="00F46EE4" w:rsidRPr="00F46EE4" w:rsidDel="0087544E" w:rsidRDefault="00F46EE4" w:rsidP="00F46EE4">
      <w:pPr>
        <w:autoSpaceDE w:val="0"/>
        <w:autoSpaceDN w:val="0"/>
        <w:adjustRightInd w:val="0"/>
        <w:spacing w:after="0"/>
        <w:rPr>
          <w:del w:id="4168" w:author="Author"/>
          <w:rFonts w:ascii="Courier New" w:hAnsi="Courier New" w:cs="Courier New"/>
          <w:color w:val="auto"/>
          <w:sz w:val="14"/>
          <w:szCs w:val="14"/>
          <w:lang w:val="en-GB"/>
        </w:rPr>
      </w:pPr>
      <w:del w:id="4169" w:author="Author">
        <w:r w:rsidRPr="00F46EE4" w:rsidDel="0087544E">
          <w:rPr>
            <w:rFonts w:ascii="Courier New" w:hAnsi="Courier New" w:cs="Courier New"/>
            <w:color w:val="auto"/>
            <w:sz w:val="14"/>
            <w:szCs w:val="14"/>
            <w:lang w:val="en-GB"/>
          </w:rPr>
          <w:delText xml:space="preserve">                description "The report about the sample is (significantly) delayed.</w:delText>
        </w:r>
        <w:bookmarkStart w:id="4170" w:name="_Toc192618787"/>
        <w:bookmarkStart w:id="4171" w:name="_Toc192619757"/>
        <w:bookmarkEnd w:id="4170"/>
        <w:bookmarkEnd w:id="4171"/>
      </w:del>
    </w:p>
    <w:p w14:paraId="6F270185" w14:textId="287DAA9A" w:rsidR="00F46EE4" w:rsidRPr="00F46EE4" w:rsidDel="0087544E" w:rsidRDefault="00F46EE4" w:rsidP="00F46EE4">
      <w:pPr>
        <w:autoSpaceDE w:val="0"/>
        <w:autoSpaceDN w:val="0"/>
        <w:adjustRightInd w:val="0"/>
        <w:spacing w:after="0"/>
        <w:rPr>
          <w:del w:id="4172" w:author="Author"/>
          <w:rFonts w:ascii="Courier New" w:hAnsi="Courier New" w:cs="Courier New"/>
          <w:color w:val="auto"/>
          <w:sz w:val="14"/>
          <w:szCs w:val="14"/>
          <w:lang w:val="en-GB"/>
        </w:rPr>
      </w:pPr>
      <w:del w:id="4173" w:author="Author">
        <w:r w:rsidRPr="00F46EE4" w:rsidDel="0087544E">
          <w:rPr>
            <w:rFonts w:ascii="Courier New" w:hAnsi="Courier New" w:cs="Courier New"/>
            <w:color w:val="auto"/>
            <w:sz w:val="14"/>
            <w:szCs w:val="14"/>
            <w:lang w:val="en-GB"/>
          </w:rPr>
          <w:delText xml:space="preserve">                    It may be that this is a late report of a value that was previously missing.</w:delText>
        </w:r>
        <w:bookmarkStart w:id="4174" w:name="_Toc192618788"/>
        <w:bookmarkStart w:id="4175" w:name="_Toc192619758"/>
        <w:bookmarkEnd w:id="4174"/>
        <w:bookmarkEnd w:id="4175"/>
      </w:del>
    </w:p>
    <w:p w14:paraId="46725137" w14:textId="3090265A" w:rsidR="00F46EE4" w:rsidRPr="00F46EE4" w:rsidDel="0087544E" w:rsidRDefault="00F46EE4" w:rsidP="00F46EE4">
      <w:pPr>
        <w:autoSpaceDE w:val="0"/>
        <w:autoSpaceDN w:val="0"/>
        <w:adjustRightInd w:val="0"/>
        <w:spacing w:after="0"/>
        <w:rPr>
          <w:del w:id="4176" w:author="Author"/>
          <w:rFonts w:ascii="Courier New" w:hAnsi="Courier New" w:cs="Courier New"/>
          <w:color w:val="auto"/>
          <w:sz w:val="14"/>
          <w:szCs w:val="14"/>
          <w:lang w:val="en-GB"/>
        </w:rPr>
      </w:pPr>
      <w:del w:id="4177" w:author="Author">
        <w:r w:rsidRPr="00F46EE4" w:rsidDel="0087544E">
          <w:rPr>
            <w:rFonts w:ascii="Courier New" w:hAnsi="Courier New" w:cs="Courier New"/>
            <w:color w:val="auto"/>
            <w:sz w:val="14"/>
            <w:szCs w:val="14"/>
            <w:lang w:val="en-GB"/>
          </w:rPr>
          <w:delText xml:space="preserve">                    Where it is not known, the sample can be unqualified.</w:delText>
        </w:r>
        <w:bookmarkStart w:id="4178" w:name="_Toc192618789"/>
        <w:bookmarkStart w:id="4179" w:name="_Toc192619759"/>
        <w:bookmarkEnd w:id="4178"/>
        <w:bookmarkEnd w:id="4179"/>
      </w:del>
    </w:p>
    <w:p w14:paraId="2AA2753C" w14:textId="42707BED" w:rsidR="00F46EE4" w:rsidRPr="00F46EE4" w:rsidDel="0087544E" w:rsidRDefault="00F46EE4" w:rsidP="00F46EE4">
      <w:pPr>
        <w:autoSpaceDE w:val="0"/>
        <w:autoSpaceDN w:val="0"/>
        <w:adjustRightInd w:val="0"/>
        <w:spacing w:after="0"/>
        <w:rPr>
          <w:del w:id="4180" w:author="Author"/>
          <w:rFonts w:ascii="Courier New" w:hAnsi="Courier New" w:cs="Courier New"/>
          <w:color w:val="auto"/>
          <w:sz w:val="14"/>
          <w:szCs w:val="14"/>
          <w:lang w:val="en-GB"/>
        </w:rPr>
      </w:pPr>
      <w:del w:id="4181" w:author="Author">
        <w:r w:rsidRPr="00F46EE4" w:rsidDel="0087544E">
          <w:rPr>
            <w:rFonts w:ascii="Courier New" w:hAnsi="Courier New" w:cs="Courier New"/>
            <w:color w:val="auto"/>
            <w:sz w:val="14"/>
            <w:szCs w:val="14"/>
            <w:lang w:val="en-GB"/>
          </w:rPr>
          <w:delText xml:space="preserve">                    If this is a final report, then that it is delayed is ignored and it is stated as FINAL.</w:delText>
        </w:r>
        <w:bookmarkStart w:id="4182" w:name="_Toc192618790"/>
        <w:bookmarkStart w:id="4183" w:name="_Toc192619760"/>
        <w:bookmarkEnd w:id="4182"/>
        <w:bookmarkEnd w:id="4183"/>
      </w:del>
    </w:p>
    <w:p w14:paraId="357858DD" w14:textId="23CCE391" w:rsidR="00F46EE4" w:rsidRPr="00F46EE4" w:rsidDel="0087544E" w:rsidRDefault="00F46EE4" w:rsidP="00F46EE4">
      <w:pPr>
        <w:autoSpaceDE w:val="0"/>
        <w:autoSpaceDN w:val="0"/>
        <w:adjustRightInd w:val="0"/>
        <w:spacing w:after="0"/>
        <w:rPr>
          <w:del w:id="4184" w:author="Author"/>
          <w:rFonts w:ascii="Courier New" w:hAnsi="Courier New" w:cs="Courier New"/>
          <w:color w:val="auto"/>
          <w:sz w:val="14"/>
          <w:szCs w:val="14"/>
          <w:lang w:val="en-GB"/>
        </w:rPr>
      </w:pPr>
      <w:del w:id="4185" w:author="Author">
        <w:r w:rsidRPr="00F46EE4" w:rsidDel="0087544E">
          <w:rPr>
            <w:rFonts w:ascii="Courier New" w:hAnsi="Courier New" w:cs="Courier New"/>
            <w:color w:val="auto"/>
            <w:sz w:val="14"/>
            <w:szCs w:val="14"/>
            <w:lang w:val="en-GB"/>
          </w:rPr>
          <w:delText xml:space="preserve">                    If this is an initial report, then that it is delayed is ignored and it is stated as FIRST.</w:delText>
        </w:r>
        <w:bookmarkStart w:id="4186" w:name="_Toc192618791"/>
        <w:bookmarkStart w:id="4187" w:name="_Toc192619761"/>
        <w:bookmarkEnd w:id="4186"/>
        <w:bookmarkEnd w:id="4187"/>
      </w:del>
    </w:p>
    <w:p w14:paraId="64F5D67F" w14:textId="549F1E50" w:rsidR="00F46EE4" w:rsidRPr="00F46EE4" w:rsidDel="0087544E" w:rsidRDefault="00F46EE4" w:rsidP="00F46EE4">
      <w:pPr>
        <w:autoSpaceDE w:val="0"/>
        <w:autoSpaceDN w:val="0"/>
        <w:adjustRightInd w:val="0"/>
        <w:spacing w:after="0"/>
        <w:rPr>
          <w:del w:id="4188" w:author="Author"/>
          <w:rFonts w:ascii="Courier New" w:hAnsi="Courier New" w:cs="Courier New"/>
          <w:color w:val="auto"/>
          <w:sz w:val="14"/>
          <w:szCs w:val="14"/>
          <w:lang w:val="en-GB"/>
        </w:rPr>
      </w:pPr>
      <w:del w:id="4189" w:author="Author">
        <w:r w:rsidRPr="00F46EE4" w:rsidDel="0087544E">
          <w:rPr>
            <w:rFonts w:ascii="Courier New" w:hAnsi="Courier New" w:cs="Courier New"/>
            <w:color w:val="auto"/>
            <w:sz w:val="14"/>
            <w:szCs w:val="14"/>
            <w:lang w:val="en-GB"/>
          </w:rPr>
          <w:delText xml:space="preserve">                    It is assumed that a BASELINE will never be delayed.";</w:delText>
        </w:r>
        <w:bookmarkStart w:id="4190" w:name="_Toc192618792"/>
        <w:bookmarkStart w:id="4191" w:name="_Toc192619762"/>
        <w:bookmarkEnd w:id="4190"/>
        <w:bookmarkEnd w:id="4191"/>
      </w:del>
    </w:p>
    <w:p w14:paraId="4632B987" w14:textId="7329CC41" w:rsidR="00F46EE4" w:rsidRPr="00F46EE4" w:rsidDel="0087544E" w:rsidRDefault="00F46EE4" w:rsidP="00F46EE4">
      <w:pPr>
        <w:autoSpaceDE w:val="0"/>
        <w:autoSpaceDN w:val="0"/>
        <w:adjustRightInd w:val="0"/>
        <w:spacing w:after="0"/>
        <w:rPr>
          <w:del w:id="4192" w:author="Author"/>
          <w:rFonts w:ascii="Courier New" w:hAnsi="Courier New" w:cs="Courier New"/>
          <w:color w:val="auto"/>
          <w:sz w:val="14"/>
          <w:szCs w:val="14"/>
          <w:lang w:val="en-GB"/>
        </w:rPr>
      </w:pPr>
      <w:del w:id="4193" w:author="Author">
        <w:r w:rsidRPr="00F46EE4" w:rsidDel="0087544E">
          <w:rPr>
            <w:rFonts w:ascii="Courier New" w:hAnsi="Courier New" w:cs="Courier New"/>
            <w:color w:val="auto"/>
            <w:sz w:val="14"/>
            <w:szCs w:val="14"/>
            <w:lang w:val="en-GB"/>
          </w:rPr>
          <w:delText xml:space="preserve">            }</w:delText>
        </w:r>
        <w:bookmarkStart w:id="4194" w:name="_Toc192618793"/>
        <w:bookmarkStart w:id="4195" w:name="_Toc192619763"/>
        <w:bookmarkEnd w:id="4194"/>
        <w:bookmarkEnd w:id="4195"/>
      </w:del>
    </w:p>
    <w:p w14:paraId="23043F65" w14:textId="4C070E66" w:rsidR="00F46EE4" w:rsidRPr="00F46EE4" w:rsidDel="0087544E" w:rsidRDefault="00F46EE4" w:rsidP="00F46EE4">
      <w:pPr>
        <w:autoSpaceDE w:val="0"/>
        <w:autoSpaceDN w:val="0"/>
        <w:adjustRightInd w:val="0"/>
        <w:spacing w:after="0"/>
        <w:rPr>
          <w:del w:id="4196" w:author="Author"/>
          <w:rFonts w:ascii="Courier New" w:hAnsi="Courier New" w:cs="Courier New"/>
          <w:color w:val="auto"/>
          <w:sz w:val="14"/>
          <w:szCs w:val="14"/>
          <w:lang w:val="en-GB"/>
        </w:rPr>
      </w:pPr>
      <w:del w:id="4197" w:author="Author">
        <w:r w:rsidRPr="00F46EE4" w:rsidDel="0087544E">
          <w:rPr>
            <w:rFonts w:ascii="Courier New" w:hAnsi="Courier New" w:cs="Courier New"/>
            <w:color w:val="auto"/>
            <w:sz w:val="14"/>
            <w:szCs w:val="14"/>
            <w:lang w:val="en-GB"/>
          </w:rPr>
          <w:delText xml:space="preserve">            enum FINAL {</w:delText>
        </w:r>
        <w:bookmarkStart w:id="4198" w:name="_Toc192618794"/>
        <w:bookmarkStart w:id="4199" w:name="_Toc192619764"/>
        <w:bookmarkEnd w:id="4198"/>
        <w:bookmarkEnd w:id="4199"/>
      </w:del>
    </w:p>
    <w:p w14:paraId="7500C6E0" w14:textId="7B928C81" w:rsidR="00F46EE4" w:rsidRPr="00F46EE4" w:rsidDel="0087544E" w:rsidRDefault="00F46EE4" w:rsidP="00F46EE4">
      <w:pPr>
        <w:autoSpaceDE w:val="0"/>
        <w:autoSpaceDN w:val="0"/>
        <w:adjustRightInd w:val="0"/>
        <w:spacing w:after="0"/>
        <w:rPr>
          <w:del w:id="4200" w:author="Author"/>
          <w:rFonts w:ascii="Courier New" w:hAnsi="Courier New" w:cs="Courier New"/>
          <w:color w:val="auto"/>
          <w:sz w:val="14"/>
          <w:szCs w:val="14"/>
          <w:lang w:val="en-GB"/>
        </w:rPr>
      </w:pPr>
      <w:del w:id="4201" w:author="Author">
        <w:r w:rsidRPr="00F46EE4" w:rsidDel="0087544E">
          <w:rPr>
            <w:rFonts w:ascii="Courier New" w:hAnsi="Courier New" w:cs="Courier New"/>
            <w:color w:val="auto"/>
            <w:sz w:val="14"/>
            <w:szCs w:val="14"/>
            <w:lang w:val="en-GB"/>
          </w:rPr>
          <w:delText xml:space="preserve">                description "Where this is the final measurement for a particular detector. </w:delText>
        </w:r>
        <w:bookmarkStart w:id="4202" w:name="_Toc192618795"/>
        <w:bookmarkStart w:id="4203" w:name="_Toc192619765"/>
        <w:bookmarkEnd w:id="4202"/>
        <w:bookmarkEnd w:id="4203"/>
      </w:del>
    </w:p>
    <w:p w14:paraId="39DA80A1" w14:textId="6E370694" w:rsidR="00F46EE4" w:rsidRPr="00F46EE4" w:rsidDel="0087544E" w:rsidRDefault="00F46EE4" w:rsidP="00F46EE4">
      <w:pPr>
        <w:autoSpaceDE w:val="0"/>
        <w:autoSpaceDN w:val="0"/>
        <w:adjustRightInd w:val="0"/>
        <w:spacing w:after="0"/>
        <w:rPr>
          <w:del w:id="4204" w:author="Author"/>
          <w:rFonts w:ascii="Courier New" w:hAnsi="Courier New" w:cs="Courier New"/>
          <w:color w:val="auto"/>
          <w:sz w:val="14"/>
          <w:szCs w:val="14"/>
          <w:lang w:val="en-GB"/>
        </w:rPr>
      </w:pPr>
      <w:del w:id="4205" w:author="Author">
        <w:r w:rsidRPr="00F46EE4" w:rsidDel="0087544E">
          <w:rPr>
            <w:rFonts w:ascii="Courier New" w:hAnsi="Courier New" w:cs="Courier New"/>
            <w:color w:val="auto"/>
            <w:sz w:val="14"/>
            <w:szCs w:val="14"/>
            <w:lang w:val="en-GB"/>
          </w:rPr>
          <w:delText xml:space="preserve">                    The detector has been turned off after the measurement was taken and no further measurements will be provided.</w:delText>
        </w:r>
        <w:bookmarkStart w:id="4206" w:name="_Toc192618796"/>
        <w:bookmarkStart w:id="4207" w:name="_Toc192619766"/>
        <w:bookmarkEnd w:id="4206"/>
        <w:bookmarkEnd w:id="4207"/>
      </w:del>
    </w:p>
    <w:p w14:paraId="0E8560B5" w14:textId="4F15CFC6" w:rsidR="00F46EE4" w:rsidRPr="00F46EE4" w:rsidDel="0087544E" w:rsidRDefault="00F46EE4" w:rsidP="00F46EE4">
      <w:pPr>
        <w:autoSpaceDE w:val="0"/>
        <w:autoSpaceDN w:val="0"/>
        <w:adjustRightInd w:val="0"/>
        <w:spacing w:after="0"/>
        <w:rPr>
          <w:del w:id="4208" w:author="Author"/>
          <w:rFonts w:ascii="Courier New" w:hAnsi="Courier New" w:cs="Courier New"/>
          <w:color w:val="auto"/>
          <w:sz w:val="14"/>
          <w:szCs w:val="14"/>
          <w:lang w:val="en-GB"/>
        </w:rPr>
      </w:pPr>
      <w:del w:id="4209" w:author="Author">
        <w:r w:rsidRPr="00F46EE4" w:rsidDel="0087544E">
          <w:rPr>
            <w:rFonts w:ascii="Courier New" w:hAnsi="Courier New" w:cs="Courier New"/>
            <w:color w:val="auto"/>
            <w:sz w:val="14"/>
            <w:szCs w:val="14"/>
            <w:lang w:val="en-GB"/>
          </w:rPr>
          <w:delText xml:space="preserve">                    Where it is not known, the sample can be unqualified.";</w:delText>
        </w:r>
        <w:bookmarkStart w:id="4210" w:name="_Toc192618797"/>
        <w:bookmarkStart w:id="4211" w:name="_Toc192619767"/>
        <w:bookmarkEnd w:id="4210"/>
        <w:bookmarkEnd w:id="4211"/>
      </w:del>
    </w:p>
    <w:p w14:paraId="2DDBA66B" w14:textId="6C1C516F" w:rsidR="00F46EE4" w:rsidRPr="00F46EE4" w:rsidDel="0087544E" w:rsidRDefault="00F46EE4" w:rsidP="00F46EE4">
      <w:pPr>
        <w:autoSpaceDE w:val="0"/>
        <w:autoSpaceDN w:val="0"/>
        <w:adjustRightInd w:val="0"/>
        <w:spacing w:after="0"/>
        <w:rPr>
          <w:del w:id="4212" w:author="Author"/>
          <w:rFonts w:ascii="Courier New" w:hAnsi="Courier New" w:cs="Courier New"/>
          <w:color w:val="auto"/>
          <w:sz w:val="14"/>
          <w:szCs w:val="14"/>
          <w:lang w:val="en-GB"/>
        </w:rPr>
      </w:pPr>
      <w:del w:id="4213" w:author="Author">
        <w:r w:rsidRPr="00F46EE4" w:rsidDel="0087544E">
          <w:rPr>
            <w:rFonts w:ascii="Courier New" w:hAnsi="Courier New" w:cs="Courier New"/>
            <w:color w:val="auto"/>
            <w:sz w:val="14"/>
            <w:szCs w:val="14"/>
            <w:lang w:val="en-GB"/>
          </w:rPr>
          <w:delText xml:space="preserve">            }</w:delText>
        </w:r>
        <w:bookmarkStart w:id="4214" w:name="_Toc192618798"/>
        <w:bookmarkStart w:id="4215" w:name="_Toc192619768"/>
        <w:bookmarkEnd w:id="4214"/>
        <w:bookmarkEnd w:id="4215"/>
      </w:del>
    </w:p>
    <w:p w14:paraId="5E8C2638" w14:textId="12E86C01" w:rsidR="00F46EE4" w:rsidRPr="00F46EE4" w:rsidDel="0087544E" w:rsidRDefault="00F46EE4" w:rsidP="00F46EE4">
      <w:pPr>
        <w:autoSpaceDE w:val="0"/>
        <w:autoSpaceDN w:val="0"/>
        <w:adjustRightInd w:val="0"/>
        <w:spacing w:after="0"/>
        <w:rPr>
          <w:del w:id="4216" w:author="Author"/>
          <w:rFonts w:ascii="Courier New" w:hAnsi="Courier New" w:cs="Courier New"/>
          <w:color w:val="auto"/>
          <w:sz w:val="14"/>
          <w:szCs w:val="14"/>
          <w:lang w:val="en-GB"/>
        </w:rPr>
      </w:pPr>
      <w:del w:id="4217" w:author="Author">
        <w:r w:rsidRPr="00F46EE4" w:rsidDel="0087544E">
          <w:rPr>
            <w:rFonts w:ascii="Courier New" w:hAnsi="Courier New" w:cs="Courier New"/>
            <w:color w:val="auto"/>
            <w:sz w:val="14"/>
            <w:szCs w:val="14"/>
            <w:lang w:val="en-GB"/>
          </w:rPr>
          <w:delText xml:space="preserve">            enum FIRST {</w:delText>
        </w:r>
        <w:bookmarkStart w:id="4218" w:name="_Toc192618799"/>
        <w:bookmarkStart w:id="4219" w:name="_Toc192619769"/>
        <w:bookmarkEnd w:id="4218"/>
        <w:bookmarkEnd w:id="4219"/>
      </w:del>
    </w:p>
    <w:p w14:paraId="41A319E5" w14:textId="5C633DF9" w:rsidR="00F46EE4" w:rsidRPr="00F46EE4" w:rsidDel="0087544E" w:rsidRDefault="00F46EE4" w:rsidP="00F46EE4">
      <w:pPr>
        <w:autoSpaceDE w:val="0"/>
        <w:autoSpaceDN w:val="0"/>
        <w:adjustRightInd w:val="0"/>
        <w:spacing w:after="0"/>
        <w:rPr>
          <w:del w:id="4220" w:author="Author"/>
          <w:rFonts w:ascii="Courier New" w:hAnsi="Courier New" w:cs="Courier New"/>
          <w:color w:val="auto"/>
          <w:sz w:val="14"/>
          <w:szCs w:val="14"/>
          <w:lang w:val="en-GB"/>
        </w:rPr>
      </w:pPr>
      <w:del w:id="4221" w:author="Author">
        <w:r w:rsidRPr="00F46EE4" w:rsidDel="0087544E">
          <w:rPr>
            <w:rFonts w:ascii="Courier New" w:hAnsi="Courier New" w:cs="Courier New"/>
            <w:color w:val="auto"/>
            <w:sz w:val="14"/>
            <w:szCs w:val="14"/>
            <w:lang w:val="en-GB"/>
          </w:rPr>
          <w:delText xml:space="preserve">                description "Where this is the first measurement reported for the detector.</w:delText>
        </w:r>
        <w:bookmarkStart w:id="4222" w:name="_Toc192618800"/>
        <w:bookmarkStart w:id="4223" w:name="_Toc192619770"/>
        <w:bookmarkEnd w:id="4222"/>
        <w:bookmarkEnd w:id="4223"/>
      </w:del>
    </w:p>
    <w:p w14:paraId="29254115" w14:textId="418C84BE" w:rsidR="00F46EE4" w:rsidRPr="00F46EE4" w:rsidDel="0087544E" w:rsidRDefault="00F46EE4" w:rsidP="00F46EE4">
      <w:pPr>
        <w:autoSpaceDE w:val="0"/>
        <w:autoSpaceDN w:val="0"/>
        <w:adjustRightInd w:val="0"/>
        <w:spacing w:after="0"/>
        <w:rPr>
          <w:del w:id="4224" w:author="Author"/>
          <w:rFonts w:ascii="Courier New" w:hAnsi="Courier New" w:cs="Courier New"/>
          <w:color w:val="auto"/>
          <w:sz w:val="14"/>
          <w:szCs w:val="14"/>
          <w:lang w:val="en-GB"/>
        </w:rPr>
      </w:pPr>
      <w:del w:id="4225" w:author="Author">
        <w:r w:rsidRPr="00F46EE4" w:rsidDel="0087544E">
          <w:rPr>
            <w:rFonts w:ascii="Courier New" w:hAnsi="Courier New" w:cs="Courier New"/>
            <w:color w:val="auto"/>
            <w:sz w:val="14"/>
            <w:szCs w:val="14"/>
            <w:lang w:val="en-GB"/>
          </w:rPr>
          <w:delText xml:space="preserve">                    Where it is not known, the sample can be unqualified.";</w:delText>
        </w:r>
        <w:bookmarkStart w:id="4226" w:name="_Toc192618801"/>
        <w:bookmarkStart w:id="4227" w:name="_Toc192619771"/>
        <w:bookmarkEnd w:id="4226"/>
        <w:bookmarkEnd w:id="4227"/>
      </w:del>
    </w:p>
    <w:p w14:paraId="153E82C5" w14:textId="4EA840FD" w:rsidR="00F46EE4" w:rsidRPr="00F46EE4" w:rsidDel="0087544E" w:rsidRDefault="00F46EE4" w:rsidP="00F46EE4">
      <w:pPr>
        <w:autoSpaceDE w:val="0"/>
        <w:autoSpaceDN w:val="0"/>
        <w:adjustRightInd w:val="0"/>
        <w:spacing w:after="0"/>
        <w:rPr>
          <w:del w:id="4228" w:author="Author"/>
          <w:rFonts w:ascii="Courier New" w:hAnsi="Courier New" w:cs="Courier New"/>
          <w:color w:val="auto"/>
          <w:sz w:val="14"/>
          <w:szCs w:val="14"/>
          <w:lang w:val="en-GB"/>
        </w:rPr>
      </w:pPr>
      <w:del w:id="4229" w:author="Author">
        <w:r w:rsidRPr="00F46EE4" w:rsidDel="0087544E">
          <w:rPr>
            <w:rFonts w:ascii="Courier New" w:hAnsi="Courier New" w:cs="Courier New"/>
            <w:color w:val="auto"/>
            <w:sz w:val="14"/>
            <w:szCs w:val="14"/>
            <w:lang w:val="en-GB"/>
          </w:rPr>
          <w:delText xml:space="preserve">            }</w:delText>
        </w:r>
        <w:bookmarkStart w:id="4230" w:name="_Toc192618802"/>
        <w:bookmarkStart w:id="4231" w:name="_Toc192619772"/>
        <w:bookmarkEnd w:id="4230"/>
        <w:bookmarkEnd w:id="4231"/>
      </w:del>
    </w:p>
    <w:p w14:paraId="1A2B85A1" w14:textId="3E797356" w:rsidR="00F46EE4" w:rsidRPr="00F46EE4" w:rsidDel="0087544E" w:rsidRDefault="00F46EE4" w:rsidP="00F46EE4">
      <w:pPr>
        <w:autoSpaceDE w:val="0"/>
        <w:autoSpaceDN w:val="0"/>
        <w:adjustRightInd w:val="0"/>
        <w:spacing w:after="0"/>
        <w:rPr>
          <w:del w:id="4232" w:author="Author"/>
          <w:rFonts w:ascii="Courier New" w:hAnsi="Courier New" w:cs="Courier New"/>
          <w:color w:val="auto"/>
          <w:sz w:val="14"/>
          <w:szCs w:val="14"/>
          <w:lang w:val="en-GB"/>
        </w:rPr>
      </w:pPr>
      <w:del w:id="4233" w:author="Author">
        <w:r w:rsidRPr="00F46EE4" w:rsidDel="0087544E">
          <w:rPr>
            <w:rFonts w:ascii="Courier New" w:hAnsi="Courier New" w:cs="Courier New"/>
            <w:color w:val="auto"/>
            <w:sz w:val="14"/>
            <w:szCs w:val="14"/>
            <w:lang w:val="en-GB"/>
          </w:rPr>
          <w:delText xml:space="preserve">            enum BASELINE {</w:delText>
        </w:r>
        <w:bookmarkStart w:id="4234" w:name="_Toc192618803"/>
        <w:bookmarkStart w:id="4235" w:name="_Toc192619773"/>
        <w:bookmarkEnd w:id="4234"/>
        <w:bookmarkEnd w:id="4235"/>
      </w:del>
    </w:p>
    <w:p w14:paraId="12B21E99" w14:textId="4A2166A5" w:rsidR="00F46EE4" w:rsidRPr="00F46EE4" w:rsidDel="0087544E" w:rsidRDefault="00F46EE4" w:rsidP="00F46EE4">
      <w:pPr>
        <w:autoSpaceDE w:val="0"/>
        <w:autoSpaceDN w:val="0"/>
        <w:adjustRightInd w:val="0"/>
        <w:spacing w:after="0"/>
        <w:rPr>
          <w:del w:id="4236" w:author="Author"/>
          <w:rFonts w:ascii="Courier New" w:hAnsi="Courier New" w:cs="Courier New"/>
          <w:color w:val="auto"/>
          <w:sz w:val="14"/>
          <w:szCs w:val="14"/>
          <w:lang w:val="en-GB"/>
        </w:rPr>
      </w:pPr>
      <w:del w:id="4237" w:author="Author">
        <w:r w:rsidRPr="00F46EE4" w:rsidDel="0087544E">
          <w:rPr>
            <w:rFonts w:ascii="Courier New" w:hAnsi="Courier New" w:cs="Courier New"/>
            <w:color w:val="auto"/>
            <w:sz w:val="14"/>
            <w:szCs w:val="14"/>
            <w:lang w:val="en-GB"/>
          </w:rPr>
          <w:delText xml:space="preserve">                description "Used for measurements where the report is normally of change since previous measurement (and where no report is made if there has been no change). </w:delText>
        </w:r>
        <w:bookmarkStart w:id="4238" w:name="_Toc192618804"/>
        <w:bookmarkStart w:id="4239" w:name="_Toc192619774"/>
        <w:bookmarkEnd w:id="4238"/>
        <w:bookmarkEnd w:id="4239"/>
      </w:del>
    </w:p>
    <w:p w14:paraId="564C9465" w14:textId="02DC7F50" w:rsidR="00F46EE4" w:rsidRPr="00F46EE4" w:rsidDel="0087544E" w:rsidRDefault="00F46EE4" w:rsidP="00F46EE4">
      <w:pPr>
        <w:autoSpaceDE w:val="0"/>
        <w:autoSpaceDN w:val="0"/>
        <w:adjustRightInd w:val="0"/>
        <w:spacing w:after="0"/>
        <w:rPr>
          <w:del w:id="4240" w:author="Author"/>
          <w:rFonts w:ascii="Courier New" w:hAnsi="Courier New" w:cs="Courier New"/>
          <w:color w:val="auto"/>
          <w:sz w:val="14"/>
          <w:szCs w:val="14"/>
          <w:lang w:val="en-GB"/>
        </w:rPr>
      </w:pPr>
      <w:del w:id="4241" w:author="Author">
        <w:r w:rsidRPr="00F46EE4" w:rsidDel="0087544E">
          <w:rPr>
            <w:rFonts w:ascii="Courier New" w:hAnsi="Courier New" w:cs="Courier New"/>
            <w:color w:val="auto"/>
            <w:sz w:val="14"/>
            <w:szCs w:val="14"/>
            <w:lang w:val="en-GB"/>
          </w:rPr>
          <w:delText xml:space="preserve">                    This report provides the absolute value. </w:delText>
        </w:r>
        <w:bookmarkStart w:id="4242" w:name="_Toc192618805"/>
        <w:bookmarkStart w:id="4243" w:name="_Toc192619775"/>
        <w:bookmarkEnd w:id="4242"/>
        <w:bookmarkEnd w:id="4243"/>
      </w:del>
    </w:p>
    <w:p w14:paraId="52E5C51A" w14:textId="68FF1114" w:rsidR="00F46EE4" w:rsidRPr="00F46EE4" w:rsidDel="0087544E" w:rsidRDefault="00F46EE4" w:rsidP="00F46EE4">
      <w:pPr>
        <w:autoSpaceDE w:val="0"/>
        <w:autoSpaceDN w:val="0"/>
        <w:adjustRightInd w:val="0"/>
        <w:spacing w:after="0"/>
        <w:rPr>
          <w:del w:id="4244" w:author="Author"/>
          <w:rFonts w:ascii="Courier New" w:hAnsi="Courier New" w:cs="Courier New"/>
          <w:color w:val="auto"/>
          <w:sz w:val="14"/>
          <w:szCs w:val="14"/>
          <w:lang w:val="en-GB"/>
        </w:rPr>
      </w:pPr>
      <w:del w:id="4245" w:author="Author">
        <w:r w:rsidRPr="00F46EE4" w:rsidDel="0087544E">
          <w:rPr>
            <w:rFonts w:ascii="Courier New" w:hAnsi="Courier New" w:cs="Courier New"/>
            <w:color w:val="auto"/>
            <w:sz w:val="14"/>
            <w:szCs w:val="14"/>
            <w:lang w:val="en-GB"/>
          </w:rPr>
          <w:delText xml:space="preserve">                    This would be provided on initial subscription to the stream and potentially upon request.</w:delText>
        </w:r>
        <w:bookmarkStart w:id="4246" w:name="_Toc192618806"/>
        <w:bookmarkStart w:id="4247" w:name="_Toc192619776"/>
        <w:bookmarkEnd w:id="4246"/>
        <w:bookmarkEnd w:id="4247"/>
      </w:del>
    </w:p>
    <w:p w14:paraId="53C74B30" w14:textId="3BF647A8" w:rsidR="00F46EE4" w:rsidRPr="00F46EE4" w:rsidDel="0087544E" w:rsidRDefault="00F46EE4" w:rsidP="00F46EE4">
      <w:pPr>
        <w:autoSpaceDE w:val="0"/>
        <w:autoSpaceDN w:val="0"/>
        <w:adjustRightInd w:val="0"/>
        <w:spacing w:after="0"/>
        <w:rPr>
          <w:del w:id="4248" w:author="Author"/>
          <w:rFonts w:ascii="Courier New" w:hAnsi="Courier New" w:cs="Courier New"/>
          <w:color w:val="auto"/>
          <w:sz w:val="14"/>
          <w:szCs w:val="14"/>
          <w:lang w:val="en-GB"/>
        </w:rPr>
      </w:pPr>
      <w:del w:id="4249" w:author="Author">
        <w:r w:rsidRPr="00F46EE4" w:rsidDel="0087544E">
          <w:rPr>
            <w:rFonts w:ascii="Courier New" w:hAnsi="Courier New" w:cs="Courier New"/>
            <w:color w:val="auto"/>
            <w:sz w:val="14"/>
            <w:szCs w:val="14"/>
            <w:lang w:val="en-GB"/>
          </w:rPr>
          <w:delText xml:space="preserve">                    The baseline samples must be qualified.";</w:delText>
        </w:r>
        <w:bookmarkStart w:id="4250" w:name="_Toc192618807"/>
        <w:bookmarkStart w:id="4251" w:name="_Toc192619777"/>
        <w:bookmarkEnd w:id="4250"/>
        <w:bookmarkEnd w:id="4251"/>
      </w:del>
    </w:p>
    <w:p w14:paraId="1F9C5AFD" w14:textId="7E013A4A" w:rsidR="00F46EE4" w:rsidRPr="00F46EE4" w:rsidDel="0087544E" w:rsidRDefault="00F46EE4" w:rsidP="00F46EE4">
      <w:pPr>
        <w:autoSpaceDE w:val="0"/>
        <w:autoSpaceDN w:val="0"/>
        <w:adjustRightInd w:val="0"/>
        <w:spacing w:after="0"/>
        <w:rPr>
          <w:del w:id="4252" w:author="Author"/>
          <w:rFonts w:ascii="Courier New" w:hAnsi="Courier New" w:cs="Courier New"/>
          <w:color w:val="auto"/>
          <w:sz w:val="14"/>
          <w:szCs w:val="14"/>
          <w:lang w:val="en-GB"/>
        </w:rPr>
      </w:pPr>
      <w:del w:id="4253" w:author="Author">
        <w:r w:rsidRPr="00F46EE4" w:rsidDel="0087544E">
          <w:rPr>
            <w:rFonts w:ascii="Courier New" w:hAnsi="Courier New" w:cs="Courier New"/>
            <w:color w:val="auto"/>
            <w:sz w:val="14"/>
            <w:szCs w:val="14"/>
            <w:lang w:val="en-GB"/>
          </w:rPr>
          <w:delText xml:space="preserve">            }</w:delText>
        </w:r>
        <w:bookmarkStart w:id="4254" w:name="_Toc192618808"/>
        <w:bookmarkStart w:id="4255" w:name="_Toc192619778"/>
        <w:bookmarkEnd w:id="4254"/>
        <w:bookmarkEnd w:id="4255"/>
      </w:del>
    </w:p>
    <w:p w14:paraId="4C5B5AA0" w14:textId="2433B508" w:rsidR="00F46EE4" w:rsidRPr="00F46EE4" w:rsidDel="0087544E" w:rsidRDefault="00F46EE4" w:rsidP="00F46EE4">
      <w:pPr>
        <w:autoSpaceDE w:val="0"/>
        <w:autoSpaceDN w:val="0"/>
        <w:adjustRightInd w:val="0"/>
        <w:spacing w:after="0"/>
        <w:rPr>
          <w:del w:id="4256" w:author="Author"/>
          <w:rFonts w:ascii="Courier New" w:hAnsi="Courier New" w:cs="Courier New"/>
          <w:color w:val="auto"/>
          <w:sz w:val="14"/>
          <w:szCs w:val="14"/>
          <w:lang w:val="en-GB"/>
        </w:rPr>
      </w:pPr>
      <w:del w:id="4257" w:author="Author">
        <w:r w:rsidRPr="00F46EE4" w:rsidDel="0087544E">
          <w:rPr>
            <w:rFonts w:ascii="Courier New" w:hAnsi="Courier New" w:cs="Courier New"/>
            <w:color w:val="auto"/>
            <w:sz w:val="14"/>
            <w:szCs w:val="14"/>
            <w:lang w:val="en-GB"/>
          </w:rPr>
          <w:delText xml:space="preserve">        }</w:delText>
        </w:r>
        <w:bookmarkStart w:id="4258" w:name="_Toc192618809"/>
        <w:bookmarkStart w:id="4259" w:name="_Toc192619779"/>
        <w:bookmarkEnd w:id="4258"/>
        <w:bookmarkEnd w:id="4259"/>
      </w:del>
    </w:p>
    <w:p w14:paraId="67B0873C" w14:textId="2806D86A" w:rsidR="00F46EE4" w:rsidRPr="00F46EE4" w:rsidDel="0087544E" w:rsidRDefault="00F46EE4" w:rsidP="00F46EE4">
      <w:pPr>
        <w:autoSpaceDE w:val="0"/>
        <w:autoSpaceDN w:val="0"/>
        <w:adjustRightInd w:val="0"/>
        <w:spacing w:after="0"/>
        <w:rPr>
          <w:del w:id="4260" w:author="Author"/>
          <w:rFonts w:ascii="Courier New" w:hAnsi="Courier New" w:cs="Courier New"/>
          <w:color w:val="auto"/>
          <w:sz w:val="14"/>
          <w:szCs w:val="14"/>
          <w:lang w:val="en-GB"/>
        </w:rPr>
      </w:pPr>
      <w:del w:id="4261" w:author="Author">
        <w:r w:rsidRPr="00F46EE4" w:rsidDel="0087544E">
          <w:rPr>
            <w:rFonts w:ascii="Courier New" w:hAnsi="Courier New" w:cs="Courier New"/>
            <w:color w:val="auto"/>
            <w:sz w:val="14"/>
            <w:szCs w:val="14"/>
            <w:lang w:val="en-GB"/>
          </w:rPr>
          <w:delText xml:space="preserve">        description "The sample qualifiers.";</w:delText>
        </w:r>
        <w:bookmarkStart w:id="4262" w:name="_Toc192618810"/>
        <w:bookmarkStart w:id="4263" w:name="_Toc192619780"/>
        <w:bookmarkEnd w:id="4262"/>
        <w:bookmarkEnd w:id="4263"/>
      </w:del>
    </w:p>
    <w:p w14:paraId="7A410433" w14:textId="5ACB91B1" w:rsidR="00F46EE4" w:rsidRPr="00F46EE4" w:rsidDel="0087544E" w:rsidRDefault="00F46EE4" w:rsidP="00F46EE4">
      <w:pPr>
        <w:autoSpaceDE w:val="0"/>
        <w:autoSpaceDN w:val="0"/>
        <w:adjustRightInd w:val="0"/>
        <w:spacing w:after="0"/>
        <w:rPr>
          <w:del w:id="4264" w:author="Author"/>
          <w:rFonts w:ascii="Courier New" w:hAnsi="Courier New" w:cs="Courier New"/>
          <w:color w:val="auto"/>
          <w:sz w:val="14"/>
          <w:szCs w:val="14"/>
          <w:lang w:val="en-GB"/>
        </w:rPr>
      </w:pPr>
      <w:del w:id="4265" w:author="Author">
        <w:r w:rsidRPr="00F46EE4" w:rsidDel="0087544E">
          <w:rPr>
            <w:rFonts w:ascii="Courier New" w:hAnsi="Courier New" w:cs="Courier New"/>
            <w:color w:val="auto"/>
            <w:sz w:val="14"/>
            <w:szCs w:val="14"/>
            <w:lang w:val="en-GB"/>
          </w:rPr>
          <w:delText xml:space="preserve">    }</w:delText>
        </w:r>
        <w:bookmarkStart w:id="4266" w:name="_Toc192618811"/>
        <w:bookmarkStart w:id="4267" w:name="_Toc192619781"/>
        <w:bookmarkEnd w:id="4266"/>
        <w:bookmarkEnd w:id="4267"/>
      </w:del>
    </w:p>
    <w:p w14:paraId="2B4B1EF3" w14:textId="179E006B" w:rsidR="00F46EE4" w:rsidRPr="00F46EE4" w:rsidDel="0087544E" w:rsidRDefault="00F46EE4" w:rsidP="00F46EE4">
      <w:pPr>
        <w:autoSpaceDE w:val="0"/>
        <w:autoSpaceDN w:val="0"/>
        <w:adjustRightInd w:val="0"/>
        <w:spacing w:after="0"/>
        <w:rPr>
          <w:del w:id="4268" w:author="Author"/>
          <w:rFonts w:ascii="Courier New" w:hAnsi="Courier New" w:cs="Courier New"/>
          <w:color w:val="auto"/>
          <w:sz w:val="14"/>
          <w:szCs w:val="14"/>
          <w:lang w:val="en-GB"/>
        </w:rPr>
      </w:pPr>
      <w:del w:id="4269" w:author="Author">
        <w:r w:rsidRPr="00F46EE4" w:rsidDel="0087544E">
          <w:rPr>
            <w:rFonts w:ascii="Courier New" w:hAnsi="Courier New" w:cs="Courier New"/>
            <w:color w:val="auto"/>
            <w:sz w:val="14"/>
            <w:szCs w:val="14"/>
            <w:lang w:val="en-GB"/>
          </w:rPr>
          <w:delText xml:space="preserve">    typedef relative-position {</w:delText>
        </w:r>
        <w:bookmarkStart w:id="4270" w:name="_Toc192618812"/>
        <w:bookmarkStart w:id="4271" w:name="_Toc192619782"/>
        <w:bookmarkEnd w:id="4270"/>
        <w:bookmarkEnd w:id="4271"/>
      </w:del>
    </w:p>
    <w:p w14:paraId="7BEF2505" w14:textId="6D5D4783" w:rsidR="00F46EE4" w:rsidRPr="00F46EE4" w:rsidDel="0087544E" w:rsidRDefault="00F46EE4" w:rsidP="00F46EE4">
      <w:pPr>
        <w:autoSpaceDE w:val="0"/>
        <w:autoSpaceDN w:val="0"/>
        <w:adjustRightInd w:val="0"/>
        <w:spacing w:after="0"/>
        <w:rPr>
          <w:del w:id="4272" w:author="Author"/>
          <w:rFonts w:ascii="Courier New" w:hAnsi="Courier New" w:cs="Courier New"/>
          <w:color w:val="auto"/>
          <w:sz w:val="14"/>
          <w:szCs w:val="14"/>
          <w:lang w:val="en-GB"/>
        </w:rPr>
      </w:pPr>
      <w:del w:id="4273" w:author="Author">
        <w:r w:rsidRPr="00F46EE4" w:rsidDel="0087544E">
          <w:rPr>
            <w:rFonts w:ascii="Courier New" w:hAnsi="Courier New" w:cs="Courier New"/>
            <w:color w:val="auto"/>
            <w:sz w:val="14"/>
            <w:szCs w:val="14"/>
            <w:lang w:val="en-GB"/>
          </w:rPr>
          <w:delText xml:space="preserve">        type enumeration {</w:delText>
        </w:r>
        <w:bookmarkStart w:id="4274" w:name="_Toc192618813"/>
        <w:bookmarkStart w:id="4275" w:name="_Toc192619783"/>
        <w:bookmarkEnd w:id="4274"/>
        <w:bookmarkEnd w:id="4275"/>
      </w:del>
    </w:p>
    <w:p w14:paraId="206C1B5E" w14:textId="02C7372B" w:rsidR="00F46EE4" w:rsidRPr="00F46EE4" w:rsidDel="0087544E" w:rsidRDefault="00F46EE4" w:rsidP="00F46EE4">
      <w:pPr>
        <w:autoSpaceDE w:val="0"/>
        <w:autoSpaceDN w:val="0"/>
        <w:adjustRightInd w:val="0"/>
        <w:spacing w:after="0"/>
        <w:rPr>
          <w:del w:id="4276" w:author="Author"/>
          <w:rFonts w:ascii="Courier New" w:hAnsi="Courier New" w:cs="Courier New"/>
          <w:color w:val="auto"/>
          <w:sz w:val="14"/>
          <w:szCs w:val="14"/>
          <w:lang w:val="en-GB"/>
        </w:rPr>
      </w:pPr>
      <w:del w:id="4277" w:author="Author">
        <w:r w:rsidRPr="00F46EE4" w:rsidDel="0087544E">
          <w:rPr>
            <w:rFonts w:ascii="Courier New" w:hAnsi="Courier New" w:cs="Courier New"/>
            <w:color w:val="auto"/>
            <w:sz w:val="14"/>
            <w:szCs w:val="14"/>
            <w:lang w:val="en-GB"/>
          </w:rPr>
          <w:delText xml:space="preserve">            enum NEAR_END {</w:delText>
        </w:r>
        <w:bookmarkStart w:id="4278" w:name="_Toc192618814"/>
        <w:bookmarkStart w:id="4279" w:name="_Toc192619784"/>
        <w:bookmarkEnd w:id="4278"/>
        <w:bookmarkEnd w:id="4279"/>
      </w:del>
    </w:p>
    <w:p w14:paraId="6E62A403" w14:textId="14E4011C" w:rsidR="00F46EE4" w:rsidRPr="00F46EE4" w:rsidDel="0087544E" w:rsidRDefault="00F46EE4" w:rsidP="00F46EE4">
      <w:pPr>
        <w:autoSpaceDE w:val="0"/>
        <w:autoSpaceDN w:val="0"/>
        <w:adjustRightInd w:val="0"/>
        <w:spacing w:after="0"/>
        <w:rPr>
          <w:del w:id="4280" w:author="Author"/>
          <w:rFonts w:ascii="Courier New" w:hAnsi="Courier New" w:cs="Courier New"/>
          <w:color w:val="auto"/>
          <w:sz w:val="14"/>
          <w:szCs w:val="14"/>
          <w:lang w:val="en-GB"/>
        </w:rPr>
      </w:pPr>
      <w:del w:id="4281" w:author="Author">
        <w:r w:rsidRPr="00F46EE4" w:rsidDel="0087544E">
          <w:rPr>
            <w:rFonts w:ascii="Courier New" w:hAnsi="Courier New" w:cs="Courier New"/>
            <w:color w:val="auto"/>
            <w:sz w:val="14"/>
            <w:szCs w:val="14"/>
            <w:lang w:val="en-GB"/>
          </w:rPr>
          <w:delText xml:space="preserve">                description "The measurement is about the point against which it is reported.</w:delText>
        </w:r>
        <w:bookmarkStart w:id="4282" w:name="_Toc192618815"/>
        <w:bookmarkStart w:id="4283" w:name="_Toc192619785"/>
        <w:bookmarkEnd w:id="4282"/>
        <w:bookmarkEnd w:id="4283"/>
      </w:del>
    </w:p>
    <w:p w14:paraId="593AF023" w14:textId="706CC4EB" w:rsidR="00F46EE4" w:rsidRPr="00F46EE4" w:rsidDel="0087544E" w:rsidRDefault="00F46EE4" w:rsidP="00F46EE4">
      <w:pPr>
        <w:autoSpaceDE w:val="0"/>
        <w:autoSpaceDN w:val="0"/>
        <w:adjustRightInd w:val="0"/>
        <w:spacing w:after="0"/>
        <w:rPr>
          <w:del w:id="4284" w:author="Author"/>
          <w:rFonts w:ascii="Courier New" w:hAnsi="Courier New" w:cs="Courier New"/>
          <w:color w:val="auto"/>
          <w:sz w:val="14"/>
          <w:szCs w:val="14"/>
          <w:lang w:val="en-GB"/>
        </w:rPr>
      </w:pPr>
      <w:del w:id="4285" w:author="Author">
        <w:r w:rsidRPr="00F46EE4" w:rsidDel="0087544E">
          <w:rPr>
            <w:rFonts w:ascii="Courier New" w:hAnsi="Courier New" w:cs="Courier New"/>
            <w:color w:val="auto"/>
            <w:sz w:val="14"/>
            <w:szCs w:val="14"/>
            <w:lang w:val="en-GB"/>
          </w:rPr>
          <w:delText xml:space="preserve">                    This applies to most measurements.</w:delText>
        </w:r>
        <w:bookmarkStart w:id="4286" w:name="_Toc192618816"/>
        <w:bookmarkStart w:id="4287" w:name="_Toc192619786"/>
        <w:bookmarkEnd w:id="4286"/>
        <w:bookmarkEnd w:id="4287"/>
      </w:del>
    </w:p>
    <w:p w14:paraId="451B6208" w14:textId="6F4FD626" w:rsidR="00F46EE4" w:rsidRPr="00F46EE4" w:rsidDel="0087544E" w:rsidRDefault="00F46EE4" w:rsidP="00F46EE4">
      <w:pPr>
        <w:autoSpaceDE w:val="0"/>
        <w:autoSpaceDN w:val="0"/>
        <w:adjustRightInd w:val="0"/>
        <w:spacing w:after="0"/>
        <w:rPr>
          <w:del w:id="4288" w:author="Author"/>
          <w:rFonts w:ascii="Courier New" w:hAnsi="Courier New" w:cs="Courier New"/>
          <w:color w:val="auto"/>
          <w:sz w:val="14"/>
          <w:szCs w:val="14"/>
          <w:lang w:val="en-GB"/>
        </w:rPr>
      </w:pPr>
      <w:del w:id="4289" w:author="Author">
        <w:r w:rsidRPr="00F46EE4" w:rsidDel="0087544E">
          <w:rPr>
            <w:rFonts w:ascii="Courier New" w:hAnsi="Courier New" w:cs="Courier New"/>
            <w:color w:val="auto"/>
            <w:sz w:val="14"/>
            <w:szCs w:val="14"/>
            <w:lang w:val="en-GB"/>
          </w:rPr>
          <w:delText xml:space="preserve">                    This is the default and need not be stated.";</w:delText>
        </w:r>
        <w:bookmarkStart w:id="4290" w:name="_Toc192618817"/>
        <w:bookmarkStart w:id="4291" w:name="_Toc192619787"/>
        <w:bookmarkEnd w:id="4290"/>
        <w:bookmarkEnd w:id="4291"/>
      </w:del>
    </w:p>
    <w:p w14:paraId="468C9549" w14:textId="3877E879" w:rsidR="00F46EE4" w:rsidRPr="00F46EE4" w:rsidDel="0087544E" w:rsidRDefault="00F46EE4" w:rsidP="00F46EE4">
      <w:pPr>
        <w:autoSpaceDE w:val="0"/>
        <w:autoSpaceDN w:val="0"/>
        <w:adjustRightInd w:val="0"/>
        <w:spacing w:after="0"/>
        <w:rPr>
          <w:del w:id="4292" w:author="Author"/>
          <w:rFonts w:ascii="Courier New" w:hAnsi="Courier New" w:cs="Courier New"/>
          <w:color w:val="auto"/>
          <w:sz w:val="14"/>
          <w:szCs w:val="14"/>
          <w:lang w:val="en-GB"/>
        </w:rPr>
      </w:pPr>
      <w:del w:id="4293" w:author="Author">
        <w:r w:rsidRPr="00F46EE4" w:rsidDel="0087544E">
          <w:rPr>
            <w:rFonts w:ascii="Courier New" w:hAnsi="Courier New" w:cs="Courier New"/>
            <w:color w:val="auto"/>
            <w:sz w:val="14"/>
            <w:szCs w:val="14"/>
            <w:lang w:val="en-GB"/>
          </w:rPr>
          <w:delText xml:space="preserve">            }</w:delText>
        </w:r>
        <w:bookmarkStart w:id="4294" w:name="_Toc192618818"/>
        <w:bookmarkStart w:id="4295" w:name="_Toc192619788"/>
        <w:bookmarkEnd w:id="4294"/>
        <w:bookmarkEnd w:id="4295"/>
      </w:del>
    </w:p>
    <w:p w14:paraId="1A47FD32" w14:textId="7F1988F2" w:rsidR="00F46EE4" w:rsidRPr="00F46EE4" w:rsidDel="0087544E" w:rsidRDefault="00F46EE4" w:rsidP="00F46EE4">
      <w:pPr>
        <w:autoSpaceDE w:val="0"/>
        <w:autoSpaceDN w:val="0"/>
        <w:adjustRightInd w:val="0"/>
        <w:spacing w:after="0"/>
        <w:rPr>
          <w:del w:id="4296" w:author="Author"/>
          <w:rFonts w:ascii="Courier New" w:hAnsi="Courier New" w:cs="Courier New"/>
          <w:color w:val="auto"/>
          <w:sz w:val="14"/>
          <w:szCs w:val="14"/>
          <w:lang w:val="en-GB"/>
        </w:rPr>
      </w:pPr>
      <w:del w:id="4297" w:author="Author">
        <w:r w:rsidRPr="00F46EE4" w:rsidDel="0087544E">
          <w:rPr>
            <w:rFonts w:ascii="Courier New" w:hAnsi="Courier New" w:cs="Courier New"/>
            <w:color w:val="auto"/>
            <w:sz w:val="14"/>
            <w:szCs w:val="14"/>
            <w:lang w:val="en-GB"/>
          </w:rPr>
          <w:delText xml:space="preserve">            enum FAR_END {</w:delText>
        </w:r>
        <w:bookmarkStart w:id="4298" w:name="_Toc192618819"/>
        <w:bookmarkStart w:id="4299" w:name="_Toc192619789"/>
        <w:bookmarkEnd w:id="4298"/>
        <w:bookmarkEnd w:id="4299"/>
      </w:del>
    </w:p>
    <w:p w14:paraId="56C91B50" w14:textId="6A76F624" w:rsidR="00F46EE4" w:rsidRPr="00F46EE4" w:rsidDel="0087544E" w:rsidRDefault="00F46EE4" w:rsidP="00F46EE4">
      <w:pPr>
        <w:autoSpaceDE w:val="0"/>
        <w:autoSpaceDN w:val="0"/>
        <w:adjustRightInd w:val="0"/>
        <w:spacing w:after="0"/>
        <w:rPr>
          <w:del w:id="4300" w:author="Author"/>
          <w:rFonts w:ascii="Courier New" w:hAnsi="Courier New" w:cs="Courier New"/>
          <w:color w:val="auto"/>
          <w:sz w:val="14"/>
          <w:szCs w:val="14"/>
          <w:lang w:val="en-GB"/>
        </w:rPr>
      </w:pPr>
      <w:del w:id="4301" w:author="Author">
        <w:r w:rsidRPr="00F46EE4" w:rsidDel="0087544E">
          <w:rPr>
            <w:rFonts w:ascii="Courier New" w:hAnsi="Courier New" w:cs="Courier New"/>
            <w:color w:val="auto"/>
            <w:sz w:val="14"/>
            <w:szCs w:val="14"/>
            <w:lang w:val="en-GB"/>
          </w:rPr>
          <w:delText xml:space="preserve">                description "The measurement is about the point that is at the other end of the trail (represented by a top level connection) in which the point is participating.";</w:delText>
        </w:r>
        <w:bookmarkStart w:id="4302" w:name="_Toc192618820"/>
        <w:bookmarkStart w:id="4303" w:name="_Toc192619790"/>
        <w:bookmarkEnd w:id="4302"/>
        <w:bookmarkEnd w:id="4303"/>
      </w:del>
    </w:p>
    <w:p w14:paraId="7C29B615" w14:textId="1DC9F55C" w:rsidR="00F46EE4" w:rsidRPr="00F46EE4" w:rsidDel="0087544E" w:rsidRDefault="00F46EE4" w:rsidP="00F46EE4">
      <w:pPr>
        <w:autoSpaceDE w:val="0"/>
        <w:autoSpaceDN w:val="0"/>
        <w:adjustRightInd w:val="0"/>
        <w:spacing w:after="0"/>
        <w:rPr>
          <w:del w:id="4304" w:author="Author"/>
          <w:rFonts w:ascii="Courier New" w:hAnsi="Courier New" w:cs="Courier New"/>
          <w:color w:val="auto"/>
          <w:sz w:val="14"/>
          <w:szCs w:val="14"/>
          <w:lang w:val="en-GB"/>
        </w:rPr>
      </w:pPr>
      <w:del w:id="4305" w:author="Author">
        <w:r w:rsidRPr="00F46EE4" w:rsidDel="0087544E">
          <w:rPr>
            <w:rFonts w:ascii="Courier New" w:hAnsi="Courier New" w:cs="Courier New"/>
            <w:color w:val="auto"/>
            <w:sz w:val="14"/>
            <w:szCs w:val="14"/>
            <w:lang w:val="en-GB"/>
          </w:rPr>
          <w:delText xml:space="preserve">            }</w:delText>
        </w:r>
        <w:bookmarkStart w:id="4306" w:name="_Toc192618821"/>
        <w:bookmarkStart w:id="4307" w:name="_Toc192619791"/>
        <w:bookmarkEnd w:id="4306"/>
        <w:bookmarkEnd w:id="4307"/>
      </w:del>
    </w:p>
    <w:p w14:paraId="673B44A7" w14:textId="2E8585BD" w:rsidR="00F46EE4" w:rsidRPr="00F46EE4" w:rsidDel="0087544E" w:rsidRDefault="00F46EE4" w:rsidP="00F46EE4">
      <w:pPr>
        <w:autoSpaceDE w:val="0"/>
        <w:autoSpaceDN w:val="0"/>
        <w:adjustRightInd w:val="0"/>
        <w:spacing w:after="0"/>
        <w:rPr>
          <w:del w:id="4308" w:author="Author"/>
          <w:rFonts w:ascii="Courier New" w:hAnsi="Courier New" w:cs="Courier New"/>
          <w:color w:val="auto"/>
          <w:sz w:val="14"/>
          <w:szCs w:val="14"/>
          <w:lang w:val="en-GB"/>
        </w:rPr>
      </w:pPr>
      <w:del w:id="4309" w:author="Author">
        <w:r w:rsidRPr="00F46EE4" w:rsidDel="0087544E">
          <w:rPr>
            <w:rFonts w:ascii="Courier New" w:hAnsi="Courier New" w:cs="Courier New"/>
            <w:color w:val="auto"/>
            <w:sz w:val="14"/>
            <w:szCs w:val="14"/>
            <w:lang w:val="en-GB"/>
          </w:rPr>
          <w:delText xml:space="preserve">            enum NOT_APPLICABLE {</w:delText>
        </w:r>
        <w:bookmarkStart w:id="4310" w:name="_Toc192618822"/>
        <w:bookmarkStart w:id="4311" w:name="_Toc192619792"/>
        <w:bookmarkEnd w:id="4310"/>
        <w:bookmarkEnd w:id="4311"/>
      </w:del>
    </w:p>
    <w:p w14:paraId="67C5B2C7" w14:textId="6AD726D7" w:rsidR="00F46EE4" w:rsidRPr="00F46EE4" w:rsidDel="0087544E" w:rsidRDefault="00F46EE4" w:rsidP="00F46EE4">
      <w:pPr>
        <w:autoSpaceDE w:val="0"/>
        <w:autoSpaceDN w:val="0"/>
        <w:adjustRightInd w:val="0"/>
        <w:spacing w:after="0"/>
        <w:rPr>
          <w:del w:id="4312" w:author="Author"/>
          <w:rFonts w:ascii="Courier New" w:hAnsi="Courier New" w:cs="Courier New"/>
          <w:color w:val="auto"/>
          <w:sz w:val="14"/>
          <w:szCs w:val="14"/>
          <w:lang w:val="en-GB"/>
        </w:rPr>
      </w:pPr>
      <w:del w:id="4313" w:author="Author">
        <w:r w:rsidRPr="00F46EE4" w:rsidDel="0087544E">
          <w:rPr>
            <w:rFonts w:ascii="Courier New" w:hAnsi="Courier New" w:cs="Courier New"/>
            <w:color w:val="auto"/>
            <w:sz w:val="14"/>
            <w:szCs w:val="14"/>
            <w:lang w:val="en-GB"/>
          </w:rPr>
          <w:delText xml:space="preserve">                description "The measurement about a property that has no ends, e.g., fan speed.</w:delText>
        </w:r>
        <w:bookmarkStart w:id="4314" w:name="_Toc192618823"/>
        <w:bookmarkStart w:id="4315" w:name="_Toc192619793"/>
        <w:bookmarkEnd w:id="4314"/>
        <w:bookmarkEnd w:id="4315"/>
      </w:del>
    </w:p>
    <w:p w14:paraId="26685CA7" w14:textId="452152D3" w:rsidR="00F46EE4" w:rsidRPr="00F46EE4" w:rsidDel="0087544E" w:rsidRDefault="00F46EE4" w:rsidP="00F46EE4">
      <w:pPr>
        <w:autoSpaceDE w:val="0"/>
        <w:autoSpaceDN w:val="0"/>
        <w:adjustRightInd w:val="0"/>
        <w:spacing w:after="0"/>
        <w:rPr>
          <w:del w:id="4316" w:author="Author"/>
          <w:rFonts w:ascii="Courier New" w:hAnsi="Courier New" w:cs="Courier New"/>
          <w:color w:val="auto"/>
          <w:sz w:val="14"/>
          <w:szCs w:val="14"/>
          <w:lang w:val="en-GB"/>
        </w:rPr>
      </w:pPr>
      <w:del w:id="4317" w:author="Author">
        <w:r w:rsidRPr="00F46EE4" w:rsidDel="0087544E">
          <w:rPr>
            <w:rFonts w:ascii="Courier New" w:hAnsi="Courier New" w:cs="Courier New"/>
            <w:color w:val="auto"/>
            <w:sz w:val="14"/>
            <w:szCs w:val="14"/>
            <w:lang w:val="en-GB"/>
          </w:rPr>
          <w:delText xml:space="preserve">                    It is acceptable to set NEAR_END when the value should be NOT_APPLICABLE as NEAR_END carries the same essential semantic.</w:delText>
        </w:r>
        <w:bookmarkStart w:id="4318" w:name="_Toc192618824"/>
        <w:bookmarkStart w:id="4319" w:name="_Toc192619794"/>
        <w:bookmarkEnd w:id="4318"/>
        <w:bookmarkEnd w:id="4319"/>
      </w:del>
    </w:p>
    <w:p w14:paraId="0CB73CC7" w14:textId="23B942B7" w:rsidR="00F46EE4" w:rsidRPr="00F46EE4" w:rsidDel="0087544E" w:rsidRDefault="00F46EE4" w:rsidP="00F46EE4">
      <w:pPr>
        <w:autoSpaceDE w:val="0"/>
        <w:autoSpaceDN w:val="0"/>
        <w:adjustRightInd w:val="0"/>
        <w:spacing w:after="0"/>
        <w:rPr>
          <w:del w:id="4320" w:author="Author"/>
          <w:rFonts w:ascii="Courier New" w:hAnsi="Courier New" w:cs="Courier New"/>
          <w:color w:val="auto"/>
          <w:sz w:val="14"/>
          <w:szCs w:val="14"/>
          <w:lang w:val="en-GB"/>
        </w:rPr>
      </w:pPr>
      <w:del w:id="4321" w:author="Author">
        <w:r w:rsidRPr="00F46EE4" w:rsidDel="0087544E">
          <w:rPr>
            <w:rFonts w:ascii="Courier New" w:hAnsi="Courier New" w:cs="Courier New"/>
            <w:color w:val="auto"/>
            <w:sz w:val="14"/>
            <w:szCs w:val="14"/>
            <w:lang w:val="en-GB"/>
          </w:rPr>
          <w:delText xml:space="preserve">                    Where NEAR_END is the default, it is acceptable to not set NOT_APPLICABLE.";</w:delText>
        </w:r>
        <w:bookmarkStart w:id="4322" w:name="_Toc192618825"/>
        <w:bookmarkStart w:id="4323" w:name="_Toc192619795"/>
        <w:bookmarkEnd w:id="4322"/>
        <w:bookmarkEnd w:id="4323"/>
      </w:del>
    </w:p>
    <w:p w14:paraId="6CA3440E" w14:textId="7DF7F8E3" w:rsidR="00F46EE4" w:rsidRPr="00F46EE4" w:rsidDel="0087544E" w:rsidRDefault="00F46EE4" w:rsidP="00F46EE4">
      <w:pPr>
        <w:autoSpaceDE w:val="0"/>
        <w:autoSpaceDN w:val="0"/>
        <w:adjustRightInd w:val="0"/>
        <w:spacing w:after="0"/>
        <w:rPr>
          <w:del w:id="4324" w:author="Author"/>
          <w:rFonts w:ascii="Courier New" w:hAnsi="Courier New" w:cs="Courier New"/>
          <w:color w:val="auto"/>
          <w:sz w:val="14"/>
          <w:szCs w:val="14"/>
          <w:lang w:val="en-GB"/>
        </w:rPr>
      </w:pPr>
      <w:del w:id="4325" w:author="Author">
        <w:r w:rsidRPr="00F46EE4" w:rsidDel="0087544E">
          <w:rPr>
            <w:rFonts w:ascii="Courier New" w:hAnsi="Courier New" w:cs="Courier New"/>
            <w:color w:val="auto"/>
            <w:sz w:val="14"/>
            <w:szCs w:val="14"/>
            <w:lang w:val="en-GB"/>
          </w:rPr>
          <w:delText xml:space="preserve">            }</w:delText>
        </w:r>
        <w:bookmarkStart w:id="4326" w:name="_Toc192618826"/>
        <w:bookmarkStart w:id="4327" w:name="_Toc192619796"/>
        <w:bookmarkEnd w:id="4326"/>
        <w:bookmarkEnd w:id="4327"/>
      </w:del>
    </w:p>
    <w:p w14:paraId="4E76BBE8" w14:textId="77B0BD09" w:rsidR="00F46EE4" w:rsidRPr="00F46EE4" w:rsidDel="0087544E" w:rsidRDefault="00F46EE4" w:rsidP="00F46EE4">
      <w:pPr>
        <w:autoSpaceDE w:val="0"/>
        <w:autoSpaceDN w:val="0"/>
        <w:adjustRightInd w:val="0"/>
        <w:spacing w:after="0"/>
        <w:rPr>
          <w:del w:id="4328" w:author="Author"/>
          <w:rFonts w:ascii="Courier New" w:hAnsi="Courier New" w:cs="Courier New"/>
          <w:color w:val="auto"/>
          <w:sz w:val="14"/>
          <w:szCs w:val="14"/>
          <w:lang w:val="en-GB"/>
        </w:rPr>
      </w:pPr>
      <w:del w:id="4329" w:author="Author">
        <w:r w:rsidRPr="00F46EE4" w:rsidDel="0087544E">
          <w:rPr>
            <w:rFonts w:ascii="Courier New" w:hAnsi="Courier New" w:cs="Courier New"/>
            <w:color w:val="auto"/>
            <w:sz w:val="14"/>
            <w:szCs w:val="14"/>
            <w:lang w:val="en-GB"/>
          </w:rPr>
          <w:delText xml:space="preserve">            enum ALL_LOCATIONS {</w:delText>
        </w:r>
        <w:bookmarkStart w:id="4330" w:name="_Toc192618827"/>
        <w:bookmarkStart w:id="4331" w:name="_Toc192619797"/>
        <w:bookmarkEnd w:id="4330"/>
        <w:bookmarkEnd w:id="4331"/>
      </w:del>
    </w:p>
    <w:p w14:paraId="3C137FA2" w14:textId="068B684B" w:rsidR="00F46EE4" w:rsidRPr="00F46EE4" w:rsidDel="0087544E" w:rsidRDefault="00F46EE4" w:rsidP="00F46EE4">
      <w:pPr>
        <w:autoSpaceDE w:val="0"/>
        <w:autoSpaceDN w:val="0"/>
        <w:adjustRightInd w:val="0"/>
        <w:spacing w:after="0"/>
        <w:rPr>
          <w:del w:id="4332" w:author="Author"/>
          <w:rFonts w:ascii="Courier New" w:hAnsi="Courier New" w:cs="Courier New"/>
          <w:color w:val="auto"/>
          <w:sz w:val="14"/>
          <w:szCs w:val="14"/>
          <w:lang w:val="en-GB"/>
        </w:rPr>
      </w:pPr>
      <w:del w:id="4333" w:author="Author">
        <w:r w:rsidRPr="00F46EE4" w:rsidDel="0087544E">
          <w:rPr>
            <w:rFonts w:ascii="Courier New" w:hAnsi="Courier New" w:cs="Courier New"/>
            <w:color w:val="auto"/>
            <w:sz w:val="14"/>
            <w:szCs w:val="14"/>
            <w:lang w:val="en-GB"/>
          </w:rPr>
          <w:delText xml:space="preserve">                description "The measurement is about a property that applies everywhere in a multi-pointed connection.";</w:delText>
        </w:r>
        <w:bookmarkStart w:id="4334" w:name="_Toc192618828"/>
        <w:bookmarkStart w:id="4335" w:name="_Toc192619798"/>
        <w:bookmarkEnd w:id="4334"/>
        <w:bookmarkEnd w:id="4335"/>
      </w:del>
    </w:p>
    <w:p w14:paraId="53144736" w14:textId="29DC6A2E" w:rsidR="00F46EE4" w:rsidRPr="00F46EE4" w:rsidDel="0087544E" w:rsidRDefault="00F46EE4" w:rsidP="00F46EE4">
      <w:pPr>
        <w:autoSpaceDE w:val="0"/>
        <w:autoSpaceDN w:val="0"/>
        <w:adjustRightInd w:val="0"/>
        <w:spacing w:after="0"/>
        <w:rPr>
          <w:del w:id="4336" w:author="Author"/>
          <w:rFonts w:ascii="Courier New" w:hAnsi="Courier New" w:cs="Courier New"/>
          <w:color w:val="auto"/>
          <w:sz w:val="14"/>
          <w:szCs w:val="14"/>
          <w:lang w:val="en-GB"/>
        </w:rPr>
      </w:pPr>
      <w:del w:id="4337" w:author="Author">
        <w:r w:rsidRPr="00F46EE4" w:rsidDel="0087544E">
          <w:rPr>
            <w:rFonts w:ascii="Courier New" w:hAnsi="Courier New" w:cs="Courier New"/>
            <w:color w:val="auto"/>
            <w:sz w:val="14"/>
            <w:szCs w:val="14"/>
            <w:lang w:val="en-GB"/>
          </w:rPr>
          <w:delText xml:space="preserve">            }</w:delText>
        </w:r>
        <w:bookmarkStart w:id="4338" w:name="_Toc192618829"/>
        <w:bookmarkStart w:id="4339" w:name="_Toc192619799"/>
        <w:bookmarkEnd w:id="4338"/>
        <w:bookmarkEnd w:id="4339"/>
      </w:del>
    </w:p>
    <w:p w14:paraId="4BFCC8E5" w14:textId="0AC835F2" w:rsidR="00F46EE4" w:rsidRPr="00F46EE4" w:rsidDel="0087544E" w:rsidRDefault="00F46EE4" w:rsidP="00F46EE4">
      <w:pPr>
        <w:autoSpaceDE w:val="0"/>
        <w:autoSpaceDN w:val="0"/>
        <w:adjustRightInd w:val="0"/>
        <w:spacing w:after="0"/>
        <w:rPr>
          <w:del w:id="4340" w:author="Author"/>
          <w:rFonts w:ascii="Courier New" w:hAnsi="Courier New" w:cs="Courier New"/>
          <w:color w:val="auto"/>
          <w:sz w:val="14"/>
          <w:szCs w:val="14"/>
          <w:lang w:val="en-GB"/>
        </w:rPr>
      </w:pPr>
      <w:del w:id="4341" w:author="Author">
        <w:r w:rsidRPr="00F46EE4" w:rsidDel="0087544E">
          <w:rPr>
            <w:rFonts w:ascii="Courier New" w:hAnsi="Courier New" w:cs="Courier New"/>
            <w:color w:val="auto"/>
            <w:sz w:val="14"/>
            <w:szCs w:val="14"/>
            <w:lang w:val="en-GB"/>
          </w:rPr>
          <w:delText xml:space="preserve">        }</w:delText>
        </w:r>
        <w:bookmarkStart w:id="4342" w:name="_Toc192618830"/>
        <w:bookmarkStart w:id="4343" w:name="_Toc192619800"/>
        <w:bookmarkEnd w:id="4342"/>
        <w:bookmarkEnd w:id="4343"/>
      </w:del>
    </w:p>
    <w:p w14:paraId="3BB3D0B5" w14:textId="1274BF68" w:rsidR="00F46EE4" w:rsidRPr="00F46EE4" w:rsidDel="0087544E" w:rsidRDefault="00F46EE4" w:rsidP="00F46EE4">
      <w:pPr>
        <w:autoSpaceDE w:val="0"/>
        <w:autoSpaceDN w:val="0"/>
        <w:adjustRightInd w:val="0"/>
        <w:spacing w:after="0"/>
        <w:rPr>
          <w:del w:id="4344" w:author="Author"/>
          <w:rFonts w:ascii="Courier New" w:hAnsi="Courier New" w:cs="Courier New"/>
          <w:color w:val="auto"/>
          <w:sz w:val="14"/>
          <w:szCs w:val="14"/>
          <w:lang w:val="en-GB"/>
        </w:rPr>
      </w:pPr>
      <w:del w:id="4345" w:author="Author">
        <w:r w:rsidRPr="00F46EE4" w:rsidDel="0087544E">
          <w:rPr>
            <w:rFonts w:ascii="Courier New" w:hAnsi="Courier New" w:cs="Courier New"/>
            <w:color w:val="auto"/>
            <w:sz w:val="14"/>
            <w:szCs w:val="14"/>
            <w:lang w:val="en-GB"/>
          </w:rPr>
          <w:delText xml:space="preserve">        description "Position of the measurement relative to the point against which the measurement was reported.";</w:delText>
        </w:r>
        <w:bookmarkStart w:id="4346" w:name="_Toc192618831"/>
        <w:bookmarkStart w:id="4347" w:name="_Toc192619801"/>
        <w:bookmarkEnd w:id="4346"/>
        <w:bookmarkEnd w:id="4347"/>
      </w:del>
    </w:p>
    <w:p w14:paraId="7C5A8F95" w14:textId="59CE6FE5" w:rsidR="00F46EE4" w:rsidRPr="00F46EE4" w:rsidDel="0087544E" w:rsidRDefault="00F46EE4" w:rsidP="00F46EE4">
      <w:pPr>
        <w:autoSpaceDE w:val="0"/>
        <w:autoSpaceDN w:val="0"/>
        <w:adjustRightInd w:val="0"/>
        <w:spacing w:after="0"/>
        <w:rPr>
          <w:del w:id="4348" w:author="Author"/>
          <w:rFonts w:ascii="Courier New" w:hAnsi="Courier New" w:cs="Courier New"/>
          <w:color w:val="auto"/>
          <w:sz w:val="14"/>
          <w:szCs w:val="14"/>
          <w:lang w:val="en-GB"/>
        </w:rPr>
      </w:pPr>
      <w:del w:id="4349" w:author="Author">
        <w:r w:rsidRPr="00F46EE4" w:rsidDel="0087544E">
          <w:rPr>
            <w:rFonts w:ascii="Courier New" w:hAnsi="Courier New" w:cs="Courier New"/>
            <w:color w:val="auto"/>
            <w:sz w:val="14"/>
            <w:szCs w:val="14"/>
            <w:lang w:val="en-GB"/>
          </w:rPr>
          <w:delText xml:space="preserve">    }</w:delText>
        </w:r>
        <w:bookmarkStart w:id="4350" w:name="_Toc192618832"/>
        <w:bookmarkStart w:id="4351" w:name="_Toc192619802"/>
        <w:bookmarkEnd w:id="4350"/>
        <w:bookmarkEnd w:id="4351"/>
      </w:del>
    </w:p>
    <w:p w14:paraId="3943538C" w14:textId="3752EDD0" w:rsidR="00F46EE4" w:rsidRPr="00F46EE4" w:rsidDel="0087544E" w:rsidRDefault="00F46EE4" w:rsidP="00F46EE4">
      <w:pPr>
        <w:autoSpaceDE w:val="0"/>
        <w:autoSpaceDN w:val="0"/>
        <w:adjustRightInd w:val="0"/>
        <w:spacing w:after="0"/>
        <w:rPr>
          <w:del w:id="4352" w:author="Author"/>
          <w:rFonts w:ascii="Courier New" w:hAnsi="Courier New" w:cs="Courier New"/>
          <w:color w:val="auto"/>
          <w:sz w:val="14"/>
          <w:szCs w:val="14"/>
          <w:lang w:val="en-GB"/>
        </w:rPr>
      </w:pPr>
      <w:del w:id="4353" w:author="Author">
        <w:r w:rsidRPr="00F46EE4" w:rsidDel="0087544E">
          <w:rPr>
            <w:rFonts w:ascii="Courier New" w:hAnsi="Courier New" w:cs="Courier New"/>
            <w:color w:val="auto"/>
            <w:sz w:val="14"/>
            <w:szCs w:val="14"/>
            <w:lang w:val="en-GB"/>
          </w:rPr>
          <w:delText xml:space="preserve">    typedef direction-of-measured-signal {</w:delText>
        </w:r>
        <w:bookmarkStart w:id="4354" w:name="_Toc192618833"/>
        <w:bookmarkStart w:id="4355" w:name="_Toc192619803"/>
        <w:bookmarkEnd w:id="4354"/>
        <w:bookmarkEnd w:id="4355"/>
      </w:del>
    </w:p>
    <w:p w14:paraId="66E8E49E" w14:textId="7D0D1CAF" w:rsidR="00F46EE4" w:rsidRPr="00F46EE4" w:rsidDel="0087544E" w:rsidRDefault="00F46EE4" w:rsidP="00F46EE4">
      <w:pPr>
        <w:autoSpaceDE w:val="0"/>
        <w:autoSpaceDN w:val="0"/>
        <w:adjustRightInd w:val="0"/>
        <w:spacing w:after="0"/>
        <w:rPr>
          <w:del w:id="4356" w:author="Author"/>
          <w:rFonts w:ascii="Courier New" w:hAnsi="Courier New" w:cs="Courier New"/>
          <w:color w:val="auto"/>
          <w:sz w:val="14"/>
          <w:szCs w:val="14"/>
          <w:lang w:val="en-GB"/>
        </w:rPr>
      </w:pPr>
      <w:del w:id="4357" w:author="Author">
        <w:r w:rsidRPr="00F46EE4" w:rsidDel="0087544E">
          <w:rPr>
            <w:rFonts w:ascii="Courier New" w:hAnsi="Courier New" w:cs="Courier New"/>
            <w:color w:val="auto"/>
            <w:sz w:val="14"/>
            <w:szCs w:val="14"/>
            <w:lang w:val="en-GB"/>
          </w:rPr>
          <w:delText xml:space="preserve">        type enumeration {</w:delText>
        </w:r>
        <w:bookmarkStart w:id="4358" w:name="_Toc192618834"/>
        <w:bookmarkStart w:id="4359" w:name="_Toc192619804"/>
        <w:bookmarkEnd w:id="4358"/>
        <w:bookmarkEnd w:id="4359"/>
      </w:del>
    </w:p>
    <w:p w14:paraId="0F977B89" w14:textId="0B6CF9E7" w:rsidR="00F46EE4" w:rsidRPr="00F46EE4" w:rsidDel="0087544E" w:rsidRDefault="00F46EE4" w:rsidP="00F46EE4">
      <w:pPr>
        <w:autoSpaceDE w:val="0"/>
        <w:autoSpaceDN w:val="0"/>
        <w:adjustRightInd w:val="0"/>
        <w:spacing w:after="0"/>
        <w:rPr>
          <w:del w:id="4360" w:author="Author"/>
          <w:rFonts w:ascii="Courier New" w:hAnsi="Courier New" w:cs="Courier New"/>
          <w:color w:val="auto"/>
          <w:sz w:val="14"/>
          <w:szCs w:val="14"/>
          <w:lang w:val="en-GB"/>
        </w:rPr>
      </w:pPr>
      <w:del w:id="4361" w:author="Author">
        <w:r w:rsidRPr="00F46EE4" w:rsidDel="0087544E">
          <w:rPr>
            <w:rFonts w:ascii="Courier New" w:hAnsi="Courier New" w:cs="Courier New"/>
            <w:color w:val="auto"/>
            <w:sz w:val="14"/>
            <w:szCs w:val="14"/>
            <w:lang w:val="en-GB"/>
          </w:rPr>
          <w:delText xml:space="preserve">            enum NO_DIRECTION {</w:delText>
        </w:r>
        <w:bookmarkStart w:id="4362" w:name="_Toc192618835"/>
        <w:bookmarkStart w:id="4363" w:name="_Toc192619805"/>
        <w:bookmarkEnd w:id="4362"/>
        <w:bookmarkEnd w:id="4363"/>
      </w:del>
    </w:p>
    <w:p w14:paraId="416AED18" w14:textId="3699CCA3" w:rsidR="00F46EE4" w:rsidRPr="00F46EE4" w:rsidDel="0087544E" w:rsidRDefault="00F46EE4" w:rsidP="00F46EE4">
      <w:pPr>
        <w:autoSpaceDE w:val="0"/>
        <w:autoSpaceDN w:val="0"/>
        <w:adjustRightInd w:val="0"/>
        <w:spacing w:after="0"/>
        <w:rPr>
          <w:del w:id="4364" w:author="Author"/>
          <w:rFonts w:ascii="Courier New" w:hAnsi="Courier New" w:cs="Courier New"/>
          <w:color w:val="auto"/>
          <w:sz w:val="14"/>
          <w:szCs w:val="14"/>
          <w:lang w:val="en-GB"/>
        </w:rPr>
      </w:pPr>
      <w:del w:id="4365" w:author="Author">
        <w:r w:rsidRPr="00F46EE4" w:rsidDel="0087544E">
          <w:rPr>
            <w:rFonts w:ascii="Courier New" w:hAnsi="Courier New" w:cs="Courier New"/>
            <w:color w:val="auto"/>
            <w:sz w:val="14"/>
            <w:szCs w:val="14"/>
            <w:lang w:val="en-GB"/>
          </w:rPr>
          <w:delText xml:space="preserve">                description "Where the measurement has no directionality, e.g., Temperature. </w:delText>
        </w:r>
        <w:bookmarkStart w:id="4366" w:name="_Toc192618836"/>
        <w:bookmarkStart w:id="4367" w:name="_Toc192619806"/>
        <w:bookmarkEnd w:id="4366"/>
        <w:bookmarkEnd w:id="4367"/>
      </w:del>
    </w:p>
    <w:p w14:paraId="3E167FA5" w14:textId="1E306562" w:rsidR="00F46EE4" w:rsidRPr="00F46EE4" w:rsidDel="0087544E" w:rsidRDefault="00F46EE4" w:rsidP="00F46EE4">
      <w:pPr>
        <w:autoSpaceDE w:val="0"/>
        <w:autoSpaceDN w:val="0"/>
        <w:adjustRightInd w:val="0"/>
        <w:spacing w:after="0"/>
        <w:rPr>
          <w:del w:id="4368" w:author="Author"/>
          <w:rFonts w:ascii="Courier New" w:hAnsi="Courier New" w:cs="Courier New"/>
          <w:color w:val="auto"/>
          <w:sz w:val="14"/>
          <w:szCs w:val="14"/>
          <w:lang w:val="en-GB"/>
        </w:rPr>
      </w:pPr>
      <w:del w:id="4369" w:author="Author">
        <w:r w:rsidRPr="00F46EE4" w:rsidDel="0087544E">
          <w:rPr>
            <w:rFonts w:ascii="Courier New" w:hAnsi="Courier New" w:cs="Courier New"/>
            <w:color w:val="auto"/>
            <w:sz w:val="14"/>
            <w:szCs w:val="14"/>
            <w:lang w:val="en-GB"/>
          </w:rPr>
          <w:delText xml:space="preserve">                    Where the measurement direction is obvious from the measurement type NO_DIRECTION may used.</w:delText>
        </w:r>
        <w:bookmarkStart w:id="4370" w:name="_Toc192618837"/>
        <w:bookmarkStart w:id="4371" w:name="_Toc192619807"/>
        <w:bookmarkEnd w:id="4370"/>
        <w:bookmarkEnd w:id="4371"/>
      </w:del>
    </w:p>
    <w:p w14:paraId="002BB330" w14:textId="4E3F5532" w:rsidR="00F46EE4" w:rsidRPr="00F46EE4" w:rsidDel="0087544E" w:rsidRDefault="00F46EE4" w:rsidP="00F46EE4">
      <w:pPr>
        <w:autoSpaceDE w:val="0"/>
        <w:autoSpaceDN w:val="0"/>
        <w:adjustRightInd w:val="0"/>
        <w:spacing w:after="0"/>
        <w:rPr>
          <w:del w:id="4372" w:author="Author"/>
          <w:rFonts w:ascii="Courier New" w:hAnsi="Courier New" w:cs="Courier New"/>
          <w:color w:val="auto"/>
          <w:sz w:val="14"/>
          <w:szCs w:val="14"/>
          <w:lang w:val="en-GB"/>
        </w:rPr>
      </w:pPr>
      <w:del w:id="4373" w:author="Author">
        <w:r w:rsidRPr="00F46EE4" w:rsidDel="0087544E">
          <w:rPr>
            <w:rFonts w:ascii="Courier New" w:hAnsi="Courier New" w:cs="Courier New"/>
            <w:color w:val="auto"/>
            <w:sz w:val="14"/>
            <w:szCs w:val="14"/>
            <w:lang w:val="en-GB"/>
          </w:rPr>
          <w:delText xml:space="preserve">                    This is the default and need not be stated.";</w:delText>
        </w:r>
        <w:bookmarkStart w:id="4374" w:name="_Toc192618838"/>
        <w:bookmarkStart w:id="4375" w:name="_Toc192619808"/>
        <w:bookmarkEnd w:id="4374"/>
        <w:bookmarkEnd w:id="4375"/>
      </w:del>
    </w:p>
    <w:p w14:paraId="2785EE8A" w14:textId="14269F97" w:rsidR="00F46EE4" w:rsidRPr="00F46EE4" w:rsidDel="0087544E" w:rsidRDefault="00F46EE4" w:rsidP="00F46EE4">
      <w:pPr>
        <w:autoSpaceDE w:val="0"/>
        <w:autoSpaceDN w:val="0"/>
        <w:adjustRightInd w:val="0"/>
        <w:spacing w:after="0"/>
        <w:rPr>
          <w:del w:id="4376" w:author="Author"/>
          <w:rFonts w:ascii="Courier New" w:hAnsi="Courier New" w:cs="Courier New"/>
          <w:color w:val="auto"/>
          <w:sz w:val="14"/>
          <w:szCs w:val="14"/>
          <w:lang w:val="en-GB"/>
        </w:rPr>
      </w:pPr>
      <w:del w:id="4377" w:author="Author">
        <w:r w:rsidRPr="00F46EE4" w:rsidDel="0087544E">
          <w:rPr>
            <w:rFonts w:ascii="Courier New" w:hAnsi="Courier New" w:cs="Courier New"/>
            <w:color w:val="auto"/>
            <w:sz w:val="14"/>
            <w:szCs w:val="14"/>
            <w:lang w:val="en-GB"/>
          </w:rPr>
          <w:delText xml:space="preserve">            }</w:delText>
        </w:r>
        <w:bookmarkStart w:id="4378" w:name="_Toc192618839"/>
        <w:bookmarkStart w:id="4379" w:name="_Toc192619809"/>
        <w:bookmarkEnd w:id="4378"/>
        <w:bookmarkEnd w:id="4379"/>
      </w:del>
    </w:p>
    <w:p w14:paraId="581CDD27" w14:textId="2B147573" w:rsidR="00F46EE4" w:rsidRPr="00F46EE4" w:rsidDel="0087544E" w:rsidRDefault="00F46EE4" w:rsidP="00F46EE4">
      <w:pPr>
        <w:autoSpaceDE w:val="0"/>
        <w:autoSpaceDN w:val="0"/>
        <w:adjustRightInd w:val="0"/>
        <w:spacing w:after="0"/>
        <w:rPr>
          <w:del w:id="4380" w:author="Author"/>
          <w:rFonts w:ascii="Courier New" w:hAnsi="Courier New" w:cs="Courier New"/>
          <w:color w:val="auto"/>
          <w:sz w:val="14"/>
          <w:szCs w:val="14"/>
          <w:lang w:val="en-GB"/>
        </w:rPr>
      </w:pPr>
      <w:del w:id="4381" w:author="Author">
        <w:r w:rsidRPr="00F46EE4" w:rsidDel="0087544E">
          <w:rPr>
            <w:rFonts w:ascii="Courier New" w:hAnsi="Courier New" w:cs="Courier New"/>
            <w:color w:val="auto"/>
            <w:sz w:val="14"/>
            <w:szCs w:val="14"/>
            <w:lang w:val="en-GB"/>
          </w:rPr>
          <w:delText xml:space="preserve">            enum RECEIVE {</w:delText>
        </w:r>
        <w:bookmarkStart w:id="4382" w:name="_Toc192618840"/>
        <w:bookmarkStart w:id="4383" w:name="_Toc192619810"/>
        <w:bookmarkEnd w:id="4382"/>
        <w:bookmarkEnd w:id="4383"/>
      </w:del>
    </w:p>
    <w:p w14:paraId="665D1228" w14:textId="23E3459C" w:rsidR="00F46EE4" w:rsidRPr="00F46EE4" w:rsidDel="0087544E" w:rsidRDefault="00F46EE4" w:rsidP="00F46EE4">
      <w:pPr>
        <w:autoSpaceDE w:val="0"/>
        <w:autoSpaceDN w:val="0"/>
        <w:adjustRightInd w:val="0"/>
        <w:spacing w:after="0"/>
        <w:rPr>
          <w:del w:id="4384" w:author="Author"/>
          <w:rFonts w:ascii="Courier New" w:hAnsi="Courier New" w:cs="Courier New"/>
          <w:color w:val="auto"/>
          <w:sz w:val="14"/>
          <w:szCs w:val="14"/>
          <w:lang w:val="en-GB"/>
        </w:rPr>
      </w:pPr>
      <w:del w:id="4385" w:author="Author">
        <w:r w:rsidRPr="00F46EE4" w:rsidDel="0087544E">
          <w:rPr>
            <w:rFonts w:ascii="Courier New" w:hAnsi="Courier New" w:cs="Courier New"/>
            <w:color w:val="auto"/>
            <w:sz w:val="14"/>
            <w:szCs w:val="14"/>
            <w:lang w:val="en-GB"/>
          </w:rPr>
          <w:delText xml:space="preserve">                description "Where the measurement is against a flow that is considered received with respect to the points directional model.";</w:delText>
        </w:r>
        <w:bookmarkStart w:id="4386" w:name="_Toc192618841"/>
        <w:bookmarkStart w:id="4387" w:name="_Toc192619811"/>
        <w:bookmarkEnd w:id="4386"/>
        <w:bookmarkEnd w:id="4387"/>
      </w:del>
    </w:p>
    <w:p w14:paraId="1B8E8570" w14:textId="44FAEF4E" w:rsidR="00F46EE4" w:rsidRPr="00F46EE4" w:rsidDel="0087544E" w:rsidRDefault="00F46EE4" w:rsidP="00F46EE4">
      <w:pPr>
        <w:autoSpaceDE w:val="0"/>
        <w:autoSpaceDN w:val="0"/>
        <w:adjustRightInd w:val="0"/>
        <w:spacing w:after="0"/>
        <w:rPr>
          <w:del w:id="4388" w:author="Author"/>
          <w:rFonts w:ascii="Courier New" w:hAnsi="Courier New" w:cs="Courier New"/>
          <w:color w:val="auto"/>
          <w:sz w:val="14"/>
          <w:szCs w:val="14"/>
          <w:lang w:val="en-GB"/>
        </w:rPr>
      </w:pPr>
      <w:del w:id="4389" w:author="Author">
        <w:r w:rsidRPr="00F46EE4" w:rsidDel="0087544E">
          <w:rPr>
            <w:rFonts w:ascii="Courier New" w:hAnsi="Courier New" w:cs="Courier New"/>
            <w:color w:val="auto"/>
            <w:sz w:val="14"/>
            <w:szCs w:val="14"/>
            <w:lang w:val="en-GB"/>
          </w:rPr>
          <w:delText xml:space="preserve">            }</w:delText>
        </w:r>
        <w:bookmarkStart w:id="4390" w:name="_Toc192618842"/>
        <w:bookmarkStart w:id="4391" w:name="_Toc192619812"/>
        <w:bookmarkEnd w:id="4390"/>
        <w:bookmarkEnd w:id="4391"/>
      </w:del>
    </w:p>
    <w:p w14:paraId="45A1EBA9" w14:textId="522C2D74" w:rsidR="00F46EE4" w:rsidRPr="00F46EE4" w:rsidDel="0087544E" w:rsidRDefault="00F46EE4" w:rsidP="00F46EE4">
      <w:pPr>
        <w:autoSpaceDE w:val="0"/>
        <w:autoSpaceDN w:val="0"/>
        <w:adjustRightInd w:val="0"/>
        <w:spacing w:after="0"/>
        <w:rPr>
          <w:del w:id="4392" w:author="Author"/>
          <w:rFonts w:ascii="Courier New" w:hAnsi="Courier New" w:cs="Courier New"/>
          <w:color w:val="auto"/>
          <w:sz w:val="14"/>
          <w:szCs w:val="14"/>
          <w:lang w:val="en-GB"/>
        </w:rPr>
      </w:pPr>
      <w:del w:id="4393" w:author="Author">
        <w:r w:rsidRPr="00F46EE4" w:rsidDel="0087544E">
          <w:rPr>
            <w:rFonts w:ascii="Courier New" w:hAnsi="Courier New" w:cs="Courier New"/>
            <w:color w:val="auto"/>
            <w:sz w:val="14"/>
            <w:szCs w:val="14"/>
            <w:lang w:val="en-GB"/>
          </w:rPr>
          <w:delText xml:space="preserve">            enum TRANSMIT {</w:delText>
        </w:r>
        <w:bookmarkStart w:id="4394" w:name="_Toc192618843"/>
        <w:bookmarkStart w:id="4395" w:name="_Toc192619813"/>
        <w:bookmarkEnd w:id="4394"/>
        <w:bookmarkEnd w:id="4395"/>
      </w:del>
    </w:p>
    <w:p w14:paraId="6FDA814B" w14:textId="269EB572" w:rsidR="00F46EE4" w:rsidRPr="00F46EE4" w:rsidDel="0087544E" w:rsidRDefault="00F46EE4" w:rsidP="00F46EE4">
      <w:pPr>
        <w:autoSpaceDE w:val="0"/>
        <w:autoSpaceDN w:val="0"/>
        <w:adjustRightInd w:val="0"/>
        <w:spacing w:after="0"/>
        <w:rPr>
          <w:del w:id="4396" w:author="Author"/>
          <w:rFonts w:ascii="Courier New" w:hAnsi="Courier New" w:cs="Courier New"/>
          <w:color w:val="auto"/>
          <w:sz w:val="14"/>
          <w:szCs w:val="14"/>
          <w:lang w:val="en-GB"/>
        </w:rPr>
      </w:pPr>
      <w:del w:id="4397" w:author="Author">
        <w:r w:rsidRPr="00F46EE4" w:rsidDel="0087544E">
          <w:rPr>
            <w:rFonts w:ascii="Courier New" w:hAnsi="Courier New" w:cs="Courier New"/>
            <w:color w:val="auto"/>
            <w:sz w:val="14"/>
            <w:szCs w:val="14"/>
            <w:lang w:val="en-GB"/>
          </w:rPr>
          <w:delText xml:space="preserve">                description "where the measurement is against a flow that is considered received with respect to the points directional model.";</w:delText>
        </w:r>
        <w:bookmarkStart w:id="4398" w:name="_Toc192618844"/>
        <w:bookmarkStart w:id="4399" w:name="_Toc192619814"/>
        <w:bookmarkEnd w:id="4398"/>
        <w:bookmarkEnd w:id="4399"/>
      </w:del>
    </w:p>
    <w:p w14:paraId="2C9EFE5A" w14:textId="6AB6F872" w:rsidR="00F46EE4" w:rsidRPr="00F46EE4" w:rsidDel="0087544E" w:rsidRDefault="00F46EE4" w:rsidP="00F46EE4">
      <w:pPr>
        <w:autoSpaceDE w:val="0"/>
        <w:autoSpaceDN w:val="0"/>
        <w:adjustRightInd w:val="0"/>
        <w:spacing w:after="0"/>
        <w:rPr>
          <w:del w:id="4400" w:author="Author"/>
          <w:rFonts w:ascii="Courier New" w:hAnsi="Courier New" w:cs="Courier New"/>
          <w:color w:val="auto"/>
          <w:sz w:val="14"/>
          <w:szCs w:val="14"/>
          <w:lang w:val="en-GB"/>
        </w:rPr>
      </w:pPr>
      <w:del w:id="4401" w:author="Author">
        <w:r w:rsidRPr="00F46EE4" w:rsidDel="0087544E">
          <w:rPr>
            <w:rFonts w:ascii="Courier New" w:hAnsi="Courier New" w:cs="Courier New"/>
            <w:color w:val="auto"/>
            <w:sz w:val="14"/>
            <w:szCs w:val="14"/>
            <w:lang w:val="en-GB"/>
          </w:rPr>
          <w:delText xml:space="preserve">            }</w:delText>
        </w:r>
        <w:bookmarkStart w:id="4402" w:name="_Toc192618845"/>
        <w:bookmarkStart w:id="4403" w:name="_Toc192619815"/>
        <w:bookmarkEnd w:id="4402"/>
        <w:bookmarkEnd w:id="4403"/>
      </w:del>
    </w:p>
    <w:p w14:paraId="6A908FF2" w14:textId="4FE2FB3F" w:rsidR="00F46EE4" w:rsidRPr="00F46EE4" w:rsidDel="0087544E" w:rsidRDefault="00F46EE4" w:rsidP="00F46EE4">
      <w:pPr>
        <w:autoSpaceDE w:val="0"/>
        <w:autoSpaceDN w:val="0"/>
        <w:adjustRightInd w:val="0"/>
        <w:spacing w:after="0"/>
        <w:rPr>
          <w:del w:id="4404" w:author="Author"/>
          <w:rFonts w:ascii="Courier New" w:hAnsi="Courier New" w:cs="Courier New"/>
          <w:color w:val="auto"/>
          <w:sz w:val="14"/>
          <w:szCs w:val="14"/>
          <w:lang w:val="en-GB"/>
        </w:rPr>
      </w:pPr>
      <w:del w:id="4405" w:author="Author">
        <w:r w:rsidRPr="00F46EE4" w:rsidDel="0087544E">
          <w:rPr>
            <w:rFonts w:ascii="Courier New" w:hAnsi="Courier New" w:cs="Courier New"/>
            <w:color w:val="auto"/>
            <w:sz w:val="14"/>
            <w:szCs w:val="14"/>
            <w:lang w:val="en-GB"/>
          </w:rPr>
          <w:delText xml:space="preserve">            enum RECEIVE_AND_TRANSMIT {</w:delText>
        </w:r>
        <w:bookmarkStart w:id="4406" w:name="_Toc192618846"/>
        <w:bookmarkStart w:id="4407" w:name="_Toc192619816"/>
        <w:bookmarkEnd w:id="4406"/>
        <w:bookmarkEnd w:id="4407"/>
      </w:del>
    </w:p>
    <w:p w14:paraId="46EF1B2B" w14:textId="53F45888" w:rsidR="00F46EE4" w:rsidRPr="00F46EE4" w:rsidDel="0087544E" w:rsidRDefault="00F46EE4" w:rsidP="00F46EE4">
      <w:pPr>
        <w:autoSpaceDE w:val="0"/>
        <w:autoSpaceDN w:val="0"/>
        <w:adjustRightInd w:val="0"/>
        <w:spacing w:after="0"/>
        <w:rPr>
          <w:del w:id="4408" w:author="Author"/>
          <w:rFonts w:ascii="Courier New" w:hAnsi="Courier New" w:cs="Courier New"/>
          <w:color w:val="auto"/>
          <w:sz w:val="14"/>
          <w:szCs w:val="14"/>
          <w:lang w:val="en-GB"/>
        </w:rPr>
      </w:pPr>
      <w:del w:id="4409" w:author="Author">
        <w:r w:rsidRPr="00F46EE4" w:rsidDel="0087544E">
          <w:rPr>
            <w:rFonts w:ascii="Courier New" w:hAnsi="Courier New" w:cs="Courier New"/>
            <w:color w:val="auto"/>
            <w:sz w:val="14"/>
            <w:szCs w:val="14"/>
            <w:lang w:val="en-GB"/>
          </w:rPr>
          <w:delText xml:space="preserve">                description "Where the measurement is against both the receive and transmit flows.";</w:delText>
        </w:r>
        <w:bookmarkStart w:id="4410" w:name="_Toc192618847"/>
        <w:bookmarkStart w:id="4411" w:name="_Toc192619817"/>
        <w:bookmarkEnd w:id="4410"/>
        <w:bookmarkEnd w:id="4411"/>
      </w:del>
    </w:p>
    <w:p w14:paraId="5DF21BCF" w14:textId="603121B9" w:rsidR="00F46EE4" w:rsidRPr="00F46EE4" w:rsidDel="0087544E" w:rsidRDefault="00F46EE4" w:rsidP="00F46EE4">
      <w:pPr>
        <w:autoSpaceDE w:val="0"/>
        <w:autoSpaceDN w:val="0"/>
        <w:adjustRightInd w:val="0"/>
        <w:spacing w:after="0"/>
        <w:rPr>
          <w:del w:id="4412" w:author="Author"/>
          <w:rFonts w:ascii="Courier New" w:hAnsi="Courier New" w:cs="Courier New"/>
          <w:color w:val="auto"/>
          <w:sz w:val="14"/>
          <w:szCs w:val="14"/>
          <w:lang w:val="en-GB"/>
        </w:rPr>
      </w:pPr>
      <w:del w:id="4413" w:author="Author">
        <w:r w:rsidRPr="00F46EE4" w:rsidDel="0087544E">
          <w:rPr>
            <w:rFonts w:ascii="Courier New" w:hAnsi="Courier New" w:cs="Courier New"/>
            <w:color w:val="auto"/>
            <w:sz w:val="14"/>
            <w:szCs w:val="14"/>
            <w:lang w:val="en-GB"/>
          </w:rPr>
          <w:delText xml:space="preserve">            }</w:delText>
        </w:r>
        <w:bookmarkStart w:id="4414" w:name="_Toc192618848"/>
        <w:bookmarkStart w:id="4415" w:name="_Toc192619818"/>
        <w:bookmarkEnd w:id="4414"/>
        <w:bookmarkEnd w:id="4415"/>
      </w:del>
    </w:p>
    <w:p w14:paraId="2C21B036" w14:textId="6EBDF248" w:rsidR="00F46EE4" w:rsidRPr="00F46EE4" w:rsidDel="0087544E" w:rsidRDefault="00F46EE4" w:rsidP="00F46EE4">
      <w:pPr>
        <w:autoSpaceDE w:val="0"/>
        <w:autoSpaceDN w:val="0"/>
        <w:adjustRightInd w:val="0"/>
        <w:spacing w:after="0"/>
        <w:rPr>
          <w:del w:id="4416" w:author="Author"/>
          <w:rFonts w:ascii="Courier New" w:hAnsi="Courier New" w:cs="Courier New"/>
          <w:color w:val="auto"/>
          <w:sz w:val="14"/>
          <w:szCs w:val="14"/>
          <w:lang w:val="en-GB"/>
        </w:rPr>
      </w:pPr>
      <w:del w:id="4417" w:author="Author">
        <w:r w:rsidRPr="00F46EE4" w:rsidDel="0087544E">
          <w:rPr>
            <w:rFonts w:ascii="Courier New" w:hAnsi="Courier New" w:cs="Courier New"/>
            <w:color w:val="auto"/>
            <w:sz w:val="14"/>
            <w:szCs w:val="14"/>
            <w:lang w:val="en-GB"/>
          </w:rPr>
          <w:delText xml:space="preserve">            enum CONTRA_RECEIVE {</w:delText>
        </w:r>
        <w:bookmarkStart w:id="4418" w:name="_Toc192618849"/>
        <w:bookmarkStart w:id="4419" w:name="_Toc192619819"/>
        <w:bookmarkEnd w:id="4418"/>
        <w:bookmarkEnd w:id="4419"/>
      </w:del>
    </w:p>
    <w:p w14:paraId="2371E38E" w14:textId="33D92997" w:rsidR="00F46EE4" w:rsidRPr="00F46EE4" w:rsidDel="0087544E" w:rsidRDefault="00F46EE4" w:rsidP="00F46EE4">
      <w:pPr>
        <w:autoSpaceDE w:val="0"/>
        <w:autoSpaceDN w:val="0"/>
        <w:adjustRightInd w:val="0"/>
        <w:spacing w:after="0"/>
        <w:rPr>
          <w:del w:id="4420" w:author="Author"/>
          <w:rFonts w:ascii="Courier New" w:hAnsi="Courier New" w:cs="Courier New"/>
          <w:color w:val="auto"/>
          <w:sz w:val="14"/>
          <w:szCs w:val="14"/>
          <w:lang w:val="en-GB"/>
        </w:rPr>
      </w:pPr>
      <w:del w:id="4421" w:author="Author">
        <w:r w:rsidRPr="00F46EE4" w:rsidDel="0087544E">
          <w:rPr>
            <w:rFonts w:ascii="Courier New" w:hAnsi="Courier New" w:cs="Courier New"/>
            <w:color w:val="auto"/>
            <w:sz w:val="14"/>
            <w:szCs w:val="14"/>
            <w:lang w:val="en-GB"/>
          </w:rPr>
          <w:delText xml:space="preserve">                description "Where the measurement is against a flow that is considered 'contra receive' with respect to the points directional model.</w:delText>
        </w:r>
        <w:bookmarkStart w:id="4422" w:name="_Toc192618850"/>
        <w:bookmarkStart w:id="4423" w:name="_Toc192619820"/>
        <w:bookmarkEnd w:id="4422"/>
        <w:bookmarkEnd w:id="4423"/>
      </w:del>
    </w:p>
    <w:p w14:paraId="6333938E" w14:textId="578048C7" w:rsidR="00F46EE4" w:rsidRPr="00F46EE4" w:rsidDel="0087544E" w:rsidRDefault="00F46EE4" w:rsidP="00F46EE4">
      <w:pPr>
        <w:autoSpaceDE w:val="0"/>
        <w:autoSpaceDN w:val="0"/>
        <w:adjustRightInd w:val="0"/>
        <w:spacing w:after="0"/>
        <w:rPr>
          <w:del w:id="4424" w:author="Author"/>
          <w:rFonts w:ascii="Courier New" w:hAnsi="Courier New" w:cs="Courier New"/>
          <w:color w:val="auto"/>
          <w:sz w:val="14"/>
          <w:szCs w:val="14"/>
          <w:lang w:val="en-GB"/>
        </w:rPr>
      </w:pPr>
      <w:del w:id="4425" w:author="Author">
        <w:r w:rsidRPr="00F46EE4" w:rsidDel="0087544E">
          <w:rPr>
            <w:rFonts w:ascii="Courier New" w:hAnsi="Courier New" w:cs="Courier New"/>
            <w:color w:val="auto"/>
            <w:sz w:val="14"/>
            <w:szCs w:val="14"/>
            <w:lang w:val="en-GB"/>
          </w:rPr>
          <w:delText xml:space="preserve">                    To clarify, consider the CEP.</w:delText>
        </w:r>
        <w:bookmarkStart w:id="4426" w:name="_Toc192618851"/>
        <w:bookmarkStart w:id="4427" w:name="_Toc192619821"/>
        <w:bookmarkEnd w:id="4426"/>
        <w:bookmarkEnd w:id="4427"/>
      </w:del>
    </w:p>
    <w:p w14:paraId="4CB087AD" w14:textId="744D9C3B" w:rsidR="00F46EE4" w:rsidRPr="00F46EE4" w:rsidDel="0087544E" w:rsidRDefault="00F46EE4" w:rsidP="00F46EE4">
      <w:pPr>
        <w:autoSpaceDE w:val="0"/>
        <w:autoSpaceDN w:val="0"/>
        <w:adjustRightInd w:val="0"/>
        <w:spacing w:after="0"/>
        <w:rPr>
          <w:del w:id="4428" w:author="Author"/>
          <w:rFonts w:ascii="Courier New" w:hAnsi="Courier New" w:cs="Courier New"/>
          <w:color w:val="auto"/>
          <w:sz w:val="14"/>
          <w:szCs w:val="14"/>
          <w:lang w:val="en-GB"/>
        </w:rPr>
      </w:pPr>
      <w:del w:id="4429" w:author="Author">
        <w:r w:rsidRPr="00F46EE4" w:rsidDel="0087544E">
          <w:rPr>
            <w:rFonts w:ascii="Courier New" w:hAnsi="Courier New" w:cs="Courier New"/>
            <w:color w:val="auto"/>
            <w:sz w:val="14"/>
            <w:szCs w:val="14"/>
            <w:lang w:val="en-GB"/>
          </w:rPr>
          <w:delText xml:space="preserve">                    A CEP direction relates to the layer stack orientation. The transmit direction is down the layer stack and the receive is up the layer stack. The direction is stated with respect to the lower face of the CEP.</w:delText>
        </w:r>
        <w:bookmarkStart w:id="4430" w:name="_Toc192618852"/>
        <w:bookmarkStart w:id="4431" w:name="_Toc192619822"/>
        <w:bookmarkEnd w:id="4430"/>
        <w:bookmarkEnd w:id="4431"/>
      </w:del>
    </w:p>
    <w:p w14:paraId="2B51D090" w14:textId="2EFD6E47" w:rsidR="00F46EE4" w:rsidRPr="00F46EE4" w:rsidDel="0087544E" w:rsidRDefault="00F46EE4" w:rsidP="00F46EE4">
      <w:pPr>
        <w:autoSpaceDE w:val="0"/>
        <w:autoSpaceDN w:val="0"/>
        <w:adjustRightInd w:val="0"/>
        <w:spacing w:after="0"/>
        <w:rPr>
          <w:del w:id="4432" w:author="Author"/>
          <w:rFonts w:ascii="Courier New" w:hAnsi="Courier New" w:cs="Courier New"/>
          <w:color w:val="auto"/>
          <w:sz w:val="14"/>
          <w:szCs w:val="14"/>
          <w:lang w:val="en-GB"/>
        </w:rPr>
      </w:pPr>
      <w:del w:id="4433" w:author="Author">
        <w:r w:rsidRPr="00F46EE4" w:rsidDel="0087544E">
          <w:rPr>
            <w:rFonts w:ascii="Courier New" w:hAnsi="Courier New" w:cs="Courier New"/>
            <w:color w:val="auto"/>
            <w:sz w:val="14"/>
            <w:szCs w:val="14"/>
            <w:lang w:val="en-GB"/>
          </w:rPr>
          <w:delText xml:space="preserve">                    The CEP has two faces, and each has two directions. The upper face of the CEP (and the face of the CEP facing a connection where that CEP is set to carry traffic down the layer stack) is not normally measured.</w:delText>
        </w:r>
        <w:bookmarkStart w:id="4434" w:name="_Toc192618853"/>
        <w:bookmarkStart w:id="4435" w:name="_Toc192619823"/>
        <w:bookmarkEnd w:id="4434"/>
        <w:bookmarkEnd w:id="4435"/>
      </w:del>
    </w:p>
    <w:p w14:paraId="7CBB008C" w14:textId="7CC6A98D" w:rsidR="00F46EE4" w:rsidRPr="00F46EE4" w:rsidDel="0087544E" w:rsidRDefault="00F46EE4" w:rsidP="00F46EE4">
      <w:pPr>
        <w:autoSpaceDE w:val="0"/>
        <w:autoSpaceDN w:val="0"/>
        <w:adjustRightInd w:val="0"/>
        <w:spacing w:after="0"/>
        <w:rPr>
          <w:del w:id="4436" w:author="Author"/>
          <w:rFonts w:ascii="Courier New" w:hAnsi="Courier New" w:cs="Courier New"/>
          <w:color w:val="auto"/>
          <w:sz w:val="14"/>
          <w:szCs w:val="14"/>
          <w:lang w:val="en-GB"/>
        </w:rPr>
      </w:pPr>
      <w:del w:id="4437" w:author="Author">
        <w:r w:rsidRPr="00F46EE4" w:rsidDel="0087544E">
          <w:rPr>
            <w:rFonts w:ascii="Courier New" w:hAnsi="Courier New" w:cs="Courier New"/>
            <w:color w:val="auto"/>
            <w:sz w:val="14"/>
            <w:szCs w:val="14"/>
            <w:lang w:val="en-GB"/>
          </w:rPr>
          <w:delText xml:space="preserve">                    The signal received on the upper face of the CEP is in the CEP transmit direction.</w:delText>
        </w:r>
        <w:bookmarkStart w:id="4438" w:name="_Toc192618854"/>
        <w:bookmarkStart w:id="4439" w:name="_Toc192619824"/>
        <w:bookmarkEnd w:id="4438"/>
        <w:bookmarkEnd w:id="4439"/>
      </w:del>
    </w:p>
    <w:p w14:paraId="2D10EBB4" w14:textId="40963BDE" w:rsidR="00F46EE4" w:rsidRPr="00F46EE4" w:rsidDel="0087544E" w:rsidRDefault="00F46EE4" w:rsidP="00F46EE4">
      <w:pPr>
        <w:autoSpaceDE w:val="0"/>
        <w:autoSpaceDN w:val="0"/>
        <w:adjustRightInd w:val="0"/>
        <w:spacing w:after="0"/>
        <w:rPr>
          <w:del w:id="4440" w:author="Author"/>
          <w:rFonts w:ascii="Courier New" w:hAnsi="Courier New" w:cs="Courier New"/>
          <w:color w:val="auto"/>
          <w:sz w:val="14"/>
          <w:szCs w:val="14"/>
          <w:lang w:val="en-GB"/>
        </w:rPr>
      </w:pPr>
      <w:del w:id="4441" w:author="Author">
        <w:r w:rsidRPr="00F46EE4" w:rsidDel="0087544E">
          <w:rPr>
            <w:rFonts w:ascii="Courier New" w:hAnsi="Courier New" w:cs="Courier New"/>
            <w:color w:val="auto"/>
            <w:sz w:val="14"/>
            <w:szCs w:val="14"/>
            <w:lang w:val="en-GB"/>
          </w:rPr>
          <w:delText xml:space="preserve">                    Stating transmit for a measurement of a signal received is counter-intuitive.</w:delText>
        </w:r>
        <w:bookmarkStart w:id="4442" w:name="_Toc192618855"/>
        <w:bookmarkStart w:id="4443" w:name="_Toc192619825"/>
        <w:bookmarkEnd w:id="4442"/>
        <w:bookmarkEnd w:id="4443"/>
      </w:del>
    </w:p>
    <w:p w14:paraId="7D2F2125" w14:textId="74C9E941" w:rsidR="00F46EE4" w:rsidRPr="00F46EE4" w:rsidDel="0087544E" w:rsidRDefault="00F46EE4" w:rsidP="00F46EE4">
      <w:pPr>
        <w:autoSpaceDE w:val="0"/>
        <w:autoSpaceDN w:val="0"/>
        <w:adjustRightInd w:val="0"/>
        <w:spacing w:after="0"/>
        <w:rPr>
          <w:del w:id="4444" w:author="Author"/>
          <w:rFonts w:ascii="Courier New" w:hAnsi="Courier New" w:cs="Courier New"/>
          <w:color w:val="auto"/>
          <w:sz w:val="14"/>
          <w:szCs w:val="14"/>
          <w:lang w:val="en-GB"/>
        </w:rPr>
      </w:pPr>
      <w:del w:id="4445" w:author="Author">
        <w:r w:rsidRPr="00F46EE4" w:rsidDel="0087544E">
          <w:rPr>
            <w:rFonts w:ascii="Courier New" w:hAnsi="Courier New" w:cs="Courier New"/>
            <w:color w:val="auto"/>
            <w:sz w:val="14"/>
            <w:szCs w:val="14"/>
            <w:lang w:val="en-GB"/>
          </w:rPr>
          <w:delText xml:space="preserve">                    The contra-directional terminology allows the correct measurement direction to be stated.</w:delText>
        </w:r>
        <w:bookmarkStart w:id="4446" w:name="_Toc192618856"/>
        <w:bookmarkStart w:id="4447" w:name="_Toc192619826"/>
        <w:bookmarkEnd w:id="4446"/>
        <w:bookmarkEnd w:id="4447"/>
      </w:del>
    </w:p>
    <w:p w14:paraId="14177098" w14:textId="6E3A6FF6" w:rsidR="00F46EE4" w:rsidRPr="00F46EE4" w:rsidDel="0087544E" w:rsidRDefault="00F46EE4" w:rsidP="00F46EE4">
      <w:pPr>
        <w:autoSpaceDE w:val="0"/>
        <w:autoSpaceDN w:val="0"/>
        <w:adjustRightInd w:val="0"/>
        <w:spacing w:after="0"/>
        <w:rPr>
          <w:del w:id="4448" w:author="Author"/>
          <w:rFonts w:ascii="Courier New" w:hAnsi="Courier New" w:cs="Courier New"/>
          <w:color w:val="auto"/>
          <w:sz w:val="14"/>
          <w:szCs w:val="14"/>
          <w:lang w:val="en-GB"/>
        </w:rPr>
      </w:pPr>
      <w:del w:id="4449" w:author="Author">
        <w:r w:rsidRPr="00F46EE4" w:rsidDel="0087544E">
          <w:rPr>
            <w:rFonts w:ascii="Courier New" w:hAnsi="Courier New" w:cs="Courier New"/>
            <w:color w:val="auto"/>
            <w:sz w:val="14"/>
            <w:szCs w:val="14"/>
            <w:lang w:val="en-GB"/>
          </w:rPr>
          <w:delText xml:space="preserve">                    CONTRA_RECEIVE is the receive aspect of the upper face of the CEP (or the face taking signal from the connection to then go down the layer stack)</w:delText>
        </w:r>
        <w:bookmarkStart w:id="4450" w:name="_Toc192618857"/>
        <w:bookmarkStart w:id="4451" w:name="_Toc192619827"/>
        <w:bookmarkEnd w:id="4450"/>
        <w:bookmarkEnd w:id="4451"/>
      </w:del>
    </w:p>
    <w:p w14:paraId="62473D46" w14:textId="62A31C9A" w:rsidR="00F46EE4" w:rsidRPr="00F46EE4" w:rsidDel="0087544E" w:rsidRDefault="00F46EE4" w:rsidP="00F46EE4">
      <w:pPr>
        <w:autoSpaceDE w:val="0"/>
        <w:autoSpaceDN w:val="0"/>
        <w:adjustRightInd w:val="0"/>
        <w:spacing w:after="0"/>
        <w:rPr>
          <w:del w:id="4452" w:author="Author"/>
          <w:rFonts w:ascii="Courier New" w:hAnsi="Courier New" w:cs="Courier New"/>
          <w:color w:val="auto"/>
          <w:sz w:val="14"/>
          <w:szCs w:val="14"/>
          <w:lang w:val="en-GB"/>
        </w:rPr>
      </w:pPr>
      <w:del w:id="4453" w:author="Author">
        <w:r w:rsidRPr="00F46EE4" w:rsidDel="0087544E">
          <w:rPr>
            <w:rFonts w:ascii="Courier New" w:hAnsi="Courier New" w:cs="Courier New"/>
            <w:color w:val="auto"/>
            <w:sz w:val="14"/>
            <w:szCs w:val="14"/>
            <w:lang w:val="en-GB"/>
          </w:rPr>
          <w:delText xml:space="preserve">                    CONTRA_TRANSMIT is the transmit aspect of the upper face (or the face passing signal to the connection where that signal has just passed up the layer stack).</w:delText>
        </w:r>
        <w:bookmarkStart w:id="4454" w:name="_Toc192618858"/>
        <w:bookmarkStart w:id="4455" w:name="_Toc192619828"/>
        <w:bookmarkEnd w:id="4454"/>
        <w:bookmarkEnd w:id="4455"/>
      </w:del>
    </w:p>
    <w:p w14:paraId="6206A043" w14:textId="13392B1C" w:rsidR="00F46EE4" w:rsidRPr="00F46EE4" w:rsidDel="0087544E" w:rsidRDefault="00F46EE4" w:rsidP="00F46EE4">
      <w:pPr>
        <w:autoSpaceDE w:val="0"/>
        <w:autoSpaceDN w:val="0"/>
        <w:adjustRightInd w:val="0"/>
        <w:spacing w:after="0"/>
        <w:rPr>
          <w:del w:id="4456" w:author="Author"/>
          <w:rFonts w:ascii="Courier New" w:hAnsi="Courier New" w:cs="Courier New"/>
          <w:color w:val="auto"/>
          <w:sz w:val="14"/>
          <w:szCs w:val="14"/>
          <w:lang w:val="en-GB"/>
        </w:rPr>
      </w:pPr>
      <w:del w:id="4457" w:author="Author">
        <w:r w:rsidRPr="00F46EE4" w:rsidDel="0087544E">
          <w:rPr>
            <w:rFonts w:ascii="Courier New" w:hAnsi="Courier New" w:cs="Courier New"/>
            <w:color w:val="auto"/>
            <w:sz w:val="14"/>
            <w:szCs w:val="14"/>
            <w:lang w:val="en-GB"/>
          </w:rPr>
          <w:delText xml:space="preserve">                    Note that a CEP taking signal from a connection to pass up the layer stack uses normal directionality as the signal reaches the CEP at its lower face.";</w:delText>
        </w:r>
        <w:bookmarkStart w:id="4458" w:name="_Toc192618859"/>
        <w:bookmarkStart w:id="4459" w:name="_Toc192619829"/>
        <w:bookmarkEnd w:id="4458"/>
        <w:bookmarkEnd w:id="4459"/>
      </w:del>
    </w:p>
    <w:p w14:paraId="333F1184" w14:textId="55C8B061" w:rsidR="00F46EE4" w:rsidRPr="00F46EE4" w:rsidDel="0087544E" w:rsidRDefault="00F46EE4" w:rsidP="00F46EE4">
      <w:pPr>
        <w:autoSpaceDE w:val="0"/>
        <w:autoSpaceDN w:val="0"/>
        <w:adjustRightInd w:val="0"/>
        <w:spacing w:after="0"/>
        <w:rPr>
          <w:del w:id="4460" w:author="Author"/>
          <w:rFonts w:ascii="Courier New" w:hAnsi="Courier New" w:cs="Courier New"/>
          <w:color w:val="auto"/>
          <w:sz w:val="14"/>
          <w:szCs w:val="14"/>
          <w:lang w:val="en-GB"/>
        </w:rPr>
      </w:pPr>
      <w:del w:id="4461" w:author="Author">
        <w:r w:rsidRPr="00F46EE4" w:rsidDel="0087544E">
          <w:rPr>
            <w:rFonts w:ascii="Courier New" w:hAnsi="Courier New" w:cs="Courier New"/>
            <w:color w:val="auto"/>
            <w:sz w:val="14"/>
            <w:szCs w:val="14"/>
            <w:lang w:val="en-GB"/>
          </w:rPr>
          <w:delText xml:space="preserve">            }</w:delText>
        </w:r>
        <w:bookmarkStart w:id="4462" w:name="_Toc192618860"/>
        <w:bookmarkStart w:id="4463" w:name="_Toc192619830"/>
        <w:bookmarkEnd w:id="4462"/>
        <w:bookmarkEnd w:id="4463"/>
      </w:del>
    </w:p>
    <w:p w14:paraId="158FD35E" w14:textId="597ED4B4" w:rsidR="00F46EE4" w:rsidRPr="00F46EE4" w:rsidDel="0087544E" w:rsidRDefault="00F46EE4" w:rsidP="00F46EE4">
      <w:pPr>
        <w:autoSpaceDE w:val="0"/>
        <w:autoSpaceDN w:val="0"/>
        <w:adjustRightInd w:val="0"/>
        <w:spacing w:after="0"/>
        <w:rPr>
          <w:del w:id="4464" w:author="Author"/>
          <w:rFonts w:ascii="Courier New" w:hAnsi="Courier New" w:cs="Courier New"/>
          <w:color w:val="auto"/>
          <w:sz w:val="14"/>
          <w:szCs w:val="14"/>
          <w:lang w:val="en-GB"/>
        </w:rPr>
      </w:pPr>
      <w:del w:id="4465" w:author="Author">
        <w:r w:rsidRPr="00F46EE4" w:rsidDel="0087544E">
          <w:rPr>
            <w:rFonts w:ascii="Courier New" w:hAnsi="Courier New" w:cs="Courier New"/>
            <w:color w:val="auto"/>
            <w:sz w:val="14"/>
            <w:szCs w:val="14"/>
            <w:lang w:val="en-GB"/>
          </w:rPr>
          <w:delText xml:space="preserve">            enum CONTRA_TRANSMIT {</w:delText>
        </w:r>
        <w:bookmarkStart w:id="4466" w:name="_Toc192618861"/>
        <w:bookmarkStart w:id="4467" w:name="_Toc192619831"/>
        <w:bookmarkEnd w:id="4466"/>
        <w:bookmarkEnd w:id="4467"/>
      </w:del>
    </w:p>
    <w:p w14:paraId="49AC6B87" w14:textId="76B5500F" w:rsidR="00F46EE4" w:rsidRPr="00F46EE4" w:rsidDel="0087544E" w:rsidRDefault="00F46EE4" w:rsidP="00F46EE4">
      <w:pPr>
        <w:autoSpaceDE w:val="0"/>
        <w:autoSpaceDN w:val="0"/>
        <w:adjustRightInd w:val="0"/>
        <w:spacing w:after="0"/>
        <w:rPr>
          <w:del w:id="4468" w:author="Author"/>
          <w:rFonts w:ascii="Courier New" w:hAnsi="Courier New" w:cs="Courier New"/>
          <w:color w:val="auto"/>
          <w:sz w:val="14"/>
          <w:szCs w:val="14"/>
          <w:lang w:val="en-GB"/>
        </w:rPr>
      </w:pPr>
      <w:del w:id="4469" w:author="Author">
        <w:r w:rsidRPr="00F46EE4" w:rsidDel="0087544E">
          <w:rPr>
            <w:rFonts w:ascii="Courier New" w:hAnsi="Courier New" w:cs="Courier New"/>
            <w:color w:val="auto"/>
            <w:sz w:val="14"/>
            <w:szCs w:val="14"/>
            <w:lang w:val="en-GB"/>
          </w:rPr>
          <w:delText xml:space="preserve">                description "Where the measurement is against a flow that is considered 'contra transmit' with respect to the points directional model.</w:delText>
        </w:r>
        <w:bookmarkStart w:id="4470" w:name="_Toc192618862"/>
        <w:bookmarkStart w:id="4471" w:name="_Toc192619832"/>
        <w:bookmarkEnd w:id="4470"/>
        <w:bookmarkEnd w:id="4471"/>
      </w:del>
    </w:p>
    <w:p w14:paraId="76A60497" w14:textId="6FA9F720" w:rsidR="00F46EE4" w:rsidRPr="00F46EE4" w:rsidDel="0087544E" w:rsidRDefault="00F46EE4" w:rsidP="00F46EE4">
      <w:pPr>
        <w:autoSpaceDE w:val="0"/>
        <w:autoSpaceDN w:val="0"/>
        <w:adjustRightInd w:val="0"/>
        <w:spacing w:after="0"/>
        <w:rPr>
          <w:del w:id="4472" w:author="Author"/>
          <w:rFonts w:ascii="Courier New" w:hAnsi="Courier New" w:cs="Courier New"/>
          <w:color w:val="auto"/>
          <w:sz w:val="14"/>
          <w:szCs w:val="14"/>
          <w:lang w:val="en-GB"/>
        </w:rPr>
      </w:pPr>
      <w:del w:id="4473" w:author="Author">
        <w:r w:rsidRPr="00F46EE4" w:rsidDel="0087544E">
          <w:rPr>
            <w:rFonts w:ascii="Courier New" w:hAnsi="Courier New" w:cs="Courier New"/>
            <w:color w:val="auto"/>
            <w:sz w:val="14"/>
            <w:szCs w:val="14"/>
            <w:lang w:val="en-GB"/>
          </w:rPr>
          <w:delText xml:space="preserve">                    See CONTRA_RECEIVE for more details.";</w:delText>
        </w:r>
        <w:bookmarkStart w:id="4474" w:name="_Toc192618863"/>
        <w:bookmarkStart w:id="4475" w:name="_Toc192619833"/>
        <w:bookmarkEnd w:id="4474"/>
        <w:bookmarkEnd w:id="4475"/>
      </w:del>
    </w:p>
    <w:p w14:paraId="5A0AF9EF" w14:textId="0293C739" w:rsidR="00F46EE4" w:rsidRPr="00F46EE4" w:rsidDel="0087544E" w:rsidRDefault="00F46EE4" w:rsidP="00F46EE4">
      <w:pPr>
        <w:autoSpaceDE w:val="0"/>
        <w:autoSpaceDN w:val="0"/>
        <w:adjustRightInd w:val="0"/>
        <w:spacing w:after="0"/>
        <w:rPr>
          <w:del w:id="4476" w:author="Author"/>
          <w:rFonts w:ascii="Courier New" w:hAnsi="Courier New" w:cs="Courier New"/>
          <w:color w:val="auto"/>
          <w:sz w:val="14"/>
          <w:szCs w:val="14"/>
          <w:lang w:val="en-GB"/>
        </w:rPr>
      </w:pPr>
      <w:del w:id="4477" w:author="Author">
        <w:r w:rsidRPr="00F46EE4" w:rsidDel="0087544E">
          <w:rPr>
            <w:rFonts w:ascii="Courier New" w:hAnsi="Courier New" w:cs="Courier New"/>
            <w:color w:val="auto"/>
            <w:sz w:val="14"/>
            <w:szCs w:val="14"/>
            <w:lang w:val="en-GB"/>
          </w:rPr>
          <w:delText xml:space="preserve">            }</w:delText>
        </w:r>
        <w:bookmarkStart w:id="4478" w:name="_Toc192618864"/>
        <w:bookmarkStart w:id="4479" w:name="_Toc192619834"/>
        <w:bookmarkEnd w:id="4478"/>
        <w:bookmarkEnd w:id="4479"/>
      </w:del>
    </w:p>
    <w:p w14:paraId="72232102" w14:textId="300BD79B" w:rsidR="00F46EE4" w:rsidRPr="00F46EE4" w:rsidDel="0087544E" w:rsidRDefault="00F46EE4" w:rsidP="00F46EE4">
      <w:pPr>
        <w:autoSpaceDE w:val="0"/>
        <w:autoSpaceDN w:val="0"/>
        <w:adjustRightInd w:val="0"/>
        <w:spacing w:after="0"/>
        <w:rPr>
          <w:del w:id="4480" w:author="Author"/>
          <w:rFonts w:ascii="Courier New" w:hAnsi="Courier New" w:cs="Courier New"/>
          <w:color w:val="auto"/>
          <w:sz w:val="14"/>
          <w:szCs w:val="14"/>
          <w:lang w:val="en-GB"/>
        </w:rPr>
      </w:pPr>
      <w:del w:id="4481" w:author="Author">
        <w:r w:rsidRPr="00F46EE4" w:rsidDel="0087544E">
          <w:rPr>
            <w:rFonts w:ascii="Courier New" w:hAnsi="Courier New" w:cs="Courier New"/>
            <w:color w:val="auto"/>
            <w:sz w:val="14"/>
            <w:szCs w:val="14"/>
            <w:lang w:val="en-GB"/>
          </w:rPr>
          <w:delText xml:space="preserve">            enum CONTRA_RECEIVE_AND_CONTRA_TRANSMIT {</w:delText>
        </w:r>
        <w:bookmarkStart w:id="4482" w:name="_Toc192618865"/>
        <w:bookmarkStart w:id="4483" w:name="_Toc192619835"/>
        <w:bookmarkEnd w:id="4482"/>
        <w:bookmarkEnd w:id="4483"/>
      </w:del>
    </w:p>
    <w:p w14:paraId="48B64C1A" w14:textId="30B1278C" w:rsidR="00F46EE4" w:rsidRPr="00F46EE4" w:rsidDel="0087544E" w:rsidRDefault="00F46EE4" w:rsidP="00F46EE4">
      <w:pPr>
        <w:autoSpaceDE w:val="0"/>
        <w:autoSpaceDN w:val="0"/>
        <w:adjustRightInd w:val="0"/>
        <w:spacing w:after="0"/>
        <w:rPr>
          <w:del w:id="4484" w:author="Author"/>
          <w:rFonts w:ascii="Courier New" w:hAnsi="Courier New" w:cs="Courier New"/>
          <w:color w:val="auto"/>
          <w:sz w:val="14"/>
          <w:szCs w:val="14"/>
          <w:lang w:val="en-GB"/>
        </w:rPr>
      </w:pPr>
      <w:del w:id="4485" w:author="Author">
        <w:r w:rsidRPr="00F46EE4" w:rsidDel="0087544E">
          <w:rPr>
            <w:rFonts w:ascii="Courier New" w:hAnsi="Courier New" w:cs="Courier New"/>
            <w:color w:val="auto"/>
            <w:sz w:val="14"/>
            <w:szCs w:val="14"/>
            <w:lang w:val="en-GB"/>
          </w:rPr>
          <w:delText xml:space="preserve">                description "Where the measurement is against both the contra receive and contra transmit flows.";</w:delText>
        </w:r>
        <w:bookmarkStart w:id="4486" w:name="_Toc192618866"/>
        <w:bookmarkStart w:id="4487" w:name="_Toc192619836"/>
        <w:bookmarkEnd w:id="4486"/>
        <w:bookmarkEnd w:id="4487"/>
      </w:del>
    </w:p>
    <w:p w14:paraId="14925D63" w14:textId="1AC37C94" w:rsidR="00F46EE4" w:rsidRPr="00F46EE4" w:rsidDel="0087544E" w:rsidRDefault="00F46EE4" w:rsidP="00F46EE4">
      <w:pPr>
        <w:autoSpaceDE w:val="0"/>
        <w:autoSpaceDN w:val="0"/>
        <w:adjustRightInd w:val="0"/>
        <w:spacing w:after="0"/>
        <w:rPr>
          <w:del w:id="4488" w:author="Author"/>
          <w:rFonts w:ascii="Courier New" w:hAnsi="Courier New" w:cs="Courier New"/>
          <w:color w:val="auto"/>
          <w:sz w:val="14"/>
          <w:szCs w:val="14"/>
          <w:lang w:val="en-GB"/>
        </w:rPr>
      </w:pPr>
      <w:del w:id="4489" w:author="Author">
        <w:r w:rsidRPr="00F46EE4" w:rsidDel="0087544E">
          <w:rPr>
            <w:rFonts w:ascii="Courier New" w:hAnsi="Courier New" w:cs="Courier New"/>
            <w:color w:val="auto"/>
            <w:sz w:val="14"/>
            <w:szCs w:val="14"/>
            <w:lang w:val="en-GB"/>
          </w:rPr>
          <w:delText xml:space="preserve">            }</w:delText>
        </w:r>
        <w:bookmarkStart w:id="4490" w:name="_Toc192618867"/>
        <w:bookmarkStart w:id="4491" w:name="_Toc192619837"/>
        <w:bookmarkEnd w:id="4490"/>
        <w:bookmarkEnd w:id="4491"/>
      </w:del>
    </w:p>
    <w:p w14:paraId="4E154D92" w14:textId="0280038A" w:rsidR="00F46EE4" w:rsidRPr="00F46EE4" w:rsidDel="0087544E" w:rsidRDefault="00F46EE4" w:rsidP="00F46EE4">
      <w:pPr>
        <w:autoSpaceDE w:val="0"/>
        <w:autoSpaceDN w:val="0"/>
        <w:adjustRightInd w:val="0"/>
        <w:spacing w:after="0"/>
        <w:rPr>
          <w:del w:id="4492" w:author="Author"/>
          <w:rFonts w:ascii="Courier New" w:hAnsi="Courier New" w:cs="Courier New"/>
          <w:color w:val="auto"/>
          <w:sz w:val="14"/>
          <w:szCs w:val="14"/>
          <w:lang w:val="en-GB"/>
        </w:rPr>
      </w:pPr>
      <w:del w:id="4493" w:author="Author">
        <w:r w:rsidRPr="00F46EE4" w:rsidDel="0087544E">
          <w:rPr>
            <w:rFonts w:ascii="Courier New" w:hAnsi="Courier New" w:cs="Courier New"/>
            <w:color w:val="auto"/>
            <w:sz w:val="14"/>
            <w:szCs w:val="14"/>
            <w:lang w:val="en-GB"/>
          </w:rPr>
          <w:delText xml:space="preserve">        }</w:delText>
        </w:r>
        <w:bookmarkStart w:id="4494" w:name="_Toc192618868"/>
        <w:bookmarkStart w:id="4495" w:name="_Toc192619838"/>
        <w:bookmarkEnd w:id="4494"/>
        <w:bookmarkEnd w:id="4495"/>
      </w:del>
    </w:p>
    <w:p w14:paraId="224DB322" w14:textId="1EE29BAE" w:rsidR="00F46EE4" w:rsidRPr="00F46EE4" w:rsidDel="0087544E" w:rsidRDefault="00F46EE4" w:rsidP="00F46EE4">
      <w:pPr>
        <w:autoSpaceDE w:val="0"/>
        <w:autoSpaceDN w:val="0"/>
        <w:adjustRightInd w:val="0"/>
        <w:spacing w:after="0"/>
        <w:rPr>
          <w:del w:id="4496" w:author="Author"/>
          <w:rFonts w:ascii="Courier New" w:hAnsi="Courier New" w:cs="Courier New"/>
          <w:color w:val="auto"/>
          <w:sz w:val="14"/>
          <w:szCs w:val="14"/>
          <w:lang w:val="en-GB"/>
        </w:rPr>
      </w:pPr>
      <w:del w:id="4497" w:author="Author">
        <w:r w:rsidRPr="00F46EE4" w:rsidDel="0087544E">
          <w:rPr>
            <w:rFonts w:ascii="Courier New" w:hAnsi="Courier New" w:cs="Courier New"/>
            <w:color w:val="auto"/>
            <w:sz w:val="14"/>
            <w:szCs w:val="14"/>
            <w:lang w:val="en-GB"/>
          </w:rPr>
          <w:delText xml:space="preserve">        description "Flow directions.";</w:delText>
        </w:r>
        <w:bookmarkStart w:id="4498" w:name="_Toc192618869"/>
        <w:bookmarkStart w:id="4499" w:name="_Toc192619839"/>
        <w:bookmarkEnd w:id="4498"/>
        <w:bookmarkEnd w:id="4499"/>
      </w:del>
    </w:p>
    <w:p w14:paraId="19DDD1B5" w14:textId="6AE197CC" w:rsidR="00F46EE4" w:rsidRPr="00F46EE4" w:rsidDel="0087544E" w:rsidRDefault="00F46EE4" w:rsidP="00F46EE4">
      <w:pPr>
        <w:autoSpaceDE w:val="0"/>
        <w:autoSpaceDN w:val="0"/>
        <w:adjustRightInd w:val="0"/>
        <w:spacing w:after="0"/>
        <w:rPr>
          <w:del w:id="4500" w:author="Author"/>
          <w:rFonts w:ascii="Courier New" w:hAnsi="Courier New" w:cs="Courier New"/>
          <w:color w:val="auto"/>
          <w:sz w:val="14"/>
          <w:szCs w:val="14"/>
          <w:lang w:val="en-GB"/>
        </w:rPr>
      </w:pPr>
      <w:del w:id="4501" w:author="Author">
        <w:r w:rsidRPr="00F46EE4" w:rsidDel="0087544E">
          <w:rPr>
            <w:rFonts w:ascii="Courier New" w:hAnsi="Courier New" w:cs="Courier New"/>
            <w:color w:val="auto"/>
            <w:sz w:val="14"/>
            <w:szCs w:val="14"/>
            <w:lang w:val="en-GB"/>
          </w:rPr>
          <w:delText xml:space="preserve">    }</w:delText>
        </w:r>
        <w:bookmarkStart w:id="4502" w:name="_Toc192618870"/>
        <w:bookmarkStart w:id="4503" w:name="_Toc192619840"/>
        <w:bookmarkEnd w:id="4502"/>
        <w:bookmarkEnd w:id="4503"/>
      </w:del>
    </w:p>
    <w:p w14:paraId="6DC2C2A0" w14:textId="0F480970" w:rsidR="00F46EE4" w:rsidRPr="00F46EE4" w:rsidDel="0087544E" w:rsidRDefault="00F46EE4" w:rsidP="00F46EE4">
      <w:pPr>
        <w:autoSpaceDE w:val="0"/>
        <w:autoSpaceDN w:val="0"/>
        <w:adjustRightInd w:val="0"/>
        <w:spacing w:after="0"/>
        <w:rPr>
          <w:del w:id="4504" w:author="Author"/>
          <w:rFonts w:ascii="Courier New" w:hAnsi="Courier New" w:cs="Courier New"/>
          <w:color w:val="auto"/>
          <w:sz w:val="14"/>
          <w:szCs w:val="14"/>
          <w:lang w:val="en-GB"/>
        </w:rPr>
      </w:pPr>
      <w:del w:id="4505" w:author="Author">
        <w:r w:rsidRPr="00F46EE4" w:rsidDel="0087544E">
          <w:rPr>
            <w:rFonts w:ascii="Courier New" w:hAnsi="Courier New" w:cs="Courier New"/>
            <w:color w:val="auto"/>
            <w:sz w:val="14"/>
            <w:szCs w:val="14"/>
            <w:lang w:val="en-GB"/>
          </w:rPr>
          <w:delText xml:space="preserve">    grouping qualified-measured-value {</w:delText>
        </w:r>
        <w:bookmarkStart w:id="4506" w:name="_Toc192618871"/>
        <w:bookmarkStart w:id="4507" w:name="_Toc192619841"/>
        <w:bookmarkEnd w:id="4506"/>
        <w:bookmarkEnd w:id="4507"/>
      </w:del>
    </w:p>
    <w:p w14:paraId="63B164F7" w14:textId="3AFAB335" w:rsidR="00F46EE4" w:rsidRPr="00F46EE4" w:rsidDel="0087544E" w:rsidRDefault="00F46EE4" w:rsidP="00F46EE4">
      <w:pPr>
        <w:autoSpaceDE w:val="0"/>
        <w:autoSpaceDN w:val="0"/>
        <w:adjustRightInd w:val="0"/>
        <w:spacing w:after="0"/>
        <w:rPr>
          <w:del w:id="4508" w:author="Author"/>
          <w:rFonts w:ascii="Courier New" w:hAnsi="Courier New" w:cs="Courier New"/>
          <w:color w:val="auto"/>
          <w:sz w:val="14"/>
          <w:szCs w:val="14"/>
          <w:lang w:val="en-GB"/>
        </w:rPr>
      </w:pPr>
      <w:del w:id="4509" w:author="Author">
        <w:r w:rsidRPr="00F46EE4" w:rsidDel="0087544E">
          <w:rPr>
            <w:rFonts w:ascii="Courier New" w:hAnsi="Courier New" w:cs="Courier New"/>
            <w:color w:val="auto"/>
            <w:sz w:val="14"/>
            <w:szCs w:val="14"/>
            <w:lang w:val="en-GB"/>
          </w:rPr>
          <w:delText xml:space="preserve">        leaf value {</w:delText>
        </w:r>
        <w:bookmarkStart w:id="4510" w:name="_Toc192618872"/>
        <w:bookmarkStart w:id="4511" w:name="_Toc192619842"/>
        <w:bookmarkEnd w:id="4510"/>
        <w:bookmarkEnd w:id="4511"/>
      </w:del>
    </w:p>
    <w:p w14:paraId="277B46DA" w14:textId="764E1BF6" w:rsidR="00F46EE4" w:rsidRPr="00F46EE4" w:rsidDel="0087544E" w:rsidRDefault="00F46EE4" w:rsidP="00F46EE4">
      <w:pPr>
        <w:autoSpaceDE w:val="0"/>
        <w:autoSpaceDN w:val="0"/>
        <w:adjustRightInd w:val="0"/>
        <w:spacing w:after="0"/>
        <w:rPr>
          <w:del w:id="4512" w:author="Author"/>
          <w:rFonts w:ascii="Courier New" w:hAnsi="Courier New" w:cs="Courier New"/>
          <w:color w:val="auto"/>
          <w:sz w:val="14"/>
          <w:szCs w:val="14"/>
          <w:lang w:val="en-GB"/>
        </w:rPr>
      </w:pPr>
      <w:del w:id="4513" w:author="Author">
        <w:r w:rsidRPr="00F46EE4" w:rsidDel="0087544E">
          <w:rPr>
            <w:rFonts w:ascii="Courier New" w:hAnsi="Courier New" w:cs="Courier New"/>
            <w:color w:val="auto"/>
            <w:sz w:val="14"/>
            <w:szCs w:val="14"/>
            <w:lang w:val="en-GB"/>
          </w:rPr>
          <w:delText xml:space="preserve">            type decimal64 {</w:delText>
        </w:r>
        <w:bookmarkStart w:id="4514" w:name="_Toc192618873"/>
        <w:bookmarkStart w:id="4515" w:name="_Toc192619843"/>
        <w:bookmarkEnd w:id="4514"/>
        <w:bookmarkEnd w:id="4515"/>
      </w:del>
    </w:p>
    <w:p w14:paraId="3F59DAFC" w14:textId="1481381A" w:rsidR="00F46EE4" w:rsidRPr="00F46EE4" w:rsidDel="0087544E" w:rsidRDefault="00F46EE4" w:rsidP="00F46EE4">
      <w:pPr>
        <w:autoSpaceDE w:val="0"/>
        <w:autoSpaceDN w:val="0"/>
        <w:adjustRightInd w:val="0"/>
        <w:spacing w:after="0"/>
        <w:rPr>
          <w:del w:id="4516" w:author="Author"/>
          <w:rFonts w:ascii="Courier New" w:hAnsi="Courier New" w:cs="Courier New"/>
          <w:color w:val="auto"/>
          <w:sz w:val="14"/>
          <w:szCs w:val="14"/>
          <w:lang w:val="en-GB"/>
        </w:rPr>
      </w:pPr>
      <w:del w:id="4517" w:author="Author">
        <w:r w:rsidRPr="00F46EE4" w:rsidDel="0087544E">
          <w:rPr>
            <w:rFonts w:ascii="Courier New" w:hAnsi="Courier New" w:cs="Courier New"/>
            <w:color w:val="auto"/>
            <w:sz w:val="14"/>
            <w:szCs w:val="14"/>
            <w:lang w:val="en-GB"/>
          </w:rPr>
          <w:delText xml:space="preserve">                fraction-digits 7;</w:delText>
        </w:r>
        <w:bookmarkStart w:id="4518" w:name="_Toc192618874"/>
        <w:bookmarkStart w:id="4519" w:name="_Toc192619844"/>
        <w:bookmarkEnd w:id="4518"/>
        <w:bookmarkEnd w:id="4519"/>
      </w:del>
    </w:p>
    <w:p w14:paraId="7532BB74" w14:textId="2E0785BF" w:rsidR="00F46EE4" w:rsidRPr="00F46EE4" w:rsidDel="0087544E" w:rsidRDefault="00F46EE4" w:rsidP="00F46EE4">
      <w:pPr>
        <w:autoSpaceDE w:val="0"/>
        <w:autoSpaceDN w:val="0"/>
        <w:adjustRightInd w:val="0"/>
        <w:spacing w:after="0"/>
        <w:rPr>
          <w:del w:id="4520" w:author="Author"/>
          <w:rFonts w:ascii="Courier New" w:hAnsi="Courier New" w:cs="Courier New"/>
          <w:color w:val="auto"/>
          <w:sz w:val="14"/>
          <w:szCs w:val="14"/>
          <w:lang w:val="en-GB"/>
        </w:rPr>
      </w:pPr>
      <w:del w:id="4521" w:author="Author">
        <w:r w:rsidRPr="00F46EE4" w:rsidDel="0087544E">
          <w:rPr>
            <w:rFonts w:ascii="Courier New" w:hAnsi="Courier New" w:cs="Courier New"/>
            <w:color w:val="auto"/>
            <w:sz w:val="14"/>
            <w:szCs w:val="14"/>
            <w:lang w:val="en-GB"/>
          </w:rPr>
          <w:delText xml:space="preserve">            }</w:delText>
        </w:r>
        <w:bookmarkStart w:id="4522" w:name="_Toc192618875"/>
        <w:bookmarkStart w:id="4523" w:name="_Toc192619845"/>
        <w:bookmarkEnd w:id="4522"/>
        <w:bookmarkEnd w:id="4523"/>
      </w:del>
    </w:p>
    <w:p w14:paraId="364E3D0A" w14:textId="08E7F647" w:rsidR="00F46EE4" w:rsidRPr="00F46EE4" w:rsidDel="0087544E" w:rsidRDefault="00F46EE4" w:rsidP="00F46EE4">
      <w:pPr>
        <w:autoSpaceDE w:val="0"/>
        <w:autoSpaceDN w:val="0"/>
        <w:adjustRightInd w:val="0"/>
        <w:spacing w:after="0"/>
        <w:rPr>
          <w:del w:id="4524" w:author="Author"/>
          <w:rFonts w:ascii="Courier New" w:hAnsi="Courier New" w:cs="Courier New"/>
          <w:color w:val="auto"/>
          <w:sz w:val="14"/>
          <w:szCs w:val="14"/>
          <w:lang w:val="en-GB"/>
        </w:rPr>
      </w:pPr>
      <w:del w:id="4525" w:author="Author">
        <w:r w:rsidRPr="00F46EE4" w:rsidDel="0087544E">
          <w:rPr>
            <w:rFonts w:ascii="Courier New" w:hAnsi="Courier New" w:cs="Courier New"/>
            <w:color w:val="auto"/>
            <w:sz w:val="14"/>
            <w:szCs w:val="14"/>
            <w:lang w:val="en-GB"/>
          </w:rPr>
          <w:delText xml:space="preserve">            config false;</w:delText>
        </w:r>
        <w:bookmarkStart w:id="4526" w:name="_Toc192618876"/>
        <w:bookmarkStart w:id="4527" w:name="_Toc192619846"/>
        <w:bookmarkEnd w:id="4526"/>
        <w:bookmarkEnd w:id="4527"/>
      </w:del>
    </w:p>
    <w:p w14:paraId="728871AF" w14:textId="32FD60F2" w:rsidR="00F46EE4" w:rsidRPr="00F46EE4" w:rsidDel="0087544E" w:rsidRDefault="00F46EE4" w:rsidP="00F46EE4">
      <w:pPr>
        <w:autoSpaceDE w:val="0"/>
        <w:autoSpaceDN w:val="0"/>
        <w:adjustRightInd w:val="0"/>
        <w:spacing w:after="0"/>
        <w:rPr>
          <w:del w:id="4528" w:author="Author"/>
          <w:rFonts w:ascii="Courier New" w:hAnsi="Courier New" w:cs="Courier New"/>
          <w:color w:val="auto"/>
          <w:sz w:val="14"/>
          <w:szCs w:val="14"/>
          <w:lang w:val="en-GB"/>
        </w:rPr>
      </w:pPr>
      <w:del w:id="4529" w:author="Author">
        <w:r w:rsidRPr="00F46EE4" w:rsidDel="0087544E">
          <w:rPr>
            <w:rFonts w:ascii="Courier New" w:hAnsi="Courier New" w:cs="Courier New"/>
            <w:color w:val="auto"/>
            <w:sz w:val="14"/>
            <w:szCs w:val="14"/>
            <w:lang w:val="en-GB"/>
          </w:rPr>
          <w:delText xml:space="preserve">            description "The measured value (provided when available).</w:delText>
        </w:r>
        <w:bookmarkStart w:id="4530" w:name="_Toc192618877"/>
        <w:bookmarkStart w:id="4531" w:name="_Toc192619847"/>
        <w:bookmarkEnd w:id="4530"/>
        <w:bookmarkEnd w:id="4531"/>
      </w:del>
    </w:p>
    <w:p w14:paraId="777E4A98" w14:textId="7D4DFBBC" w:rsidR="00F46EE4" w:rsidRPr="00F46EE4" w:rsidDel="0087544E" w:rsidRDefault="00F46EE4" w:rsidP="00F46EE4">
      <w:pPr>
        <w:autoSpaceDE w:val="0"/>
        <w:autoSpaceDN w:val="0"/>
        <w:adjustRightInd w:val="0"/>
        <w:spacing w:after="0"/>
        <w:rPr>
          <w:del w:id="4532" w:author="Author"/>
          <w:rFonts w:ascii="Courier New" w:hAnsi="Courier New" w:cs="Courier New"/>
          <w:color w:val="auto"/>
          <w:sz w:val="14"/>
          <w:szCs w:val="14"/>
          <w:lang w:val="en-GB"/>
        </w:rPr>
      </w:pPr>
      <w:del w:id="4533" w:author="Author">
        <w:r w:rsidRPr="00F46EE4" w:rsidDel="0087544E">
          <w:rPr>
            <w:rFonts w:ascii="Courier New" w:hAnsi="Courier New" w:cs="Courier New"/>
            <w:color w:val="auto"/>
            <w:sz w:val="14"/>
            <w:szCs w:val="14"/>
            <w:lang w:val="en-GB"/>
          </w:rPr>
          <w:delText xml:space="preserve">                CONDITION: Mandatory where the value is available.";</w:delText>
        </w:r>
        <w:bookmarkStart w:id="4534" w:name="_Toc192618878"/>
        <w:bookmarkStart w:id="4535" w:name="_Toc192619848"/>
        <w:bookmarkEnd w:id="4534"/>
        <w:bookmarkEnd w:id="4535"/>
      </w:del>
    </w:p>
    <w:p w14:paraId="4300AB85" w14:textId="4BA53799" w:rsidR="00F46EE4" w:rsidRPr="00F46EE4" w:rsidDel="0087544E" w:rsidRDefault="00F46EE4" w:rsidP="00F46EE4">
      <w:pPr>
        <w:autoSpaceDE w:val="0"/>
        <w:autoSpaceDN w:val="0"/>
        <w:adjustRightInd w:val="0"/>
        <w:spacing w:after="0"/>
        <w:rPr>
          <w:del w:id="4536" w:author="Author"/>
          <w:rFonts w:ascii="Courier New" w:hAnsi="Courier New" w:cs="Courier New"/>
          <w:color w:val="auto"/>
          <w:sz w:val="14"/>
          <w:szCs w:val="14"/>
          <w:lang w:val="en-GB"/>
        </w:rPr>
      </w:pPr>
      <w:del w:id="4537" w:author="Author">
        <w:r w:rsidRPr="00F46EE4" w:rsidDel="0087544E">
          <w:rPr>
            <w:rFonts w:ascii="Courier New" w:hAnsi="Courier New" w:cs="Courier New"/>
            <w:color w:val="auto"/>
            <w:sz w:val="14"/>
            <w:szCs w:val="14"/>
            <w:lang w:val="en-GB"/>
          </w:rPr>
          <w:delText xml:space="preserve">        }</w:delText>
        </w:r>
        <w:bookmarkStart w:id="4538" w:name="_Toc192618879"/>
        <w:bookmarkStart w:id="4539" w:name="_Toc192619849"/>
        <w:bookmarkEnd w:id="4538"/>
        <w:bookmarkEnd w:id="4539"/>
      </w:del>
    </w:p>
    <w:p w14:paraId="0BC0E25D" w14:textId="2C2AAFBB" w:rsidR="00F46EE4" w:rsidRPr="00F46EE4" w:rsidDel="0087544E" w:rsidRDefault="00F46EE4" w:rsidP="00F46EE4">
      <w:pPr>
        <w:autoSpaceDE w:val="0"/>
        <w:autoSpaceDN w:val="0"/>
        <w:adjustRightInd w:val="0"/>
        <w:spacing w:after="0"/>
        <w:rPr>
          <w:del w:id="4540" w:author="Author"/>
          <w:rFonts w:ascii="Courier New" w:hAnsi="Courier New" w:cs="Courier New"/>
          <w:color w:val="auto"/>
          <w:sz w:val="14"/>
          <w:szCs w:val="14"/>
          <w:lang w:val="en-GB"/>
        </w:rPr>
      </w:pPr>
      <w:del w:id="4541" w:author="Author">
        <w:r w:rsidRPr="00F46EE4" w:rsidDel="0087544E">
          <w:rPr>
            <w:rFonts w:ascii="Courier New" w:hAnsi="Courier New" w:cs="Courier New"/>
            <w:color w:val="auto"/>
            <w:sz w:val="14"/>
            <w:szCs w:val="14"/>
            <w:lang w:val="en-GB"/>
          </w:rPr>
          <w:delText xml:space="preserve">        leaf value-qualifier {</w:delText>
        </w:r>
        <w:bookmarkStart w:id="4542" w:name="_Toc192618880"/>
        <w:bookmarkStart w:id="4543" w:name="_Toc192619850"/>
        <w:bookmarkEnd w:id="4542"/>
        <w:bookmarkEnd w:id="4543"/>
      </w:del>
    </w:p>
    <w:p w14:paraId="01B8C37C" w14:textId="47B4F710" w:rsidR="00F46EE4" w:rsidRPr="00F46EE4" w:rsidDel="0087544E" w:rsidRDefault="00F46EE4" w:rsidP="00F46EE4">
      <w:pPr>
        <w:autoSpaceDE w:val="0"/>
        <w:autoSpaceDN w:val="0"/>
        <w:adjustRightInd w:val="0"/>
        <w:spacing w:after="0"/>
        <w:rPr>
          <w:del w:id="4544" w:author="Author"/>
          <w:rFonts w:ascii="Courier New" w:hAnsi="Courier New" w:cs="Courier New"/>
          <w:color w:val="auto"/>
          <w:sz w:val="14"/>
          <w:szCs w:val="14"/>
          <w:lang w:val="en-GB"/>
        </w:rPr>
      </w:pPr>
      <w:del w:id="4545" w:author="Author">
        <w:r w:rsidRPr="00F46EE4" w:rsidDel="0087544E">
          <w:rPr>
            <w:rFonts w:ascii="Courier New" w:hAnsi="Courier New" w:cs="Courier New"/>
            <w:color w:val="auto"/>
            <w:sz w:val="14"/>
            <w:szCs w:val="14"/>
            <w:lang w:val="en-GB"/>
          </w:rPr>
          <w:delText xml:space="preserve">            type value-qualifier;</w:delText>
        </w:r>
        <w:bookmarkStart w:id="4546" w:name="_Toc192618881"/>
        <w:bookmarkStart w:id="4547" w:name="_Toc192619851"/>
        <w:bookmarkEnd w:id="4546"/>
        <w:bookmarkEnd w:id="4547"/>
      </w:del>
    </w:p>
    <w:p w14:paraId="28301A48" w14:textId="65DC0EEC" w:rsidR="00F46EE4" w:rsidRPr="00F46EE4" w:rsidDel="0087544E" w:rsidRDefault="00F46EE4" w:rsidP="00F46EE4">
      <w:pPr>
        <w:autoSpaceDE w:val="0"/>
        <w:autoSpaceDN w:val="0"/>
        <w:adjustRightInd w:val="0"/>
        <w:spacing w:after="0"/>
        <w:rPr>
          <w:del w:id="4548" w:author="Author"/>
          <w:rFonts w:ascii="Courier New" w:hAnsi="Courier New" w:cs="Courier New"/>
          <w:color w:val="auto"/>
          <w:sz w:val="14"/>
          <w:szCs w:val="14"/>
          <w:lang w:val="en-GB"/>
        </w:rPr>
      </w:pPr>
      <w:del w:id="4549" w:author="Author">
        <w:r w:rsidRPr="00F46EE4" w:rsidDel="0087544E">
          <w:rPr>
            <w:rFonts w:ascii="Courier New" w:hAnsi="Courier New" w:cs="Courier New"/>
            <w:color w:val="auto"/>
            <w:sz w:val="14"/>
            <w:szCs w:val="14"/>
            <w:lang w:val="en-GB"/>
          </w:rPr>
          <w:delText xml:space="preserve">            config false;</w:delText>
        </w:r>
        <w:bookmarkStart w:id="4550" w:name="_Toc192618882"/>
        <w:bookmarkStart w:id="4551" w:name="_Toc192619852"/>
        <w:bookmarkEnd w:id="4550"/>
        <w:bookmarkEnd w:id="4551"/>
      </w:del>
    </w:p>
    <w:p w14:paraId="586CF268" w14:textId="072A03DA" w:rsidR="00F46EE4" w:rsidRPr="00F46EE4" w:rsidDel="0087544E" w:rsidRDefault="00F46EE4" w:rsidP="00F46EE4">
      <w:pPr>
        <w:autoSpaceDE w:val="0"/>
        <w:autoSpaceDN w:val="0"/>
        <w:adjustRightInd w:val="0"/>
        <w:spacing w:after="0"/>
        <w:rPr>
          <w:del w:id="4552" w:author="Author"/>
          <w:rFonts w:ascii="Courier New" w:hAnsi="Courier New" w:cs="Courier New"/>
          <w:color w:val="auto"/>
          <w:sz w:val="14"/>
          <w:szCs w:val="14"/>
          <w:lang w:val="en-GB"/>
        </w:rPr>
      </w:pPr>
      <w:del w:id="4553" w:author="Author">
        <w:r w:rsidRPr="00F46EE4" w:rsidDel="0087544E">
          <w:rPr>
            <w:rFonts w:ascii="Courier New" w:hAnsi="Courier New" w:cs="Courier New"/>
            <w:color w:val="auto"/>
            <w:sz w:val="14"/>
            <w:szCs w:val="14"/>
            <w:lang w:val="en-GB"/>
          </w:rPr>
          <w:delText xml:space="preserve">            description "Qualifies the measurment. </w:delText>
        </w:r>
        <w:bookmarkStart w:id="4554" w:name="_Toc192618883"/>
        <w:bookmarkStart w:id="4555" w:name="_Toc192619853"/>
        <w:bookmarkEnd w:id="4554"/>
        <w:bookmarkEnd w:id="4555"/>
      </w:del>
    </w:p>
    <w:p w14:paraId="669C5DBD" w14:textId="18C60DC7" w:rsidR="00F46EE4" w:rsidRPr="00F46EE4" w:rsidDel="0087544E" w:rsidRDefault="00F46EE4" w:rsidP="00F46EE4">
      <w:pPr>
        <w:autoSpaceDE w:val="0"/>
        <w:autoSpaceDN w:val="0"/>
        <w:adjustRightInd w:val="0"/>
        <w:spacing w:after="0"/>
        <w:rPr>
          <w:del w:id="4556" w:author="Author"/>
          <w:rFonts w:ascii="Courier New" w:hAnsi="Courier New" w:cs="Courier New"/>
          <w:color w:val="auto"/>
          <w:sz w:val="14"/>
          <w:szCs w:val="14"/>
          <w:lang w:val="en-GB"/>
        </w:rPr>
      </w:pPr>
      <w:del w:id="4557" w:author="Author">
        <w:r w:rsidRPr="00F46EE4" w:rsidDel="0087544E">
          <w:rPr>
            <w:rFonts w:ascii="Courier New" w:hAnsi="Courier New" w:cs="Courier New"/>
            <w:color w:val="auto"/>
            <w:sz w:val="14"/>
            <w:szCs w:val="14"/>
            <w:lang w:val="en-GB"/>
          </w:rPr>
          <w:delText xml:space="preserve">                Provides an explanation for an absent value and indicates the quality of the value.</w:delText>
        </w:r>
        <w:bookmarkStart w:id="4558" w:name="_Toc192618884"/>
        <w:bookmarkStart w:id="4559" w:name="_Toc192619854"/>
        <w:bookmarkEnd w:id="4558"/>
        <w:bookmarkEnd w:id="4559"/>
      </w:del>
    </w:p>
    <w:p w14:paraId="17C51353" w14:textId="2A8D398C" w:rsidR="00F46EE4" w:rsidRPr="00F46EE4" w:rsidDel="0087544E" w:rsidRDefault="00F46EE4" w:rsidP="00F46EE4">
      <w:pPr>
        <w:autoSpaceDE w:val="0"/>
        <w:autoSpaceDN w:val="0"/>
        <w:adjustRightInd w:val="0"/>
        <w:spacing w:after="0"/>
        <w:rPr>
          <w:del w:id="4560" w:author="Author"/>
          <w:rFonts w:ascii="Courier New" w:hAnsi="Courier New" w:cs="Courier New"/>
          <w:color w:val="auto"/>
          <w:sz w:val="14"/>
          <w:szCs w:val="14"/>
          <w:lang w:val="en-GB"/>
        </w:rPr>
      </w:pPr>
      <w:del w:id="4561" w:author="Author">
        <w:r w:rsidRPr="00F46EE4" w:rsidDel="0087544E">
          <w:rPr>
            <w:rFonts w:ascii="Courier New" w:hAnsi="Courier New" w:cs="Courier New"/>
            <w:color w:val="auto"/>
            <w:sz w:val="14"/>
            <w:szCs w:val="14"/>
            <w:lang w:val="en-GB"/>
          </w:rPr>
          <w:delText xml:space="preserve">                When this property is not present, the value can be assumed to be valid.</w:delText>
        </w:r>
        <w:bookmarkStart w:id="4562" w:name="_Toc192618885"/>
        <w:bookmarkStart w:id="4563" w:name="_Toc192619855"/>
        <w:bookmarkEnd w:id="4562"/>
        <w:bookmarkEnd w:id="4563"/>
      </w:del>
    </w:p>
    <w:p w14:paraId="7E830DB2" w14:textId="2B14E0EA" w:rsidR="00F46EE4" w:rsidRPr="00F46EE4" w:rsidDel="0087544E" w:rsidRDefault="00F46EE4" w:rsidP="00F46EE4">
      <w:pPr>
        <w:autoSpaceDE w:val="0"/>
        <w:autoSpaceDN w:val="0"/>
        <w:adjustRightInd w:val="0"/>
        <w:spacing w:after="0"/>
        <w:rPr>
          <w:del w:id="4564" w:author="Author"/>
          <w:rFonts w:ascii="Courier New" w:hAnsi="Courier New" w:cs="Courier New"/>
          <w:color w:val="auto"/>
          <w:sz w:val="14"/>
          <w:szCs w:val="14"/>
          <w:lang w:val="en-GB"/>
        </w:rPr>
      </w:pPr>
      <w:del w:id="4565" w:author="Author">
        <w:r w:rsidRPr="00F46EE4" w:rsidDel="0087544E">
          <w:rPr>
            <w:rFonts w:ascii="Courier New" w:hAnsi="Courier New" w:cs="Courier New"/>
            <w:color w:val="auto"/>
            <w:sz w:val="14"/>
            <w:szCs w:val="14"/>
            <w:lang w:val="en-GB"/>
          </w:rPr>
          <w:delText xml:space="preserve">                CONDITION: Mandatory as identified in the description above.";</w:delText>
        </w:r>
        <w:bookmarkStart w:id="4566" w:name="_Toc192618886"/>
        <w:bookmarkStart w:id="4567" w:name="_Toc192619856"/>
        <w:bookmarkEnd w:id="4566"/>
        <w:bookmarkEnd w:id="4567"/>
      </w:del>
    </w:p>
    <w:p w14:paraId="04B16EDD" w14:textId="733C5DC6" w:rsidR="00F46EE4" w:rsidRPr="00F46EE4" w:rsidDel="0087544E" w:rsidRDefault="00F46EE4" w:rsidP="00F46EE4">
      <w:pPr>
        <w:autoSpaceDE w:val="0"/>
        <w:autoSpaceDN w:val="0"/>
        <w:adjustRightInd w:val="0"/>
        <w:spacing w:after="0"/>
        <w:rPr>
          <w:del w:id="4568" w:author="Author"/>
          <w:rFonts w:ascii="Courier New" w:hAnsi="Courier New" w:cs="Courier New"/>
          <w:color w:val="auto"/>
          <w:sz w:val="14"/>
          <w:szCs w:val="14"/>
          <w:lang w:val="en-GB"/>
        </w:rPr>
      </w:pPr>
      <w:del w:id="4569" w:author="Author">
        <w:r w:rsidRPr="00F46EE4" w:rsidDel="0087544E">
          <w:rPr>
            <w:rFonts w:ascii="Courier New" w:hAnsi="Courier New" w:cs="Courier New"/>
            <w:color w:val="auto"/>
            <w:sz w:val="14"/>
            <w:szCs w:val="14"/>
            <w:lang w:val="en-GB"/>
          </w:rPr>
          <w:delText xml:space="preserve">        }</w:delText>
        </w:r>
        <w:bookmarkStart w:id="4570" w:name="_Toc192618887"/>
        <w:bookmarkStart w:id="4571" w:name="_Toc192619857"/>
        <w:bookmarkEnd w:id="4570"/>
        <w:bookmarkEnd w:id="4571"/>
      </w:del>
    </w:p>
    <w:p w14:paraId="25F6B7E1" w14:textId="3E11408C" w:rsidR="00F46EE4" w:rsidRPr="00F46EE4" w:rsidDel="0087544E" w:rsidRDefault="00F46EE4" w:rsidP="00F46EE4">
      <w:pPr>
        <w:autoSpaceDE w:val="0"/>
        <w:autoSpaceDN w:val="0"/>
        <w:adjustRightInd w:val="0"/>
        <w:spacing w:after="0"/>
        <w:rPr>
          <w:del w:id="4572" w:author="Author"/>
          <w:rFonts w:ascii="Courier New" w:hAnsi="Courier New" w:cs="Courier New"/>
          <w:color w:val="auto"/>
          <w:sz w:val="14"/>
          <w:szCs w:val="14"/>
          <w:lang w:val="en-GB"/>
        </w:rPr>
      </w:pPr>
      <w:del w:id="4573" w:author="Author">
        <w:r w:rsidRPr="00F46EE4" w:rsidDel="0087544E">
          <w:rPr>
            <w:rFonts w:ascii="Courier New" w:hAnsi="Courier New" w:cs="Courier New"/>
            <w:color w:val="auto"/>
            <w:sz w:val="14"/>
            <w:szCs w:val="14"/>
            <w:lang w:val="en-GB"/>
          </w:rPr>
          <w:delText xml:space="preserve">        leaf units {</w:delText>
        </w:r>
        <w:bookmarkStart w:id="4574" w:name="_Toc192618888"/>
        <w:bookmarkStart w:id="4575" w:name="_Toc192619858"/>
        <w:bookmarkEnd w:id="4574"/>
        <w:bookmarkEnd w:id="4575"/>
      </w:del>
    </w:p>
    <w:p w14:paraId="04F8F0EF" w14:textId="355E558F" w:rsidR="00F46EE4" w:rsidRPr="00F46EE4" w:rsidDel="0087544E" w:rsidRDefault="00F46EE4" w:rsidP="00F46EE4">
      <w:pPr>
        <w:autoSpaceDE w:val="0"/>
        <w:autoSpaceDN w:val="0"/>
        <w:adjustRightInd w:val="0"/>
        <w:spacing w:after="0"/>
        <w:rPr>
          <w:del w:id="4576" w:author="Author"/>
          <w:rFonts w:ascii="Courier New" w:hAnsi="Courier New" w:cs="Courier New"/>
          <w:color w:val="auto"/>
          <w:sz w:val="14"/>
          <w:szCs w:val="14"/>
          <w:lang w:val="en-GB"/>
        </w:rPr>
      </w:pPr>
      <w:del w:id="4577" w:author="Author">
        <w:r w:rsidRPr="00F46EE4" w:rsidDel="0087544E">
          <w:rPr>
            <w:rFonts w:ascii="Courier New" w:hAnsi="Courier New" w:cs="Courier New"/>
            <w:color w:val="auto"/>
            <w:sz w:val="14"/>
            <w:szCs w:val="14"/>
            <w:lang w:val="en-GB"/>
          </w:rPr>
          <w:delText xml:space="preserve">            type string;</w:delText>
        </w:r>
        <w:bookmarkStart w:id="4578" w:name="_Toc192618889"/>
        <w:bookmarkStart w:id="4579" w:name="_Toc192619859"/>
        <w:bookmarkEnd w:id="4578"/>
        <w:bookmarkEnd w:id="4579"/>
      </w:del>
    </w:p>
    <w:p w14:paraId="5D3FAB28" w14:textId="047ED91C" w:rsidR="00F46EE4" w:rsidRPr="00F46EE4" w:rsidDel="0087544E" w:rsidRDefault="00F46EE4" w:rsidP="00F46EE4">
      <w:pPr>
        <w:autoSpaceDE w:val="0"/>
        <w:autoSpaceDN w:val="0"/>
        <w:adjustRightInd w:val="0"/>
        <w:spacing w:after="0"/>
        <w:rPr>
          <w:del w:id="4580" w:author="Author"/>
          <w:rFonts w:ascii="Courier New" w:hAnsi="Courier New" w:cs="Courier New"/>
          <w:color w:val="auto"/>
          <w:sz w:val="14"/>
          <w:szCs w:val="14"/>
          <w:lang w:val="en-GB"/>
        </w:rPr>
      </w:pPr>
      <w:del w:id="4581" w:author="Author">
        <w:r w:rsidRPr="00F46EE4" w:rsidDel="0087544E">
          <w:rPr>
            <w:rFonts w:ascii="Courier New" w:hAnsi="Courier New" w:cs="Courier New"/>
            <w:color w:val="auto"/>
            <w:sz w:val="14"/>
            <w:szCs w:val="14"/>
            <w:lang w:val="en-GB"/>
          </w:rPr>
          <w:delText xml:space="preserve">            config false;</w:delText>
        </w:r>
        <w:bookmarkStart w:id="4582" w:name="_Toc192618890"/>
        <w:bookmarkStart w:id="4583" w:name="_Toc192619860"/>
        <w:bookmarkEnd w:id="4582"/>
        <w:bookmarkEnd w:id="4583"/>
      </w:del>
    </w:p>
    <w:p w14:paraId="6E960F6B" w14:textId="075940E0" w:rsidR="00F46EE4" w:rsidRPr="00F46EE4" w:rsidDel="0087544E" w:rsidRDefault="00F46EE4" w:rsidP="00F46EE4">
      <w:pPr>
        <w:autoSpaceDE w:val="0"/>
        <w:autoSpaceDN w:val="0"/>
        <w:adjustRightInd w:val="0"/>
        <w:spacing w:after="0"/>
        <w:rPr>
          <w:del w:id="4584" w:author="Author"/>
          <w:rFonts w:ascii="Courier New" w:hAnsi="Courier New" w:cs="Courier New"/>
          <w:color w:val="auto"/>
          <w:sz w:val="14"/>
          <w:szCs w:val="14"/>
          <w:lang w:val="en-GB"/>
        </w:rPr>
      </w:pPr>
      <w:del w:id="4585" w:author="Author">
        <w:r w:rsidRPr="00F46EE4" w:rsidDel="0087544E">
          <w:rPr>
            <w:rFonts w:ascii="Courier New" w:hAnsi="Courier New" w:cs="Courier New"/>
            <w:color w:val="auto"/>
            <w:sz w:val="14"/>
            <w:szCs w:val="14"/>
            <w:lang w:val="en-GB"/>
          </w:rPr>
          <w:delText xml:space="preserve">            description "Provided where the units of the value may be different from measurement to measurement the units must be stated. </w:delText>
        </w:r>
        <w:bookmarkStart w:id="4586" w:name="_Toc192618891"/>
        <w:bookmarkStart w:id="4587" w:name="_Toc192619861"/>
        <w:bookmarkEnd w:id="4586"/>
        <w:bookmarkEnd w:id="4587"/>
      </w:del>
    </w:p>
    <w:p w14:paraId="0DDA7FAC" w14:textId="44C315B5" w:rsidR="00F46EE4" w:rsidRPr="00F46EE4" w:rsidDel="0087544E" w:rsidRDefault="00F46EE4" w:rsidP="00F46EE4">
      <w:pPr>
        <w:autoSpaceDE w:val="0"/>
        <w:autoSpaceDN w:val="0"/>
        <w:adjustRightInd w:val="0"/>
        <w:spacing w:after="0"/>
        <w:rPr>
          <w:del w:id="4588" w:author="Author"/>
          <w:rFonts w:ascii="Courier New" w:hAnsi="Courier New" w:cs="Courier New"/>
          <w:color w:val="auto"/>
          <w:sz w:val="14"/>
          <w:szCs w:val="14"/>
          <w:lang w:val="en-GB"/>
        </w:rPr>
      </w:pPr>
      <w:del w:id="4589" w:author="Author">
        <w:r w:rsidRPr="00F46EE4" w:rsidDel="0087544E">
          <w:rPr>
            <w:rFonts w:ascii="Courier New" w:hAnsi="Courier New" w:cs="Courier New"/>
            <w:color w:val="auto"/>
            <w:sz w:val="14"/>
            <w:szCs w:val="14"/>
            <w:lang w:val="en-GB"/>
          </w:rPr>
          <w:delText xml:space="preserve">                Where the units are defined by the type, the units should not be stated</w:delText>
        </w:r>
        <w:bookmarkStart w:id="4590" w:name="_Toc192618892"/>
        <w:bookmarkStart w:id="4591" w:name="_Toc192619862"/>
        <w:bookmarkEnd w:id="4590"/>
        <w:bookmarkEnd w:id="4591"/>
      </w:del>
    </w:p>
    <w:p w14:paraId="1260B072" w14:textId="18C3EE71" w:rsidR="00F46EE4" w:rsidRPr="00F46EE4" w:rsidDel="0087544E" w:rsidRDefault="00F46EE4" w:rsidP="00F46EE4">
      <w:pPr>
        <w:autoSpaceDE w:val="0"/>
        <w:autoSpaceDN w:val="0"/>
        <w:adjustRightInd w:val="0"/>
        <w:spacing w:after="0"/>
        <w:rPr>
          <w:del w:id="4592" w:author="Author"/>
          <w:rFonts w:ascii="Courier New" w:hAnsi="Courier New" w:cs="Courier New"/>
          <w:color w:val="auto"/>
          <w:sz w:val="14"/>
          <w:szCs w:val="14"/>
          <w:lang w:val="en-GB"/>
        </w:rPr>
      </w:pPr>
      <w:del w:id="4593" w:author="Author">
        <w:r w:rsidRPr="00F46EE4" w:rsidDel="0087544E">
          <w:rPr>
            <w:rFonts w:ascii="Courier New" w:hAnsi="Courier New" w:cs="Courier New"/>
            <w:color w:val="auto"/>
            <w:sz w:val="14"/>
            <w:szCs w:val="14"/>
            <w:lang w:val="en-GB"/>
          </w:rPr>
          <w:delText xml:space="preserve">                States the system and scale of the measurement (e.g., metric system 'cm'). </w:delText>
        </w:r>
        <w:bookmarkStart w:id="4594" w:name="_Toc192618893"/>
        <w:bookmarkStart w:id="4595" w:name="_Toc192619863"/>
        <w:bookmarkEnd w:id="4594"/>
        <w:bookmarkEnd w:id="4595"/>
      </w:del>
    </w:p>
    <w:p w14:paraId="225DB96B" w14:textId="0787ED2E" w:rsidR="00F46EE4" w:rsidRPr="00F46EE4" w:rsidDel="0087544E" w:rsidRDefault="00F46EE4" w:rsidP="00F46EE4">
      <w:pPr>
        <w:autoSpaceDE w:val="0"/>
        <w:autoSpaceDN w:val="0"/>
        <w:adjustRightInd w:val="0"/>
        <w:spacing w:after="0"/>
        <w:rPr>
          <w:del w:id="4596" w:author="Author"/>
          <w:rFonts w:ascii="Courier New" w:hAnsi="Courier New" w:cs="Courier New"/>
          <w:color w:val="auto"/>
          <w:sz w:val="14"/>
          <w:szCs w:val="14"/>
          <w:lang w:val="en-GB"/>
        </w:rPr>
      </w:pPr>
      <w:del w:id="4597" w:author="Author">
        <w:r w:rsidRPr="00F46EE4" w:rsidDel="0087544E">
          <w:rPr>
            <w:rFonts w:ascii="Courier New" w:hAnsi="Courier New" w:cs="Courier New"/>
            <w:color w:val="auto"/>
            <w:sz w:val="14"/>
            <w:szCs w:val="14"/>
            <w:lang w:val="en-GB"/>
          </w:rPr>
          <w:delText xml:space="preserve">                Note that the units of a measure would normally be defined in a specification (ideally machine readable and referenced from the measurement point) and would be fixed for all measurements.</w:delText>
        </w:r>
        <w:bookmarkStart w:id="4598" w:name="_Toc192618894"/>
        <w:bookmarkStart w:id="4599" w:name="_Toc192619864"/>
        <w:bookmarkEnd w:id="4598"/>
        <w:bookmarkEnd w:id="4599"/>
      </w:del>
    </w:p>
    <w:p w14:paraId="009EF399" w14:textId="72F83323" w:rsidR="00F46EE4" w:rsidRPr="00F46EE4" w:rsidDel="0087544E" w:rsidRDefault="00F46EE4" w:rsidP="00F46EE4">
      <w:pPr>
        <w:autoSpaceDE w:val="0"/>
        <w:autoSpaceDN w:val="0"/>
        <w:adjustRightInd w:val="0"/>
        <w:spacing w:after="0"/>
        <w:rPr>
          <w:del w:id="4600" w:author="Author"/>
          <w:rFonts w:ascii="Courier New" w:hAnsi="Courier New" w:cs="Courier New"/>
          <w:color w:val="auto"/>
          <w:sz w:val="14"/>
          <w:szCs w:val="14"/>
          <w:lang w:val="en-GB"/>
        </w:rPr>
      </w:pPr>
      <w:del w:id="4601" w:author="Author">
        <w:r w:rsidRPr="00F46EE4" w:rsidDel="0087544E">
          <w:rPr>
            <w:rFonts w:ascii="Courier New" w:hAnsi="Courier New" w:cs="Courier New"/>
            <w:color w:val="auto"/>
            <w:sz w:val="14"/>
            <w:szCs w:val="14"/>
            <w:lang w:val="en-GB"/>
          </w:rPr>
          <w:delText xml:space="preserve">                It is possible that the scale may differ from measurement to measurement (e.g., some measurements in in cm and some in mm) or the system may differ (e.g., some measurements are in Celcius and some in Farenheit).</w:delText>
        </w:r>
        <w:bookmarkStart w:id="4602" w:name="_Toc192618895"/>
        <w:bookmarkStart w:id="4603" w:name="_Toc192619865"/>
        <w:bookmarkEnd w:id="4602"/>
        <w:bookmarkEnd w:id="4603"/>
      </w:del>
    </w:p>
    <w:p w14:paraId="6CF3F11F" w14:textId="351E5F09" w:rsidR="00F46EE4" w:rsidRPr="00F46EE4" w:rsidDel="0087544E" w:rsidRDefault="00F46EE4" w:rsidP="00F46EE4">
      <w:pPr>
        <w:autoSpaceDE w:val="0"/>
        <w:autoSpaceDN w:val="0"/>
        <w:adjustRightInd w:val="0"/>
        <w:spacing w:after="0"/>
        <w:rPr>
          <w:del w:id="4604" w:author="Author"/>
          <w:rFonts w:ascii="Courier New" w:hAnsi="Courier New" w:cs="Courier New"/>
          <w:color w:val="auto"/>
          <w:sz w:val="14"/>
          <w:szCs w:val="14"/>
          <w:lang w:val="en-GB"/>
        </w:rPr>
      </w:pPr>
      <w:del w:id="4605" w:author="Author">
        <w:r w:rsidRPr="00F46EE4" w:rsidDel="0087544E">
          <w:rPr>
            <w:rFonts w:ascii="Courier New" w:hAnsi="Courier New" w:cs="Courier New"/>
            <w:color w:val="auto"/>
            <w:sz w:val="14"/>
            <w:szCs w:val="14"/>
            <w:lang w:val="en-GB"/>
          </w:rPr>
          <w:delText xml:space="preserve">                CONDITION: Mandatory as identified in the description above.";</w:delText>
        </w:r>
        <w:bookmarkStart w:id="4606" w:name="_Toc192618896"/>
        <w:bookmarkStart w:id="4607" w:name="_Toc192619866"/>
        <w:bookmarkEnd w:id="4606"/>
        <w:bookmarkEnd w:id="4607"/>
      </w:del>
    </w:p>
    <w:p w14:paraId="65762979" w14:textId="087A3361" w:rsidR="00F46EE4" w:rsidRPr="00F46EE4" w:rsidDel="0087544E" w:rsidRDefault="00F46EE4" w:rsidP="00F46EE4">
      <w:pPr>
        <w:autoSpaceDE w:val="0"/>
        <w:autoSpaceDN w:val="0"/>
        <w:adjustRightInd w:val="0"/>
        <w:spacing w:after="0"/>
        <w:rPr>
          <w:del w:id="4608" w:author="Author"/>
          <w:rFonts w:ascii="Courier New" w:hAnsi="Courier New" w:cs="Courier New"/>
          <w:color w:val="auto"/>
          <w:sz w:val="14"/>
          <w:szCs w:val="14"/>
          <w:lang w:val="en-GB"/>
        </w:rPr>
      </w:pPr>
      <w:del w:id="4609" w:author="Author">
        <w:r w:rsidRPr="00F46EE4" w:rsidDel="0087544E">
          <w:rPr>
            <w:rFonts w:ascii="Courier New" w:hAnsi="Courier New" w:cs="Courier New"/>
            <w:color w:val="auto"/>
            <w:sz w:val="14"/>
            <w:szCs w:val="14"/>
            <w:lang w:val="en-GB"/>
          </w:rPr>
          <w:delText xml:space="preserve">        }</w:delText>
        </w:r>
        <w:bookmarkStart w:id="4610" w:name="_Toc192618897"/>
        <w:bookmarkStart w:id="4611" w:name="_Toc192619867"/>
        <w:bookmarkEnd w:id="4610"/>
        <w:bookmarkEnd w:id="4611"/>
      </w:del>
    </w:p>
    <w:p w14:paraId="0121EC0A" w14:textId="6C4EAC7C" w:rsidR="00F46EE4" w:rsidRPr="00F46EE4" w:rsidDel="0087544E" w:rsidRDefault="00F46EE4" w:rsidP="00F46EE4">
      <w:pPr>
        <w:autoSpaceDE w:val="0"/>
        <w:autoSpaceDN w:val="0"/>
        <w:adjustRightInd w:val="0"/>
        <w:spacing w:after="0"/>
        <w:rPr>
          <w:del w:id="4612" w:author="Author"/>
          <w:rFonts w:ascii="Courier New" w:hAnsi="Courier New" w:cs="Courier New"/>
          <w:color w:val="auto"/>
          <w:sz w:val="14"/>
          <w:szCs w:val="14"/>
          <w:lang w:val="en-GB"/>
        </w:rPr>
      </w:pPr>
      <w:del w:id="4613" w:author="Author">
        <w:r w:rsidRPr="00F46EE4" w:rsidDel="0087544E">
          <w:rPr>
            <w:rFonts w:ascii="Courier New" w:hAnsi="Courier New" w:cs="Courier New"/>
            <w:color w:val="auto"/>
            <w:sz w:val="14"/>
            <w:szCs w:val="14"/>
            <w:lang w:val="en-GB"/>
          </w:rPr>
          <w:delText xml:space="preserve">        leaf qualified-value-name {</w:delText>
        </w:r>
        <w:bookmarkStart w:id="4614" w:name="_Toc192618898"/>
        <w:bookmarkStart w:id="4615" w:name="_Toc192619868"/>
        <w:bookmarkEnd w:id="4614"/>
        <w:bookmarkEnd w:id="4615"/>
      </w:del>
    </w:p>
    <w:p w14:paraId="0D68F063" w14:textId="173B03C3" w:rsidR="00F46EE4" w:rsidRPr="00F46EE4" w:rsidDel="0087544E" w:rsidRDefault="00F46EE4" w:rsidP="00F46EE4">
      <w:pPr>
        <w:autoSpaceDE w:val="0"/>
        <w:autoSpaceDN w:val="0"/>
        <w:adjustRightInd w:val="0"/>
        <w:spacing w:after="0"/>
        <w:rPr>
          <w:del w:id="4616" w:author="Author"/>
          <w:rFonts w:ascii="Courier New" w:hAnsi="Courier New" w:cs="Courier New"/>
          <w:color w:val="auto"/>
          <w:sz w:val="14"/>
          <w:szCs w:val="14"/>
          <w:lang w:val="en-GB"/>
        </w:rPr>
      </w:pPr>
      <w:del w:id="4617" w:author="Author">
        <w:r w:rsidRPr="00F46EE4" w:rsidDel="0087544E">
          <w:rPr>
            <w:rFonts w:ascii="Courier New" w:hAnsi="Courier New" w:cs="Courier New"/>
            <w:color w:val="auto"/>
            <w:sz w:val="14"/>
            <w:szCs w:val="14"/>
            <w:lang w:val="en-GB"/>
          </w:rPr>
          <w:delText xml:space="preserve">            type string;</w:delText>
        </w:r>
        <w:bookmarkStart w:id="4618" w:name="_Toc192618899"/>
        <w:bookmarkStart w:id="4619" w:name="_Toc192619869"/>
        <w:bookmarkEnd w:id="4618"/>
        <w:bookmarkEnd w:id="4619"/>
      </w:del>
    </w:p>
    <w:p w14:paraId="0DDAB4A6" w14:textId="40AE0C28" w:rsidR="00F46EE4" w:rsidRPr="00F46EE4" w:rsidDel="0087544E" w:rsidRDefault="00F46EE4" w:rsidP="00F46EE4">
      <w:pPr>
        <w:autoSpaceDE w:val="0"/>
        <w:autoSpaceDN w:val="0"/>
        <w:adjustRightInd w:val="0"/>
        <w:spacing w:after="0"/>
        <w:rPr>
          <w:del w:id="4620" w:author="Author"/>
          <w:rFonts w:ascii="Courier New" w:hAnsi="Courier New" w:cs="Courier New"/>
          <w:color w:val="auto"/>
          <w:sz w:val="14"/>
          <w:szCs w:val="14"/>
          <w:lang w:val="en-GB"/>
        </w:rPr>
      </w:pPr>
      <w:del w:id="4621" w:author="Author">
        <w:r w:rsidRPr="00F46EE4" w:rsidDel="0087544E">
          <w:rPr>
            <w:rFonts w:ascii="Courier New" w:hAnsi="Courier New" w:cs="Courier New"/>
            <w:color w:val="auto"/>
            <w:sz w:val="14"/>
            <w:szCs w:val="14"/>
            <w:lang w:val="en-GB"/>
          </w:rPr>
          <w:delText xml:space="preserve">            config false;</w:delText>
        </w:r>
        <w:bookmarkStart w:id="4622" w:name="_Toc192618900"/>
        <w:bookmarkStart w:id="4623" w:name="_Toc192619870"/>
        <w:bookmarkEnd w:id="4622"/>
        <w:bookmarkEnd w:id="4623"/>
      </w:del>
    </w:p>
    <w:p w14:paraId="1A510981" w14:textId="7564F643" w:rsidR="00F46EE4" w:rsidRPr="00F46EE4" w:rsidDel="0087544E" w:rsidRDefault="00F46EE4" w:rsidP="00F46EE4">
      <w:pPr>
        <w:autoSpaceDE w:val="0"/>
        <w:autoSpaceDN w:val="0"/>
        <w:adjustRightInd w:val="0"/>
        <w:spacing w:after="0"/>
        <w:rPr>
          <w:del w:id="4624" w:author="Author"/>
          <w:rFonts w:ascii="Courier New" w:hAnsi="Courier New" w:cs="Courier New"/>
          <w:color w:val="auto"/>
          <w:sz w:val="14"/>
          <w:szCs w:val="14"/>
          <w:lang w:val="en-GB"/>
        </w:rPr>
      </w:pPr>
      <w:del w:id="4625" w:author="Author">
        <w:r w:rsidRPr="00F46EE4" w:rsidDel="0087544E">
          <w:rPr>
            <w:rFonts w:ascii="Courier New" w:hAnsi="Courier New" w:cs="Courier New"/>
            <w:color w:val="auto"/>
            <w:sz w:val="14"/>
            <w:szCs w:val="14"/>
            <w:lang w:val="en-GB"/>
          </w:rPr>
          <w:delText xml:space="preserve">            description "Used where the measurement type (elsewhere in the structure) is not sufficient to distinguish the measurement.</w:delText>
        </w:r>
        <w:bookmarkStart w:id="4626" w:name="_Toc192618901"/>
        <w:bookmarkStart w:id="4627" w:name="_Toc192619871"/>
        <w:bookmarkEnd w:id="4626"/>
        <w:bookmarkEnd w:id="4627"/>
      </w:del>
    </w:p>
    <w:p w14:paraId="31E656BE" w14:textId="1DA5F0D5" w:rsidR="00F46EE4" w:rsidRPr="00F46EE4" w:rsidDel="0087544E" w:rsidRDefault="00F46EE4" w:rsidP="00F46EE4">
      <w:pPr>
        <w:autoSpaceDE w:val="0"/>
        <w:autoSpaceDN w:val="0"/>
        <w:adjustRightInd w:val="0"/>
        <w:spacing w:after="0"/>
        <w:rPr>
          <w:del w:id="4628" w:author="Author"/>
          <w:rFonts w:ascii="Courier New" w:hAnsi="Courier New" w:cs="Courier New"/>
          <w:color w:val="auto"/>
          <w:sz w:val="14"/>
          <w:szCs w:val="14"/>
          <w:lang w:val="en-GB"/>
        </w:rPr>
      </w:pPr>
      <w:del w:id="4629" w:author="Author">
        <w:r w:rsidRPr="00F46EE4" w:rsidDel="0087544E">
          <w:rPr>
            <w:rFonts w:ascii="Courier New" w:hAnsi="Courier New" w:cs="Courier New"/>
            <w:color w:val="auto"/>
            <w:sz w:val="14"/>
            <w:szCs w:val="14"/>
            <w:lang w:val="en-GB"/>
          </w:rPr>
          <w:delText xml:space="preserve">                This field will normally be omitted.</w:delText>
        </w:r>
        <w:bookmarkStart w:id="4630" w:name="_Toc192618902"/>
        <w:bookmarkStart w:id="4631" w:name="_Toc192619872"/>
        <w:bookmarkEnd w:id="4630"/>
        <w:bookmarkEnd w:id="4631"/>
      </w:del>
    </w:p>
    <w:p w14:paraId="6C9A940B" w14:textId="75250426" w:rsidR="00F46EE4" w:rsidRPr="00F46EE4" w:rsidDel="0087544E" w:rsidRDefault="00F46EE4" w:rsidP="00F46EE4">
      <w:pPr>
        <w:autoSpaceDE w:val="0"/>
        <w:autoSpaceDN w:val="0"/>
        <w:adjustRightInd w:val="0"/>
        <w:spacing w:after="0"/>
        <w:rPr>
          <w:del w:id="4632" w:author="Author"/>
          <w:rFonts w:ascii="Courier New" w:hAnsi="Courier New" w:cs="Courier New"/>
          <w:color w:val="auto"/>
          <w:sz w:val="14"/>
          <w:szCs w:val="14"/>
          <w:lang w:val="en-GB"/>
        </w:rPr>
      </w:pPr>
      <w:del w:id="4633" w:author="Author">
        <w:r w:rsidRPr="00F46EE4" w:rsidDel="0087544E">
          <w:rPr>
            <w:rFonts w:ascii="Courier New" w:hAnsi="Courier New" w:cs="Courier New"/>
            <w:color w:val="auto"/>
            <w:sz w:val="14"/>
            <w:szCs w:val="14"/>
            <w:lang w:val="en-GB"/>
          </w:rPr>
          <w:delText xml:space="preserve">                Deals with the case where there is a set of values related to one measurement type where each value in the set needs to be named.</w:delText>
        </w:r>
        <w:bookmarkStart w:id="4634" w:name="_Toc192618903"/>
        <w:bookmarkStart w:id="4635" w:name="_Toc192619873"/>
        <w:bookmarkEnd w:id="4634"/>
        <w:bookmarkEnd w:id="4635"/>
      </w:del>
    </w:p>
    <w:p w14:paraId="012E6A77" w14:textId="7E488601" w:rsidR="00F46EE4" w:rsidRPr="00F46EE4" w:rsidDel="0087544E" w:rsidRDefault="00F46EE4" w:rsidP="00F46EE4">
      <w:pPr>
        <w:autoSpaceDE w:val="0"/>
        <w:autoSpaceDN w:val="0"/>
        <w:adjustRightInd w:val="0"/>
        <w:spacing w:after="0"/>
        <w:rPr>
          <w:del w:id="4636" w:author="Author"/>
          <w:rFonts w:ascii="Courier New" w:hAnsi="Courier New" w:cs="Courier New"/>
          <w:color w:val="auto"/>
          <w:sz w:val="14"/>
          <w:szCs w:val="14"/>
          <w:lang w:val="en-GB"/>
        </w:rPr>
      </w:pPr>
      <w:del w:id="4637" w:author="Author">
        <w:r w:rsidRPr="00F46EE4" w:rsidDel="0087544E">
          <w:rPr>
            <w:rFonts w:ascii="Courier New" w:hAnsi="Courier New" w:cs="Courier New"/>
            <w:color w:val="auto"/>
            <w:sz w:val="14"/>
            <w:szCs w:val="14"/>
            <w:lang w:val="en-GB"/>
          </w:rPr>
          <w:delText xml:space="preserve">                For example, there may be a min, max and mean value. </w:delText>
        </w:r>
        <w:bookmarkStart w:id="4638" w:name="_Toc192618904"/>
        <w:bookmarkStart w:id="4639" w:name="_Toc192619874"/>
        <w:bookmarkEnd w:id="4638"/>
        <w:bookmarkEnd w:id="4639"/>
      </w:del>
    </w:p>
    <w:p w14:paraId="6CB707DB" w14:textId="0C3649FA" w:rsidR="00F46EE4" w:rsidRPr="00F46EE4" w:rsidDel="0087544E" w:rsidRDefault="00F46EE4" w:rsidP="00F46EE4">
      <w:pPr>
        <w:autoSpaceDE w:val="0"/>
        <w:autoSpaceDN w:val="0"/>
        <w:adjustRightInd w:val="0"/>
        <w:spacing w:after="0"/>
        <w:rPr>
          <w:del w:id="4640" w:author="Author"/>
          <w:rFonts w:ascii="Courier New" w:hAnsi="Courier New" w:cs="Courier New"/>
          <w:color w:val="auto"/>
          <w:sz w:val="14"/>
          <w:szCs w:val="14"/>
          <w:lang w:val="en-GB"/>
        </w:rPr>
      </w:pPr>
      <w:del w:id="4641" w:author="Author">
        <w:r w:rsidRPr="00F46EE4" w:rsidDel="0087544E">
          <w:rPr>
            <w:rFonts w:ascii="Courier New" w:hAnsi="Courier New" w:cs="Courier New"/>
            <w:color w:val="auto"/>
            <w:sz w:val="14"/>
            <w:szCs w:val="14"/>
            <w:lang w:val="en-GB"/>
          </w:rPr>
          <w:delText xml:space="preserve">                Note that this may require further formalization in a later release of this model.</w:delText>
        </w:r>
        <w:bookmarkStart w:id="4642" w:name="_Toc192618905"/>
        <w:bookmarkStart w:id="4643" w:name="_Toc192619875"/>
        <w:bookmarkEnd w:id="4642"/>
        <w:bookmarkEnd w:id="4643"/>
      </w:del>
    </w:p>
    <w:p w14:paraId="44B55857" w14:textId="1305C646" w:rsidR="00F46EE4" w:rsidRPr="00F46EE4" w:rsidDel="0087544E" w:rsidRDefault="00F46EE4" w:rsidP="00F46EE4">
      <w:pPr>
        <w:autoSpaceDE w:val="0"/>
        <w:autoSpaceDN w:val="0"/>
        <w:adjustRightInd w:val="0"/>
        <w:spacing w:after="0"/>
        <w:rPr>
          <w:del w:id="4644" w:author="Author"/>
          <w:rFonts w:ascii="Courier New" w:hAnsi="Courier New" w:cs="Courier New"/>
          <w:color w:val="auto"/>
          <w:sz w:val="14"/>
          <w:szCs w:val="14"/>
          <w:lang w:val="en-GB"/>
        </w:rPr>
      </w:pPr>
      <w:del w:id="4645" w:author="Author">
        <w:r w:rsidRPr="00F46EE4" w:rsidDel="0087544E">
          <w:rPr>
            <w:rFonts w:ascii="Courier New" w:hAnsi="Courier New" w:cs="Courier New"/>
            <w:color w:val="auto"/>
            <w:sz w:val="14"/>
            <w:szCs w:val="14"/>
            <w:lang w:val="en-GB"/>
          </w:rPr>
          <w:delText xml:space="preserve">                This can be used when using qualified measured value set where this attribute distinguished each member of the set.</w:delText>
        </w:r>
        <w:bookmarkStart w:id="4646" w:name="_Toc192618906"/>
        <w:bookmarkStart w:id="4647" w:name="_Toc192619876"/>
        <w:bookmarkEnd w:id="4646"/>
        <w:bookmarkEnd w:id="4647"/>
      </w:del>
    </w:p>
    <w:p w14:paraId="7C0AE9AD" w14:textId="4EEE6D69" w:rsidR="00F46EE4" w:rsidRPr="00F46EE4" w:rsidDel="0087544E" w:rsidRDefault="00F46EE4" w:rsidP="00F46EE4">
      <w:pPr>
        <w:autoSpaceDE w:val="0"/>
        <w:autoSpaceDN w:val="0"/>
        <w:adjustRightInd w:val="0"/>
        <w:spacing w:after="0"/>
        <w:rPr>
          <w:del w:id="4648" w:author="Author"/>
          <w:rFonts w:ascii="Courier New" w:hAnsi="Courier New" w:cs="Courier New"/>
          <w:color w:val="auto"/>
          <w:sz w:val="14"/>
          <w:szCs w:val="14"/>
          <w:lang w:val="en-GB"/>
        </w:rPr>
      </w:pPr>
      <w:del w:id="4649" w:author="Author">
        <w:r w:rsidRPr="00F46EE4" w:rsidDel="0087544E">
          <w:rPr>
            <w:rFonts w:ascii="Courier New" w:hAnsi="Courier New" w:cs="Courier New"/>
            <w:color w:val="auto"/>
            <w:sz w:val="14"/>
            <w:szCs w:val="14"/>
            <w:lang w:val="en-GB"/>
          </w:rPr>
          <w:delText xml:space="preserve">                CONDITION: Mandatory as identified in the description above.";</w:delText>
        </w:r>
        <w:bookmarkStart w:id="4650" w:name="_Toc192618907"/>
        <w:bookmarkStart w:id="4651" w:name="_Toc192619877"/>
        <w:bookmarkEnd w:id="4650"/>
        <w:bookmarkEnd w:id="4651"/>
      </w:del>
    </w:p>
    <w:p w14:paraId="49B39D84" w14:textId="0830CAC3" w:rsidR="00F46EE4" w:rsidRPr="00F46EE4" w:rsidDel="0087544E" w:rsidRDefault="00F46EE4" w:rsidP="00F46EE4">
      <w:pPr>
        <w:autoSpaceDE w:val="0"/>
        <w:autoSpaceDN w:val="0"/>
        <w:adjustRightInd w:val="0"/>
        <w:spacing w:after="0"/>
        <w:rPr>
          <w:del w:id="4652" w:author="Author"/>
          <w:rFonts w:ascii="Courier New" w:hAnsi="Courier New" w:cs="Courier New"/>
          <w:color w:val="auto"/>
          <w:sz w:val="14"/>
          <w:szCs w:val="14"/>
          <w:lang w:val="en-GB"/>
        </w:rPr>
      </w:pPr>
      <w:del w:id="4653" w:author="Author">
        <w:r w:rsidRPr="00F46EE4" w:rsidDel="0087544E">
          <w:rPr>
            <w:rFonts w:ascii="Courier New" w:hAnsi="Courier New" w:cs="Courier New"/>
            <w:color w:val="auto"/>
            <w:sz w:val="14"/>
            <w:szCs w:val="14"/>
            <w:lang w:val="en-GB"/>
          </w:rPr>
          <w:delText xml:space="preserve">        }</w:delText>
        </w:r>
        <w:bookmarkStart w:id="4654" w:name="_Toc192618908"/>
        <w:bookmarkStart w:id="4655" w:name="_Toc192619878"/>
        <w:bookmarkEnd w:id="4654"/>
        <w:bookmarkEnd w:id="4655"/>
      </w:del>
    </w:p>
    <w:p w14:paraId="0AAE9A9C" w14:textId="5BF1A96A" w:rsidR="00F46EE4" w:rsidRPr="00F46EE4" w:rsidDel="0087544E" w:rsidRDefault="00F46EE4" w:rsidP="00F46EE4">
      <w:pPr>
        <w:autoSpaceDE w:val="0"/>
        <w:autoSpaceDN w:val="0"/>
        <w:adjustRightInd w:val="0"/>
        <w:spacing w:after="0"/>
        <w:rPr>
          <w:del w:id="4656" w:author="Author"/>
          <w:rFonts w:ascii="Courier New" w:hAnsi="Courier New" w:cs="Courier New"/>
          <w:color w:val="auto"/>
          <w:sz w:val="14"/>
          <w:szCs w:val="14"/>
          <w:lang w:val="en-GB"/>
        </w:rPr>
      </w:pPr>
      <w:del w:id="4657" w:author="Author">
        <w:r w:rsidRPr="00F46EE4" w:rsidDel="0087544E">
          <w:rPr>
            <w:rFonts w:ascii="Courier New" w:hAnsi="Courier New" w:cs="Courier New"/>
            <w:color w:val="auto"/>
            <w:sz w:val="14"/>
            <w:szCs w:val="14"/>
            <w:lang w:val="en-GB"/>
          </w:rPr>
          <w:delText xml:space="preserve">        leaf qualified-location-name {</w:delText>
        </w:r>
        <w:bookmarkStart w:id="4658" w:name="_Toc192618909"/>
        <w:bookmarkStart w:id="4659" w:name="_Toc192619879"/>
        <w:bookmarkEnd w:id="4658"/>
        <w:bookmarkEnd w:id="4659"/>
      </w:del>
    </w:p>
    <w:p w14:paraId="676E1B5A" w14:textId="6D5C1DD1" w:rsidR="00F46EE4" w:rsidRPr="00F46EE4" w:rsidDel="0087544E" w:rsidRDefault="00F46EE4" w:rsidP="00F46EE4">
      <w:pPr>
        <w:autoSpaceDE w:val="0"/>
        <w:autoSpaceDN w:val="0"/>
        <w:adjustRightInd w:val="0"/>
        <w:spacing w:after="0"/>
        <w:rPr>
          <w:del w:id="4660" w:author="Author"/>
          <w:rFonts w:ascii="Courier New" w:hAnsi="Courier New" w:cs="Courier New"/>
          <w:color w:val="auto"/>
          <w:sz w:val="14"/>
          <w:szCs w:val="14"/>
          <w:lang w:val="en-GB"/>
        </w:rPr>
      </w:pPr>
      <w:del w:id="4661" w:author="Author">
        <w:r w:rsidRPr="00F46EE4" w:rsidDel="0087544E">
          <w:rPr>
            <w:rFonts w:ascii="Courier New" w:hAnsi="Courier New" w:cs="Courier New"/>
            <w:color w:val="auto"/>
            <w:sz w:val="14"/>
            <w:szCs w:val="14"/>
            <w:lang w:val="en-GB"/>
          </w:rPr>
          <w:delText xml:space="preserve">            type string;</w:delText>
        </w:r>
        <w:bookmarkStart w:id="4662" w:name="_Toc192618910"/>
        <w:bookmarkStart w:id="4663" w:name="_Toc192619880"/>
        <w:bookmarkEnd w:id="4662"/>
        <w:bookmarkEnd w:id="4663"/>
      </w:del>
    </w:p>
    <w:p w14:paraId="061C2CE2" w14:textId="0CDA57C8" w:rsidR="00F46EE4" w:rsidRPr="00F46EE4" w:rsidDel="0087544E" w:rsidRDefault="00F46EE4" w:rsidP="00F46EE4">
      <w:pPr>
        <w:autoSpaceDE w:val="0"/>
        <w:autoSpaceDN w:val="0"/>
        <w:adjustRightInd w:val="0"/>
        <w:spacing w:after="0"/>
        <w:rPr>
          <w:del w:id="4664" w:author="Author"/>
          <w:rFonts w:ascii="Courier New" w:hAnsi="Courier New" w:cs="Courier New"/>
          <w:color w:val="auto"/>
          <w:sz w:val="14"/>
          <w:szCs w:val="14"/>
          <w:lang w:val="en-GB"/>
        </w:rPr>
      </w:pPr>
      <w:del w:id="4665" w:author="Author">
        <w:r w:rsidRPr="00F46EE4" w:rsidDel="0087544E">
          <w:rPr>
            <w:rFonts w:ascii="Courier New" w:hAnsi="Courier New" w:cs="Courier New"/>
            <w:color w:val="auto"/>
            <w:sz w:val="14"/>
            <w:szCs w:val="14"/>
            <w:lang w:val="en-GB"/>
          </w:rPr>
          <w:delText xml:space="preserve">            config false;</w:delText>
        </w:r>
        <w:bookmarkStart w:id="4666" w:name="_Toc192618911"/>
        <w:bookmarkStart w:id="4667" w:name="_Toc192619881"/>
        <w:bookmarkEnd w:id="4666"/>
        <w:bookmarkEnd w:id="4667"/>
      </w:del>
    </w:p>
    <w:p w14:paraId="01F27DC6" w14:textId="00B8780C" w:rsidR="00F46EE4" w:rsidRPr="00F46EE4" w:rsidDel="0087544E" w:rsidRDefault="00F46EE4" w:rsidP="00F46EE4">
      <w:pPr>
        <w:autoSpaceDE w:val="0"/>
        <w:autoSpaceDN w:val="0"/>
        <w:adjustRightInd w:val="0"/>
        <w:spacing w:after="0"/>
        <w:rPr>
          <w:del w:id="4668" w:author="Author"/>
          <w:rFonts w:ascii="Courier New" w:hAnsi="Courier New" w:cs="Courier New"/>
          <w:color w:val="auto"/>
          <w:sz w:val="14"/>
          <w:szCs w:val="14"/>
          <w:lang w:val="en-GB"/>
        </w:rPr>
      </w:pPr>
      <w:del w:id="4669" w:author="Author">
        <w:r w:rsidRPr="00F46EE4" w:rsidDel="0087544E">
          <w:rPr>
            <w:rFonts w:ascii="Courier New" w:hAnsi="Courier New" w:cs="Courier New"/>
            <w:color w:val="auto"/>
            <w:sz w:val="14"/>
            <w:szCs w:val="14"/>
            <w:lang w:val="en-GB"/>
          </w:rPr>
          <w:delText xml:space="preserve">            description "Used where the measurement location (e.g., a CEP) is not sufficient to distinguish the measurement.</w:delText>
        </w:r>
        <w:bookmarkStart w:id="4670" w:name="_Toc192618912"/>
        <w:bookmarkStart w:id="4671" w:name="_Toc192619882"/>
        <w:bookmarkEnd w:id="4670"/>
        <w:bookmarkEnd w:id="4671"/>
      </w:del>
    </w:p>
    <w:p w14:paraId="4ECFB3BA" w14:textId="61B49796" w:rsidR="00F46EE4" w:rsidRPr="00F46EE4" w:rsidDel="0087544E" w:rsidRDefault="00F46EE4" w:rsidP="00F46EE4">
      <w:pPr>
        <w:autoSpaceDE w:val="0"/>
        <w:autoSpaceDN w:val="0"/>
        <w:adjustRightInd w:val="0"/>
        <w:spacing w:after="0"/>
        <w:rPr>
          <w:del w:id="4672" w:author="Author"/>
          <w:rFonts w:ascii="Courier New" w:hAnsi="Courier New" w:cs="Courier New"/>
          <w:color w:val="auto"/>
          <w:sz w:val="14"/>
          <w:szCs w:val="14"/>
          <w:lang w:val="en-GB"/>
        </w:rPr>
      </w:pPr>
      <w:del w:id="4673" w:author="Author">
        <w:r w:rsidRPr="00F46EE4" w:rsidDel="0087544E">
          <w:rPr>
            <w:rFonts w:ascii="Courier New" w:hAnsi="Courier New" w:cs="Courier New"/>
            <w:color w:val="auto"/>
            <w:sz w:val="14"/>
            <w:szCs w:val="14"/>
            <w:lang w:val="en-GB"/>
          </w:rPr>
          <w:delText xml:space="preserve">                This field will normally be omitted.</w:delText>
        </w:r>
        <w:bookmarkStart w:id="4674" w:name="_Toc192618913"/>
        <w:bookmarkStart w:id="4675" w:name="_Toc192619883"/>
        <w:bookmarkEnd w:id="4674"/>
        <w:bookmarkEnd w:id="4675"/>
      </w:del>
    </w:p>
    <w:p w14:paraId="112EB327" w14:textId="6D6F6AB7" w:rsidR="00F46EE4" w:rsidRPr="00F46EE4" w:rsidDel="0087544E" w:rsidRDefault="00F46EE4" w:rsidP="00F46EE4">
      <w:pPr>
        <w:autoSpaceDE w:val="0"/>
        <w:autoSpaceDN w:val="0"/>
        <w:adjustRightInd w:val="0"/>
        <w:spacing w:after="0"/>
        <w:rPr>
          <w:del w:id="4676" w:author="Author"/>
          <w:rFonts w:ascii="Courier New" w:hAnsi="Courier New" w:cs="Courier New"/>
          <w:color w:val="auto"/>
          <w:sz w:val="14"/>
          <w:szCs w:val="14"/>
          <w:lang w:val="en-GB"/>
        </w:rPr>
      </w:pPr>
      <w:del w:id="4677" w:author="Author">
        <w:r w:rsidRPr="00F46EE4" w:rsidDel="0087544E">
          <w:rPr>
            <w:rFonts w:ascii="Courier New" w:hAnsi="Courier New" w:cs="Courier New"/>
            <w:color w:val="auto"/>
            <w:sz w:val="14"/>
            <w:szCs w:val="14"/>
            <w:lang w:val="en-GB"/>
          </w:rPr>
          <w:delText xml:space="preserve">                Deals with the case where there are two or more measurements with the same Measurement Type on a single Resource that therefore need to be distinguished.</w:delText>
        </w:r>
        <w:bookmarkStart w:id="4678" w:name="_Toc192618914"/>
        <w:bookmarkStart w:id="4679" w:name="_Toc192619884"/>
        <w:bookmarkEnd w:id="4678"/>
        <w:bookmarkEnd w:id="4679"/>
      </w:del>
    </w:p>
    <w:p w14:paraId="479B9BB6" w14:textId="3964664F" w:rsidR="00F46EE4" w:rsidRPr="00F46EE4" w:rsidDel="0087544E" w:rsidRDefault="00F46EE4" w:rsidP="00F46EE4">
      <w:pPr>
        <w:autoSpaceDE w:val="0"/>
        <w:autoSpaceDN w:val="0"/>
        <w:adjustRightInd w:val="0"/>
        <w:spacing w:after="0"/>
        <w:rPr>
          <w:del w:id="4680" w:author="Author"/>
          <w:rFonts w:ascii="Courier New" w:hAnsi="Courier New" w:cs="Courier New"/>
          <w:color w:val="auto"/>
          <w:sz w:val="14"/>
          <w:szCs w:val="14"/>
          <w:lang w:val="en-GB"/>
        </w:rPr>
      </w:pPr>
      <w:del w:id="4681" w:author="Author">
        <w:r w:rsidRPr="00F46EE4" w:rsidDel="0087544E">
          <w:rPr>
            <w:rFonts w:ascii="Courier New" w:hAnsi="Courier New" w:cs="Courier New"/>
            <w:color w:val="auto"/>
            <w:sz w:val="14"/>
            <w:szCs w:val="14"/>
            <w:lang w:val="en-GB"/>
          </w:rPr>
          <w:delText xml:space="preserve">                For example, the resource may encapsulate several signals where each signal can have an SES measurement such that the signal name needs to be provided.</w:delText>
        </w:r>
        <w:bookmarkStart w:id="4682" w:name="_Toc192618915"/>
        <w:bookmarkStart w:id="4683" w:name="_Toc192619885"/>
        <w:bookmarkEnd w:id="4682"/>
        <w:bookmarkEnd w:id="4683"/>
      </w:del>
    </w:p>
    <w:p w14:paraId="37B165F7" w14:textId="65BD6CEA" w:rsidR="00F46EE4" w:rsidRPr="00F46EE4" w:rsidDel="0087544E" w:rsidRDefault="00F46EE4" w:rsidP="00F46EE4">
      <w:pPr>
        <w:autoSpaceDE w:val="0"/>
        <w:autoSpaceDN w:val="0"/>
        <w:adjustRightInd w:val="0"/>
        <w:spacing w:after="0"/>
        <w:rPr>
          <w:del w:id="4684" w:author="Author"/>
          <w:rFonts w:ascii="Courier New" w:hAnsi="Courier New" w:cs="Courier New"/>
          <w:color w:val="auto"/>
          <w:sz w:val="14"/>
          <w:szCs w:val="14"/>
          <w:lang w:val="en-GB"/>
        </w:rPr>
      </w:pPr>
      <w:del w:id="4685" w:author="Author">
        <w:r w:rsidRPr="00F46EE4" w:rsidDel="0087544E">
          <w:rPr>
            <w:rFonts w:ascii="Courier New" w:hAnsi="Courier New" w:cs="Courier New"/>
            <w:color w:val="auto"/>
            <w:sz w:val="14"/>
            <w:szCs w:val="14"/>
            <w:lang w:val="en-GB"/>
          </w:rPr>
          <w:delText xml:space="preserve">                This name corresponds to a functional location in the resource.</w:delText>
        </w:r>
        <w:bookmarkStart w:id="4686" w:name="_Toc192618916"/>
        <w:bookmarkStart w:id="4687" w:name="_Toc192619886"/>
        <w:bookmarkEnd w:id="4686"/>
        <w:bookmarkEnd w:id="4687"/>
      </w:del>
    </w:p>
    <w:p w14:paraId="2BA18E32" w14:textId="6BEE8924" w:rsidR="00F46EE4" w:rsidRPr="00F46EE4" w:rsidDel="0087544E" w:rsidRDefault="00F46EE4" w:rsidP="00F46EE4">
      <w:pPr>
        <w:autoSpaceDE w:val="0"/>
        <w:autoSpaceDN w:val="0"/>
        <w:adjustRightInd w:val="0"/>
        <w:spacing w:after="0"/>
        <w:rPr>
          <w:del w:id="4688" w:author="Author"/>
          <w:rFonts w:ascii="Courier New" w:hAnsi="Courier New" w:cs="Courier New"/>
          <w:color w:val="auto"/>
          <w:sz w:val="14"/>
          <w:szCs w:val="14"/>
          <w:lang w:val="en-GB"/>
        </w:rPr>
      </w:pPr>
      <w:del w:id="4689" w:author="Author">
        <w:r w:rsidRPr="00F46EE4" w:rsidDel="0087544E">
          <w:rPr>
            <w:rFonts w:ascii="Courier New" w:hAnsi="Courier New" w:cs="Courier New"/>
            <w:color w:val="auto"/>
            <w:sz w:val="14"/>
            <w:szCs w:val="14"/>
            <w:lang w:val="en-GB"/>
          </w:rPr>
          <w:delText xml:space="preserve">                This field is used to provide the additional signal name.</w:delText>
        </w:r>
        <w:bookmarkStart w:id="4690" w:name="_Toc192618917"/>
        <w:bookmarkStart w:id="4691" w:name="_Toc192619887"/>
        <w:bookmarkEnd w:id="4690"/>
        <w:bookmarkEnd w:id="4691"/>
      </w:del>
    </w:p>
    <w:p w14:paraId="6FD8E95B" w14:textId="3A5E52E9" w:rsidR="00F46EE4" w:rsidRPr="00F46EE4" w:rsidDel="0087544E" w:rsidRDefault="00F46EE4" w:rsidP="00F46EE4">
      <w:pPr>
        <w:autoSpaceDE w:val="0"/>
        <w:autoSpaceDN w:val="0"/>
        <w:adjustRightInd w:val="0"/>
        <w:spacing w:after="0"/>
        <w:rPr>
          <w:del w:id="4692" w:author="Author"/>
          <w:rFonts w:ascii="Courier New" w:hAnsi="Courier New" w:cs="Courier New"/>
          <w:color w:val="auto"/>
          <w:sz w:val="14"/>
          <w:szCs w:val="14"/>
          <w:lang w:val="en-GB"/>
        </w:rPr>
      </w:pPr>
      <w:del w:id="4693" w:author="Author">
        <w:r w:rsidRPr="00F46EE4" w:rsidDel="0087544E">
          <w:rPr>
            <w:rFonts w:ascii="Courier New" w:hAnsi="Courier New" w:cs="Courier New"/>
            <w:color w:val="auto"/>
            <w:sz w:val="14"/>
            <w:szCs w:val="14"/>
            <w:lang w:val="en-GB"/>
          </w:rPr>
          <w:delText xml:space="preserve">                CONDITION: Mandatory as identified in the description above.";</w:delText>
        </w:r>
        <w:bookmarkStart w:id="4694" w:name="_Toc192618918"/>
        <w:bookmarkStart w:id="4695" w:name="_Toc192619888"/>
        <w:bookmarkEnd w:id="4694"/>
        <w:bookmarkEnd w:id="4695"/>
      </w:del>
    </w:p>
    <w:p w14:paraId="6F7D360D" w14:textId="34473DF5" w:rsidR="00F46EE4" w:rsidRPr="00F46EE4" w:rsidDel="0087544E" w:rsidRDefault="00F46EE4" w:rsidP="00F46EE4">
      <w:pPr>
        <w:autoSpaceDE w:val="0"/>
        <w:autoSpaceDN w:val="0"/>
        <w:adjustRightInd w:val="0"/>
        <w:spacing w:after="0"/>
        <w:rPr>
          <w:del w:id="4696" w:author="Author"/>
          <w:rFonts w:ascii="Courier New" w:hAnsi="Courier New" w:cs="Courier New"/>
          <w:color w:val="auto"/>
          <w:sz w:val="14"/>
          <w:szCs w:val="14"/>
          <w:lang w:val="en-GB"/>
        </w:rPr>
      </w:pPr>
      <w:del w:id="4697" w:author="Author">
        <w:r w:rsidRPr="00F46EE4" w:rsidDel="0087544E">
          <w:rPr>
            <w:rFonts w:ascii="Courier New" w:hAnsi="Courier New" w:cs="Courier New"/>
            <w:color w:val="auto"/>
            <w:sz w:val="14"/>
            <w:szCs w:val="14"/>
            <w:lang w:val="en-GB"/>
          </w:rPr>
          <w:delText xml:space="preserve">        }</w:delText>
        </w:r>
        <w:bookmarkStart w:id="4698" w:name="_Toc192618919"/>
        <w:bookmarkStart w:id="4699" w:name="_Toc192619889"/>
        <w:bookmarkEnd w:id="4698"/>
        <w:bookmarkEnd w:id="4699"/>
      </w:del>
    </w:p>
    <w:p w14:paraId="318F8370" w14:textId="7C335FE8" w:rsidR="00F46EE4" w:rsidRPr="00F46EE4" w:rsidDel="0087544E" w:rsidRDefault="00F46EE4" w:rsidP="00F46EE4">
      <w:pPr>
        <w:autoSpaceDE w:val="0"/>
        <w:autoSpaceDN w:val="0"/>
        <w:adjustRightInd w:val="0"/>
        <w:spacing w:after="0"/>
        <w:rPr>
          <w:del w:id="4700" w:author="Author"/>
          <w:rFonts w:ascii="Courier New" w:hAnsi="Courier New" w:cs="Courier New"/>
          <w:color w:val="auto"/>
          <w:sz w:val="14"/>
          <w:szCs w:val="14"/>
          <w:lang w:val="en-GB"/>
        </w:rPr>
      </w:pPr>
      <w:del w:id="4701" w:author="Author">
        <w:r w:rsidRPr="00F46EE4" w:rsidDel="0087544E">
          <w:rPr>
            <w:rFonts w:ascii="Courier New" w:hAnsi="Courier New" w:cs="Courier New"/>
            <w:color w:val="auto"/>
            <w:sz w:val="14"/>
            <w:szCs w:val="14"/>
            <w:lang w:val="en-GB"/>
          </w:rPr>
          <w:delText xml:space="preserve">        leaf qualified-measurement-type {</w:delText>
        </w:r>
        <w:bookmarkStart w:id="4702" w:name="_Toc192618920"/>
        <w:bookmarkStart w:id="4703" w:name="_Toc192619890"/>
        <w:bookmarkEnd w:id="4702"/>
        <w:bookmarkEnd w:id="4703"/>
      </w:del>
    </w:p>
    <w:p w14:paraId="69B23D1F" w14:textId="6654C2FE" w:rsidR="00F46EE4" w:rsidRPr="00F46EE4" w:rsidDel="0087544E" w:rsidRDefault="00F46EE4" w:rsidP="00F46EE4">
      <w:pPr>
        <w:autoSpaceDE w:val="0"/>
        <w:autoSpaceDN w:val="0"/>
        <w:adjustRightInd w:val="0"/>
        <w:spacing w:after="0"/>
        <w:rPr>
          <w:del w:id="4704" w:author="Author"/>
          <w:rFonts w:ascii="Courier New" w:hAnsi="Courier New" w:cs="Courier New"/>
          <w:color w:val="auto"/>
          <w:sz w:val="14"/>
          <w:szCs w:val="14"/>
          <w:lang w:val="en-GB"/>
        </w:rPr>
      </w:pPr>
      <w:del w:id="4705" w:author="Author">
        <w:r w:rsidRPr="00F46EE4" w:rsidDel="0087544E">
          <w:rPr>
            <w:rFonts w:ascii="Courier New" w:hAnsi="Courier New" w:cs="Courier New"/>
            <w:color w:val="auto"/>
            <w:sz w:val="14"/>
            <w:szCs w:val="14"/>
            <w:lang w:val="en-GB"/>
          </w:rPr>
          <w:delText xml:space="preserve">            type string;</w:delText>
        </w:r>
        <w:bookmarkStart w:id="4706" w:name="_Toc192618921"/>
        <w:bookmarkStart w:id="4707" w:name="_Toc192619891"/>
        <w:bookmarkEnd w:id="4706"/>
        <w:bookmarkEnd w:id="4707"/>
      </w:del>
    </w:p>
    <w:p w14:paraId="75DFBB81" w14:textId="3ACF5C1F" w:rsidR="00F46EE4" w:rsidRPr="00F46EE4" w:rsidDel="0087544E" w:rsidRDefault="00F46EE4" w:rsidP="00F46EE4">
      <w:pPr>
        <w:autoSpaceDE w:val="0"/>
        <w:autoSpaceDN w:val="0"/>
        <w:adjustRightInd w:val="0"/>
        <w:spacing w:after="0"/>
        <w:rPr>
          <w:del w:id="4708" w:author="Author"/>
          <w:rFonts w:ascii="Courier New" w:hAnsi="Courier New" w:cs="Courier New"/>
          <w:color w:val="auto"/>
          <w:sz w:val="14"/>
          <w:szCs w:val="14"/>
          <w:lang w:val="en-GB"/>
        </w:rPr>
      </w:pPr>
      <w:del w:id="4709" w:author="Author">
        <w:r w:rsidRPr="00F46EE4" w:rsidDel="0087544E">
          <w:rPr>
            <w:rFonts w:ascii="Courier New" w:hAnsi="Courier New" w:cs="Courier New"/>
            <w:color w:val="auto"/>
            <w:sz w:val="14"/>
            <w:szCs w:val="14"/>
            <w:lang w:val="en-GB"/>
          </w:rPr>
          <w:delText xml:space="preserve">            config false;</w:delText>
        </w:r>
        <w:bookmarkStart w:id="4710" w:name="_Toc192618922"/>
        <w:bookmarkStart w:id="4711" w:name="_Toc192619892"/>
        <w:bookmarkEnd w:id="4710"/>
        <w:bookmarkEnd w:id="4711"/>
      </w:del>
    </w:p>
    <w:p w14:paraId="23293DA0" w14:textId="718DEFC7" w:rsidR="00F46EE4" w:rsidRPr="00F46EE4" w:rsidDel="0087544E" w:rsidRDefault="00F46EE4" w:rsidP="00F46EE4">
      <w:pPr>
        <w:autoSpaceDE w:val="0"/>
        <w:autoSpaceDN w:val="0"/>
        <w:adjustRightInd w:val="0"/>
        <w:spacing w:after="0"/>
        <w:rPr>
          <w:del w:id="4712" w:author="Author"/>
          <w:rFonts w:ascii="Courier New" w:hAnsi="Courier New" w:cs="Courier New"/>
          <w:color w:val="auto"/>
          <w:sz w:val="14"/>
          <w:szCs w:val="14"/>
          <w:lang w:val="en-GB"/>
        </w:rPr>
      </w:pPr>
      <w:del w:id="4713" w:author="Author">
        <w:r w:rsidRPr="00F46EE4" w:rsidDel="0087544E">
          <w:rPr>
            <w:rFonts w:ascii="Courier New" w:hAnsi="Courier New" w:cs="Courier New"/>
            <w:color w:val="auto"/>
            <w:sz w:val="14"/>
            <w:szCs w:val="14"/>
            <w:lang w:val="en-GB"/>
          </w:rPr>
          <w:delText xml:space="preserve">            description "Used where the measurement type (elsewhere in the structure) is not sufficient to distinguish the measurement.</w:delText>
        </w:r>
        <w:bookmarkStart w:id="4714" w:name="_Toc192618923"/>
        <w:bookmarkStart w:id="4715" w:name="_Toc192619893"/>
        <w:bookmarkEnd w:id="4714"/>
        <w:bookmarkEnd w:id="4715"/>
      </w:del>
    </w:p>
    <w:p w14:paraId="002DDD0C" w14:textId="16287D32" w:rsidR="00F46EE4" w:rsidRPr="00F46EE4" w:rsidDel="0087544E" w:rsidRDefault="00F46EE4" w:rsidP="00F46EE4">
      <w:pPr>
        <w:autoSpaceDE w:val="0"/>
        <w:autoSpaceDN w:val="0"/>
        <w:adjustRightInd w:val="0"/>
        <w:spacing w:after="0"/>
        <w:rPr>
          <w:del w:id="4716" w:author="Author"/>
          <w:rFonts w:ascii="Courier New" w:hAnsi="Courier New" w:cs="Courier New"/>
          <w:color w:val="auto"/>
          <w:sz w:val="14"/>
          <w:szCs w:val="14"/>
          <w:lang w:val="en-GB"/>
        </w:rPr>
      </w:pPr>
      <w:del w:id="4717" w:author="Author">
        <w:r w:rsidRPr="00F46EE4" w:rsidDel="0087544E">
          <w:rPr>
            <w:rFonts w:ascii="Courier New" w:hAnsi="Courier New" w:cs="Courier New"/>
            <w:color w:val="auto"/>
            <w:sz w:val="14"/>
            <w:szCs w:val="14"/>
            <w:lang w:val="en-GB"/>
          </w:rPr>
          <w:delText xml:space="preserve">                This field will normally be omitted.</w:delText>
        </w:r>
        <w:bookmarkStart w:id="4718" w:name="_Toc192618924"/>
        <w:bookmarkStart w:id="4719" w:name="_Toc192619894"/>
        <w:bookmarkEnd w:id="4718"/>
        <w:bookmarkEnd w:id="4719"/>
      </w:del>
    </w:p>
    <w:p w14:paraId="7A85D87E" w14:textId="00B43626" w:rsidR="00F46EE4" w:rsidRPr="00F46EE4" w:rsidDel="0087544E" w:rsidRDefault="00F46EE4" w:rsidP="00F46EE4">
      <w:pPr>
        <w:autoSpaceDE w:val="0"/>
        <w:autoSpaceDN w:val="0"/>
        <w:adjustRightInd w:val="0"/>
        <w:spacing w:after="0"/>
        <w:rPr>
          <w:del w:id="4720" w:author="Author"/>
          <w:rFonts w:ascii="Courier New" w:hAnsi="Courier New" w:cs="Courier New"/>
          <w:color w:val="auto"/>
          <w:sz w:val="14"/>
          <w:szCs w:val="14"/>
          <w:lang w:val="en-GB"/>
        </w:rPr>
      </w:pPr>
      <w:del w:id="4721" w:author="Author">
        <w:r w:rsidRPr="00F46EE4" w:rsidDel="0087544E">
          <w:rPr>
            <w:rFonts w:ascii="Courier New" w:hAnsi="Courier New" w:cs="Courier New"/>
            <w:color w:val="auto"/>
            <w:sz w:val="14"/>
            <w:szCs w:val="14"/>
            <w:lang w:val="en-GB"/>
          </w:rPr>
          <w:delText xml:space="preserve">                Deals with the case where there is a set of values of different types related to one measurement where each value type in the set needs to be named.</w:delText>
        </w:r>
        <w:bookmarkStart w:id="4722" w:name="_Toc192618925"/>
        <w:bookmarkStart w:id="4723" w:name="_Toc192619895"/>
        <w:bookmarkEnd w:id="4722"/>
        <w:bookmarkEnd w:id="4723"/>
      </w:del>
    </w:p>
    <w:p w14:paraId="7BCF5062" w14:textId="0C2F94B7" w:rsidR="00F46EE4" w:rsidRPr="00F46EE4" w:rsidDel="0087544E" w:rsidRDefault="00F46EE4" w:rsidP="00F46EE4">
      <w:pPr>
        <w:autoSpaceDE w:val="0"/>
        <w:autoSpaceDN w:val="0"/>
        <w:adjustRightInd w:val="0"/>
        <w:spacing w:after="0"/>
        <w:rPr>
          <w:del w:id="4724" w:author="Author"/>
          <w:rFonts w:ascii="Courier New" w:hAnsi="Courier New" w:cs="Courier New"/>
          <w:color w:val="auto"/>
          <w:sz w:val="14"/>
          <w:szCs w:val="14"/>
          <w:lang w:val="en-GB"/>
        </w:rPr>
      </w:pPr>
      <w:del w:id="4725" w:author="Author">
        <w:r w:rsidRPr="00F46EE4" w:rsidDel="0087544E">
          <w:rPr>
            <w:rFonts w:ascii="Courier New" w:hAnsi="Courier New" w:cs="Courier New"/>
            <w:color w:val="auto"/>
            <w:sz w:val="14"/>
            <w:szCs w:val="14"/>
            <w:lang w:val="en-GB"/>
          </w:rPr>
          <w:delText xml:space="preserve">                For example, there may be a power value and a spectral density value. </w:delText>
        </w:r>
        <w:bookmarkStart w:id="4726" w:name="_Toc192618926"/>
        <w:bookmarkStart w:id="4727" w:name="_Toc192619896"/>
        <w:bookmarkEnd w:id="4726"/>
        <w:bookmarkEnd w:id="4727"/>
      </w:del>
    </w:p>
    <w:p w14:paraId="5B4BBC81" w14:textId="0D7AB309" w:rsidR="00F46EE4" w:rsidRPr="00F46EE4" w:rsidDel="0087544E" w:rsidRDefault="00F46EE4" w:rsidP="00F46EE4">
      <w:pPr>
        <w:autoSpaceDE w:val="0"/>
        <w:autoSpaceDN w:val="0"/>
        <w:adjustRightInd w:val="0"/>
        <w:spacing w:after="0"/>
        <w:rPr>
          <w:del w:id="4728" w:author="Author"/>
          <w:rFonts w:ascii="Courier New" w:hAnsi="Courier New" w:cs="Courier New"/>
          <w:color w:val="auto"/>
          <w:sz w:val="14"/>
          <w:szCs w:val="14"/>
          <w:lang w:val="en-GB"/>
        </w:rPr>
      </w:pPr>
      <w:del w:id="4729" w:author="Author">
        <w:r w:rsidRPr="00F46EE4" w:rsidDel="0087544E">
          <w:rPr>
            <w:rFonts w:ascii="Courier New" w:hAnsi="Courier New" w:cs="Courier New"/>
            <w:color w:val="auto"/>
            <w:sz w:val="14"/>
            <w:szCs w:val="14"/>
            <w:lang w:val="en-GB"/>
          </w:rPr>
          <w:delText xml:space="preserve">                Note that this may require further formalization in a later release of this model.</w:delText>
        </w:r>
        <w:bookmarkStart w:id="4730" w:name="_Toc192618927"/>
        <w:bookmarkStart w:id="4731" w:name="_Toc192619897"/>
        <w:bookmarkEnd w:id="4730"/>
        <w:bookmarkEnd w:id="4731"/>
      </w:del>
    </w:p>
    <w:p w14:paraId="038B9947" w14:textId="3BC77C4C" w:rsidR="00F46EE4" w:rsidRPr="00F46EE4" w:rsidDel="0087544E" w:rsidRDefault="00F46EE4" w:rsidP="00F46EE4">
      <w:pPr>
        <w:autoSpaceDE w:val="0"/>
        <w:autoSpaceDN w:val="0"/>
        <w:adjustRightInd w:val="0"/>
        <w:spacing w:after="0"/>
        <w:rPr>
          <w:del w:id="4732" w:author="Author"/>
          <w:rFonts w:ascii="Courier New" w:hAnsi="Courier New" w:cs="Courier New"/>
          <w:color w:val="auto"/>
          <w:sz w:val="14"/>
          <w:szCs w:val="14"/>
          <w:lang w:val="en-GB"/>
        </w:rPr>
      </w:pPr>
      <w:del w:id="4733" w:author="Author">
        <w:r w:rsidRPr="00F46EE4" w:rsidDel="0087544E">
          <w:rPr>
            <w:rFonts w:ascii="Courier New" w:hAnsi="Courier New" w:cs="Courier New"/>
            <w:color w:val="auto"/>
            <w:sz w:val="14"/>
            <w:szCs w:val="14"/>
            <w:lang w:val="en-GB"/>
          </w:rPr>
          <w:delText xml:space="preserve">                This can be used when using qualified measured value set where this attribute distinguished each member of the set.</w:delText>
        </w:r>
        <w:bookmarkStart w:id="4734" w:name="_Toc192618928"/>
        <w:bookmarkStart w:id="4735" w:name="_Toc192619898"/>
        <w:bookmarkEnd w:id="4734"/>
        <w:bookmarkEnd w:id="4735"/>
      </w:del>
    </w:p>
    <w:p w14:paraId="1D83E84D" w14:textId="47DE5EAA" w:rsidR="00F46EE4" w:rsidRPr="00F46EE4" w:rsidDel="0087544E" w:rsidRDefault="00F46EE4" w:rsidP="00F46EE4">
      <w:pPr>
        <w:autoSpaceDE w:val="0"/>
        <w:autoSpaceDN w:val="0"/>
        <w:adjustRightInd w:val="0"/>
        <w:spacing w:after="0"/>
        <w:rPr>
          <w:del w:id="4736" w:author="Author"/>
          <w:rFonts w:ascii="Courier New" w:hAnsi="Courier New" w:cs="Courier New"/>
          <w:color w:val="auto"/>
          <w:sz w:val="14"/>
          <w:szCs w:val="14"/>
          <w:lang w:val="en-GB"/>
        </w:rPr>
      </w:pPr>
      <w:del w:id="4737" w:author="Author">
        <w:r w:rsidRPr="00F46EE4" w:rsidDel="0087544E">
          <w:rPr>
            <w:rFonts w:ascii="Courier New" w:hAnsi="Courier New" w:cs="Courier New"/>
            <w:color w:val="auto"/>
            <w:sz w:val="14"/>
            <w:szCs w:val="14"/>
            <w:lang w:val="en-GB"/>
          </w:rPr>
          <w:delText xml:space="preserve">                CONDITION: Mandatory as identified in the description above.";</w:delText>
        </w:r>
        <w:bookmarkStart w:id="4738" w:name="_Toc192618929"/>
        <w:bookmarkStart w:id="4739" w:name="_Toc192619899"/>
        <w:bookmarkEnd w:id="4738"/>
        <w:bookmarkEnd w:id="4739"/>
      </w:del>
    </w:p>
    <w:p w14:paraId="68738B97" w14:textId="60D051BD" w:rsidR="00F46EE4" w:rsidRPr="00F46EE4" w:rsidDel="0087544E" w:rsidRDefault="00F46EE4" w:rsidP="00F46EE4">
      <w:pPr>
        <w:autoSpaceDE w:val="0"/>
        <w:autoSpaceDN w:val="0"/>
        <w:adjustRightInd w:val="0"/>
        <w:spacing w:after="0"/>
        <w:rPr>
          <w:del w:id="4740" w:author="Author"/>
          <w:rFonts w:ascii="Courier New" w:hAnsi="Courier New" w:cs="Courier New"/>
          <w:color w:val="auto"/>
          <w:sz w:val="14"/>
          <w:szCs w:val="14"/>
          <w:lang w:val="en-GB"/>
        </w:rPr>
      </w:pPr>
      <w:del w:id="4741" w:author="Author">
        <w:r w:rsidRPr="00F46EE4" w:rsidDel="0087544E">
          <w:rPr>
            <w:rFonts w:ascii="Courier New" w:hAnsi="Courier New" w:cs="Courier New"/>
            <w:color w:val="auto"/>
            <w:sz w:val="14"/>
            <w:szCs w:val="14"/>
            <w:lang w:val="en-GB"/>
          </w:rPr>
          <w:delText xml:space="preserve">        }</w:delText>
        </w:r>
        <w:bookmarkStart w:id="4742" w:name="_Toc192618930"/>
        <w:bookmarkStart w:id="4743" w:name="_Toc192619900"/>
        <w:bookmarkEnd w:id="4742"/>
        <w:bookmarkEnd w:id="4743"/>
      </w:del>
    </w:p>
    <w:p w14:paraId="33BF13D8" w14:textId="56BCB55B" w:rsidR="00F46EE4" w:rsidRPr="00F46EE4" w:rsidDel="0087544E" w:rsidRDefault="00F46EE4" w:rsidP="00F46EE4">
      <w:pPr>
        <w:autoSpaceDE w:val="0"/>
        <w:autoSpaceDN w:val="0"/>
        <w:adjustRightInd w:val="0"/>
        <w:spacing w:after="0"/>
        <w:rPr>
          <w:del w:id="4744" w:author="Author"/>
          <w:rFonts w:ascii="Courier New" w:hAnsi="Courier New" w:cs="Courier New"/>
          <w:color w:val="auto"/>
          <w:sz w:val="14"/>
          <w:szCs w:val="14"/>
          <w:lang w:val="en-GB"/>
        </w:rPr>
      </w:pPr>
      <w:del w:id="4745" w:author="Author">
        <w:r w:rsidRPr="00F46EE4" w:rsidDel="0087544E">
          <w:rPr>
            <w:rFonts w:ascii="Courier New" w:hAnsi="Courier New" w:cs="Courier New"/>
            <w:color w:val="auto"/>
            <w:sz w:val="14"/>
            <w:szCs w:val="14"/>
            <w:lang w:val="en-GB"/>
          </w:rPr>
          <w:delText xml:space="preserve">        description "This structure allows for various value qualifications:</w:delText>
        </w:r>
        <w:bookmarkStart w:id="4746" w:name="_Toc192618931"/>
        <w:bookmarkStart w:id="4747" w:name="_Toc192619901"/>
        <w:bookmarkEnd w:id="4746"/>
        <w:bookmarkEnd w:id="4747"/>
      </w:del>
    </w:p>
    <w:p w14:paraId="44692634" w14:textId="5C3D4CFB" w:rsidR="00F46EE4" w:rsidRPr="00F46EE4" w:rsidDel="0087544E" w:rsidRDefault="00F46EE4" w:rsidP="00F46EE4">
      <w:pPr>
        <w:autoSpaceDE w:val="0"/>
        <w:autoSpaceDN w:val="0"/>
        <w:adjustRightInd w:val="0"/>
        <w:spacing w:after="0"/>
        <w:rPr>
          <w:del w:id="4748" w:author="Author"/>
          <w:rFonts w:ascii="Courier New" w:hAnsi="Courier New" w:cs="Courier New"/>
          <w:color w:val="auto"/>
          <w:sz w:val="14"/>
          <w:szCs w:val="14"/>
          <w:lang w:val="en-GB"/>
        </w:rPr>
      </w:pPr>
      <w:del w:id="4749" w:author="Author">
        <w:r w:rsidRPr="00F46EE4" w:rsidDel="0087544E">
          <w:rPr>
            <w:rFonts w:ascii="Courier New" w:hAnsi="Courier New" w:cs="Courier New"/>
            <w:color w:val="auto"/>
            <w:sz w:val="14"/>
            <w:szCs w:val="14"/>
            <w:lang w:val="en-GB"/>
          </w:rPr>
          <w:delText xml:space="preserve">            - Where the value is valid and is for the complete period, then only the value will be provided (valueQualifier will not be present). </w:delText>
        </w:r>
        <w:bookmarkStart w:id="4750" w:name="_Toc192618932"/>
        <w:bookmarkStart w:id="4751" w:name="_Toc192619902"/>
        <w:bookmarkEnd w:id="4750"/>
        <w:bookmarkEnd w:id="4751"/>
      </w:del>
    </w:p>
    <w:p w14:paraId="10EB5F7A" w14:textId="5B945B7D" w:rsidR="00F46EE4" w:rsidRPr="00F46EE4" w:rsidDel="0087544E" w:rsidRDefault="00F46EE4" w:rsidP="00F46EE4">
      <w:pPr>
        <w:autoSpaceDE w:val="0"/>
        <w:autoSpaceDN w:val="0"/>
        <w:adjustRightInd w:val="0"/>
        <w:spacing w:after="0"/>
        <w:rPr>
          <w:del w:id="4752" w:author="Author"/>
          <w:rFonts w:ascii="Courier New" w:hAnsi="Courier New" w:cs="Courier New"/>
          <w:color w:val="auto"/>
          <w:sz w:val="14"/>
          <w:szCs w:val="14"/>
          <w:lang w:val="en-GB"/>
        </w:rPr>
      </w:pPr>
      <w:del w:id="4753" w:author="Author">
        <w:r w:rsidRPr="00F46EE4" w:rsidDel="0087544E">
          <w:rPr>
            <w:rFonts w:ascii="Courier New" w:hAnsi="Courier New" w:cs="Courier New"/>
            <w:color w:val="auto"/>
            <w:sz w:val="14"/>
            <w:szCs w:val="14"/>
            <w:lang w:val="en-GB"/>
          </w:rPr>
          <w:delText xml:space="preserve">            - Where there are issues with the value, then the valueQualifier will be provided and there may be no value depending upon the valueQualifier.</w:delText>
        </w:r>
        <w:bookmarkStart w:id="4754" w:name="_Toc192618933"/>
        <w:bookmarkStart w:id="4755" w:name="_Toc192619903"/>
        <w:bookmarkEnd w:id="4754"/>
        <w:bookmarkEnd w:id="4755"/>
      </w:del>
    </w:p>
    <w:p w14:paraId="30BA82D8" w14:textId="7A776FFC" w:rsidR="00F46EE4" w:rsidRPr="00F46EE4" w:rsidDel="0087544E" w:rsidRDefault="00F46EE4" w:rsidP="00F46EE4">
      <w:pPr>
        <w:autoSpaceDE w:val="0"/>
        <w:autoSpaceDN w:val="0"/>
        <w:adjustRightInd w:val="0"/>
        <w:spacing w:after="0"/>
        <w:rPr>
          <w:del w:id="4756" w:author="Author"/>
          <w:rFonts w:ascii="Courier New" w:hAnsi="Courier New" w:cs="Courier New"/>
          <w:color w:val="auto"/>
          <w:sz w:val="14"/>
          <w:szCs w:val="14"/>
          <w:lang w:val="en-GB"/>
        </w:rPr>
      </w:pPr>
      <w:del w:id="4757" w:author="Author">
        <w:r w:rsidRPr="00F46EE4" w:rsidDel="0087544E">
          <w:rPr>
            <w:rFonts w:ascii="Courier New" w:hAnsi="Courier New" w:cs="Courier New"/>
            <w:color w:val="auto"/>
            <w:sz w:val="14"/>
            <w:szCs w:val="14"/>
            <w:lang w:val="en-GB"/>
          </w:rPr>
          <w:delText xml:space="preserve">            ";</w:delText>
        </w:r>
        <w:bookmarkStart w:id="4758" w:name="_Toc192618934"/>
        <w:bookmarkStart w:id="4759" w:name="_Toc192619904"/>
        <w:bookmarkEnd w:id="4758"/>
        <w:bookmarkEnd w:id="4759"/>
      </w:del>
    </w:p>
    <w:p w14:paraId="7E3A62CB" w14:textId="2CAFC534" w:rsidR="00F46EE4" w:rsidRPr="00F46EE4" w:rsidDel="0087544E" w:rsidRDefault="00F46EE4" w:rsidP="00F46EE4">
      <w:pPr>
        <w:autoSpaceDE w:val="0"/>
        <w:autoSpaceDN w:val="0"/>
        <w:adjustRightInd w:val="0"/>
        <w:spacing w:after="0"/>
        <w:rPr>
          <w:del w:id="4760" w:author="Author"/>
          <w:rFonts w:ascii="Courier New" w:hAnsi="Courier New" w:cs="Courier New"/>
          <w:color w:val="auto"/>
          <w:sz w:val="14"/>
          <w:szCs w:val="14"/>
          <w:lang w:val="en-GB"/>
        </w:rPr>
      </w:pPr>
      <w:del w:id="4761" w:author="Author">
        <w:r w:rsidRPr="00F46EE4" w:rsidDel="0087544E">
          <w:rPr>
            <w:rFonts w:ascii="Courier New" w:hAnsi="Courier New" w:cs="Courier New"/>
            <w:color w:val="auto"/>
            <w:sz w:val="14"/>
            <w:szCs w:val="14"/>
            <w:lang w:val="en-GB"/>
          </w:rPr>
          <w:delText xml:space="preserve">    }</w:delText>
        </w:r>
        <w:bookmarkStart w:id="4762" w:name="_Toc192618935"/>
        <w:bookmarkStart w:id="4763" w:name="_Toc192619905"/>
        <w:bookmarkEnd w:id="4762"/>
        <w:bookmarkEnd w:id="4763"/>
      </w:del>
    </w:p>
    <w:p w14:paraId="20ED0D25" w14:textId="555990CA" w:rsidR="00F46EE4" w:rsidRPr="00F46EE4" w:rsidDel="0087544E" w:rsidRDefault="00F46EE4" w:rsidP="00F46EE4">
      <w:pPr>
        <w:autoSpaceDE w:val="0"/>
        <w:autoSpaceDN w:val="0"/>
        <w:adjustRightInd w:val="0"/>
        <w:spacing w:after="0"/>
        <w:rPr>
          <w:del w:id="4764" w:author="Author"/>
          <w:rFonts w:ascii="Courier New" w:hAnsi="Courier New" w:cs="Courier New"/>
          <w:color w:val="auto"/>
          <w:sz w:val="14"/>
          <w:szCs w:val="14"/>
          <w:lang w:val="en-GB"/>
        </w:rPr>
      </w:pPr>
      <w:del w:id="4765" w:author="Author">
        <w:r w:rsidRPr="00F46EE4" w:rsidDel="0087544E">
          <w:rPr>
            <w:rFonts w:ascii="Courier New" w:hAnsi="Courier New" w:cs="Courier New"/>
            <w:color w:val="auto"/>
            <w:sz w:val="14"/>
            <w:szCs w:val="14"/>
            <w:lang w:val="en-GB"/>
          </w:rPr>
          <w:delText xml:space="preserve">    grouping path-elem {</w:delText>
        </w:r>
        <w:bookmarkStart w:id="4766" w:name="_Toc192618936"/>
        <w:bookmarkStart w:id="4767" w:name="_Toc192619906"/>
        <w:bookmarkEnd w:id="4766"/>
        <w:bookmarkEnd w:id="4767"/>
      </w:del>
    </w:p>
    <w:p w14:paraId="411E009C" w14:textId="736EAA34" w:rsidR="00F46EE4" w:rsidRPr="00F46EE4" w:rsidDel="0087544E" w:rsidRDefault="00F46EE4" w:rsidP="00F46EE4">
      <w:pPr>
        <w:autoSpaceDE w:val="0"/>
        <w:autoSpaceDN w:val="0"/>
        <w:adjustRightInd w:val="0"/>
        <w:spacing w:after="0"/>
        <w:rPr>
          <w:del w:id="4768" w:author="Author"/>
          <w:rFonts w:ascii="Courier New" w:hAnsi="Courier New" w:cs="Courier New"/>
          <w:color w:val="auto"/>
          <w:sz w:val="14"/>
          <w:szCs w:val="14"/>
          <w:lang w:val="en-GB"/>
        </w:rPr>
      </w:pPr>
      <w:del w:id="4769" w:author="Author">
        <w:r w:rsidRPr="00F46EE4" w:rsidDel="0087544E">
          <w:rPr>
            <w:rFonts w:ascii="Courier New" w:hAnsi="Courier New" w:cs="Courier New"/>
            <w:color w:val="auto"/>
            <w:sz w:val="14"/>
            <w:szCs w:val="14"/>
            <w:lang w:val="en-GB"/>
          </w:rPr>
          <w:delText xml:space="preserve">        leaf name {</w:delText>
        </w:r>
        <w:bookmarkStart w:id="4770" w:name="_Toc192618937"/>
        <w:bookmarkStart w:id="4771" w:name="_Toc192619907"/>
        <w:bookmarkEnd w:id="4770"/>
        <w:bookmarkEnd w:id="4771"/>
      </w:del>
    </w:p>
    <w:p w14:paraId="370A350B" w14:textId="315F77E6" w:rsidR="00F46EE4" w:rsidRPr="00F46EE4" w:rsidDel="0087544E" w:rsidRDefault="00F46EE4" w:rsidP="00F46EE4">
      <w:pPr>
        <w:autoSpaceDE w:val="0"/>
        <w:autoSpaceDN w:val="0"/>
        <w:adjustRightInd w:val="0"/>
        <w:spacing w:after="0"/>
        <w:rPr>
          <w:del w:id="4772" w:author="Author"/>
          <w:rFonts w:ascii="Courier New" w:hAnsi="Courier New" w:cs="Courier New"/>
          <w:color w:val="auto"/>
          <w:sz w:val="14"/>
          <w:szCs w:val="14"/>
          <w:lang w:val="en-GB"/>
        </w:rPr>
      </w:pPr>
      <w:del w:id="4773" w:author="Author">
        <w:r w:rsidRPr="00F46EE4" w:rsidDel="0087544E">
          <w:rPr>
            <w:rFonts w:ascii="Courier New" w:hAnsi="Courier New" w:cs="Courier New"/>
            <w:color w:val="auto"/>
            <w:sz w:val="14"/>
            <w:szCs w:val="14"/>
            <w:lang w:val="en-GB"/>
          </w:rPr>
          <w:delText xml:space="preserve">            type string;</w:delText>
        </w:r>
        <w:bookmarkStart w:id="4774" w:name="_Toc192618938"/>
        <w:bookmarkStart w:id="4775" w:name="_Toc192619908"/>
        <w:bookmarkEnd w:id="4774"/>
        <w:bookmarkEnd w:id="4775"/>
      </w:del>
    </w:p>
    <w:p w14:paraId="1DA1AEB4" w14:textId="09F686CC" w:rsidR="00F46EE4" w:rsidRPr="00F46EE4" w:rsidDel="0087544E" w:rsidRDefault="00F46EE4" w:rsidP="00F46EE4">
      <w:pPr>
        <w:autoSpaceDE w:val="0"/>
        <w:autoSpaceDN w:val="0"/>
        <w:adjustRightInd w:val="0"/>
        <w:spacing w:after="0"/>
        <w:rPr>
          <w:del w:id="4776" w:author="Author"/>
          <w:rFonts w:ascii="Courier New" w:hAnsi="Courier New" w:cs="Courier New"/>
          <w:color w:val="auto"/>
          <w:sz w:val="14"/>
          <w:szCs w:val="14"/>
          <w:lang w:val="en-GB"/>
        </w:rPr>
      </w:pPr>
      <w:del w:id="4777" w:author="Author">
        <w:r w:rsidRPr="00F46EE4" w:rsidDel="0087544E">
          <w:rPr>
            <w:rFonts w:ascii="Courier New" w:hAnsi="Courier New" w:cs="Courier New"/>
            <w:color w:val="auto"/>
            <w:sz w:val="14"/>
            <w:szCs w:val="14"/>
            <w:lang w:val="en-GB"/>
          </w:rPr>
          <w:delText xml:space="preserve">            config false;</w:delText>
        </w:r>
        <w:bookmarkStart w:id="4778" w:name="_Toc192618939"/>
        <w:bookmarkStart w:id="4779" w:name="_Toc192619909"/>
        <w:bookmarkEnd w:id="4778"/>
        <w:bookmarkEnd w:id="4779"/>
      </w:del>
    </w:p>
    <w:p w14:paraId="5EB802B6" w14:textId="33D01094" w:rsidR="00F46EE4" w:rsidRPr="00F46EE4" w:rsidDel="0087544E" w:rsidRDefault="00F46EE4" w:rsidP="00F46EE4">
      <w:pPr>
        <w:autoSpaceDE w:val="0"/>
        <w:autoSpaceDN w:val="0"/>
        <w:adjustRightInd w:val="0"/>
        <w:spacing w:after="0"/>
        <w:rPr>
          <w:del w:id="4780" w:author="Author"/>
          <w:rFonts w:ascii="Courier New" w:hAnsi="Courier New" w:cs="Courier New"/>
          <w:color w:val="auto"/>
          <w:sz w:val="14"/>
          <w:szCs w:val="14"/>
          <w:lang w:val="en-GB"/>
        </w:rPr>
      </w:pPr>
      <w:del w:id="4781"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4782" w:name="_Toc192618940"/>
        <w:bookmarkStart w:id="4783" w:name="_Toc192619910"/>
        <w:bookmarkEnd w:id="4782"/>
        <w:bookmarkEnd w:id="4783"/>
      </w:del>
    </w:p>
    <w:p w14:paraId="544CD95B" w14:textId="63287195" w:rsidR="00F46EE4" w:rsidRPr="00F46EE4" w:rsidDel="0087544E" w:rsidRDefault="00F46EE4" w:rsidP="00F46EE4">
      <w:pPr>
        <w:autoSpaceDE w:val="0"/>
        <w:autoSpaceDN w:val="0"/>
        <w:adjustRightInd w:val="0"/>
        <w:spacing w:after="0"/>
        <w:rPr>
          <w:del w:id="4784" w:author="Author"/>
          <w:rFonts w:ascii="Courier New" w:hAnsi="Courier New" w:cs="Courier New"/>
          <w:color w:val="auto"/>
          <w:sz w:val="14"/>
          <w:szCs w:val="14"/>
          <w:lang w:val="en-GB"/>
        </w:rPr>
      </w:pPr>
      <w:del w:id="4785" w:author="Author">
        <w:r w:rsidRPr="00F46EE4" w:rsidDel="0087544E">
          <w:rPr>
            <w:rFonts w:ascii="Courier New" w:hAnsi="Courier New" w:cs="Courier New"/>
            <w:color w:val="auto"/>
            <w:sz w:val="14"/>
            <w:szCs w:val="14"/>
            <w:lang w:val="en-GB"/>
          </w:rPr>
          <w:delText xml:space="preserve">                // The name of the element in the path.";</w:delText>
        </w:r>
        <w:bookmarkStart w:id="4786" w:name="_Toc192618941"/>
        <w:bookmarkStart w:id="4787" w:name="_Toc192619911"/>
        <w:bookmarkEnd w:id="4786"/>
        <w:bookmarkEnd w:id="4787"/>
      </w:del>
    </w:p>
    <w:p w14:paraId="233B5EB6" w14:textId="3969D900" w:rsidR="00F46EE4" w:rsidRPr="00F46EE4" w:rsidDel="0087544E" w:rsidRDefault="00F46EE4" w:rsidP="00F46EE4">
      <w:pPr>
        <w:autoSpaceDE w:val="0"/>
        <w:autoSpaceDN w:val="0"/>
        <w:adjustRightInd w:val="0"/>
        <w:spacing w:after="0"/>
        <w:rPr>
          <w:del w:id="4788" w:author="Author"/>
          <w:rFonts w:ascii="Courier New" w:hAnsi="Courier New" w:cs="Courier New"/>
          <w:color w:val="auto"/>
          <w:sz w:val="14"/>
          <w:szCs w:val="14"/>
          <w:lang w:val="en-GB"/>
        </w:rPr>
      </w:pPr>
      <w:del w:id="4789" w:author="Author">
        <w:r w:rsidRPr="00F46EE4" w:rsidDel="0087544E">
          <w:rPr>
            <w:rFonts w:ascii="Courier New" w:hAnsi="Courier New" w:cs="Courier New"/>
            <w:color w:val="auto"/>
            <w:sz w:val="14"/>
            <w:szCs w:val="14"/>
            <w:lang w:val="en-GB"/>
          </w:rPr>
          <w:delText xml:space="preserve">        }</w:delText>
        </w:r>
        <w:bookmarkStart w:id="4790" w:name="_Toc192618942"/>
        <w:bookmarkStart w:id="4791" w:name="_Toc192619912"/>
        <w:bookmarkEnd w:id="4790"/>
        <w:bookmarkEnd w:id="4791"/>
      </w:del>
    </w:p>
    <w:p w14:paraId="37AD401D" w14:textId="7849F52B" w:rsidR="00F46EE4" w:rsidRPr="00F46EE4" w:rsidDel="0087544E" w:rsidRDefault="00F46EE4" w:rsidP="00F46EE4">
      <w:pPr>
        <w:autoSpaceDE w:val="0"/>
        <w:autoSpaceDN w:val="0"/>
        <w:adjustRightInd w:val="0"/>
        <w:spacing w:after="0"/>
        <w:rPr>
          <w:del w:id="4792" w:author="Author"/>
          <w:rFonts w:ascii="Courier New" w:hAnsi="Courier New" w:cs="Courier New"/>
          <w:color w:val="auto"/>
          <w:sz w:val="14"/>
          <w:szCs w:val="14"/>
          <w:lang w:val="en-GB"/>
        </w:rPr>
      </w:pPr>
      <w:del w:id="4793" w:author="Author">
        <w:r w:rsidRPr="00F46EE4" w:rsidDel="0087544E">
          <w:rPr>
            <w:rFonts w:ascii="Courier New" w:hAnsi="Courier New" w:cs="Courier New"/>
            <w:color w:val="auto"/>
            <w:sz w:val="14"/>
            <w:szCs w:val="14"/>
            <w:lang w:val="en-GB"/>
          </w:rPr>
          <w:delText xml:space="preserve">        container key {</w:delText>
        </w:r>
        <w:bookmarkStart w:id="4794" w:name="_Toc192618943"/>
        <w:bookmarkStart w:id="4795" w:name="_Toc192619913"/>
        <w:bookmarkEnd w:id="4794"/>
        <w:bookmarkEnd w:id="4795"/>
      </w:del>
    </w:p>
    <w:p w14:paraId="0C8163C4" w14:textId="2BFD4E81" w:rsidR="00F46EE4" w:rsidRPr="00F46EE4" w:rsidDel="0087544E" w:rsidRDefault="00F46EE4" w:rsidP="00F46EE4">
      <w:pPr>
        <w:autoSpaceDE w:val="0"/>
        <w:autoSpaceDN w:val="0"/>
        <w:adjustRightInd w:val="0"/>
        <w:spacing w:after="0"/>
        <w:rPr>
          <w:del w:id="4796" w:author="Author"/>
          <w:rFonts w:ascii="Courier New" w:hAnsi="Courier New" w:cs="Courier New"/>
          <w:color w:val="auto"/>
          <w:sz w:val="14"/>
          <w:szCs w:val="14"/>
          <w:lang w:val="en-GB"/>
        </w:rPr>
      </w:pPr>
      <w:del w:id="4797" w:author="Author">
        <w:r w:rsidRPr="00F46EE4" w:rsidDel="0087544E">
          <w:rPr>
            <w:rFonts w:ascii="Courier New" w:hAnsi="Courier New" w:cs="Courier New"/>
            <w:color w:val="auto"/>
            <w:sz w:val="14"/>
            <w:szCs w:val="14"/>
            <w:lang w:val="en-GB"/>
          </w:rPr>
          <w:delText xml:space="preserve">            config false;</w:delText>
        </w:r>
        <w:bookmarkStart w:id="4798" w:name="_Toc192618944"/>
        <w:bookmarkStart w:id="4799" w:name="_Toc192619914"/>
        <w:bookmarkEnd w:id="4798"/>
        <w:bookmarkEnd w:id="4799"/>
      </w:del>
    </w:p>
    <w:p w14:paraId="5ADD17C4" w14:textId="770B8E43" w:rsidR="00F46EE4" w:rsidRPr="00F46EE4" w:rsidDel="0087544E" w:rsidRDefault="00F46EE4" w:rsidP="00F46EE4">
      <w:pPr>
        <w:autoSpaceDE w:val="0"/>
        <w:autoSpaceDN w:val="0"/>
        <w:adjustRightInd w:val="0"/>
        <w:spacing w:after="0"/>
        <w:rPr>
          <w:del w:id="4800" w:author="Author"/>
          <w:rFonts w:ascii="Courier New" w:hAnsi="Courier New" w:cs="Courier New"/>
          <w:color w:val="auto"/>
          <w:sz w:val="14"/>
          <w:szCs w:val="14"/>
          <w:lang w:val="en-GB"/>
        </w:rPr>
      </w:pPr>
      <w:del w:id="4801" w:author="Author">
        <w:r w:rsidRPr="00F46EE4" w:rsidDel="0087544E">
          <w:rPr>
            <w:rFonts w:ascii="Courier New" w:hAnsi="Courier New" w:cs="Courier New"/>
            <w:color w:val="auto"/>
            <w:sz w:val="14"/>
            <w:szCs w:val="14"/>
            <w:lang w:val="en-GB"/>
          </w:rPr>
          <w:delText xml:space="preserve">            uses tapi-common:name-and-value;</w:delText>
        </w:r>
        <w:bookmarkStart w:id="4802" w:name="_Toc192618945"/>
        <w:bookmarkStart w:id="4803" w:name="_Toc192619915"/>
        <w:bookmarkEnd w:id="4802"/>
        <w:bookmarkEnd w:id="4803"/>
      </w:del>
    </w:p>
    <w:p w14:paraId="6EE59191" w14:textId="5107191B" w:rsidR="00F46EE4" w:rsidRPr="00F46EE4" w:rsidDel="0087544E" w:rsidRDefault="00F46EE4" w:rsidP="00F46EE4">
      <w:pPr>
        <w:autoSpaceDE w:val="0"/>
        <w:autoSpaceDN w:val="0"/>
        <w:adjustRightInd w:val="0"/>
        <w:spacing w:after="0"/>
        <w:rPr>
          <w:del w:id="4804" w:author="Author"/>
          <w:rFonts w:ascii="Courier New" w:hAnsi="Courier New" w:cs="Courier New"/>
          <w:color w:val="auto"/>
          <w:sz w:val="14"/>
          <w:szCs w:val="14"/>
          <w:lang w:val="en-GB"/>
        </w:rPr>
      </w:pPr>
      <w:del w:id="4805"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4806" w:name="_Toc192618946"/>
        <w:bookmarkStart w:id="4807" w:name="_Toc192619916"/>
        <w:bookmarkEnd w:id="4806"/>
        <w:bookmarkEnd w:id="4807"/>
      </w:del>
    </w:p>
    <w:p w14:paraId="780E5FEF" w14:textId="761A9ACB" w:rsidR="00F46EE4" w:rsidRPr="00F46EE4" w:rsidDel="0087544E" w:rsidRDefault="00F46EE4" w:rsidP="00F46EE4">
      <w:pPr>
        <w:autoSpaceDE w:val="0"/>
        <w:autoSpaceDN w:val="0"/>
        <w:adjustRightInd w:val="0"/>
        <w:spacing w:after="0"/>
        <w:rPr>
          <w:del w:id="4808" w:author="Author"/>
          <w:rFonts w:ascii="Courier New" w:hAnsi="Courier New" w:cs="Courier New"/>
          <w:color w:val="auto"/>
          <w:sz w:val="14"/>
          <w:szCs w:val="14"/>
          <w:lang w:val="en-GB"/>
        </w:rPr>
      </w:pPr>
      <w:del w:id="4809" w:author="Author">
        <w:r w:rsidRPr="00F46EE4" w:rsidDel="0087544E">
          <w:rPr>
            <w:rFonts w:ascii="Courier New" w:hAnsi="Courier New" w:cs="Courier New"/>
            <w:color w:val="auto"/>
            <w:sz w:val="14"/>
            <w:szCs w:val="14"/>
            <w:lang w:val="en-GB"/>
          </w:rPr>
          <w:delText xml:space="preserve">                // Map of key (attribute) name to value.</w:delText>
        </w:r>
        <w:bookmarkStart w:id="4810" w:name="_Toc192618947"/>
        <w:bookmarkStart w:id="4811" w:name="_Toc192619917"/>
        <w:bookmarkEnd w:id="4810"/>
        <w:bookmarkEnd w:id="4811"/>
      </w:del>
    </w:p>
    <w:p w14:paraId="5A834231" w14:textId="2CC20F3E" w:rsidR="00F46EE4" w:rsidRPr="00F46EE4" w:rsidDel="0087544E" w:rsidRDefault="00F46EE4" w:rsidP="00F46EE4">
      <w:pPr>
        <w:autoSpaceDE w:val="0"/>
        <w:autoSpaceDN w:val="0"/>
        <w:adjustRightInd w:val="0"/>
        <w:spacing w:after="0"/>
        <w:rPr>
          <w:del w:id="4812" w:author="Author"/>
          <w:rFonts w:ascii="Courier New" w:hAnsi="Courier New" w:cs="Courier New"/>
          <w:color w:val="auto"/>
          <w:sz w:val="14"/>
          <w:szCs w:val="14"/>
          <w:lang w:val="en-GB"/>
        </w:rPr>
      </w:pPr>
      <w:del w:id="4813" w:author="Author">
        <w:r w:rsidRPr="00F46EE4" w:rsidDel="0087544E">
          <w:rPr>
            <w:rFonts w:ascii="Courier New" w:hAnsi="Courier New" w:cs="Courier New"/>
            <w:color w:val="auto"/>
            <w:sz w:val="14"/>
            <w:szCs w:val="14"/>
            <w:lang w:val="en-GB"/>
          </w:rPr>
          <w:delText xml:space="preserve">                Hence the YANG should convert into a protobuf map.";</w:delText>
        </w:r>
        <w:bookmarkStart w:id="4814" w:name="_Toc192618948"/>
        <w:bookmarkStart w:id="4815" w:name="_Toc192619918"/>
        <w:bookmarkEnd w:id="4814"/>
        <w:bookmarkEnd w:id="4815"/>
      </w:del>
    </w:p>
    <w:p w14:paraId="788F4111" w14:textId="50DB56E9" w:rsidR="00F46EE4" w:rsidRPr="00F46EE4" w:rsidDel="0087544E" w:rsidRDefault="00F46EE4" w:rsidP="00F46EE4">
      <w:pPr>
        <w:autoSpaceDE w:val="0"/>
        <w:autoSpaceDN w:val="0"/>
        <w:adjustRightInd w:val="0"/>
        <w:spacing w:after="0"/>
        <w:rPr>
          <w:del w:id="4816" w:author="Author"/>
          <w:rFonts w:ascii="Courier New" w:hAnsi="Courier New" w:cs="Courier New"/>
          <w:color w:val="auto"/>
          <w:sz w:val="14"/>
          <w:szCs w:val="14"/>
          <w:lang w:val="en-GB"/>
        </w:rPr>
      </w:pPr>
      <w:del w:id="4817" w:author="Author">
        <w:r w:rsidRPr="00F46EE4" w:rsidDel="0087544E">
          <w:rPr>
            <w:rFonts w:ascii="Courier New" w:hAnsi="Courier New" w:cs="Courier New"/>
            <w:color w:val="auto"/>
            <w:sz w:val="14"/>
            <w:szCs w:val="14"/>
            <w:lang w:val="en-GB"/>
          </w:rPr>
          <w:delText xml:space="preserve">        }</w:delText>
        </w:r>
        <w:bookmarkStart w:id="4818" w:name="_Toc192618949"/>
        <w:bookmarkStart w:id="4819" w:name="_Toc192619919"/>
        <w:bookmarkEnd w:id="4818"/>
        <w:bookmarkEnd w:id="4819"/>
      </w:del>
    </w:p>
    <w:p w14:paraId="2AC01F44" w14:textId="2A653CC5" w:rsidR="00F46EE4" w:rsidRPr="00F46EE4" w:rsidDel="0087544E" w:rsidRDefault="00F46EE4" w:rsidP="00F46EE4">
      <w:pPr>
        <w:autoSpaceDE w:val="0"/>
        <w:autoSpaceDN w:val="0"/>
        <w:adjustRightInd w:val="0"/>
        <w:spacing w:after="0"/>
        <w:rPr>
          <w:del w:id="4820" w:author="Author"/>
          <w:rFonts w:ascii="Courier New" w:hAnsi="Courier New" w:cs="Courier New"/>
          <w:color w:val="auto"/>
          <w:sz w:val="14"/>
          <w:szCs w:val="14"/>
          <w:lang w:val="en-GB"/>
        </w:rPr>
      </w:pPr>
      <w:del w:id="4821"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4822" w:name="_Toc192618950"/>
        <w:bookmarkStart w:id="4823" w:name="_Toc192619920"/>
        <w:bookmarkEnd w:id="4822"/>
        <w:bookmarkEnd w:id="4823"/>
      </w:del>
    </w:p>
    <w:p w14:paraId="277C315F" w14:textId="095B4065" w:rsidR="00F46EE4" w:rsidRPr="00F46EE4" w:rsidDel="0087544E" w:rsidRDefault="00F46EE4" w:rsidP="00F46EE4">
      <w:pPr>
        <w:autoSpaceDE w:val="0"/>
        <w:autoSpaceDN w:val="0"/>
        <w:adjustRightInd w:val="0"/>
        <w:spacing w:after="0"/>
        <w:rPr>
          <w:del w:id="4824" w:author="Author"/>
          <w:rFonts w:ascii="Courier New" w:hAnsi="Courier New" w:cs="Courier New"/>
          <w:color w:val="auto"/>
          <w:sz w:val="14"/>
          <w:szCs w:val="14"/>
          <w:lang w:val="en-GB"/>
        </w:rPr>
      </w:pPr>
      <w:del w:id="4825" w:author="Author">
        <w:r w:rsidRPr="00F46EE4" w:rsidDel="0087544E">
          <w:rPr>
            <w:rFonts w:ascii="Courier New" w:hAnsi="Courier New" w:cs="Courier New"/>
            <w:color w:val="auto"/>
            <w:sz w:val="14"/>
            <w:szCs w:val="14"/>
            <w:lang w:val="en-GB"/>
          </w:rPr>
          <w:delText xml:space="preserve">            // PathElem encodes an element of a gNMI path, along with any attributes (keys)</w:delText>
        </w:r>
        <w:bookmarkStart w:id="4826" w:name="_Toc192618951"/>
        <w:bookmarkStart w:id="4827" w:name="_Toc192619921"/>
        <w:bookmarkEnd w:id="4826"/>
        <w:bookmarkEnd w:id="4827"/>
      </w:del>
    </w:p>
    <w:p w14:paraId="627ECFCB" w14:textId="0D7FF9CC" w:rsidR="00F46EE4" w:rsidRPr="00F46EE4" w:rsidDel="0087544E" w:rsidRDefault="00F46EE4" w:rsidP="00F46EE4">
      <w:pPr>
        <w:autoSpaceDE w:val="0"/>
        <w:autoSpaceDN w:val="0"/>
        <w:adjustRightInd w:val="0"/>
        <w:spacing w:after="0"/>
        <w:rPr>
          <w:del w:id="4828" w:author="Author"/>
          <w:rFonts w:ascii="Courier New" w:hAnsi="Courier New" w:cs="Courier New"/>
          <w:color w:val="auto"/>
          <w:sz w:val="14"/>
          <w:szCs w:val="14"/>
          <w:lang w:val="en-GB"/>
        </w:rPr>
      </w:pPr>
      <w:del w:id="4829" w:author="Author">
        <w:r w:rsidRPr="00F46EE4" w:rsidDel="0087544E">
          <w:rPr>
            <w:rFonts w:ascii="Courier New" w:hAnsi="Courier New" w:cs="Courier New"/>
            <w:color w:val="auto"/>
            <w:sz w:val="14"/>
            <w:szCs w:val="14"/>
            <w:lang w:val="en-GB"/>
          </w:rPr>
          <w:delText xml:space="preserve">            // that may be associated with it.</w:delText>
        </w:r>
        <w:bookmarkStart w:id="4830" w:name="_Toc192618952"/>
        <w:bookmarkStart w:id="4831" w:name="_Toc192619922"/>
        <w:bookmarkEnd w:id="4830"/>
        <w:bookmarkEnd w:id="4831"/>
      </w:del>
    </w:p>
    <w:p w14:paraId="35F6871F" w14:textId="40046E33" w:rsidR="00F46EE4" w:rsidRPr="00F46EE4" w:rsidDel="0087544E" w:rsidRDefault="00F46EE4" w:rsidP="00F46EE4">
      <w:pPr>
        <w:autoSpaceDE w:val="0"/>
        <w:autoSpaceDN w:val="0"/>
        <w:adjustRightInd w:val="0"/>
        <w:spacing w:after="0"/>
        <w:rPr>
          <w:del w:id="4832" w:author="Author"/>
          <w:rFonts w:ascii="Courier New" w:hAnsi="Courier New" w:cs="Courier New"/>
          <w:color w:val="auto"/>
          <w:sz w:val="14"/>
          <w:szCs w:val="14"/>
          <w:lang w:val="en-GB"/>
        </w:rPr>
      </w:pPr>
      <w:del w:id="4833" w:author="Author">
        <w:r w:rsidRPr="00F46EE4" w:rsidDel="0087544E">
          <w:rPr>
            <w:rFonts w:ascii="Courier New" w:hAnsi="Courier New" w:cs="Courier New"/>
            <w:color w:val="auto"/>
            <w:sz w:val="14"/>
            <w:szCs w:val="14"/>
            <w:lang w:val="en-GB"/>
          </w:rPr>
          <w:delText xml:space="preserve">            // Reference: gNMI Specification Section 2.2.2.";</w:delText>
        </w:r>
        <w:bookmarkStart w:id="4834" w:name="_Toc192618953"/>
        <w:bookmarkStart w:id="4835" w:name="_Toc192619923"/>
        <w:bookmarkEnd w:id="4834"/>
        <w:bookmarkEnd w:id="4835"/>
      </w:del>
    </w:p>
    <w:p w14:paraId="4DAA8B13" w14:textId="18B742DB" w:rsidR="00F46EE4" w:rsidRPr="00F46EE4" w:rsidDel="0087544E" w:rsidRDefault="00F46EE4" w:rsidP="00F46EE4">
      <w:pPr>
        <w:autoSpaceDE w:val="0"/>
        <w:autoSpaceDN w:val="0"/>
        <w:adjustRightInd w:val="0"/>
        <w:spacing w:after="0"/>
        <w:rPr>
          <w:del w:id="4836" w:author="Author"/>
          <w:rFonts w:ascii="Courier New" w:hAnsi="Courier New" w:cs="Courier New"/>
          <w:color w:val="auto"/>
          <w:sz w:val="14"/>
          <w:szCs w:val="14"/>
          <w:lang w:val="en-GB"/>
        </w:rPr>
      </w:pPr>
      <w:del w:id="4837" w:author="Author">
        <w:r w:rsidRPr="00F46EE4" w:rsidDel="0087544E">
          <w:rPr>
            <w:rFonts w:ascii="Courier New" w:hAnsi="Courier New" w:cs="Courier New"/>
            <w:color w:val="auto"/>
            <w:sz w:val="14"/>
            <w:szCs w:val="14"/>
            <w:lang w:val="en-GB"/>
          </w:rPr>
          <w:delText xml:space="preserve">    }</w:delText>
        </w:r>
        <w:bookmarkStart w:id="4838" w:name="_Toc192618954"/>
        <w:bookmarkStart w:id="4839" w:name="_Toc192619924"/>
        <w:bookmarkEnd w:id="4838"/>
        <w:bookmarkEnd w:id="4839"/>
      </w:del>
    </w:p>
    <w:p w14:paraId="22A63770" w14:textId="2CD5BABF" w:rsidR="00F46EE4" w:rsidRPr="00F46EE4" w:rsidDel="0087544E" w:rsidRDefault="00F46EE4" w:rsidP="00F46EE4">
      <w:pPr>
        <w:autoSpaceDE w:val="0"/>
        <w:autoSpaceDN w:val="0"/>
        <w:adjustRightInd w:val="0"/>
        <w:spacing w:after="0"/>
        <w:rPr>
          <w:del w:id="4840" w:author="Author"/>
          <w:rFonts w:ascii="Courier New" w:hAnsi="Courier New" w:cs="Courier New"/>
          <w:color w:val="auto"/>
          <w:sz w:val="14"/>
          <w:szCs w:val="14"/>
          <w:lang w:val="en-GB"/>
        </w:rPr>
      </w:pPr>
      <w:del w:id="4841" w:author="Author">
        <w:r w:rsidRPr="00F46EE4" w:rsidDel="0087544E">
          <w:rPr>
            <w:rFonts w:ascii="Courier New" w:hAnsi="Courier New" w:cs="Courier New"/>
            <w:color w:val="auto"/>
            <w:sz w:val="14"/>
            <w:szCs w:val="14"/>
            <w:lang w:val="en-GB"/>
          </w:rPr>
          <w:delText xml:space="preserve">    typedef normalized-measurement-type {</w:delText>
        </w:r>
        <w:bookmarkStart w:id="4842" w:name="_Toc192618955"/>
        <w:bookmarkStart w:id="4843" w:name="_Toc192619925"/>
        <w:bookmarkEnd w:id="4842"/>
        <w:bookmarkEnd w:id="4843"/>
      </w:del>
    </w:p>
    <w:p w14:paraId="5DA98DDD" w14:textId="6312BAB3" w:rsidR="00F46EE4" w:rsidRPr="00F46EE4" w:rsidDel="0087544E" w:rsidRDefault="00F46EE4" w:rsidP="00F46EE4">
      <w:pPr>
        <w:autoSpaceDE w:val="0"/>
        <w:autoSpaceDN w:val="0"/>
        <w:adjustRightInd w:val="0"/>
        <w:spacing w:after="0"/>
        <w:rPr>
          <w:del w:id="4844" w:author="Author"/>
          <w:rFonts w:ascii="Courier New" w:hAnsi="Courier New" w:cs="Courier New"/>
          <w:color w:val="auto"/>
          <w:sz w:val="14"/>
          <w:szCs w:val="14"/>
          <w:lang w:val="en-GB"/>
        </w:rPr>
      </w:pPr>
      <w:del w:id="4845" w:author="Author">
        <w:r w:rsidRPr="00F46EE4" w:rsidDel="0087544E">
          <w:rPr>
            <w:rFonts w:ascii="Courier New" w:hAnsi="Courier New" w:cs="Courier New"/>
            <w:color w:val="auto"/>
            <w:sz w:val="14"/>
            <w:szCs w:val="14"/>
            <w:lang w:val="en-GB"/>
          </w:rPr>
          <w:delText xml:space="preserve">        type enumeration {</w:delText>
        </w:r>
        <w:bookmarkStart w:id="4846" w:name="_Toc192618956"/>
        <w:bookmarkStart w:id="4847" w:name="_Toc192619926"/>
        <w:bookmarkEnd w:id="4846"/>
        <w:bookmarkEnd w:id="4847"/>
      </w:del>
    </w:p>
    <w:p w14:paraId="4CB450BE" w14:textId="434A4C99" w:rsidR="00F46EE4" w:rsidRPr="00F46EE4" w:rsidDel="0087544E" w:rsidRDefault="00F46EE4" w:rsidP="00F46EE4">
      <w:pPr>
        <w:autoSpaceDE w:val="0"/>
        <w:autoSpaceDN w:val="0"/>
        <w:adjustRightInd w:val="0"/>
        <w:spacing w:after="0"/>
        <w:rPr>
          <w:del w:id="4848" w:author="Author"/>
          <w:rFonts w:ascii="Courier New" w:hAnsi="Courier New" w:cs="Courier New"/>
          <w:color w:val="auto"/>
          <w:sz w:val="14"/>
          <w:szCs w:val="14"/>
          <w:lang w:val="en-GB"/>
        </w:rPr>
      </w:pPr>
      <w:del w:id="4849" w:author="Author">
        <w:r w:rsidRPr="00F46EE4" w:rsidDel="0087544E">
          <w:rPr>
            <w:rFonts w:ascii="Courier New" w:hAnsi="Courier New" w:cs="Courier New"/>
            <w:color w:val="auto"/>
            <w:sz w:val="14"/>
            <w:szCs w:val="14"/>
            <w:lang w:val="en-GB"/>
          </w:rPr>
          <w:delText xml:space="preserve">            enum NO_NORMALIZED_TYPE {</w:delText>
        </w:r>
        <w:bookmarkStart w:id="4850" w:name="_Toc192618957"/>
        <w:bookmarkStart w:id="4851" w:name="_Toc192619927"/>
        <w:bookmarkEnd w:id="4850"/>
        <w:bookmarkEnd w:id="4851"/>
      </w:del>
    </w:p>
    <w:p w14:paraId="3C8A73B9" w14:textId="2C1A80C2" w:rsidR="00F46EE4" w:rsidRPr="00F46EE4" w:rsidDel="0087544E" w:rsidRDefault="00F46EE4" w:rsidP="00F46EE4">
      <w:pPr>
        <w:autoSpaceDE w:val="0"/>
        <w:autoSpaceDN w:val="0"/>
        <w:adjustRightInd w:val="0"/>
        <w:spacing w:after="0"/>
        <w:rPr>
          <w:del w:id="4852" w:author="Author"/>
          <w:rFonts w:ascii="Courier New" w:hAnsi="Courier New" w:cs="Courier New"/>
          <w:color w:val="auto"/>
          <w:sz w:val="14"/>
          <w:szCs w:val="14"/>
          <w:lang w:val="en-GB"/>
        </w:rPr>
      </w:pPr>
      <w:del w:id="4853" w:author="Author">
        <w:r w:rsidRPr="00F46EE4" w:rsidDel="0087544E">
          <w:rPr>
            <w:rFonts w:ascii="Courier New" w:hAnsi="Courier New" w:cs="Courier New"/>
            <w:color w:val="auto"/>
            <w:sz w:val="14"/>
            <w:szCs w:val="14"/>
            <w:lang w:val="en-GB"/>
          </w:rPr>
          <w:delText xml:space="preserve">                description "The measurement does not have a defined normalized type.</w:delText>
        </w:r>
        <w:bookmarkStart w:id="4854" w:name="_Toc192618958"/>
        <w:bookmarkStart w:id="4855" w:name="_Toc192619928"/>
        <w:bookmarkEnd w:id="4854"/>
        <w:bookmarkEnd w:id="4855"/>
      </w:del>
    </w:p>
    <w:p w14:paraId="26864CDC" w14:textId="6248A101" w:rsidR="00F46EE4" w:rsidRPr="00F46EE4" w:rsidDel="0087544E" w:rsidRDefault="00F46EE4" w:rsidP="00F46EE4">
      <w:pPr>
        <w:autoSpaceDE w:val="0"/>
        <w:autoSpaceDN w:val="0"/>
        <w:adjustRightInd w:val="0"/>
        <w:spacing w:after="0"/>
        <w:rPr>
          <w:del w:id="4856" w:author="Author"/>
          <w:rFonts w:ascii="Courier New" w:hAnsi="Courier New" w:cs="Courier New"/>
          <w:color w:val="auto"/>
          <w:sz w:val="14"/>
          <w:szCs w:val="14"/>
          <w:lang w:val="en-GB"/>
        </w:rPr>
      </w:pPr>
      <w:del w:id="4857" w:author="Author">
        <w:r w:rsidRPr="00F46EE4" w:rsidDel="0087544E">
          <w:rPr>
            <w:rFonts w:ascii="Courier New" w:hAnsi="Courier New" w:cs="Courier New"/>
            <w:color w:val="auto"/>
            <w:sz w:val="14"/>
            <w:szCs w:val="14"/>
            <w:lang w:val="en-GB"/>
          </w:rPr>
          <w:delText xml:space="preserve">                    This is the default and need not be stated.";</w:delText>
        </w:r>
        <w:bookmarkStart w:id="4858" w:name="_Toc192618959"/>
        <w:bookmarkStart w:id="4859" w:name="_Toc192619929"/>
        <w:bookmarkEnd w:id="4858"/>
        <w:bookmarkEnd w:id="4859"/>
      </w:del>
    </w:p>
    <w:p w14:paraId="093F66CC" w14:textId="46D9183E" w:rsidR="00F46EE4" w:rsidRPr="00F46EE4" w:rsidDel="0087544E" w:rsidRDefault="00F46EE4" w:rsidP="00F46EE4">
      <w:pPr>
        <w:autoSpaceDE w:val="0"/>
        <w:autoSpaceDN w:val="0"/>
        <w:adjustRightInd w:val="0"/>
        <w:spacing w:after="0"/>
        <w:rPr>
          <w:del w:id="4860" w:author="Author"/>
          <w:rFonts w:ascii="Courier New" w:hAnsi="Courier New" w:cs="Courier New"/>
          <w:color w:val="auto"/>
          <w:sz w:val="14"/>
          <w:szCs w:val="14"/>
          <w:lang w:val="en-GB"/>
        </w:rPr>
      </w:pPr>
      <w:del w:id="4861" w:author="Author">
        <w:r w:rsidRPr="00F46EE4" w:rsidDel="0087544E">
          <w:rPr>
            <w:rFonts w:ascii="Courier New" w:hAnsi="Courier New" w:cs="Courier New"/>
            <w:color w:val="auto"/>
            <w:sz w:val="14"/>
            <w:szCs w:val="14"/>
            <w:lang w:val="en-GB"/>
          </w:rPr>
          <w:delText xml:space="preserve">            }</w:delText>
        </w:r>
        <w:bookmarkStart w:id="4862" w:name="_Toc192618960"/>
        <w:bookmarkStart w:id="4863" w:name="_Toc192619930"/>
        <w:bookmarkEnd w:id="4862"/>
        <w:bookmarkEnd w:id="4863"/>
      </w:del>
    </w:p>
    <w:p w14:paraId="60574F8A" w14:textId="0A399281" w:rsidR="00F46EE4" w:rsidRPr="00F46EE4" w:rsidDel="0087544E" w:rsidRDefault="00F46EE4" w:rsidP="00F46EE4">
      <w:pPr>
        <w:autoSpaceDE w:val="0"/>
        <w:autoSpaceDN w:val="0"/>
        <w:adjustRightInd w:val="0"/>
        <w:spacing w:after="0"/>
        <w:rPr>
          <w:del w:id="4864" w:author="Author"/>
          <w:rFonts w:ascii="Courier New" w:hAnsi="Courier New" w:cs="Courier New"/>
          <w:color w:val="auto"/>
          <w:sz w:val="14"/>
          <w:szCs w:val="14"/>
          <w:lang w:val="en-GB"/>
        </w:rPr>
      </w:pPr>
      <w:del w:id="4865" w:author="Author">
        <w:r w:rsidRPr="00F46EE4" w:rsidDel="0087544E">
          <w:rPr>
            <w:rFonts w:ascii="Courier New" w:hAnsi="Courier New" w:cs="Courier New"/>
            <w:color w:val="auto"/>
            <w:sz w:val="14"/>
            <w:szCs w:val="14"/>
            <w:lang w:val="en-GB"/>
          </w:rPr>
          <w:delText xml:space="preserve">            enum BBE {</w:delText>
        </w:r>
        <w:bookmarkStart w:id="4866" w:name="_Toc192618961"/>
        <w:bookmarkStart w:id="4867" w:name="_Toc192619931"/>
        <w:bookmarkEnd w:id="4866"/>
        <w:bookmarkEnd w:id="4867"/>
      </w:del>
    </w:p>
    <w:p w14:paraId="10933A27" w14:textId="2DEFF983" w:rsidR="00F46EE4" w:rsidRPr="00F46EE4" w:rsidDel="0087544E" w:rsidRDefault="00F46EE4" w:rsidP="00F46EE4">
      <w:pPr>
        <w:autoSpaceDE w:val="0"/>
        <w:autoSpaceDN w:val="0"/>
        <w:adjustRightInd w:val="0"/>
        <w:spacing w:after="0"/>
        <w:rPr>
          <w:del w:id="4868" w:author="Author"/>
          <w:rFonts w:ascii="Courier New" w:hAnsi="Courier New" w:cs="Courier New"/>
          <w:color w:val="auto"/>
          <w:sz w:val="14"/>
          <w:szCs w:val="14"/>
          <w:lang w:val="en-GB"/>
        </w:rPr>
      </w:pPr>
      <w:del w:id="4869" w:author="Author">
        <w:r w:rsidRPr="00F46EE4" w:rsidDel="0087544E">
          <w:rPr>
            <w:rFonts w:ascii="Courier New" w:hAnsi="Courier New" w:cs="Courier New"/>
            <w:color w:val="auto"/>
            <w:sz w:val="14"/>
            <w:szCs w:val="14"/>
            <w:lang w:val="en-GB"/>
          </w:rPr>
          <w:delText xml:space="preserve">                description "none";</w:delText>
        </w:r>
        <w:bookmarkStart w:id="4870" w:name="_Toc192618962"/>
        <w:bookmarkStart w:id="4871" w:name="_Toc192619932"/>
        <w:bookmarkEnd w:id="4870"/>
        <w:bookmarkEnd w:id="4871"/>
      </w:del>
    </w:p>
    <w:p w14:paraId="7B2A958C" w14:textId="46E511C0" w:rsidR="00F46EE4" w:rsidRPr="00F46EE4" w:rsidDel="0087544E" w:rsidRDefault="00F46EE4" w:rsidP="00F46EE4">
      <w:pPr>
        <w:autoSpaceDE w:val="0"/>
        <w:autoSpaceDN w:val="0"/>
        <w:adjustRightInd w:val="0"/>
        <w:spacing w:after="0"/>
        <w:rPr>
          <w:del w:id="4872" w:author="Author"/>
          <w:rFonts w:ascii="Courier New" w:hAnsi="Courier New" w:cs="Courier New"/>
          <w:color w:val="auto"/>
          <w:sz w:val="14"/>
          <w:szCs w:val="14"/>
          <w:lang w:val="en-GB"/>
        </w:rPr>
      </w:pPr>
      <w:del w:id="4873" w:author="Author">
        <w:r w:rsidRPr="00F46EE4" w:rsidDel="0087544E">
          <w:rPr>
            <w:rFonts w:ascii="Courier New" w:hAnsi="Courier New" w:cs="Courier New"/>
            <w:color w:val="auto"/>
            <w:sz w:val="14"/>
            <w:szCs w:val="14"/>
            <w:lang w:val="en-GB"/>
          </w:rPr>
          <w:delText xml:space="preserve">            }</w:delText>
        </w:r>
        <w:bookmarkStart w:id="4874" w:name="_Toc192618963"/>
        <w:bookmarkStart w:id="4875" w:name="_Toc192619933"/>
        <w:bookmarkEnd w:id="4874"/>
        <w:bookmarkEnd w:id="4875"/>
      </w:del>
    </w:p>
    <w:p w14:paraId="2BB82295" w14:textId="1EDE9C09" w:rsidR="00F46EE4" w:rsidRPr="00F46EE4" w:rsidDel="0087544E" w:rsidRDefault="00F46EE4" w:rsidP="00F46EE4">
      <w:pPr>
        <w:autoSpaceDE w:val="0"/>
        <w:autoSpaceDN w:val="0"/>
        <w:adjustRightInd w:val="0"/>
        <w:spacing w:after="0"/>
        <w:rPr>
          <w:del w:id="4876" w:author="Author"/>
          <w:rFonts w:ascii="Courier New" w:hAnsi="Courier New" w:cs="Courier New"/>
          <w:color w:val="auto"/>
          <w:sz w:val="14"/>
          <w:szCs w:val="14"/>
          <w:lang w:val="en-GB"/>
        </w:rPr>
      </w:pPr>
      <w:del w:id="4877" w:author="Author">
        <w:r w:rsidRPr="00F46EE4" w:rsidDel="0087544E">
          <w:rPr>
            <w:rFonts w:ascii="Courier New" w:hAnsi="Courier New" w:cs="Courier New"/>
            <w:color w:val="auto"/>
            <w:sz w:val="14"/>
            <w:szCs w:val="14"/>
            <w:lang w:val="en-GB"/>
          </w:rPr>
          <w:delText xml:space="preserve">            enum CHROM_DISP {</w:delText>
        </w:r>
        <w:bookmarkStart w:id="4878" w:name="_Toc192618964"/>
        <w:bookmarkStart w:id="4879" w:name="_Toc192619934"/>
        <w:bookmarkEnd w:id="4878"/>
        <w:bookmarkEnd w:id="4879"/>
      </w:del>
    </w:p>
    <w:p w14:paraId="52137862" w14:textId="029AFF8D" w:rsidR="00F46EE4" w:rsidRPr="00F46EE4" w:rsidDel="0087544E" w:rsidRDefault="00F46EE4" w:rsidP="00F46EE4">
      <w:pPr>
        <w:autoSpaceDE w:val="0"/>
        <w:autoSpaceDN w:val="0"/>
        <w:adjustRightInd w:val="0"/>
        <w:spacing w:after="0"/>
        <w:rPr>
          <w:del w:id="4880" w:author="Author"/>
          <w:rFonts w:ascii="Courier New" w:hAnsi="Courier New" w:cs="Courier New"/>
          <w:color w:val="auto"/>
          <w:sz w:val="14"/>
          <w:szCs w:val="14"/>
          <w:lang w:val="en-GB"/>
        </w:rPr>
      </w:pPr>
      <w:del w:id="4881" w:author="Author">
        <w:r w:rsidRPr="00F46EE4" w:rsidDel="0087544E">
          <w:rPr>
            <w:rFonts w:ascii="Courier New" w:hAnsi="Courier New" w:cs="Courier New"/>
            <w:color w:val="auto"/>
            <w:sz w:val="14"/>
            <w:szCs w:val="14"/>
            <w:lang w:val="en-GB"/>
          </w:rPr>
          <w:delText xml:space="preserve">                description "Chromatic Dispersion";</w:delText>
        </w:r>
        <w:bookmarkStart w:id="4882" w:name="_Toc192618965"/>
        <w:bookmarkStart w:id="4883" w:name="_Toc192619935"/>
        <w:bookmarkEnd w:id="4882"/>
        <w:bookmarkEnd w:id="4883"/>
      </w:del>
    </w:p>
    <w:p w14:paraId="4FFE21AA" w14:textId="3407A06C" w:rsidR="00F46EE4" w:rsidRPr="00F46EE4" w:rsidDel="0087544E" w:rsidRDefault="00F46EE4" w:rsidP="00F46EE4">
      <w:pPr>
        <w:autoSpaceDE w:val="0"/>
        <w:autoSpaceDN w:val="0"/>
        <w:adjustRightInd w:val="0"/>
        <w:spacing w:after="0"/>
        <w:rPr>
          <w:del w:id="4884" w:author="Author"/>
          <w:rFonts w:ascii="Courier New" w:hAnsi="Courier New" w:cs="Courier New"/>
          <w:color w:val="auto"/>
          <w:sz w:val="14"/>
          <w:szCs w:val="14"/>
          <w:lang w:val="en-GB"/>
        </w:rPr>
      </w:pPr>
      <w:del w:id="4885" w:author="Author">
        <w:r w:rsidRPr="00F46EE4" w:rsidDel="0087544E">
          <w:rPr>
            <w:rFonts w:ascii="Courier New" w:hAnsi="Courier New" w:cs="Courier New"/>
            <w:color w:val="auto"/>
            <w:sz w:val="14"/>
            <w:szCs w:val="14"/>
            <w:lang w:val="en-GB"/>
          </w:rPr>
          <w:delText xml:space="preserve">            }</w:delText>
        </w:r>
        <w:bookmarkStart w:id="4886" w:name="_Toc192618966"/>
        <w:bookmarkStart w:id="4887" w:name="_Toc192619936"/>
        <w:bookmarkEnd w:id="4886"/>
        <w:bookmarkEnd w:id="4887"/>
      </w:del>
    </w:p>
    <w:p w14:paraId="635E5D55" w14:textId="1DB59F19" w:rsidR="00F46EE4" w:rsidRPr="00F46EE4" w:rsidDel="0087544E" w:rsidRDefault="00F46EE4" w:rsidP="00F46EE4">
      <w:pPr>
        <w:autoSpaceDE w:val="0"/>
        <w:autoSpaceDN w:val="0"/>
        <w:adjustRightInd w:val="0"/>
        <w:spacing w:after="0"/>
        <w:rPr>
          <w:del w:id="4888" w:author="Author"/>
          <w:rFonts w:ascii="Courier New" w:hAnsi="Courier New" w:cs="Courier New"/>
          <w:color w:val="auto"/>
          <w:sz w:val="14"/>
          <w:szCs w:val="14"/>
          <w:lang w:val="en-GB"/>
        </w:rPr>
      </w:pPr>
      <w:del w:id="4889" w:author="Author">
        <w:r w:rsidRPr="00F46EE4" w:rsidDel="0087544E">
          <w:rPr>
            <w:rFonts w:ascii="Courier New" w:hAnsi="Courier New" w:cs="Courier New"/>
            <w:color w:val="auto"/>
            <w:sz w:val="14"/>
            <w:szCs w:val="14"/>
            <w:lang w:val="en-GB"/>
          </w:rPr>
          <w:delText xml:space="preserve">            enum DELAY_FRAME_COUNT {</w:delText>
        </w:r>
        <w:bookmarkStart w:id="4890" w:name="_Toc192618967"/>
        <w:bookmarkStart w:id="4891" w:name="_Toc192619937"/>
        <w:bookmarkEnd w:id="4890"/>
        <w:bookmarkEnd w:id="4891"/>
      </w:del>
    </w:p>
    <w:p w14:paraId="362F7945" w14:textId="6B5248A3" w:rsidR="00F46EE4" w:rsidRPr="00F46EE4" w:rsidDel="0087544E" w:rsidRDefault="00F46EE4" w:rsidP="00F46EE4">
      <w:pPr>
        <w:autoSpaceDE w:val="0"/>
        <w:autoSpaceDN w:val="0"/>
        <w:adjustRightInd w:val="0"/>
        <w:spacing w:after="0"/>
        <w:rPr>
          <w:del w:id="4892" w:author="Author"/>
          <w:rFonts w:ascii="Courier New" w:hAnsi="Courier New" w:cs="Courier New"/>
          <w:color w:val="auto"/>
          <w:sz w:val="14"/>
          <w:szCs w:val="14"/>
          <w:lang w:val="en-GB"/>
        </w:rPr>
      </w:pPr>
      <w:del w:id="4893" w:author="Author">
        <w:r w:rsidRPr="00F46EE4" w:rsidDel="0087544E">
          <w:rPr>
            <w:rFonts w:ascii="Courier New" w:hAnsi="Courier New" w:cs="Courier New"/>
            <w:color w:val="auto"/>
            <w:sz w:val="14"/>
            <w:szCs w:val="14"/>
            <w:lang w:val="en-GB"/>
          </w:rPr>
          <w:delText xml:space="preserve">                description "none";</w:delText>
        </w:r>
        <w:bookmarkStart w:id="4894" w:name="_Toc192618968"/>
        <w:bookmarkStart w:id="4895" w:name="_Toc192619938"/>
        <w:bookmarkEnd w:id="4894"/>
        <w:bookmarkEnd w:id="4895"/>
      </w:del>
    </w:p>
    <w:p w14:paraId="564C1B6A" w14:textId="3EA092E6" w:rsidR="00F46EE4" w:rsidRPr="00F46EE4" w:rsidDel="0087544E" w:rsidRDefault="00F46EE4" w:rsidP="00F46EE4">
      <w:pPr>
        <w:autoSpaceDE w:val="0"/>
        <w:autoSpaceDN w:val="0"/>
        <w:adjustRightInd w:val="0"/>
        <w:spacing w:after="0"/>
        <w:rPr>
          <w:del w:id="4896" w:author="Author"/>
          <w:rFonts w:ascii="Courier New" w:hAnsi="Courier New" w:cs="Courier New"/>
          <w:color w:val="auto"/>
          <w:sz w:val="14"/>
          <w:szCs w:val="14"/>
          <w:lang w:val="en-GB"/>
        </w:rPr>
      </w:pPr>
      <w:del w:id="4897" w:author="Author">
        <w:r w:rsidRPr="00F46EE4" w:rsidDel="0087544E">
          <w:rPr>
            <w:rFonts w:ascii="Courier New" w:hAnsi="Courier New" w:cs="Courier New"/>
            <w:color w:val="auto"/>
            <w:sz w:val="14"/>
            <w:szCs w:val="14"/>
            <w:lang w:val="en-GB"/>
          </w:rPr>
          <w:delText xml:space="preserve">            }</w:delText>
        </w:r>
        <w:bookmarkStart w:id="4898" w:name="_Toc192618969"/>
        <w:bookmarkStart w:id="4899" w:name="_Toc192619939"/>
        <w:bookmarkEnd w:id="4898"/>
        <w:bookmarkEnd w:id="4899"/>
      </w:del>
    </w:p>
    <w:p w14:paraId="40C4990F" w14:textId="2457C416" w:rsidR="00F46EE4" w:rsidRPr="00F46EE4" w:rsidDel="0087544E" w:rsidRDefault="00F46EE4" w:rsidP="00F46EE4">
      <w:pPr>
        <w:autoSpaceDE w:val="0"/>
        <w:autoSpaceDN w:val="0"/>
        <w:adjustRightInd w:val="0"/>
        <w:spacing w:after="0"/>
        <w:rPr>
          <w:del w:id="4900" w:author="Author"/>
          <w:rFonts w:ascii="Courier New" w:hAnsi="Courier New" w:cs="Courier New"/>
          <w:color w:val="auto"/>
          <w:sz w:val="14"/>
          <w:szCs w:val="14"/>
          <w:lang w:val="en-GB"/>
        </w:rPr>
      </w:pPr>
      <w:del w:id="4901" w:author="Author">
        <w:r w:rsidRPr="00F46EE4" w:rsidDel="0087544E">
          <w:rPr>
            <w:rFonts w:ascii="Courier New" w:hAnsi="Courier New" w:cs="Courier New"/>
            <w:color w:val="auto"/>
            <w:sz w:val="14"/>
            <w:szCs w:val="14"/>
            <w:lang w:val="en-GB"/>
          </w:rPr>
          <w:delText xml:space="preserve">            enum DIFF_GROUP_DELAY {</w:delText>
        </w:r>
        <w:bookmarkStart w:id="4902" w:name="_Toc192618970"/>
        <w:bookmarkStart w:id="4903" w:name="_Toc192619940"/>
        <w:bookmarkEnd w:id="4902"/>
        <w:bookmarkEnd w:id="4903"/>
      </w:del>
    </w:p>
    <w:p w14:paraId="5130AF56" w14:textId="6159A945" w:rsidR="00F46EE4" w:rsidRPr="00F46EE4" w:rsidDel="0087544E" w:rsidRDefault="00F46EE4" w:rsidP="00F46EE4">
      <w:pPr>
        <w:autoSpaceDE w:val="0"/>
        <w:autoSpaceDN w:val="0"/>
        <w:adjustRightInd w:val="0"/>
        <w:spacing w:after="0"/>
        <w:rPr>
          <w:del w:id="4904" w:author="Author"/>
          <w:rFonts w:ascii="Courier New" w:hAnsi="Courier New" w:cs="Courier New"/>
          <w:color w:val="auto"/>
          <w:sz w:val="14"/>
          <w:szCs w:val="14"/>
          <w:lang w:val="en-GB"/>
        </w:rPr>
      </w:pPr>
      <w:del w:id="4905" w:author="Author">
        <w:r w:rsidRPr="00F46EE4" w:rsidDel="0087544E">
          <w:rPr>
            <w:rFonts w:ascii="Courier New" w:hAnsi="Courier New" w:cs="Courier New"/>
            <w:color w:val="auto"/>
            <w:sz w:val="14"/>
            <w:szCs w:val="14"/>
            <w:lang w:val="en-GB"/>
          </w:rPr>
          <w:delText xml:space="preserve">                description "Differential Group Delay";</w:delText>
        </w:r>
        <w:bookmarkStart w:id="4906" w:name="_Toc192618971"/>
        <w:bookmarkStart w:id="4907" w:name="_Toc192619941"/>
        <w:bookmarkEnd w:id="4906"/>
        <w:bookmarkEnd w:id="4907"/>
      </w:del>
    </w:p>
    <w:p w14:paraId="53C35CBE" w14:textId="20D49E2E" w:rsidR="00F46EE4" w:rsidRPr="00F46EE4" w:rsidDel="0087544E" w:rsidRDefault="00F46EE4" w:rsidP="00F46EE4">
      <w:pPr>
        <w:autoSpaceDE w:val="0"/>
        <w:autoSpaceDN w:val="0"/>
        <w:adjustRightInd w:val="0"/>
        <w:spacing w:after="0"/>
        <w:rPr>
          <w:del w:id="4908" w:author="Author"/>
          <w:rFonts w:ascii="Courier New" w:hAnsi="Courier New" w:cs="Courier New"/>
          <w:color w:val="auto"/>
          <w:sz w:val="14"/>
          <w:szCs w:val="14"/>
          <w:lang w:val="en-GB"/>
        </w:rPr>
      </w:pPr>
      <w:del w:id="4909" w:author="Author">
        <w:r w:rsidRPr="00F46EE4" w:rsidDel="0087544E">
          <w:rPr>
            <w:rFonts w:ascii="Courier New" w:hAnsi="Courier New" w:cs="Courier New"/>
            <w:color w:val="auto"/>
            <w:sz w:val="14"/>
            <w:szCs w:val="14"/>
            <w:lang w:val="en-GB"/>
          </w:rPr>
          <w:delText xml:space="preserve">            }</w:delText>
        </w:r>
        <w:bookmarkStart w:id="4910" w:name="_Toc192618972"/>
        <w:bookmarkStart w:id="4911" w:name="_Toc192619942"/>
        <w:bookmarkEnd w:id="4910"/>
        <w:bookmarkEnd w:id="4911"/>
      </w:del>
    </w:p>
    <w:p w14:paraId="08C9D173" w14:textId="001DF226" w:rsidR="00F46EE4" w:rsidRPr="00F46EE4" w:rsidDel="0087544E" w:rsidRDefault="00F46EE4" w:rsidP="00F46EE4">
      <w:pPr>
        <w:autoSpaceDE w:val="0"/>
        <w:autoSpaceDN w:val="0"/>
        <w:adjustRightInd w:val="0"/>
        <w:spacing w:after="0"/>
        <w:rPr>
          <w:del w:id="4912" w:author="Author"/>
          <w:rFonts w:ascii="Courier New" w:hAnsi="Courier New" w:cs="Courier New"/>
          <w:color w:val="auto"/>
          <w:sz w:val="14"/>
          <w:szCs w:val="14"/>
          <w:lang w:val="en-GB"/>
        </w:rPr>
      </w:pPr>
      <w:del w:id="4913" w:author="Author">
        <w:r w:rsidRPr="00F46EE4" w:rsidDel="0087544E">
          <w:rPr>
            <w:rFonts w:ascii="Courier New" w:hAnsi="Courier New" w:cs="Courier New"/>
            <w:color w:val="auto"/>
            <w:sz w:val="14"/>
            <w:szCs w:val="14"/>
            <w:lang w:val="en-GB"/>
          </w:rPr>
          <w:delText xml:space="preserve">            enum FEC_CORRECTABLE_BLOCKS {</w:delText>
        </w:r>
        <w:bookmarkStart w:id="4914" w:name="_Toc192618973"/>
        <w:bookmarkStart w:id="4915" w:name="_Toc192619943"/>
        <w:bookmarkEnd w:id="4914"/>
        <w:bookmarkEnd w:id="4915"/>
      </w:del>
    </w:p>
    <w:p w14:paraId="4174D5E2" w14:textId="6EDCD8B6" w:rsidR="00F46EE4" w:rsidRPr="00F46EE4" w:rsidDel="0087544E" w:rsidRDefault="00F46EE4" w:rsidP="00F46EE4">
      <w:pPr>
        <w:autoSpaceDE w:val="0"/>
        <w:autoSpaceDN w:val="0"/>
        <w:adjustRightInd w:val="0"/>
        <w:spacing w:after="0"/>
        <w:rPr>
          <w:del w:id="4916" w:author="Author"/>
          <w:rFonts w:ascii="Courier New" w:hAnsi="Courier New" w:cs="Courier New"/>
          <w:color w:val="auto"/>
          <w:sz w:val="14"/>
          <w:szCs w:val="14"/>
          <w:lang w:val="en-GB"/>
        </w:rPr>
      </w:pPr>
      <w:del w:id="4917" w:author="Author">
        <w:r w:rsidRPr="00F46EE4" w:rsidDel="0087544E">
          <w:rPr>
            <w:rFonts w:ascii="Courier New" w:hAnsi="Courier New" w:cs="Courier New"/>
            <w:color w:val="auto"/>
            <w:sz w:val="14"/>
            <w:szCs w:val="14"/>
            <w:lang w:val="en-GB"/>
          </w:rPr>
          <w:delText xml:space="preserve">                description "FEC Correctable Blocks.</w:delText>
        </w:r>
        <w:bookmarkStart w:id="4918" w:name="_Toc192618974"/>
        <w:bookmarkStart w:id="4919" w:name="_Toc192619944"/>
        <w:bookmarkEnd w:id="4918"/>
        <w:bookmarkEnd w:id="4919"/>
      </w:del>
    </w:p>
    <w:p w14:paraId="3A3E2647" w14:textId="31F2C9FA" w:rsidR="00F46EE4" w:rsidRPr="00F46EE4" w:rsidDel="0087544E" w:rsidRDefault="00F46EE4" w:rsidP="00F46EE4">
      <w:pPr>
        <w:autoSpaceDE w:val="0"/>
        <w:autoSpaceDN w:val="0"/>
        <w:adjustRightInd w:val="0"/>
        <w:spacing w:after="0"/>
        <w:rPr>
          <w:del w:id="4920" w:author="Author"/>
          <w:rFonts w:ascii="Courier New" w:hAnsi="Courier New" w:cs="Courier New"/>
          <w:color w:val="auto"/>
          <w:sz w:val="14"/>
          <w:szCs w:val="14"/>
          <w:lang w:val="en-GB"/>
        </w:rPr>
      </w:pPr>
      <w:del w:id="4921" w:author="Author">
        <w:r w:rsidRPr="00F46EE4" w:rsidDel="0087544E">
          <w:rPr>
            <w:rFonts w:ascii="Courier New" w:hAnsi="Courier New" w:cs="Courier New"/>
            <w:color w:val="auto"/>
            <w:sz w:val="14"/>
            <w:szCs w:val="14"/>
            <w:lang w:val="en-GB"/>
          </w:rPr>
          <w:delText xml:space="preserve">                    Reference: OpenROADM.";</w:delText>
        </w:r>
        <w:bookmarkStart w:id="4922" w:name="_Toc192618975"/>
        <w:bookmarkStart w:id="4923" w:name="_Toc192619945"/>
        <w:bookmarkEnd w:id="4922"/>
        <w:bookmarkEnd w:id="4923"/>
      </w:del>
    </w:p>
    <w:p w14:paraId="7D4F5033" w14:textId="5ED102E8" w:rsidR="00F46EE4" w:rsidRPr="00F46EE4" w:rsidDel="0087544E" w:rsidRDefault="00F46EE4" w:rsidP="00F46EE4">
      <w:pPr>
        <w:autoSpaceDE w:val="0"/>
        <w:autoSpaceDN w:val="0"/>
        <w:adjustRightInd w:val="0"/>
        <w:spacing w:after="0"/>
        <w:rPr>
          <w:del w:id="4924" w:author="Author"/>
          <w:rFonts w:ascii="Courier New" w:hAnsi="Courier New" w:cs="Courier New"/>
          <w:color w:val="auto"/>
          <w:sz w:val="14"/>
          <w:szCs w:val="14"/>
          <w:lang w:val="en-GB"/>
        </w:rPr>
      </w:pPr>
      <w:del w:id="4925" w:author="Author">
        <w:r w:rsidRPr="00F46EE4" w:rsidDel="0087544E">
          <w:rPr>
            <w:rFonts w:ascii="Courier New" w:hAnsi="Courier New" w:cs="Courier New"/>
            <w:color w:val="auto"/>
            <w:sz w:val="14"/>
            <w:szCs w:val="14"/>
            <w:lang w:val="en-GB"/>
          </w:rPr>
          <w:delText xml:space="preserve">            }</w:delText>
        </w:r>
        <w:bookmarkStart w:id="4926" w:name="_Toc192618976"/>
        <w:bookmarkStart w:id="4927" w:name="_Toc192619946"/>
        <w:bookmarkEnd w:id="4926"/>
        <w:bookmarkEnd w:id="4927"/>
      </w:del>
    </w:p>
    <w:p w14:paraId="66C4AFA2" w14:textId="4B1312AF" w:rsidR="00F46EE4" w:rsidRPr="00F46EE4" w:rsidDel="0087544E" w:rsidRDefault="00F46EE4" w:rsidP="00F46EE4">
      <w:pPr>
        <w:autoSpaceDE w:val="0"/>
        <w:autoSpaceDN w:val="0"/>
        <w:adjustRightInd w:val="0"/>
        <w:spacing w:after="0"/>
        <w:rPr>
          <w:del w:id="4928" w:author="Author"/>
          <w:rFonts w:ascii="Courier New" w:hAnsi="Courier New" w:cs="Courier New"/>
          <w:color w:val="auto"/>
          <w:sz w:val="14"/>
          <w:szCs w:val="14"/>
          <w:lang w:val="en-GB"/>
        </w:rPr>
      </w:pPr>
      <w:del w:id="4929" w:author="Author">
        <w:r w:rsidRPr="00F46EE4" w:rsidDel="0087544E">
          <w:rPr>
            <w:rFonts w:ascii="Courier New" w:hAnsi="Courier New" w:cs="Courier New"/>
            <w:color w:val="auto"/>
            <w:sz w:val="14"/>
            <w:szCs w:val="14"/>
            <w:lang w:val="en-GB"/>
          </w:rPr>
          <w:delText xml:space="preserve">            enum FEC_CORRECTED_BITS {</w:delText>
        </w:r>
        <w:bookmarkStart w:id="4930" w:name="_Toc192618977"/>
        <w:bookmarkStart w:id="4931" w:name="_Toc192619947"/>
        <w:bookmarkEnd w:id="4930"/>
        <w:bookmarkEnd w:id="4931"/>
      </w:del>
    </w:p>
    <w:p w14:paraId="2292C47A" w14:textId="39FC1653" w:rsidR="00F46EE4" w:rsidRPr="00F46EE4" w:rsidDel="0087544E" w:rsidRDefault="00F46EE4" w:rsidP="00F46EE4">
      <w:pPr>
        <w:autoSpaceDE w:val="0"/>
        <w:autoSpaceDN w:val="0"/>
        <w:adjustRightInd w:val="0"/>
        <w:spacing w:after="0"/>
        <w:rPr>
          <w:del w:id="4932" w:author="Author"/>
          <w:rFonts w:ascii="Courier New" w:hAnsi="Courier New" w:cs="Courier New"/>
          <w:color w:val="auto"/>
          <w:sz w:val="14"/>
          <w:szCs w:val="14"/>
          <w:lang w:val="en-GB"/>
        </w:rPr>
      </w:pPr>
      <w:del w:id="4933" w:author="Author">
        <w:r w:rsidRPr="00F46EE4" w:rsidDel="0087544E">
          <w:rPr>
            <w:rFonts w:ascii="Courier New" w:hAnsi="Courier New" w:cs="Courier New"/>
            <w:color w:val="auto"/>
            <w:sz w:val="14"/>
            <w:szCs w:val="14"/>
            <w:lang w:val="en-GB"/>
          </w:rPr>
          <w:delText xml:space="preserve">                description "The number of bits that were corrected by the FEC.</w:delText>
        </w:r>
        <w:bookmarkStart w:id="4934" w:name="_Toc192618978"/>
        <w:bookmarkStart w:id="4935" w:name="_Toc192619948"/>
        <w:bookmarkEnd w:id="4934"/>
        <w:bookmarkEnd w:id="4935"/>
      </w:del>
    </w:p>
    <w:p w14:paraId="73884200" w14:textId="4315B96B" w:rsidR="00F46EE4" w:rsidRPr="00F46EE4" w:rsidDel="0087544E" w:rsidRDefault="00F46EE4" w:rsidP="00F46EE4">
      <w:pPr>
        <w:autoSpaceDE w:val="0"/>
        <w:autoSpaceDN w:val="0"/>
        <w:adjustRightInd w:val="0"/>
        <w:spacing w:after="0"/>
        <w:rPr>
          <w:del w:id="4936" w:author="Author"/>
          <w:rFonts w:ascii="Courier New" w:hAnsi="Courier New" w:cs="Courier New"/>
          <w:color w:val="auto"/>
          <w:sz w:val="14"/>
          <w:szCs w:val="14"/>
          <w:lang w:val="en-GB"/>
        </w:rPr>
      </w:pPr>
      <w:del w:id="4937" w:author="Author">
        <w:r w:rsidRPr="00F46EE4" w:rsidDel="0087544E">
          <w:rPr>
            <w:rFonts w:ascii="Courier New" w:hAnsi="Courier New" w:cs="Courier New"/>
            <w:color w:val="auto"/>
            <w:sz w:val="14"/>
            <w:szCs w:val="14"/>
            <w:lang w:val="en-GB"/>
          </w:rPr>
          <w:delText xml:space="preserve">                    Reference: OpenConfig.";</w:delText>
        </w:r>
        <w:bookmarkStart w:id="4938" w:name="_Toc192618979"/>
        <w:bookmarkStart w:id="4939" w:name="_Toc192619949"/>
        <w:bookmarkEnd w:id="4938"/>
        <w:bookmarkEnd w:id="4939"/>
      </w:del>
    </w:p>
    <w:p w14:paraId="4D58F75B" w14:textId="797F622D" w:rsidR="00F46EE4" w:rsidRPr="00F46EE4" w:rsidDel="0087544E" w:rsidRDefault="00F46EE4" w:rsidP="00F46EE4">
      <w:pPr>
        <w:autoSpaceDE w:val="0"/>
        <w:autoSpaceDN w:val="0"/>
        <w:adjustRightInd w:val="0"/>
        <w:spacing w:after="0"/>
        <w:rPr>
          <w:del w:id="4940" w:author="Author"/>
          <w:rFonts w:ascii="Courier New" w:hAnsi="Courier New" w:cs="Courier New"/>
          <w:color w:val="auto"/>
          <w:sz w:val="14"/>
          <w:szCs w:val="14"/>
          <w:lang w:val="en-GB"/>
        </w:rPr>
      </w:pPr>
      <w:del w:id="4941" w:author="Author">
        <w:r w:rsidRPr="00F46EE4" w:rsidDel="0087544E">
          <w:rPr>
            <w:rFonts w:ascii="Courier New" w:hAnsi="Courier New" w:cs="Courier New"/>
            <w:color w:val="auto"/>
            <w:sz w:val="14"/>
            <w:szCs w:val="14"/>
            <w:lang w:val="en-GB"/>
          </w:rPr>
          <w:delText xml:space="preserve">            }</w:delText>
        </w:r>
        <w:bookmarkStart w:id="4942" w:name="_Toc192618980"/>
        <w:bookmarkStart w:id="4943" w:name="_Toc192619950"/>
        <w:bookmarkEnd w:id="4942"/>
        <w:bookmarkEnd w:id="4943"/>
      </w:del>
    </w:p>
    <w:p w14:paraId="6916338D" w14:textId="6C8F9A2C" w:rsidR="00F46EE4" w:rsidRPr="00F46EE4" w:rsidDel="0087544E" w:rsidRDefault="00F46EE4" w:rsidP="00F46EE4">
      <w:pPr>
        <w:autoSpaceDE w:val="0"/>
        <w:autoSpaceDN w:val="0"/>
        <w:adjustRightInd w:val="0"/>
        <w:spacing w:after="0"/>
        <w:rPr>
          <w:del w:id="4944" w:author="Author"/>
          <w:rFonts w:ascii="Courier New" w:hAnsi="Courier New" w:cs="Courier New"/>
          <w:color w:val="auto"/>
          <w:sz w:val="14"/>
          <w:szCs w:val="14"/>
          <w:lang w:val="en-GB"/>
        </w:rPr>
      </w:pPr>
      <w:del w:id="4945" w:author="Author">
        <w:r w:rsidRPr="00F46EE4" w:rsidDel="0087544E">
          <w:rPr>
            <w:rFonts w:ascii="Courier New" w:hAnsi="Courier New" w:cs="Courier New"/>
            <w:color w:val="auto"/>
            <w:sz w:val="14"/>
            <w:szCs w:val="14"/>
            <w:lang w:val="en-GB"/>
          </w:rPr>
          <w:delText xml:space="preserve">            enum FEC_CORRECTED_BYTES {</w:delText>
        </w:r>
        <w:bookmarkStart w:id="4946" w:name="_Toc192618981"/>
        <w:bookmarkStart w:id="4947" w:name="_Toc192619951"/>
        <w:bookmarkEnd w:id="4946"/>
        <w:bookmarkEnd w:id="4947"/>
      </w:del>
    </w:p>
    <w:p w14:paraId="13C48BBB" w14:textId="00BE4A91" w:rsidR="00F46EE4" w:rsidRPr="00F46EE4" w:rsidDel="0087544E" w:rsidRDefault="00F46EE4" w:rsidP="00F46EE4">
      <w:pPr>
        <w:autoSpaceDE w:val="0"/>
        <w:autoSpaceDN w:val="0"/>
        <w:adjustRightInd w:val="0"/>
        <w:spacing w:after="0"/>
        <w:rPr>
          <w:del w:id="4948" w:author="Author"/>
          <w:rFonts w:ascii="Courier New" w:hAnsi="Courier New" w:cs="Courier New"/>
          <w:color w:val="auto"/>
          <w:sz w:val="14"/>
          <w:szCs w:val="14"/>
          <w:lang w:val="en-GB"/>
        </w:rPr>
      </w:pPr>
      <w:del w:id="4949" w:author="Author">
        <w:r w:rsidRPr="00F46EE4" w:rsidDel="0087544E">
          <w:rPr>
            <w:rFonts w:ascii="Courier New" w:hAnsi="Courier New" w:cs="Courier New"/>
            <w:color w:val="auto"/>
            <w:sz w:val="14"/>
            <w:szCs w:val="14"/>
            <w:lang w:val="en-GB"/>
          </w:rPr>
          <w:delText xml:space="preserve">                description "Bytes corrected between those that were received corrupted.</w:delText>
        </w:r>
        <w:bookmarkStart w:id="4950" w:name="_Toc192618982"/>
        <w:bookmarkStart w:id="4951" w:name="_Toc192619952"/>
        <w:bookmarkEnd w:id="4950"/>
        <w:bookmarkEnd w:id="4951"/>
      </w:del>
    </w:p>
    <w:p w14:paraId="763140CC" w14:textId="598B6A01" w:rsidR="00F46EE4" w:rsidRPr="00F46EE4" w:rsidDel="0087544E" w:rsidRDefault="00F46EE4" w:rsidP="00F46EE4">
      <w:pPr>
        <w:autoSpaceDE w:val="0"/>
        <w:autoSpaceDN w:val="0"/>
        <w:adjustRightInd w:val="0"/>
        <w:spacing w:after="0"/>
        <w:rPr>
          <w:del w:id="4952" w:author="Author"/>
          <w:rFonts w:ascii="Courier New" w:hAnsi="Courier New" w:cs="Courier New"/>
          <w:color w:val="auto"/>
          <w:sz w:val="14"/>
          <w:szCs w:val="14"/>
          <w:lang w:val="en-GB"/>
        </w:rPr>
      </w:pPr>
      <w:del w:id="4953" w:author="Author">
        <w:r w:rsidRPr="00F46EE4" w:rsidDel="0087544E">
          <w:rPr>
            <w:rFonts w:ascii="Courier New" w:hAnsi="Courier New" w:cs="Courier New"/>
            <w:color w:val="auto"/>
            <w:sz w:val="14"/>
            <w:szCs w:val="14"/>
            <w:lang w:val="en-GB"/>
          </w:rPr>
          <w:delText xml:space="preserve">                    Reference: OpenConfig.";</w:delText>
        </w:r>
        <w:bookmarkStart w:id="4954" w:name="_Toc192618983"/>
        <w:bookmarkStart w:id="4955" w:name="_Toc192619953"/>
        <w:bookmarkEnd w:id="4954"/>
        <w:bookmarkEnd w:id="4955"/>
      </w:del>
    </w:p>
    <w:p w14:paraId="5A8FD755" w14:textId="32A35721" w:rsidR="00F46EE4" w:rsidRPr="00F46EE4" w:rsidDel="0087544E" w:rsidRDefault="00F46EE4" w:rsidP="00F46EE4">
      <w:pPr>
        <w:autoSpaceDE w:val="0"/>
        <w:autoSpaceDN w:val="0"/>
        <w:adjustRightInd w:val="0"/>
        <w:spacing w:after="0"/>
        <w:rPr>
          <w:del w:id="4956" w:author="Author"/>
          <w:rFonts w:ascii="Courier New" w:hAnsi="Courier New" w:cs="Courier New"/>
          <w:color w:val="auto"/>
          <w:sz w:val="14"/>
          <w:szCs w:val="14"/>
          <w:lang w:val="en-GB"/>
        </w:rPr>
      </w:pPr>
      <w:del w:id="4957" w:author="Author">
        <w:r w:rsidRPr="00F46EE4" w:rsidDel="0087544E">
          <w:rPr>
            <w:rFonts w:ascii="Courier New" w:hAnsi="Courier New" w:cs="Courier New"/>
            <w:color w:val="auto"/>
            <w:sz w:val="14"/>
            <w:szCs w:val="14"/>
            <w:lang w:val="en-GB"/>
          </w:rPr>
          <w:delText xml:space="preserve">            }</w:delText>
        </w:r>
        <w:bookmarkStart w:id="4958" w:name="_Toc192618984"/>
        <w:bookmarkStart w:id="4959" w:name="_Toc192619954"/>
        <w:bookmarkEnd w:id="4958"/>
        <w:bookmarkEnd w:id="4959"/>
      </w:del>
    </w:p>
    <w:p w14:paraId="5B44B038" w14:textId="548803FC" w:rsidR="00F46EE4" w:rsidRPr="00F46EE4" w:rsidDel="0087544E" w:rsidRDefault="00F46EE4" w:rsidP="00F46EE4">
      <w:pPr>
        <w:autoSpaceDE w:val="0"/>
        <w:autoSpaceDN w:val="0"/>
        <w:adjustRightInd w:val="0"/>
        <w:spacing w:after="0"/>
        <w:rPr>
          <w:del w:id="4960" w:author="Author"/>
          <w:rFonts w:ascii="Courier New" w:hAnsi="Courier New" w:cs="Courier New"/>
          <w:color w:val="auto"/>
          <w:sz w:val="14"/>
          <w:szCs w:val="14"/>
          <w:lang w:val="en-GB"/>
        </w:rPr>
      </w:pPr>
      <w:del w:id="4961" w:author="Author">
        <w:r w:rsidRPr="00F46EE4" w:rsidDel="0087544E">
          <w:rPr>
            <w:rFonts w:ascii="Courier New" w:hAnsi="Courier New" w:cs="Courier New"/>
            <w:color w:val="auto"/>
            <w:sz w:val="14"/>
            <w:szCs w:val="14"/>
            <w:lang w:val="en-GB"/>
          </w:rPr>
          <w:delText xml:space="preserve">            enum FEC_CORRECTED_CODEWORDS {</w:delText>
        </w:r>
        <w:bookmarkStart w:id="4962" w:name="_Toc192618985"/>
        <w:bookmarkStart w:id="4963" w:name="_Toc192619955"/>
        <w:bookmarkEnd w:id="4962"/>
        <w:bookmarkEnd w:id="4963"/>
      </w:del>
    </w:p>
    <w:p w14:paraId="75293419" w14:textId="05B70CAD" w:rsidR="00F46EE4" w:rsidRPr="00F46EE4" w:rsidDel="0087544E" w:rsidRDefault="00F46EE4" w:rsidP="00F46EE4">
      <w:pPr>
        <w:autoSpaceDE w:val="0"/>
        <w:autoSpaceDN w:val="0"/>
        <w:adjustRightInd w:val="0"/>
        <w:spacing w:after="0"/>
        <w:rPr>
          <w:del w:id="4964" w:author="Author"/>
          <w:rFonts w:ascii="Courier New" w:hAnsi="Courier New" w:cs="Courier New"/>
          <w:color w:val="auto"/>
          <w:sz w:val="14"/>
          <w:szCs w:val="14"/>
          <w:lang w:val="en-GB"/>
        </w:rPr>
      </w:pPr>
      <w:del w:id="4965" w:author="Author">
        <w:r w:rsidRPr="00F46EE4" w:rsidDel="0087544E">
          <w:rPr>
            <w:rFonts w:ascii="Courier New" w:hAnsi="Courier New" w:cs="Courier New"/>
            <w:color w:val="auto"/>
            <w:sz w:val="14"/>
            <w:szCs w:val="14"/>
            <w:lang w:val="en-GB"/>
          </w:rPr>
          <w:delText xml:space="preserve">                description "FEC Corrected Codewords Counter.</w:delText>
        </w:r>
        <w:bookmarkStart w:id="4966" w:name="_Toc192618986"/>
        <w:bookmarkStart w:id="4967" w:name="_Toc192619956"/>
        <w:bookmarkEnd w:id="4966"/>
        <w:bookmarkEnd w:id="4967"/>
      </w:del>
    </w:p>
    <w:p w14:paraId="48C0A887" w14:textId="4795A369" w:rsidR="00F46EE4" w:rsidRPr="00F46EE4" w:rsidDel="0087544E" w:rsidRDefault="00F46EE4" w:rsidP="00F46EE4">
      <w:pPr>
        <w:autoSpaceDE w:val="0"/>
        <w:autoSpaceDN w:val="0"/>
        <w:adjustRightInd w:val="0"/>
        <w:spacing w:after="0"/>
        <w:rPr>
          <w:del w:id="4968" w:author="Author"/>
          <w:rFonts w:ascii="Courier New" w:hAnsi="Courier New" w:cs="Courier New"/>
          <w:color w:val="auto"/>
          <w:sz w:val="14"/>
          <w:szCs w:val="14"/>
          <w:lang w:val="en-GB"/>
        </w:rPr>
      </w:pPr>
      <w:del w:id="4969" w:author="Author">
        <w:r w:rsidRPr="00F46EE4" w:rsidDel="0087544E">
          <w:rPr>
            <w:rFonts w:ascii="Courier New" w:hAnsi="Courier New" w:cs="Courier New"/>
            <w:color w:val="auto"/>
            <w:sz w:val="14"/>
            <w:szCs w:val="14"/>
            <w:lang w:val="en-GB"/>
          </w:rPr>
          <w:delText xml:space="preserve">                    References:</w:delText>
        </w:r>
        <w:bookmarkStart w:id="4970" w:name="_Toc192618987"/>
        <w:bookmarkStart w:id="4971" w:name="_Toc192619957"/>
        <w:bookmarkEnd w:id="4970"/>
        <w:bookmarkEnd w:id="4971"/>
      </w:del>
    </w:p>
    <w:p w14:paraId="220E3037" w14:textId="7AF18EF6" w:rsidR="00F46EE4" w:rsidRPr="00F46EE4" w:rsidDel="0087544E" w:rsidRDefault="00F46EE4" w:rsidP="00F46EE4">
      <w:pPr>
        <w:autoSpaceDE w:val="0"/>
        <w:autoSpaceDN w:val="0"/>
        <w:adjustRightInd w:val="0"/>
        <w:spacing w:after="0"/>
        <w:rPr>
          <w:del w:id="4972" w:author="Author"/>
          <w:rFonts w:ascii="Courier New" w:hAnsi="Courier New" w:cs="Courier New"/>
          <w:color w:val="auto"/>
          <w:sz w:val="14"/>
          <w:szCs w:val="14"/>
          <w:lang w:val="en-GB"/>
        </w:rPr>
      </w:pPr>
      <w:del w:id="4973" w:author="Author">
        <w:r w:rsidRPr="00F46EE4" w:rsidDel="0087544E">
          <w:rPr>
            <w:rFonts w:ascii="Courier New" w:hAnsi="Courier New" w:cs="Courier New"/>
            <w:color w:val="auto"/>
            <w:sz w:val="14"/>
            <w:szCs w:val="14"/>
            <w:lang w:val="en-GB"/>
          </w:rPr>
          <w:delText xml:space="preserve">                    - OpenROADM</w:delText>
        </w:r>
        <w:bookmarkStart w:id="4974" w:name="_Toc192618988"/>
        <w:bookmarkStart w:id="4975" w:name="_Toc192619958"/>
        <w:bookmarkEnd w:id="4974"/>
        <w:bookmarkEnd w:id="4975"/>
      </w:del>
    </w:p>
    <w:p w14:paraId="155C7A69" w14:textId="30CC0DF6" w:rsidR="00F46EE4" w:rsidRPr="00F46EE4" w:rsidDel="0087544E" w:rsidRDefault="00F46EE4" w:rsidP="00F46EE4">
      <w:pPr>
        <w:autoSpaceDE w:val="0"/>
        <w:autoSpaceDN w:val="0"/>
        <w:adjustRightInd w:val="0"/>
        <w:spacing w:after="0"/>
        <w:rPr>
          <w:del w:id="4976" w:author="Author"/>
          <w:rFonts w:ascii="Courier New" w:hAnsi="Courier New" w:cs="Courier New"/>
          <w:color w:val="auto"/>
          <w:sz w:val="14"/>
          <w:szCs w:val="14"/>
          <w:lang w:val="en-GB"/>
        </w:rPr>
      </w:pPr>
      <w:del w:id="4977" w:author="Author">
        <w:r w:rsidRPr="00F46EE4" w:rsidDel="0087544E">
          <w:rPr>
            <w:rFonts w:ascii="Courier New" w:hAnsi="Courier New" w:cs="Courier New"/>
            <w:color w:val="auto"/>
            <w:sz w:val="14"/>
            <w:szCs w:val="14"/>
            <w:lang w:val="en-GB"/>
          </w:rPr>
          <w:delText xml:space="preserve">                    - 100 GE: IEEE802.3-2018 sections 91.6.9 (FEC_corrected_cw_counter), 45.2.1.112 (MDIO)</w:delText>
        </w:r>
        <w:bookmarkStart w:id="4978" w:name="_Toc192618989"/>
        <w:bookmarkStart w:id="4979" w:name="_Toc192619959"/>
        <w:bookmarkEnd w:id="4978"/>
        <w:bookmarkEnd w:id="4979"/>
      </w:del>
    </w:p>
    <w:p w14:paraId="17D0CC1D" w14:textId="05B317B7" w:rsidR="00F46EE4" w:rsidRPr="00F46EE4" w:rsidDel="0087544E" w:rsidRDefault="00F46EE4" w:rsidP="00F46EE4">
      <w:pPr>
        <w:autoSpaceDE w:val="0"/>
        <w:autoSpaceDN w:val="0"/>
        <w:adjustRightInd w:val="0"/>
        <w:spacing w:after="0"/>
        <w:rPr>
          <w:del w:id="4980" w:author="Author"/>
          <w:rFonts w:ascii="Courier New" w:hAnsi="Courier New" w:cs="Courier New"/>
          <w:color w:val="auto"/>
          <w:sz w:val="14"/>
          <w:szCs w:val="14"/>
          <w:lang w:val="en-GB"/>
        </w:rPr>
      </w:pPr>
      <w:del w:id="4981" w:author="Author">
        <w:r w:rsidRPr="00F46EE4" w:rsidDel="0087544E">
          <w:rPr>
            <w:rFonts w:ascii="Courier New" w:hAnsi="Courier New" w:cs="Courier New"/>
            <w:color w:val="auto"/>
            <w:sz w:val="14"/>
            <w:szCs w:val="14"/>
            <w:lang w:val="en-GB"/>
          </w:rPr>
          <w:delText xml:space="preserve">                    - 400 GE: IEEE802.3-2018 sections 119.3.1 (FEC_corrected_cw_counter), 45.2.3.61 (MDIO)";</w:delText>
        </w:r>
        <w:bookmarkStart w:id="4982" w:name="_Toc192618990"/>
        <w:bookmarkStart w:id="4983" w:name="_Toc192619960"/>
        <w:bookmarkEnd w:id="4982"/>
        <w:bookmarkEnd w:id="4983"/>
      </w:del>
    </w:p>
    <w:p w14:paraId="40333054" w14:textId="47C03D22" w:rsidR="00F46EE4" w:rsidRPr="00F46EE4" w:rsidDel="0087544E" w:rsidRDefault="00F46EE4" w:rsidP="00F46EE4">
      <w:pPr>
        <w:autoSpaceDE w:val="0"/>
        <w:autoSpaceDN w:val="0"/>
        <w:adjustRightInd w:val="0"/>
        <w:spacing w:after="0"/>
        <w:rPr>
          <w:del w:id="4984" w:author="Author"/>
          <w:rFonts w:ascii="Courier New" w:hAnsi="Courier New" w:cs="Courier New"/>
          <w:color w:val="auto"/>
          <w:sz w:val="14"/>
          <w:szCs w:val="14"/>
          <w:lang w:val="en-GB"/>
        </w:rPr>
      </w:pPr>
      <w:del w:id="4985" w:author="Author">
        <w:r w:rsidRPr="00F46EE4" w:rsidDel="0087544E">
          <w:rPr>
            <w:rFonts w:ascii="Courier New" w:hAnsi="Courier New" w:cs="Courier New"/>
            <w:color w:val="auto"/>
            <w:sz w:val="14"/>
            <w:szCs w:val="14"/>
            <w:lang w:val="en-GB"/>
          </w:rPr>
          <w:delText xml:space="preserve">            }</w:delText>
        </w:r>
        <w:bookmarkStart w:id="4986" w:name="_Toc192618991"/>
        <w:bookmarkStart w:id="4987" w:name="_Toc192619961"/>
        <w:bookmarkEnd w:id="4986"/>
        <w:bookmarkEnd w:id="4987"/>
      </w:del>
    </w:p>
    <w:p w14:paraId="06D1DE69" w14:textId="60A91688" w:rsidR="00F46EE4" w:rsidRPr="00F46EE4" w:rsidDel="0087544E" w:rsidRDefault="00F46EE4" w:rsidP="00F46EE4">
      <w:pPr>
        <w:autoSpaceDE w:val="0"/>
        <w:autoSpaceDN w:val="0"/>
        <w:adjustRightInd w:val="0"/>
        <w:spacing w:after="0"/>
        <w:rPr>
          <w:del w:id="4988" w:author="Author"/>
          <w:rFonts w:ascii="Courier New" w:hAnsi="Courier New" w:cs="Courier New"/>
          <w:color w:val="auto"/>
          <w:sz w:val="14"/>
          <w:szCs w:val="14"/>
          <w:lang w:val="en-GB"/>
        </w:rPr>
      </w:pPr>
      <w:del w:id="4989" w:author="Author">
        <w:r w:rsidRPr="00F46EE4" w:rsidDel="0087544E">
          <w:rPr>
            <w:rFonts w:ascii="Courier New" w:hAnsi="Courier New" w:cs="Courier New"/>
            <w:color w:val="auto"/>
            <w:sz w:val="14"/>
            <w:szCs w:val="14"/>
            <w:lang w:val="en-GB"/>
          </w:rPr>
          <w:delText xml:space="preserve">            enum FEC_CORRECTED_ERROR {</w:delText>
        </w:r>
        <w:bookmarkStart w:id="4990" w:name="_Toc192618992"/>
        <w:bookmarkStart w:id="4991" w:name="_Toc192619962"/>
        <w:bookmarkEnd w:id="4990"/>
        <w:bookmarkEnd w:id="4991"/>
      </w:del>
    </w:p>
    <w:p w14:paraId="3C4E1818" w14:textId="0B15BE9A" w:rsidR="00F46EE4" w:rsidRPr="00F46EE4" w:rsidDel="0087544E" w:rsidRDefault="00F46EE4" w:rsidP="00F46EE4">
      <w:pPr>
        <w:autoSpaceDE w:val="0"/>
        <w:autoSpaceDN w:val="0"/>
        <w:adjustRightInd w:val="0"/>
        <w:spacing w:after="0"/>
        <w:rPr>
          <w:del w:id="4992" w:author="Author"/>
          <w:rFonts w:ascii="Courier New" w:hAnsi="Courier New" w:cs="Courier New"/>
          <w:color w:val="auto"/>
          <w:sz w:val="14"/>
          <w:szCs w:val="14"/>
          <w:lang w:val="en-GB"/>
        </w:rPr>
      </w:pPr>
      <w:del w:id="4993" w:author="Author">
        <w:r w:rsidRPr="00F46EE4" w:rsidDel="0087544E">
          <w:rPr>
            <w:rFonts w:ascii="Courier New" w:hAnsi="Courier New" w:cs="Courier New"/>
            <w:color w:val="auto"/>
            <w:sz w:val="14"/>
            <w:szCs w:val="14"/>
            <w:lang w:val="en-GB"/>
          </w:rPr>
          <w:delText xml:space="preserve">                description "ITU-T G798: The number of bits corrected by the FEC are counted over one second and reported to the MI at the end of the second. For the application of this filter, see the specific atomic functions.</w:delText>
        </w:r>
        <w:bookmarkStart w:id="4994" w:name="_Toc192618993"/>
        <w:bookmarkStart w:id="4995" w:name="_Toc192619963"/>
        <w:bookmarkEnd w:id="4994"/>
        <w:bookmarkEnd w:id="4995"/>
      </w:del>
    </w:p>
    <w:p w14:paraId="1AFF222B" w14:textId="4B7708F7" w:rsidR="00F46EE4" w:rsidRPr="00F46EE4" w:rsidDel="0087544E" w:rsidRDefault="00F46EE4" w:rsidP="00F46EE4">
      <w:pPr>
        <w:autoSpaceDE w:val="0"/>
        <w:autoSpaceDN w:val="0"/>
        <w:adjustRightInd w:val="0"/>
        <w:spacing w:after="0"/>
        <w:rPr>
          <w:del w:id="4996" w:author="Author"/>
          <w:rFonts w:ascii="Courier New" w:hAnsi="Courier New" w:cs="Courier New"/>
          <w:color w:val="auto"/>
          <w:sz w:val="14"/>
          <w:szCs w:val="14"/>
          <w:lang w:val="en-GB"/>
        </w:rPr>
      </w:pPr>
      <w:del w:id="4997" w:author="Author">
        <w:r w:rsidRPr="00F46EE4" w:rsidDel="0087544E">
          <w:rPr>
            <w:rFonts w:ascii="Courier New" w:hAnsi="Courier New" w:cs="Courier New"/>
            <w:color w:val="auto"/>
            <w:sz w:val="14"/>
            <w:szCs w:val="14"/>
            <w:lang w:val="en-GB"/>
          </w:rPr>
          <w:delText xml:space="preserve">                    During signal fail conditions of the data signal, no corrected bits shall be counted. For details on the signal fail conditions, see the specific atomic functions.</w:delText>
        </w:r>
        <w:bookmarkStart w:id="4998" w:name="_Toc192618994"/>
        <w:bookmarkStart w:id="4999" w:name="_Toc192619964"/>
        <w:bookmarkEnd w:id="4998"/>
        <w:bookmarkEnd w:id="4999"/>
      </w:del>
    </w:p>
    <w:p w14:paraId="48CE901B" w14:textId="7BEFA945" w:rsidR="00F46EE4" w:rsidRPr="00F46EE4" w:rsidDel="0087544E" w:rsidRDefault="00F46EE4" w:rsidP="00F46EE4">
      <w:pPr>
        <w:autoSpaceDE w:val="0"/>
        <w:autoSpaceDN w:val="0"/>
        <w:adjustRightInd w:val="0"/>
        <w:spacing w:after="0"/>
        <w:rPr>
          <w:del w:id="5000" w:author="Author"/>
          <w:rFonts w:ascii="Courier New" w:hAnsi="Courier New" w:cs="Courier New"/>
          <w:color w:val="auto"/>
          <w:sz w:val="14"/>
          <w:szCs w:val="14"/>
          <w:lang w:val="en-GB"/>
        </w:rPr>
      </w:pPr>
      <w:del w:id="5001" w:author="Author">
        <w:r w:rsidRPr="00F46EE4" w:rsidDel="0087544E">
          <w:rPr>
            <w:rFonts w:ascii="Courier New" w:hAnsi="Courier New" w:cs="Courier New"/>
            <w:color w:val="auto"/>
            <w:sz w:val="14"/>
            <w:szCs w:val="14"/>
            <w:lang w:val="en-GB"/>
          </w:rPr>
          <w:delText xml:space="preserve">                    Other reference: OpenROADM.";</w:delText>
        </w:r>
        <w:bookmarkStart w:id="5002" w:name="_Toc192618995"/>
        <w:bookmarkStart w:id="5003" w:name="_Toc192619965"/>
        <w:bookmarkEnd w:id="5002"/>
        <w:bookmarkEnd w:id="5003"/>
      </w:del>
    </w:p>
    <w:p w14:paraId="377B3666" w14:textId="3D2AAEE2" w:rsidR="00F46EE4" w:rsidRPr="00F46EE4" w:rsidDel="0087544E" w:rsidRDefault="00F46EE4" w:rsidP="00F46EE4">
      <w:pPr>
        <w:autoSpaceDE w:val="0"/>
        <w:autoSpaceDN w:val="0"/>
        <w:adjustRightInd w:val="0"/>
        <w:spacing w:after="0"/>
        <w:rPr>
          <w:del w:id="5004" w:author="Author"/>
          <w:rFonts w:ascii="Courier New" w:hAnsi="Courier New" w:cs="Courier New"/>
          <w:color w:val="auto"/>
          <w:sz w:val="14"/>
          <w:szCs w:val="14"/>
          <w:lang w:val="en-GB"/>
        </w:rPr>
      </w:pPr>
      <w:del w:id="5005" w:author="Author">
        <w:r w:rsidRPr="00F46EE4" w:rsidDel="0087544E">
          <w:rPr>
            <w:rFonts w:ascii="Courier New" w:hAnsi="Courier New" w:cs="Courier New"/>
            <w:color w:val="auto"/>
            <w:sz w:val="14"/>
            <w:szCs w:val="14"/>
            <w:lang w:val="en-GB"/>
          </w:rPr>
          <w:delText xml:space="preserve">            }</w:delText>
        </w:r>
        <w:bookmarkStart w:id="5006" w:name="_Toc192618996"/>
        <w:bookmarkStart w:id="5007" w:name="_Toc192619966"/>
        <w:bookmarkEnd w:id="5006"/>
        <w:bookmarkEnd w:id="5007"/>
      </w:del>
    </w:p>
    <w:p w14:paraId="0CE2B1B0" w14:textId="12EA4D45" w:rsidR="00F46EE4" w:rsidRPr="00F46EE4" w:rsidDel="0087544E" w:rsidRDefault="00F46EE4" w:rsidP="00F46EE4">
      <w:pPr>
        <w:autoSpaceDE w:val="0"/>
        <w:autoSpaceDN w:val="0"/>
        <w:adjustRightInd w:val="0"/>
        <w:spacing w:after="0"/>
        <w:rPr>
          <w:del w:id="5008" w:author="Author"/>
          <w:rFonts w:ascii="Courier New" w:hAnsi="Courier New" w:cs="Courier New"/>
          <w:color w:val="auto"/>
          <w:sz w:val="14"/>
          <w:szCs w:val="14"/>
          <w:lang w:val="en-GB"/>
        </w:rPr>
      </w:pPr>
      <w:del w:id="5009" w:author="Author">
        <w:r w:rsidRPr="00F46EE4" w:rsidDel="0087544E">
          <w:rPr>
            <w:rFonts w:ascii="Courier New" w:hAnsi="Courier New" w:cs="Courier New"/>
            <w:color w:val="auto"/>
            <w:sz w:val="14"/>
            <w:szCs w:val="14"/>
            <w:lang w:val="en-GB"/>
          </w:rPr>
          <w:delText xml:space="preserve">            enum FEC_POST_FEC_BER {</w:delText>
        </w:r>
        <w:bookmarkStart w:id="5010" w:name="_Toc192618997"/>
        <w:bookmarkStart w:id="5011" w:name="_Toc192619967"/>
        <w:bookmarkEnd w:id="5010"/>
        <w:bookmarkEnd w:id="5011"/>
      </w:del>
    </w:p>
    <w:p w14:paraId="6FC75D1D" w14:textId="282D21C1" w:rsidR="00F46EE4" w:rsidRPr="00F46EE4" w:rsidDel="0087544E" w:rsidRDefault="00F46EE4" w:rsidP="00F46EE4">
      <w:pPr>
        <w:autoSpaceDE w:val="0"/>
        <w:autoSpaceDN w:val="0"/>
        <w:adjustRightInd w:val="0"/>
        <w:spacing w:after="0"/>
        <w:rPr>
          <w:del w:id="5012" w:author="Author"/>
          <w:rFonts w:ascii="Courier New" w:hAnsi="Courier New" w:cs="Courier New"/>
          <w:color w:val="auto"/>
          <w:sz w:val="14"/>
          <w:szCs w:val="14"/>
          <w:lang w:val="en-GB"/>
        </w:rPr>
      </w:pPr>
      <w:del w:id="5013" w:author="Author">
        <w:r w:rsidRPr="00F46EE4" w:rsidDel="0087544E">
          <w:rPr>
            <w:rFonts w:ascii="Courier New" w:hAnsi="Courier New" w:cs="Courier New"/>
            <w:color w:val="auto"/>
            <w:sz w:val="14"/>
            <w:szCs w:val="14"/>
            <w:lang w:val="en-GB"/>
          </w:rPr>
          <w:delText xml:space="preserve">                description "Bit error rate after correction by FEC.</w:delText>
        </w:r>
        <w:bookmarkStart w:id="5014" w:name="_Toc192618998"/>
        <w:bookmarkStart w:id="5015" w:name="_Toc192619968"/>
        <w:bookmarkEnd w:id="5014"/>
        <w:bookmarkEnd w:id="5015"/>
      </w:del>
    </w:p>
    <w:p w14:paraId="4E4C19DF" w14:textId="23E4504E" w:rsidR="00F46EE4" w:rsidRPr="00F46EE4" w:rsidDel="0087544E" w:rsidRDefault="00F46EE4" w:rsidP="00F46EE4">
      <w:pPr>
        <w:autoSpaceDE w:val="0"/>
        <w:autoSpaceDN w:val="0"/>
        <w:adjustRightInd w:val="0"/>
        <w:spacing w:after="0"/>
        <w:rPr>
          <w:del w:id="5016" w:author="Author"/>
          <w:rFonts w:ascii="Courier New" w:hAnsi="Courier New" w:cs="Courier New"/>
          <w:color w:val="auto"/>
          <w:sz w:val="14"/>
          <w:szCs w:val="14"/>
          <w:lang w:val="en-GB"/>
        </w:rPr>
      </w:pPr>
      <w:del w:id="5017" w:author="Author">
        <w:r w:rsidRPr="00F46EE4" w:rsidDel="0087544E">
          <w:rPr>
            <w:rFonts w:ascii="Courier New" w:hAnsi="Courier New" w:cs="Courier New"/>
            <w:color w:val="auto"/>
            <w:sz w:val="14"/>
            <w:szCs w:val="14"/>
            <w:lang w:val="en-GB"/>
          </w:rPr>
          <w:delText xml:space="preserve">                    Reference: OpenConfig.";</w:delText>
        </w:r>
        <w:bookmarkStart w:id="5018" w:name="_Toc192618999"/>
        <w:bookmarkStart w:id="5019" w:name="_Toc192619969"/>
        <w:bookmarkEnd w:id="5018"/>
        <w:bookmarkEnd w:id="5019"/>
      </w:del>
    </w:p>
    <w:p w14:paraId="58894F0F" w14:textId="0009B8DC" w:rsidR="00F46EE4" w:rsidRPr="00F46EE4" w:rsidDel="0087544E" w:rsidRDefault="00F46EE4" w:rsidP="00F46EE4">
      <w:pPr>
        <w:autoSpaceDE w:val="0"/>
        <w:autoSpaceDN w:val="0"/>
        <w:adjustRightInd w:val="0"/>
        <w:spacing w:after="0"/>
        <w:rPr>
          <w:del w:id="5020" w:author="Author"/>
          <w:rFonts w:ascii="Courier New" w:hAnsi="Courier New" w:cs="Courier New"/>
          <w:color w:val="auto"/>
          <w:sz w:val="14"/>
          <w:szCs w:val="14"/>
          <w:lang w:val="en-GB"/>
        </w:rPr>
      </w:pPr>
      <w:del w:id="5021" w:author="Author">
        <w:r w:rsidRPr="00F46EE4" w:rsidDel="0087544E">
          <w:rPr>
            <w:rFonts w:ascii="Courier New" w:hAnsi="Courier New" w:cs="Courier New"/>
            <w:color w:val="auto"/>
            <w:sz w:val="14"/>
            <w:szCs w:val="14"/>
            <w:lang w:val="en-GB"/>
          </w:rPr>
          <w:delText xml:space="preserve">            }</w:delText>
        </w:r>
        <w:bookmarkStart w:id="5022" w:name="_Toc192619000"/>
        <w:bookmarkStart w:id="5023" w:name="_Toc192619970"/>
        <w:bookmarkEnd w:id="5022"/>
        <w:bookmarkEnd w:id="5023"/>
      </w:del>
    </w:p>
    <w:p w14:paraId="26AAE47E" w14:textId="3BE29082" w:rsidR="00F46EE4" w:rsidRPr="00F46EE4" w:rsidDel="0087544E" w:rsidRDefault="00F46EE4" w:rsidP="00F46EE4">
      <w:pPr>
        <w:autoSpaceDE w:val="0"/>
        <w:autoSpaceDN w:val="0"/>
        <w:adjustRightInd w:val="0"/>
        <w:spacing w:after="0"/>
        <w:rPr>
          <w:del w:id="5024" w:author="Author"/>
          <w:rFonts w:ascii="Courier New" w:hAnsi="Courier New" w:cs="Courier New"/>
          <w:color w:val="auto"/>
          <w:sz w:val="14"/>
          <w:szCs w:val="14"/>
          <w:lang w:val="en-GB"/>
        </w:rPr>
      </w:pPr>
      <w:del w:id="5025" w:author="Author">
        <w:r w:rsidRPr="00F46EE4" w:rsidDel="0087544E">
          <w:rPr>
            <w:rFonts w:ascii="Courier New" w:hAnsi="Courier New" w:cs="Courier New"/>
            <w:color w:val="auto"/>
            <w:sz w:val="14"/>
            <w:szCs w:val="14"/>
            <w:lang w:val="en-GB"/>
          </w:rPr>
          <w:delText xml:space="preserve">            enum FEC_PRE_FEC_BER {</w:delText>
        </w:r>
        <w:bookmarkStart w:id="5026" w:name="_Toc192619001"/>
        <w:bookmarkStart w:id="5027" w:name="_Toc192619971"/>
        <w:bookmarkEnd w:id="5026"/>
        <w:bookmarkEnd w:id="5027"/>
      </w:del>
    </w:p>
    <w:p w14:paraId="050C7AC9" w14:textId="7B1BCCBE" w:rsidR="00F46EE4" w:rsidRPr="00F46EE4" w:rsidDel="0087544E" w:rsidRDefault="00F46EE4" w:rsidP="00F46EE4">
      <w:pPr>
        <w:autoSpaceDE w:val="0"/>
        <w:autoSpaceDN w:val="0"/>
        <w:adjustRightInd w:val="0"/>
        <w:spacing w:after="0"/>
        <w:rPr>
          <w:del w:id="5028" w:author="Author"/>
          <w:rFonts w:ascii="Courier New" w:hAnsi="Courier New" w:cs="Courier New"/>
          <w:color w:val="auto"/>
          <w:sz w:val="14"/>
          <w:szCs w:val="14"/>
          <w:lang w:val="en-GB"/>
        </w:rPr>
      </w:pPr>
      <w:del w:id="5029" w:author="Author">
        <w:r w:rsidRPr="00F46EE4" w:rsidDel="0087544E">
          <w:rPr>
            <w:rFonts w:ascii="Courier New" w:hAnsi="Courier New" w:cs="Courier New"/>
            <w:color w:val="auto"/>
            <w:sz w:val="14"/>
            <w:szCs w:val="14"/>
            <w:lang w:val="en-GB"/>
          </w:rPr>
          <w:delText xml:space="preserve">                description "Bit error rate before correction by FEC.</w:delText>
        </w:r>
        <w:bookmarkStart w:id="5030" w:name="_Toc192619002"/>
        <w:bookmarkStart w:id="5031" w:name="_Toc192619972"/>
        <w:bookmarkEnd w:id="5030"/>
        <w:bookmarkEnd w:id="5031"/>
      </w:del>
    </w:p>
    <w:p w14:paraId="4ACF2FA9" w14:textId="02BCAD22" w:rsidR="00F46EE4" w:rsidRPr="00F46EE4" w:rsidDel="0087544E" w:rsidRDefault="00F46EE4" w:rsidP="00F46EE4">
      <w:pPr>
        <w:autoSpaceDE w:val="0"/>
        <w:autoSpaceDN w:val="0"/>
        <w:adjustRightInd w:val="0"/>
        <w:spacing w:after="0"/>
        <w:rPr>
          <w:del w:id="5032" w:author="Author"/>
          <w:rFonts w:ascii="Courier New" w:hAnsi="Courier New" w:cs="Courier New"/>
          <w:color w:val="auto"/>
          <w:sz w:val="14"/>
          <w:szCs w:val="14"/>
          <w:lang w:val="en-GB"/>
        </w:rPr>
      </w:pPr>
      <w:del w:id="5033" w:author="Author">
        <w:r w:rsidRPr="00F46EE4" w:rsidDel="0087544E">
          <w:rPr>
            <w:rFonts w:ascii="Courier New" w:hAnsi="Courier New" w:cs="Courier New"/>
            <w:color w:val="auto"/>
            <w:sz w:val="14"/>
            <w:szCs w:val="14"/>
            <w:lang w:val="en-GB"/>
          </w:rPr>
          <w:delText xml:space="preserve">                    References:</w:delText>
        </w:r>
        <w:bookmarkStart w:id="5034" w:name="_Toc192619003"/>
        <w:bookmarkStart w:id="5035" w:name="_Toc192619973"/>
        <w:bookmarkEnd w:id="5034"/>
        <w:bookmarkEnd w:id="5035"/>
      </w:del>
    </w:p>
    <w:p w14:paraId="09643A8B" w14:textId="191830E6" w:rsidR="00F46EE4" w:rsidRPr="00F46EE4" w:rsidDel="0087544E" w:rsidRDefault="00F46EE4" w:rsidP="00F46EE4">
      <w:pPr>
        <w:autoSpaceDE w:val="0"/>
        <w:autoSpaceDN w:val="0"/>
        <w:adjustRightInd w:val="0"/>
        <w:spacing w:after="0"/>
        <w:rPr>
          <w:del w:id="5036" w:author="Author"/>
          <w:rFonts w:ascii="Courier New" w:hAnsi="Courier New" w:cs="Courier New"/>
          <w:color w:val="auto"/>
          <w:sz w:val="14"/>
          <w:szCs w:val="14"/>
          <w:lang w:val="en-GB"/>
        </w:rPr>
      </w:pPr>
      <w:del w:id="5037" w:author="Author">
        <w:r w:rsidRPr="00F46EE4" w:rsidDel="0087544E">
          <w:rPr>
            <w:rFonts w:ascii="Courier New" w:hAnsi="Courier New" w:cs="Courier New"/>
            <w:color w:val="auto"/>
            <w:sz w:val="14"/>
            <w:szCs w:val="14"/>
            <w:lang w:val="en-GB"/>
          </w:rPr>
          <w:delText xml:space="preserve">                    - OpenConfig</w:delText>
        </w:r>
        <w:bookmarkStart w:id="5038" w:name="_Toc192619004"/>
        <w:bookmarkStart w:id="5039" w:name="_Toc192619974"/>
        <w:bookmarkEnd w:id="5038"/>
        <w:bookmarkEnd w:id="5039"/>
      </w:del>
    </w:p>
    <w:p w14:paraId="6526994C" w14:textId="5F47824E" w:rsidR="00F46EE4" w:rsidRPr="00F46EE4" w:rsidDel="0087544E" w:rsidRDefault="00F46EE4" w:rsidP="00F46EE4">
      <w:pPr>
        <w:autoSpaceDE w:val="0"/>
        <w:autoSpaceDN w:val="0"/>
        <w:adjustRightInd w:val="0"/>
        <w:spacing w:after="0"/>
        <w:rPr>
          <w:del w:id="5040" w:author="Author"/>
          <w:rFonts w:ascii="Courier New" w:hAnsi="Courier New" w:cs="Courier New"/>
          <w:color w:val="auto"/>
          <w:sz w:val="14"/>
          <w:szCs w:val="14"/>
          <w:lang w:val="en-GB"/>
        </w:rPr>
      </w:pPr>
      <w:del w:id="5041" w:author="Author">
        <w:r w:rsidRPr="00F46EE4" w:rsidDel="0087544E">
          <w:rPr>
            <w:rFonts w:ascii="Courier New" w:hAnsi="Courier New" w:cs="Courier New"/>
            <w:color w:val="auto"/>
            <w:sz w:val="14"/>
            <w:szCs w:val="14"/>
            <w:lang w:val="en-GB"/>
          </w:rPr>
          <w:delText xml:space="preserve">                    - OpenROADM";</w:delText>
        </w:r>
        <w:bookmarkStart w:id="5042" w:name="_Toc192619005"/>
        <w:bookmarkStart w:id="5043" w:name="_Toc192619975"/>
        <w:bookmarkEnd w:id="5042"/>
        <w:bookmarkEnd w:id="5043"/>
      </w:del>
    </w:p>
    <w:p w14:paraId="14D3D84C" w14:textId="2FF1E003" w:rsidR="00F46EE4" w:rsidRPr="00F46EE4" w:rsidDel="0087544E" w:rsidRDefault="00F46EE4" w:rsidP="00F46EE4">
      <w:pPr>
        <w:autoSpaceDE w:val="0"/>
        <w:autoSpaceDN w:val="0"/>
        <w:adjustRightInd w:val="0"/>
        <w:spacing w:after="0"/>
        <w:rPr>
          <w:del w:id="5044" w:author="Author"/>
          <w:rFonts w:ascii="Courier New" w:hAnsi="Courier New" w:cs="Courier New"/>
          <w:color w:val="auto"/>
          <w:sz w:val="14"/>
          <w:szCs w:val="14"/>
          <w:lang w:val="en-GB"/>
        </w:rPr>
      </w:pPr>
      <w:del w:id="5045" w:author="Author">
        <w:r w:rsidRPr="00F46EE4" w:rsidDel="0087544E">
          <w:rPr>
            <w:rFonts w:ascii="Courier New" w:hAnsi="Courier New" w:cs="Courier New"/>
            <w:color w:val="auto"/>
            <w:sz w:val="14"/>
            <w:szCs w:val="14"/>
            <w:lang w:val="en-GB"/>
          </w:rPr>
          <w:delText xml:space="preserve">            }</w:delText>
        </w:r>
        <w:bookmarkStart w:id="5046" w:name="_Toc192619006"/>
        <w:bookmarkStart w:id="5047" w:name="_Toc192619976"/>
        <w:bookmarkEnd w:id="5046"/>
        <w:bookmarkEnd w:id="5047"/>
      </w:del>
    </w:p>
    <w:p w14:paraId="1E1D8D5D" w14:textId="3D9EEEC4" w:rsidR="00F46EE4" w:rsidRPr="00F46EE4" w:rsidDel="0087544E" w:rsidRDefault="00F46EE4" w:rsidP="00F46EE4">
      <w:pPr>
        <w:autoSpaceDE w:val="0"/>
        <w:autoSpaceDN w:val="0"/>
        <w:adjustRightInd w:val="0"/>
        <w:spacing w:after="0"/>
        <w:rPr>
          <w:del w:id="5048" w:author="Author"/>
          <w:rFonts w:ascii="Courier New" w:hAnsi="Courier New" w:cs="Courier New"/>
          <w:color w:val="auto"/>
          <w:sz w:val="14"/>
          <w:szCs w:val="14"/>
          <w:lang w:val="en-GB"/>
        </w:rPr>
      </w:pPr>
      <w:del w:id="5049" w:author="Author">
        <w:r w:rsidRPr="00F46EE4" w:rsidDel="0087544E">
          <w:rPr>
            <w:rFonts w:ascii="Courier New" w:hAnsi="Courier New" w:cs="Courier New"/>
            <w:color w:val="auto"/>
            <w:sz w:val="14"/>
            <w:szCs w:val="14"/>
            <w:lang w:val="en-GB"/>
          </w:rPr>
          <w:delText xml:space="preserve">            enum FEC_SYMBOL_ERRORS {</w:delText>
        </w:r>
        <w:bookmarkStart w:id="5050" w:name="_Toc192619007"/>
        <w:bookmarkStart w:id="5051" w:name="_Toc192619977"/>
        <w:bookmarkEnd w:id="5050"/>
        <w:bookmarkEnd w:id="5051"/>
      </w:del>
    </w:p>
    <w:p w14:paraId="6EC4F3A3" w14:textId="062398A4" w:rsidR="00F46EE4" w:rsidRPr="00F46EE4" w:rsidDel="0087544E" w:rsidRDefault="00F46EE4" w:rsidP="00F46EE4">
      <w:pPr>
        <w:autoSpaceDE w:val="0"/>
        <w:autoSpaceDN w:val="0"/>
        <w:adjustRightInd w:val="0"/>
        <w:spacing w:after="0"/>
        <w:rPr>
          <w:del w:id="5052" w:author="Author"/>
          <w:rFonts w:ascii="Courier New" w:hAnsi="Courier New" w:cs="Courier New"/>
          <w:color w:val="auto"/>
          <w:sz w:val="14"/>
          <w:szCs w:val="14"/>
          <w:lang w:val="en-GB"/>
        </w:rPr>
      </w:pPr>
      <w:del w:id="5053" w:author="Author">
        <w:r w:rsidRPr="00F46EE4" w:rsidDel="0087544E">
          <w:rPr>
            <w:rFonts w:ascii="Courier New" w:hAnsi="Courier New" w:cs="Courier New"/>
            <w:color w:val="auto"/>
            <w:sz w:val="14"/>
            <w:szCs w:val="14"/>
            <w:lang w:val="en-GB"/>
          </w:rPr>
          <w:delText xml:space="preserve">                description "FEC Symbol Error Counter.</w:delText>
        </w:r>
        <w:bookmarkStart w:id="5054" w:name="_Toc192619008"/>
        <w:bookmarkStart w:id="5055" w:name="_Toc192619978"/>
        <w:bookmarkEnd w:id="5054"/>
        <w:bookmarkEnd w:id="5055"/>
      </w:del>
    </w:p>
    <w:p w14:paraId="14C39FAA" w14:textId="7EF268EA" w:rsidR="00F46EE4" w:rsidRPr="00F46EE4" w:rsidDel="0087544E" w:rsidRDefault="00F46EE4" w:rsidP="00F46EE4">
      <w:pPr>
        <w:autoSpaceDE w:val="0"/>
        <w:autoSpaceDN w:val="0"/>
        <w:adjustRightInd w:val="0"/>
        <w:spacing w:after="0"/>
        <w:rPr>
          <w:del w:id="5056" w:author="Author"/>
          <w:rFonts w:ascii="Courier New" w:hAnsi="Courier New" w:cs="Courier New"/>
          <w:color w:val="auto"/>
          <w:sz w:val="14"/>
          <w:szCs w:val="14"/>
          <w:lang w:val="en-GB"/>
        </w:rPr>
      </w:pPr>
      <w:del w:id="5057" w:author="Author">
        <w:r w:rsidRPr="00F46EE4" w:rsidDel="0087544E">
          <w:rPr>
            <w:rFonts w:ascii="Courier New" w:hAnsi="Courier New" w:cs="Courier New"/>
            <w:color w:val="auto"/>
            <w:sz w:val="14"/>
            <w:szCs w:val="14"/>
            <w:lang w:val="en-GB"/>
          </w:rPr>
          <w:delText xml:space="preserve">                    references:</w:delText>
        </w:r>
        <w:bookmarkStart w:id="5058" w:name="_Toc192619009"/>
        <w:bookmarkStart w:id="5059" w:name="_Toc192619979"/>
        <w:bookmarkEnd w:id="5058"/>
        <w:bookmarkEnd w:id="5059"/>
      </w:del>
    </w:p>
    <w:p w14:paraId="2FD10284" w14:textId="5691DC5E" w:rsidR="00F46EE4" w:rsidRPr="00F46EE4" w:rsidDel="0087544E" w:rsidRDefault="00F46EE4" w:rsidP="00F46EE4">
      <w:pPr>
        <w:autoSpaceDE w:val="0"/>
        <w:autoSpaceDN w:val="0"/>
        <w:adjustRightInd w:val="0"/>
        <w:spacing w:after="0"/>
        <w:rPr>
          <w:del w:id="5060" w:author="Author"/>
          <w:rFonts w:ascii="Courier New" w:hAnsi="Courier New" w:cs="Courier New"/>
          <w:color w:val="auto"/>
          <w:sz w:val="14"/>
          <w:szCs w:val="14"/>
          <w:lang w:val="en-GB"/>
        </w:rPr>
      </w:pPr>
      <w:del w:id="5061" w:author="Author">
        <w:r w:rsidRPr="00F46EE4" w:rsidDel="0087544E">
          <w:rPr>
            <w:rFonts w:ascii="Courier New" w:hAnsi="Courier New" w:cs="Courier New"/>
            <w:color w:val="auto"/>
            <w:sz w:val="14"/>
            <w:szCs w:val="14"/>
            <w:lang w:val="en-GB"/>
          </w:rPr>
          <w:delText xml:space="preserve">                    - OpenROADM</w:delText>
        </w:r>
        <w:bookmarkStart w:id="5062" w:name="_Toc192619010"/>
        <w:bookmarkStart w:id="5063" w:name="_Toc192619980"/>
        <w:bookmarkEnd w:id="5062"/>
        <w:bookmarkEnd w:id="5063"/>
      </w:del>
    </w:p>
    <w:p w14:paraId="005A5FEB" w14:textId="3FEE6481" w:rsidR="00F46EE4" w:rsidRPr="00F46EE4" w:rsidDel="0087544E" w:rsidRDefault="00F46EE4" w:rsidP="00F46EE4">
      <w:pPr>
        <w:autoSpaceDE w:val="0"/>
        <w:autoSpaceDN w:val="0"/>
        <w:adjustRightInd w:val="0"/>
        <w:spacing w:after="0"/>
        <w:rPr>
          <w:del w:id="5064" w:author="Author"/>
          <w:rFonts w:ascii="Courier New" w:hAnsi="Courier New" w:cs="Courier New"/>
          <w:color w:val="auto"/>
          <w:sz w:val="14"/>
          <w:szCs w:val="14"/>
          <w:lang w:val="en-GB"/>
        </w:rPr>
      </w:pPr>
      <w:del w:id="5065" w:author="Author">
        <w:r w:rsidRPr="00F46EE4" w:rsidDel="0087544E">
          <w:rPr>
            <w:rFonts w:ascii="Courier New" w:hAnsi="Courier New" w:cs="Courier New"/>
            <w:color w:val="auto"/>
            <w:sz w:val="14"/>
            <w:szCs w:val="14"/>
            <w:lang w:val="en-GB"/>
          </w:rPr>
          <w:delText xml:space="preserve">                    - 100 GE: IEEE802.3-2018 sections 91.6.12 (FEC_symbol_error_counter_i), 45.2.1.115/116 (MDIO)</w:delText>
        </w:r>
        <w:bookmarkStart w:id="5066" w:name="_Toc192619011"/>
        <w:bookmarkStart w:id="5067" w:name="_Toc192619981"/>
        <w:bookmarkEnd w:id="5066"/>
        <w:bookmarkEnd w:id="5067"/>
      </w:del>
    </w:p>
    <w:p w14:paraId="261E654F" w14:textId="0A53E913" w:rsidR="00F46EE4" w:rsidRPr="00F46EE4" w:rsidDel="0087544E" w:rsidRDefault="00F46EE4" w:rsidP="00F46EE4">
      <w:pPr>
        <w:autoSpaceDE w:val="0"/>
        <w:autoSpaceDN w:val="0"/>
        <w:adjustRightInd w:val="0"/>
        <w:spacing w:after="0"/>
        <w:rPr>
          <w:del w:id="5068" w:author="Author"/>
          <w:rFonts w:ascii="Courier New" w:hAnsi="Courier New" w:cs="Courier New"/>
          <w:color w:val="auto"/>
          <w:sz w:val="14"/>
          <w:szCs w:val="14"/>
          <w:lang w:val="en-GB"/>
        </w:rPr>
      </w:pPr>
      <w:del w:id="5069" w:author="Author">
        <w:r w:rsidRPr="00F46EE4" w:rsidDel="0087544E">
          <w:rPr>
            <w:rFonts w:ascii="Courier New" w:hAnsi="Courier New" w:cs="Courier New"/>
            <w:color w:val="auto"/>
            <w:sz w:val="14"/>
            <w:szCs w:val="14"/>
            <w:lang w:val="en-GB"/>
          </w:rPr>
          <w:delText xml:space="preserve">                    - 400 GE: IEEE802.3-2018 sections 119.3.1 (FEC_symbol_error_counter_i), 45.2.3.57/58 (MDIO)";</w:delText>
        </w:r>
        <w:bookmarkStart w:id="5070" w:name="_Toc192619012"/>
        <w:bookmarkStart w:id="5071" w:name="_Toc192619982"/>
        <w:bookmarkEnd w:id="5070"/>
        <w:bookmarkEnd w:id="5071"/>
      </w:del>
    </w:p>
    <w:p w14:paraId="77213E3F" w14:textId="2644B2D5" w:rsidR="00F46EE4" w:rsidRPr="00F46EE4" w:rsidDel="0087544E" w:rsidRDefault="00F46EE4" w:rsidP="00F46EE4">
      <w:pPr>
        <w:autoSpaceDE w:val="0"/>
        <w:autoSpaceDN w:val="0"/>
        <w:adjustRightInd w:val="0"/>
        <w:spacing w:after="0"/>
        <w:rPr>
          <w:del w:id="5072" w:author="Author"/>
          <w:rFonts w:ascii="Courier New" w:hAnsi="Courier New" w:cs="Courier New"/>
          <w:color w:val="auto"/>
          <w:sz w:val="14"/>
          <w:szCs w:val="14"/>
          <w:lang w:val="en-GB"/>
        </w:rPr>
      </w:pPr>
      <w:del w:id="5073" w:author="Author">
        <w:r w:rsidRPr="00F46EE4" w:rsidDel="0087544E">
          <w:rPr>
            <w:rFonts w:ascii="Courier New" w:hAnsi="Courier New" w:cs="Courier New"/>
            <w:color w:val="auto"/>
            <w:sz w:val="14"/>
            <w:szCs w:val="14"/>
            <w:lang w:val="en-GB"/>
          </w:rPr>
          <w:delText xml:space="preserve">            }</w:delText>
        </w:r>
        <w:bookmarkStart w:id="5074" w:name="_Toc192619013"/>
        <w:bookmarkStart w:id="5075" w:name="_Toc192619983"/>
        <w:bookmarkEnd w:id="5074"/>
        <w:bookmarkEnd w:id="5075"/>
      </w:del>
    </w:p>
    <w:p w14:paraId="515DE81A" w14:textId="2DF10B8C" w:rsidR="00F46EE4" w:rsidRPr="00F46EE4" w:rsidDel="0087544E" w:rsidRDefault="00F46EE4" w:rsidP="00F46EE4">
      <w:pPr>
        <w:autoSpaceDE w:val="0"/>
        <w:autoSpaceDN w:val="0"/>
        <w:adjustRightInd w:val="0"/>
        <w:spacing w:after="0"/>
        <w:rPr>
          <w:del w:id="5076" w:author="Author"/>
          <w:rFonts w:ascii="Courier New" w:hAnsi="Courier New" w:cs="Courier New"/>
          <w:color w:val="auto"/>
          <w:sz w:val="14"/>
          <w:szCs w:val="14"/>
          <w:lang w:val="en-GB"/>
        </w:rPr>
      </w:pPr>
      <w:del w:id="5077" w:author="Author">
        <w:r w:rsidRPr="00F46EE4" w:rsidDel="0087544E">
          <w:rPr>
            <w:rFonts w:ascii="Courier New" w:hAnsi="Courier New" w:cs="Courier New"/>
            <w:color w:val="auto"/>
            <w:sz w:val="14"/>
            <w:szCs w:val="14"/>
            <w:lang w:val="en-GB"/>
          </w:rPr>
          <w:delText xml:space="preserve">            enum FEC_UNCORRECTABLE_BITS {</w:delText>
        </w:r>
        <w:bookmarkStart w:id="5078" w:name="_Toc192619014"/>
        <w:bookmarkStart w:id="5079" w:name="_Toc192619984"/>
        <w:bookmarkEnd w:id="5078"/>
        <w:bookmarkEnd w:id="5079"/>
      </w:del>
    </w:p>
    <w:p w14:paraId="1A9E18F8" w14:textId="3664818E" w:rsidR="00F46EE4" w:rsidRPr="00F46EE4" w:rsidDel="0087544E" w:rsidRDefault="00F46EE4" w:rsidP="00F46EE4">
      <w:pPr>
        <w:autoSpaceDE w:val="0"/>
        <w:autoSpaceDN w:val="0"/>
        <w:adjustRightInd w:val="0"/>
        <w:spacing w:after="0"/>
        <w:rPr>
          <w:del w:id="5080" w:author="Author"/>
          <w:rFonts w:ascii="Courier New" w:hAnsi="Courier New" w:cs="Courier New"/>
          <w:color w:val="auto"/>
          <w:sz w:val="14"/>
          <w:szCs w:val="14"/>
          <w:lang w:val="en-GB"/>
        </w:rPr>
      </w:pPr>
      <w:del w:id="5081" w:author="Author">
        <w:r w:rsidRPr="00F46EE4" w:rsidDel="0087544E">
          <w:rPr>
            <w:rFonts w:ascii="Courier New" w:hAnsi="Courier New" w:cs="Courier New"/>
            <w:color w:val="auto"/>
            <w:sz w:val="14"/>
            <w:szCs w:val="14"/>
            <w:lang w:val="en-GB"/>
          </w:rPr>
          <w:delText xml:space="preserve">                description "Bits that could not be corrected by FEC.";</w:delText>
        </w:r>
        <w:bookmarkStart w:id="5082" w:name="_Toc192619015"/>
        <w:bookmarkStart w:id="5083" w:name="_Toc192619985"/>
        <w:bookmarkEnd w:id="5082"/>
        <w:bookmarkEnd w:id="5083"/>
      </w:del>
    </w:p>
    <w:p w14:paraId="3E30AEAC" w14:textId="2F6143D4" w:rsidR="00F46EE4" w:rsidRPr="00F46EE4" w:rsidDel="0087544E" w:rsidRDefault="00F46EE4" w:rsidP="00F46EE4">
      <w:pPr>
        <w:autoSpaceDE w:val="0"/>
        <w:autoSpaceDN w:val="0"/>
        <w:adjustRightInd w:val="0"/>
        <w:spacing w:after="0"/>
        <w:rPr>
          <w:del w:id="5084" w:author="Author"/>
          <w:rFonts w:ascii="Courier New" w:hAnsi="Courier New" w:cs="Courier New"/>
          <w:color w:val="auto"/>
          <w:sz w:val="14"/>
          <w:szCs w:val="14"/>
          <w:lang w:val="en-GB"/>
        </w:rPr>
      </w:pPr>
      <w:del w:id="5085" w:author="Author">
        <w:r w:rsidRPr="00F46EE4" w:rsidDel="0087544E">
          <w:rPr>
            <w:rFonts w:ascii="Courier New" w:hAnsi="Courier New" w:cs="Courier New"/>
            <w:color w:val="auto"/>
            <w:sz w:val="14"/>
            <w:szCs w:val="14"/>
            <w:lang w:val="en-GB"/>
          </w:rPr>
          <w:delText xml:space="preserve">            }</w:delText>
        </w:r>
        <w:bookmarkStart w:id="5086" w:name="_Toc192619016"/>
        <w:bookmarkStart w:id="5087" w:name="_Toc192619986"/>
        <w:bookmarkEnd w:id="5086"/>
        <w:bookmarkEnd w:id="5087"/>
      </w:del>
    </w:p>
    <w:p w14:paraId="6CA9C862" w14:textId="19833A89" w:rsidR="00F46EE4" w:rsidRPr="00F46EE4" w:rsidDel="0087544E" w:rsidRDefault="00F46EE4" w:rsidP="00F46EE4">
      <w:pPr>
        <w:autoSpaceDE w:val="0"/>
        <w:autoSpaceDN w:val="0"/>
        <w:adjustRightInd w:val="0"/>
        <w:spacing w:after="0"/>
        <w:rPr>
          <w:del w:id="5088" w:author="Author"/>
          <w:rFonts w:ascii="Courier New" w:hAnsi="Courier New" w:cs="Courier New"/>
          <w:color w:val="auto"/>
          <w:sz w:val="14"/>
          <w:szCs w:val="14"/>
          <w:lang w:val="en-GB"/>
        </w:rPr>
      </w:pPr>
      <w:del w:id="5089" w:author="Author">
        <w:r w:rsidRPr="00F46EE4" w:rsidDel="0087544E">
          <w:rPr>
            <w:rFonts w:ascii="Courier New" w:hAnsi="Courier New" w:cs="Courier New"/>
            <w:color w:val="auto"/>
            <w:sz w:val="14"/>
            <w:szCs w:val="14"/>
            <w:lang w:val="en-GB"/>
          </w:rPr>
          <w:delText xml:space="preserve">            enum FEC_UNCORRECTABLE_BLOCKS {</w:delText>
        </w:r>
        <w:bookmarkStart w:id="5090" w:name="_Toc192619017"/>
        <w:bookmarkStart w:id="5091" w:name="_Toc192619987"/>
        <w:bookmarkEnd w:id="5090"/>
        <w:bookmarkEnd w:id="5091"/>
      </w:del>
    </w:p>
    <w:p w14:paraId="487957E1" w14:textId="1460A017" w:rsidR="00F46EE4" w:rsidRPr="00F46EE4" w:rsidDel="0087544E" w:rsidRDefault="00F46EE4" w:rsidP="00F46EE4">
      <w:pPr>
        <w:autoSpaceDE w:val="0"/>
        <w:autoSpaceDN w:val="0"/>
        <w:adjustRightInd w:val="0"/>
        <w:spacing w:after="0"/>
        <w:rPr>
          <w:del w:id="5092" w:author="Author"/>
          <w:rFonts w:ascii="Courier New" w:hAnsi="Courier New" w:cs="Courier New"/>
          <w:color w:val="auto"/>
          <w:sz w:val="14"/>
          <w:szCs w:val="14"/>
          <w:lang w:val="en-GB"/>
        </w:rPr>
      </w:pPr>
      <w:del w:id="5093" w:author="Author">
        <w:r w:rsidRPr="00F46EE4" w:rsidDel="0087544E">
          <w:rPr>
            <w:rFonts w:ascii="Courier New" w:hAnsi="Courier New" w:cs="Courier New"/>
            <w:color w:val="auto"/>
            <w:sz w:val="14"/>
            <w:szCs w:val="14"/>
            <w:lang w:val="en-GB"/>
          </w:rPr>
          <w:delText xml:space="preserve">                description "FEC Uncorrectable Blocks.</w:delText>
        </w:r>
        <w:bookmarkStart w:id="5094" w:name="_Toc192619018"/>
        <w:bookmarkStart w:id="5095" w:name="_Toc192619988"/>
        <w:bookmarkEnd w:id="5094"/>
        <w:bookmarkEnd w:id="5095"/>
      </w:del>
    </w:p>
    <w:p w14:paraId="722D2B60" w14:textId="0A12FEBD" w:rsidR="00F46EE4" w:rsidRPr="00F46EE4" w:rsidDel="0087544E" w:rsidRDefault="00F46EE4" w:rsidP="00F46EE4">
      <w:pPr>
        <w:autoSpaceDE w:val="0"/>
        <w:autoSpaceDN w:val="0"/>
        <w:adjustRightInd w:val="0"/>
        <w:spacing w:after="0"/>
        <w:rPr>
          <w:del w:id="5096" w:author="Author"/>
          <w:rFonts w:ascii="Courier New" w:hAnsi="Courier New" w:cs="Courier New"/>
          <w:color w:val="auto"/>
          <w:sz w:val="14"/>
          <w:szCs w:val="14"/>
          <w:lang w:val="en-GB"/>
        </w:rPr>
      </w:pPr>
      <w:del w:id="5097" w:author="Author">
        <w:r w:rsidRPr="00F46EE4" w:rsidDel="0087544E">
          <w:rPr>
            <w:rFonts w:ascii="Courier New" w:hAnsi="Courier New" w:cs="Courier New"/>
            <w:color w:val="auto"/>
            <w:sz w:val="14"/>
            <w:szCs w:val="14"/>
            <w:lang w:val="en-GB"/>
          </w:rPr>
          <w:delText xml:space="preserve">                    References:</w:delText>
        </w:r>
        <w:bookmarkStart w:id="5098" w:name="_Toc192619019"/>
        <w:bookmarkStart w:id="5099" w:name="_Toc192619989"/>
        <w:bookmarkEnd w:id="5098"/>
        <w:bookmarkEnd w:id="5099"/>
      </w:del>
    </w:p>
    <w:p w14:paraId="49E5FD82" w14:textId="7F69969A" w:rsidR="00F46EE4" w:rsidRPr="00F46EE4" w:rsidDel="0087544E" w:rsidRDefault="00F46EE4" w:rsidP="00F46EE4">
      <w:pPr>
        <w:autoSpaceDE w:val="0"/>
        <w:autoSpaceDN w:val="0"/>
        <w:adjustRightInd w:val="0"/>
        <w:spacing w:after="0"/>
        <w:rPr>
          <w:del w:id="5100" w:author="Author"/>
          <w:rFonts w:ascii="Courier New" w:hAnsi="Courier New" w:cs="Courier New"/>
          <w:color w:val="auto"/>
          <w:sz w:val="14"/>
          <w:szCs w:val="14"/>
          <w:lang w:val="en-GB"/>
        </w:rPr>
      </w:pPr>
      <w:del w:id="5101" w:author="Author">
        <w:r w:rsidRPr="00F46EE4" w:rsidDel="0087544E">
          <w:rPr>
            <w:rFonts w:ascii="Courier New" w:hAnsi="Courier New" w:cs="Courier New"/>
            <w:color w:val="auto"/>
            <w:sz w:val="14"/>
            <w:szCs w:val="14"/>
            <w:lang w:val="en-GB"/>
          </w:rPr>
          <w:delText xml:space="preserve">                    - OpenConfig</w:delText>
        </w:r>
        <w:bookmarkStart w:id="5102" w:name="_Toc192619020"/>
        <w:bookmarkStart w:id="5103" w:name="_Toc192619990"/>
        <w:bookmarkEnd w:id="5102"/>
        <w:bookmarkEnd w:id="5103"/>
      </w:del>
    </w:p>
    <w:p w14:paraId="173B32FB" w14:textId="36C5506A" w:rsidR="00F46EE4" w:rsidRPr="00F46EE4" w:rsidDel="0087544E" w:rsidRDefault="00F46EE4" w:rsidP="00F46EE4">
      <w:pPr>
        <w:autoSpaceDE w:val="0"/>
        <w:autoSpaceDN w:val="0"/>
        <w:adjustRightInd w:val="0"/>
        <w:spacing w:after="0"/>
        <w:rPr>
          <w:del w:id="5104" w:author="Author"/>
          <w:rFonts w:ascii="Courier New" w:hAnsi="Courier New" w:cs="Courier New"/>
          <w:color w:val="auto"/>
          <w:sz w:val="14"/>
          <w:szCs w:val="14"/>
          <w:lang w:val="en-GB"/>
        </w:rPr>
      </w:pPr>
      <w:del w:id="5105" w:author="Author">
        <w:r w:rsidRPr="00F46EE4" w:rsidDel="0087544E">
          <w:rPr>
            <w:rFonts w:ascii="Courier New" w:hAnsi="Courier New" w:cs="Courier New"/>
            <w:color w:val="auto"/>
            <w:sz w:val="14"/>
            <w:szCs w:val="14"/>
            <w:lang w:val="en-GB"/>
          </w:rPr>
          <w:delText xml:space="preserve">                    - OpenROADM";</w:delText>
        </w:r>
        <w:bookmarkStart w:id="5106" w:name="_Toc192619021"/>
        <w:bookmarkStart w:id="5107" w:name="_Toc192619991"/>
        <w:bookmarkEnd w:id="5106"/>
        <w:bookmarkEnd w:id="5107"/>
      </w:del>
    </w:p>
    <w:p w14:paraId="551F76FD" w14:textId="16DB5395" w:rsidR="00F46EE4" w:rsidRPr="00F46EE4" w:rsidDel="0087544E" w:rsidRDefault="00F46EE4" w:rsidP="00F46EE4">
      <w:pPr>
        <w:autoSpaceDE w:val="0"/>
        <w:autoSpaceDN w:val="0"/>
        <w:adjustRightInd w:val="0"/>
        <w:spacing w:after="0"/>
        <w:rPr>
          <w:del w:id="5108" w:author="Author"/>
          <w:rFonts w:ascii="Courier New" w:hAnsi="Courier New" w:cs="Courier New"/>
          <w:color w:val="auto"/>
          <w:sz w:val="14"/>
          <w:szCs w:val="14"/>
          <w:lang w:val="en-GB"/>
        </w:rPr>
      </w:pPr>
      <w:del w:id="5109" w:author="Author">
        <w:r w:rsidRPr="00F46EE4" w:rsidDel="0087544E">
          <w:rPr>
            <w:rFonts w:ascii="Courier New" w:hAnsi="Courier New" w:cs="Courier New"/>
            <w:color w:val="auto"/>
            <w:sz w:val="14"/>
            <w:szCs w:val="14"/>
            <w:lang w:val="en-GB"/>
          </w:rPr>
          <w:delText xml:space="preserve">            }</w:delText>
        </w:r>
        <w:bookmarkStart w:id="5110" w:name="_Toc192619022"/>
        <w:bookmarkStart w:id="5111" w:name="_Toc192619992"/>
        <w:bookmarkEnd w:id="5110"/>
        <w:bookmarkEnd w:id="5111"/>
      </w:del>
    </w:p>
    <w:p w14:paraId="33249D68" w14:textId="775F8B16" w:rsidR="00F46EE4" w:rsidRPr="00F46EE4" w:rsidDel="0087544E" w:rsidRDefault="00F46EE4" w:rsidP="00F46EE4">
      <w:pPr>
        <w:autoSpaceDE w:val="0"/>
        <w:autoSpaceDN w:val="0"/>
        <w:adjustRightInd w:val="0"/>
        <w:spacing w:after="0"/>
        <w:rPr>
          <w:del w:id="5112" w:author="Author"/>
          <w:rFonts w:ascii="Courier New" w:hAnsi="Courier New" w:cs="Courier New"/>
          <w:color w:val="auto"/>
          <w:sz w:val="14"/>
          <w:szCs w:val="14"/>
          <w:lang w:val="en-GB"/>
        </w:rPr>
      </w:pPr>
      <w:del w:id="5113" w:author="Author">
        <w:r w:rsidRPr="00F46EE4" w:rsidDel="0087544E">
          <w:rPr>
            <w:rFonts w:ascii="Courier New" w:hAnsi="Courier New" w:cs="Courier New"/>
            <w:color w:val="auto"/>
            <w:sz w:val="14"/>
            <w:szCs w:val="14"/>
            <w:lang w:val="en-GB"/>
          </w:rPr>
          <w:delText xml:space="preserve">            enum FEC_UNCORRECTABLE_BYTES {</w:delText>
        </w:r>
        <w:bookmarkStart w:id="5114" w:name="_Toc192619023"/>
        <w:bookmarkStart w:id="5115" w:name="_Toc192619993"/>
        <w:bookmarkEnd w:id="5114"/>
        <w:bookmarkEnd w:id="5115"/>
      </w:del>
    </w:p>
    <w:p w14:paraId="1EB75BED" w14:textId="53C89076" w:rsidR="00F46EE4" w:rsidRPr="00F46EE4" w:rsidDel="0087544E" w:rsidRDefault="00F46EE4" w:rsidP="00F46EE4">
      <w:pPr>
        <w:autoSpaceDE w:val="0"/>
        <w:autoSpaceDN w:val="0"/>
        <w:adjustRightInd w:val="0"/>
        <w:spacing w:after="0"/>
        <w:rPr>
          <w:del w:id="5116" w:author="Author"/>
          <w:rFonts w:ascii="Courier New" w:hAnsi="Courier New" w:cs="Courier New"/>
          <w:color w:val="auto"/>
          <w:sz w:val="14"/>
          <w:szCs w:val="14"/>
          <w:lang w:val="en-GB"/>
        </w:rPr>
      </w:pPr>
      <w:del w:id="5117" w:author="Author">
        <w:r w:rsidRPr="00F46EE4" w:rsidDel="0087544E">
          <w:rPr>
            <w:rFonts w:ascii="Courier New" w:hAnsi="Courier New" w:cs="Courier New"/>
            <w:color w:val="auto"/>
            <w:sz w:val="14"/>
            <w:szCs w:val="14"/>
            <w:lang w:val="en-GB"/>
          </w:rPr>
          <w:delText xml:space="preserve">                description "Bytes that could not be corrected by FEC.";</w:delText>
        </w:r>
        <w:bookmarkStart w:id="5118" w:name="_Toc192619024"/>
        <w:bookmarkStart w:id="5119" w:name="_Toc192619994"/>
        <w:bookmarkEnd w:id="5118"/>
        <w:bookmarkEnd w:id="5119"/>
      </w:del>
    </w:p>
    <w:p w14:paraId="7B4E4EF6" w14:textId="4ADBEB09" w:rsidR="00F46EE4" w:rsidRPr="00F46EE4" w:rsidDel="0087544E" w:rsidRDefault="00F46EE4" w:rsidP="00F46EE4">
      <w:pPr>
        <w:autoSpaceDE w:val="0"/>
        <w:autoSpaceDN w:val="0"/>
        <w:adjustRightInd w:val="0"/>
        <w:spacing w:after="0"/>
        <w:rPr>
          <w:del w:id="5120" w:author="Author"/>
          <w:rFonts w:ascii="Courier New" w:hAnsi="Courier New" w:cs="Courier New"/>
          <w:color w:val="auto"/>
          <w:sz w:val="14"/>
          <w:szCs w:val="14"/>
          <w:lang w:val="en-GB"/>
        </w:rPr>
      </w:pPr>
      <w:del w:id="5121" w:author="Author">
        <w:r w:rsidRPr="00F46EE4" w:rsidDel="0087544E">
          <w:rPr>
            <w:rFonts w:ascii="Courier New" w:hAnsi="Courier New" w:cs="Courier New"/>
            <w:color w:val="auto"/>
            <w:sz w:val="14"/>
            <w:szCs w:val="14"/>
            <w:lang w:val="en-GB"/>
          </w:rPr>
          <w:delText xml:space="preserve">            }</w:delText>
        </w:r>
        <w:bookmarkStart w:id="5122" w:name="_Toc192619025"/>
        <w:bookmarkStart w:id="5123" w:name="_Toc192619995"/>
        <w:bookmarkEnd w:id="5122"/>
        <w:bookmarkEnd w:id="5123"/>
      </w:del>
    </w:p>
    <w:p w14:paraId="06383898" w14:textId="017D7ECA" w:rsidR="00F46EE4" w:rsidRPr="00F46EE4" w:rsidDel="0087544E" w:rsidRDefault="00F46EE4" w:rsidP="00F46EE4">
      <w:pPr>
        <w:autoSpaceDE w:val="0"/>
        <w:autoSpaceDN w:val="0"/>
        <w:adjustRightInd w:val="0"/>
        <w:spacing w:after="0"/>
        <w:rPr>
          <w:del w:id="5124" w:author="Author"/>
          <w:rFonts w:ascii="Courier New" w:hAnsi="Courier New" w:cs="Courier New"/>
          <w:color w:val="auto"/>
          <w:sz w:val="14"/>
          <w:szCs w:val="14"/>
          <w:lang w:val="en-GB"/>
        </w:rPr>
      </w:pPr>
      <w:del w:id="5125" w:author="Author">
        <w:r w:rsidRPr="00F46EE4" w:rsidDel="0087544E">
          <w:rPr>
            <w:rFonts w:ascii="Courier New" w:hAnsi="Courier New" w:cs="Courier New"/>
            <w:color w:val="auto"/>
            <w:sz w:val="14"/>
            <w:szCs w:val="14"/>
            <w:lang w:val="en-GB"/>
          </w:rPr>
          <w:delText xml:space="preserve">            enum FEC_UNCORRECTABLE_WORDS {</w:delText>
        </w:r>
        <w:bookmarkStart w:id="5126" w:name="_Toc192619026"/>
        <w:bookmarkStart w:id="5127" w:name="_Toc192619996"/>
        <w:bookmarkEnd w:id="5126"/>
        <w:bookmarkEnd w:id="5127"/>
      </w:del>
    </w:p>
    <w:p w14:paraId="35DFD132" w14:textId="2E83CB75" w:rsidR="00F46EE4" w:rsidRPr="00F46EE4" w:rsidDel="0087544E" w:rsidRDefault="00F46EE4" w:rsidP="00F46EE4">
      <w:pPr>
        <w:autoSpaceDE w:val="0"/>
        <w:autoSpaceDN w:val="0"/>
        <w:adjustRightInd w:val="0"/>
        <w:spacing w:after="0"/>
        <w:rPr>
          <w:del w:id="5128" w:author="Author"/>
          <w:rFonts w:ascii="Courier New" w:hAnsi="Courier New" w:cs="Courier New"/>
          <w:color w:val="auto"/>
          <w:sz w:val="14"/>
          <w:szCs w:val="14"/>
          <w:lang w:val="en-GB"/>
        </w:rPr>
      </w:pPr>
      <w:del w:id="5129" w:author="Author">
        <w:r w:rsidRPr="00F46EE4" w:rsidDel="0087544E">
          <w:rPr>
            <w:rFonts w:ascii="Courier New" w:hAnsi="Courier New" w:cs="Courier New"/>
            <w:color w:val="auto"/>
            <w:sz w:val="14"/>
            <w:szCs w:val="14"/>
            <w:lang w:val="en-GB"/>
          </w:rPr>
          <w:delText xml:space="preserve">                description "The number of words that were uncorrectable by the FEC.</w:delText>
        </w:r>
        <w:bookmarkStart w:id="5130" w:name="_Toc192619027"/>
        <w:bookmarkStart w:id="5131" w:name="_Toc192619997"/>
        <w:bookmarkEnd w:id="5130"/>
        <w:bookmarkEnd w:id="5131"/>
      </w:del>
    </w:p>
    <w:p w14:paraId="66694AEC" w14:textId="3E2BA899" w:rsidR="00F46EE4" w:rsidRPr="00F46EE4" w:rsidDel="0087544E" w:rsidRDefault="00F46EE4" w:rsidP="00F46EE4">
      <w:pPr>
        <w:autoSpaceDE w:val="0"/>
        <w:autoSpaceDN w:val="0"/>
        <w:adjustRightInd w:val="0"/>
        <w:spacing w:after="0"/>
        <w:rPr>
          <w:del w:id="5132" w:author="Author"/>
          <w:rFonts w:ascii="Courier New" w:hAnsi="Courier New" w:cs="Courier New"/>
          <w:color w:val="auto"/>
          <w:sz w:val="14"/>
          <w:szCs w:val="14"/>
          <w:lang w:val="en-GB"/>
        </w:rPr>
      </w:pPr>
      <w:del w:id="5133" w:author="Author">
        <w:r w:rsidRPr="00F46EE4" w:rsidDel="0087544E">
          <w:rPr>
            <w:rFonts w:ascii="Courier New" w:hAnsi="Courier New" w:cs="Courier New"/>
            <w:color w:val="auto"/>
            <w:sz w:val="14"/>
            <w:szCs w:val="14"/>
            <w:lang w:val="en-GB"/>
          </w:rPr>
          <w:delText xml:space="preserve">                    Reference: OpenConfig.";</w:delText>
        </w:r>
        <w:bookmarkStart w:id="5134" w:name="_Toc192619028"/>
        <w:bookmarkStart w:id="5135" w:name="_Toc192619998"/>
        <w:bookmarkEnd w:id="5134"/>
        <w:bookmarkEnd w:id="5135"/>
      </w:del>
    </w:p>
    <w:p w14:paraId="706C1ED1" w14:textId="2B7382B5" w:rsidR="00F46EE4" w:rsidRPr="00F46EE4" w:rsidDel="0087544E" w:rsidRDefault="00F46EE4" w:rsidP="00F46EE4">
      <w:pPr>
        <w:autoSpaceDE w:val="0"/>
        <w:autoSpaceDN w:val="0"/>
        <w:adjustRightInd w:val="0"/>
        <w:spacing w:after="0"/>
        <w:rPr>
          <w:del w:id="5136" w:author="Author"/>
          <w:rFonts w:ascii="Courier New" w:hAnsi="Courier New" w:cs="Courier New"/>
          <w:color w:val="auto"/>
          <w:sz w:val="14"/>
          <w:szCs w:val="14"/>
          <w:lang w:val="en-GB"/>
        </w:rPr>
      </w:pPr>
      <w:del w:id="5137" w:author="Author">
        <w:r w:rsidRPr="00F46EE4" w:rsidDel="0087544E">
          <w:rPr>
            <w:rFonts w:ascii="Courier New" w:hAnsi="Courier New" w:cs="Courier New"/>
            <w:color w:val="auto"/>
            <w:sz w:val="14"/>
            <w:szCs w:val="14"/>
            <w:lang w:val="en-GB"/>
          </w:rPr>
          <w:delText xml:space="preserve">            }</w:delText>
        </w:r>
        <w:bookmarkStart w:id="5138" w:name="_Toc192619029"/>
        <w:bookmarkStart w:id="5139" w:name="_Toc192619999"/>
        <w:bookmarkEnd w:id="5138"/>
        <w:bookmarkEnd w:id="5139"/>
      </w:del>
    </w:p>
    <w:p w14:paraId="7EE72505" w14:textId="489253AD" w:rsidR="00F46EE4" w:rsidRPr="00F46EE4" w:rsidDel="0087544E" w:rsidRDefault="00F46EE4" w:rsidP="00F46EE4">
      <w:pPr>
        <w:autoSpaceDE w:val="0"/>
        <w:autoSpaceDN w:val="0"/>
        <w:adjustRightInd w:val="0"/>
        <w:spacing w:after="0"/>
        <w:rPr>
          <w:del w:id="5140" w:author="Author"/>
          <w:rFonts w:ascii="Courier New" w:hAnsi="Courier New" w:cs="Courier New"/>
          <w:color w:val="auto"/>
          <w:sz w:val="14"/>
          <w:szCs w:val="14"/>
          <w:lang w:val="en-GB"/>
        </w:rPr>
      </w:pPr>
      <w:del w:id="5141" w:author="Author">
        <w:r w:rsidRPr="00F46EE4" w:rsidDel="0087544E">
          <w:rPr>
            <w:rFonts w:ascii="Courier New" w:hAnsi="Courier New" w:cs="Courier New"/>
            <w:color w:val="auto"/>
            <w:sz w:val="14"/>
            <w:szCs w:val="14"/>
            <w:lang w:val="en-GB"/>
          </w:rPr>
          <w:delText xml:space="preserve">            enum FEC_UNCORRECTED_CODEWORDS {</w:delText>
        </w:r>
        <w:bookmarkStart w:id="5142" w:name="_Toc192619030"/>
        <w:bookmarkStart w:id="5143" w:name="_Toc192620000"/>
        <w:bookmarkEnd w:id="5142"/>
        <w:bookmarkEnd w:id="5143"/>
      </w:del>
    </w:p>
    <w:p w14:paraId="04841CA4" w14:textId="2B3B0E8C" w:rsidR="00F46EE4" w:rsidRPr="00F46EE4" w:rsidDel="0087544E" w:rsidRDefault="00F46EE4" w:rsidP="00F46EE4">
      <w:pPr>
        <w:autoSpaceDE w:val="0"/>
        <w:autoSpaceDN w:val="0"/>
        <w:adjustRightInd w:val="0"/>
        <w:spacing w:after="0"/>
        <w:rPr>
          <w:del w:id="5144" w:author="Author"/>
          <w:rFonts w:ascii="Courier New" w:hAnsi="Courier New" w:cs="Courier New"/>
          <w:color w:val="auto"/>
          <w:sz w:val="14"/>
          <w:szCs w:val="14"/>
          <w:lang w:val="en-GB"/>
        </w:rPr>
      </w:pPr>
      <w:del w:id="5145" w:author="Author">
        <w:r w:rsidRPr="00F46EE4" w:rsidDel="0087544E">
          <w:rPr>
            <w:rFonts w:ascii="Courier New" w:hAnsi="Courier New" w:cs="Courier New"/>
            <w:color w:val="auto"/>
            <w:sz w:val="14"/>
            <w:szCs w:val="14"/>
            <w:lang w:val="en-GB"/>
          </w:rPr>
          <w:delText xml:space="preserve">                description "FEC Uncorrected Codewords Counter.</w:delText>
        </w:r>
        <w:bookmarkStart w:id="5146" w:name="_Toc192619031"/>
        <w:bookmarkStart w:id="5147" w:name="_Toc192620001"/>
        <w:bookmarkEnd w:id="5146"/>
        <w:bookmarkEnd w:id="5147"/>
      </w:del>
    </w:p>
    <w:p w14:paraId="5B4B81BD" w14:textId="76C35C09" w:rsidR="00F46EE4" w:rsidRPr="00F46EE4" w:rsidDel="0087544E" w:rsidRDefault="00F46EE4" w:rsidP="00F46EE4">
      <w:pPr>
        <w:autoSpaceDE w:val="0"/>
        <w:autoSpaceDN w:val="0"/>
        <w:adjustRightInd w:val="0"/>
        <w:spacing w:after="0"/>
        <w:rPr>
          <w:del w:id="5148" w:author="Author"/>
          <w:rFonts w:ascii="Courier New" w:hAnsi="Courier New" w:cs="Courier New"/>
          <w:color w:val="auto"/>
          <w:sz w:val="14"/>
          <w:szCs w:val="14"/>
          <w:lang w:val="en-GB"/>
        </w:rPr>
      </w:pPr>
      <w:del w:id="5149" w:author="Author">
        <w:r w:rsidRPr="00F46EE4" w:rsidDel="0087544E">
          <w:rPr>
            <w:rFonts w:ascii="Courier New" w:hAnsi="Courier New" w:cs="Courier New"/>
            <w:color w:val="auto"/>
            <w:sz w:val="14"/>
            <w:szCs w:val="14"/>
            <w:lang w:val="en-GB"/>
          </w:rPr>
          <w:delText xml:space="preserve">                    references:</w:delText>
        </w:r>
        <w:bookmarkStart w:id="5150" w:name="_Toc192619032"/>
        <w:bookmarkStart w:id="5151" w:name="_Toc192620002"/>
        <w:bookmarkEnd w:id="5150"/>
        <w:bookmarkEnd w:id="5151"/>
      </w:del>
    </w:p>
    <w:p w14:paraId="7ABD1868" w14:textId="2D33F7A4" w:rsidR="00F46EE4" w:rsidRPr="00F46EE4" w:rsidDel="0087544E" w:rsidRDefault="00F46EE4" w:rsidP="00F46EE4">
      <w:pPr>
        <w:autoSpaceDE w:val="0"/>
        <w:autoSpaceDN w:val="0"/>
        <w:adjustRightInd w:val="0"/>
        <w:spacing w:after="0"/>
        <w:rPr>
          <w:del w:id="5152" w:author="Author"/>
          <w:rFonts w:ascii="Courier New" w:hAnsi="Courier New" w:cs="Courier New"/>
          <w:color w:val="auto"/>
          <w:sz w:val="14"/>
          <w:szCs w:val="14"/>
          <w:lang w:val="en-GB"/>
        </w:rPr>
      </w:pPr>
      <w:del w:id="5153" w:author="Author">
        <w:r w:rsidRPr="00F46EE4" w:rsidDel="0087544E">
          <w:rPr>
            <w:rFonts w:ascii="Courier New" w:hAnsi="Courier New" w:cs="Courier New"/>
            <w:color w:val="auto"/>
            <w:sz w:val="14"/>
            <w:szCs w:val="14"/>
            <w:lang w:val="en-GB"/>
          </w:rPr>
          <w:delText xml:space="preserve">                    - OpenROADM</w:delText>
        </w:r>
        <w:bookmarkStart w:id="5154" w:name="_Toc192619033"/>
        <w:bookmarkStart w:id="5155" w:name="_Toc192620003"/>
        <w:bookmarkEnd w:id="5154"/>
        <w:bookmarkEnd w:id="5155"/>
      </w:del>
    </w:p>
    <w:p w14:paraId="435E4B70" w14:textId="28C69129" w:rsidR="00F46EE4" w:rsidRPr="00F46EE4" w:rsidDel="0087544E" w:rsidRDefault="00F46EE4" w:rsidP="00F46EE4">
      <w:pPr>
        <w:autoSpaceDE w:val="0"/>
        <w:autoSpaceDN w:val="0"/>
        <w:adjustRightInd w:val="0"/>
        <w:spacing w:after="0"/>
        <w:rPr>
          <w:del w:id="5156" w:author="Author"/>
          <w:rFonts w:ascii="Courier New" w:hAnsi="Courier New" w:cs="Courier New"/>
          <w:color w:val="auto"/>
          <w:sz w:val="14"/>
          <w:szCs w:val="14"/>
          <w:lang w:val="en-GB"/>
        </w:rPr>
      </w:pPr>
      <w:del w:id="5157" w:author="Author">
        <w:r w:rsidRPr="00F46EE4" w:rsidDel="0087544E">
          <w:rPr>
            <w:rFonts w:ascii="Courier New" w:hAnsi="Courier New" w:cs="Courier New"/>
            <w:color w:val="auto"/>
            <w:sz w:val="14"/>
            <w:szCs w:val="14"/>
            <w:lang w:val="en-GB"/>
          </w:rPr>
          <w:delText xml:space="preserve">                    - 100 GE: IEEE802.3-2018 sections 91.6.10 (FEC_uncorrected_cw_counter), 45.2.1.113 (MDIO)</w:delText>
        </w:r>
        <w:bookmarkStart w:id="5158" w:name="_Toc192619034"/>
        <w:bookmarkStart w:id="5159" w:name="_Toc192620004"/>
        <w:bookmarkEnd w:id="5158"/>
        <w:bookmarkEnd w:id="5159"/>
      </w:del>
    </w:p>
    <w:p w14:paraId="1380D2B2" w14:textId="09B336C8" w:rsidR="00F46EE4" w:rsidRPr="00F46EE4" w:rsidDel="0087544E" w:rsidRDefault="00F46EE4" w:rsidP="00F46EE4">
      <w:pPr>
        <w:autoSpaceDE w:val="0"/>
        <w:autoSpaceDN w:val="0"/>
        <w:adjustRightInd w:val="0"/>
        <w:spacing w:after="0"/>
        <w:rPr>
          <w:del w:id="5160" w:author="Author"/>
          <w:rFonts w:ascii="Courier New" w:hAnsi="Courier New" w:cs="Courier New"/>
          <w:color w:val="auto"/>
          <w:sz w:val="14"/>
          <w:szCs w:val="14"/>
          <w:lang w:val="en-GB"/>
        </w:rPr>
      </w:pPr>
      <w:del w:id="5161" w:author="Author">
        <w:r w:rsidRPr="00F46EE4" w:rsidDel="0087544E">
          <w:rPr>
            <w:rFonts w:ascii="Courier New" w:hAnsi="Courier New" w:cs="Courier New"/>
            <w:color w:val="auto"/>
            <w:sz w:val="14"/>
            <w:szCs w:val="14"/>
            <w:lang w:val="en-GB"/>
          </w:rPr>
          <w:delText xml:space="preserve">                    - 400 GE: IEEE802.3-2018 sections 119.3.1 (FEC_uncorrected_cw_counter), 45.2.3.62 (MDIO)";</w:delText>
        </w:r>
        <w:bookmarkStart w:id="5162" w:name="_Toc192619035"/>
        <w:bookmarkStart w:id="5163" w:name="_Toc192620005"/>
        <w:bookmarkEnd w:id="5162"/>
        <w:bookmarkEnd w:id="5163"/>
      </w:del>
    </w:p>
    <w:p w14:paraId="501FA352" w14:textId="05B66BA4" w:rsidR="00F46EE4" w:rsidRPr="00F46EE4" w:rsidDel="0087544E" w:rsidRDefault="00F46EE4" w:rsidP="00F46EE4">
      <w:pPr>
        <w:autoSpaceDE w:val="0"/>
        <w:autoSpaceDN w:val="0"/>
        <w:adjustRightInd w:val="0"/>
        <w:spacing w:after="0"/>
        <w:rPr>
          <w:del w:id="5164" w:author="Author"/>
          <w:rFonts w:ascii="Courier New" w:hAnsi="Courier New" w:cs="Courier New"/>
          <w:color w:val="auto"/>
          <w:sz w:val="14"/>
          <w:szCs w:val="14"/>
          <w:lang w:val="en-GB"/>
        </w:rPr>
      </w:pPr>
      <w:del w:id="5165" w:author="Author">
        <w:r w:rsidRPr="00F46EE4" w:rsidDel="0087544E">
          <w:rPr>
            <w:rFonts w:ascii="Courier New" w:hAnsi="Courier New" w:cs="Courier New"/>
            <w:color w:val="auto"/>
            <w:sz w:val="14"/>
            <w:szCs w:val="14"/>
            <w:lang w:val="en-GB"/>
          </w:rPr>
          <w:delText xml:space="preserve">            }</w:delText>
        </w:r>
        <w:bookmarkStart w:id="5166" w:name="_Toc192619036"/>
        <w:bookmarkStart w:id="5167" w:name="_Toc192620006"/>
        <w:bookmarkEnd w:id="5166"/>
        <w:bookmarkEnd w:id="5167"/>
      </w:del>
    </w:p>
    <w:p w14:paraId="68C96484" w14:textId="7C712EDE" w:rsidR="00F46EE4" w:rsidRPr="00F46EE4" w:rsidDel="0087544E" w:rsidRDefault="00F46EE4" w:rsidP="00F46EE4">
      <w:pPr>
        <w:autoSpaceDE w:val="0"/>
        <w:autoSpaceDN w:val="0"/>
        <w:adjustRightInd w:val="0"/>
        <w:spacing w:after="0"/>
        <w:rPr>
          <w:del w:id="5168" w:author="Author"/>
          <w:rFonts w:ascii="Courier New" w:hAnsi="Courier New" w:cs="Courier New"/>
          <w:color w:val="auto"/>
          <w:sz w:val="14"/>
          <w:szCs w:val="14"/>
          <w:lang w:val="en-GB"/>
        </w:rPr>
      </w:pPr>
      <w:del w:id="5169" w:author="Author">
        <w:r w:rsidRPr="00F46EE4" w:rsidDel="0087544E">
          <w:rPr>
            <w:rFonts w:ascii="Courier New" w:hAnsi="Courier New" w:cs="Courier New"/>
            <w:color w:val="auto"/>
            <w:sz w:val="14"/>
            <w:szCs w:val="14"/>
            <w:lang w:val="en-GB"/>
          </w:rPr>
          <w:delText xml:space="preserve">            enum FREQ_OFFS {</w:delText>
        </w:r>
        <w:bookmarkStart w:id="5170" w:name="_Toc192619037"/>
        <w:bookmarkStart w:id="5171" w:name="_Toc192620007"/>
        <w:bookmarkEnd w:id="5170"/>
        <w:bookmarkEnd w:id="5171"/>
      </w:del>
    </w:p>
    <w:p w14:paraId="11221318" w14:textId="70F55759" w:rsidR="00F46EE4" w:rsidRPr="00F46EE4" w:rsidDel="0087544E" w:rsidRDefault="00F46EE4" w:rsidP="00F46EE4">
      <w:pPr>
        <w:autoSpaceDE w:val="0"/>
        <w:autoSpaceDN w:val="0"/>
        <w:adjustRightInd w:val="0"/>
        <w:spacing w:after="0"/>
        <w:rPr>
          <w:del w:id="5172" w:author="Author"/>
          <w:rFonts w:ascii="Courier New" w:hAnsi="Courier New" w:cs="Courier New"/>
          <w:color w:val="auto"/>
          <w:sz w:val="14"/>
          <w:szCs w:val="14"/>
          <w:lang w:val="en-GB"/>
        </w:rPr>
      </w:pPr>
      <w:del w:id="5173" w:author="Author">
        <w:r w:rsidRPr="00F46EE4" w:rsidDel="0087544E">
          <w:rPr>
            <w:rFonts w:ascii="Courier New" w:hAnsi="Courier New" w:cs="Courier New"/>
            <w:color w:val="auto"/>
            <w:sz w:val="14"/>
            <w:szCs w:val="14"/>
            <w:lang w:val="en-GB"/>
          </w:rPr>
          <w:delText xml:space="preserve">                description "Frequency Offset";</w:delText>
        </w:r>
        <w:bookmarkStart w:id="5174" w:name="_Toc192619038"/>
        <w:bookmarkStart w:id="5175" w:name="_Toc192620008"/>
        <w:bookmarkEnd w:id="5174"/>
        <w:bookmarkEnd w:id="5175"/>
      </w:del>
    </w:p>
    <w:p w14:paraId="63432BDA" w14:textId="158F9AE6" w:rsidR="00F46EE4" w:rsidRPr="00F46EE4" w:rsidDel="0087544E" w:rsidRDefault="00F46EE4" w:rsidP="00F46EE4">
      <w:pPr>
        <w:autoSpaceDE w:val="0"/>
        <w:autoSpaceDN w:val="0"/>
        <w:adjustRightInd w:val="0"/>
        <w:spacing w:after="0"/>
        <w:rPr>
          <w:del w:id="5176" w:author="Author"/>
          <w:rFonts w:ascii="Courier New" w:hAnsi="Courier New" w:cs="Courier New"/>
          <w:color w:val="auto"/>
          <w:sz w:val="14"/>
          <w:szCs w:val="14"/>
          <w:lang w:val="en-GB"/>
        </w:rPr>
      </w:pPr>
      <w:del w:id="5177" w:author="Author">
        <w:r w:rsidRPr="00F46EE4" w:rsidDel="0087544E">
          <w:rPr>
            <w:rFonts w:ascii="Courier New" w:hAnsi="Courier New" w:cs="Courier New"/>
            <w:color w:val="auto"/>
            <w:sz w:val="14"/>
            <w:szCs w:val="14"/>
            <w:lang w:val="en-GB"/>
          </w:rPr>
          <w:delText xml:space="preserve">            }</w:delText>
        </w:r>
        <w:bookmarkStart w:id="5178" w:name="_Toc192619039"/>
        <w:bookmarkStart w:id="5179" w:name="_Toc192620009"/>
        <w:bookmarkEnd w:id="5178"/>
        <w:bookmarkEnd w:id="5179"/>
      </w:del>
    </w:p>
    <w:p w14:paraId="22F62383" w14:textId="55439F39" w:rsidR="00F46EE4" w:rsidRPr="00F46EE4" w:rsidDel="0087544E" w:rsidRDefault="00F46EE4" w:rsidP="00F46EE4">
      <w:pPr>
        <w:autoSpaceDE w:val="0"/>
        <w:autoSpaceDN w:val="0"/>
        <w:adjustRightInd w:val="0"/>
        <w:spacing w:after="0"/>
        <w:rPr>
          <w:del w:id="5180" w:author="Author"/>
          <w:rFonts w:ascii="Courier New" w:hAnsi="Courier New" w:cs="Courier New"/>
          <w:color w:val="auto"/>
          <w:sz w:val="14"/>
          <w:szCs w:val="14"/>
          <w:lang w:val="en-GB"/>
        </w:rPr>
      </w:pPr>
      <w:del w:id="5181" w:author="Author">
        <w:r w:rsidRPr="00F46EE4" w:rsidDel="0087544E">
          <w:rPr>
            <w:rFonts w:ascii="Courier New" w:hAnsi="Courier New" w:cs="Courier New"/>
            <w:color w:val="auto"/>
            <w:sz w:val="14"/>
            <w:szCs w:val="14"/>
            <w:lang w:val="en-GB"/>
          </w:rPr>
          <w:delText xml:space="preserve">            enum OPTICAL_GAIN {</w:delText>
        </w:r>
        <w:bookmarkStart w:id="5182" w:name="_Toc192619040"/>
        <w:bookmarkStart w:id="5183" w:name="_Toc192620010"/>
        <w:bookmarkEnd w:id="5182"/>
        <w:bookmarkEnd w:id="5183"/>
      </w:del>
    </w:p>
    <w:p w14:paraId="57BD1FD8" w14:textId="1E98D344" w:rsidR="00F46EE4" w:rsidRPr="00F46EE4" w:rsidDel="0087544E" w:rsidRDefault="00F46EE4" w:rsidP="00F46EE4">
      <w:pPr>
        <w:autoSpaceDE w:val="0"/>
        <w:autoSpaceDN w:val="0"/>
        <w:adjustRightInd w:val="0"/>
        <w:spacing w:after="0"/>
        <w:rPr>
          <w:del w:id="5184" w:author="Author"/>
          <w:rFonts w:ascii="Courier New" w:hAnsi="Courier New" w:cs="Courier New"/>
          <w:color w:val="auto"/>
          <w:sz w:val="14"/>
          <w:szCs w:val="14"/>
          <w:lang w:val="en-GB"/>
        </w:rPr>
      </w:pPr>
      <w:del w:id="5185" w:author="Author">
        <w:r w:rsidRPr="00F46EE4" w:rsidDel="0087544E">
          <w:rPr>
            <w:rFonts w:ascii="Courier New" w:hAnsi="Courier New" w:cs="Courier New"/>
            <w:color w:val="auto"/>
            <w:sz w:val="14"/>
            <w:szCs w:val="14"/>
            <w:lang w:val="en-GB"/>
          </w:rPr>
          <w:delText xml:space="preserve">                description "none";</w:delText>
        </w:r>
        <w:bookmarkStart w:id="5186" w:name="_Toc192619041"/>
        <w:bookmarkStart w:id="5187" w:name="_Toc192620011"/>
        <w:bookmarkEnd w:id="5186"/>
        <w:bookmarkEnd w:id="5187"/>
      </w:del>
    </w:p>
    <w:p w14:paraId="0D7B97B6" w14:textId="218DB807" w:rsidR="00F46EE4" w:rsidRPr="00F46EE4" w:rsidDel="0087544E" w:rsidRDefault="00F46EE4" w:rsidP="00F46EE4">
      <w:pPr>
        <w:autoSpaceDE w:val="0"/>
        <w:autoSpaceDN w:val="0"/>
        <w:adjustRightInd w:val="0"/>
        <w:spacing w:after="0"/>
        <w:rPr>
          <w:del w:id="5188" w:author="Author"/>
          <w:rFonts w:ascii="Courier New" w:hAnsi="Courier New" w:cs="Courier New"/>
          <w:color w:val="auto"/>
          <w:sz w:val="14"/>
          <w:szCs w:val="14"/>
          <w:lang w:val="en-GB"/>
        </w:rPr>
      </w:pPr>
      <w:del w:id="5189" w:author="Author">
        <w:r w:rsidRPr="00F46EE4" w:rsidDel="0087544E">
          <w:rPr>
            <w:rFonts w:ascii="Courier New" w:hAnsi="Courier New" w:cs="Courier New"/>
            <w:color w:val="auto"/>
            <w:sz w:val="14"/>
            <w:szCs w:val="14"/>
            <w:lang w:val="en-GB"/>
          </w:rPr>
          <w:delText xml:space="preserve">            }</w:delText>
        </w:r>
        <w:bookmarkStart w:id="5190" w:name="_Toc192619042"/>
        <w:bookmarkStart w:id="5191" w:name="_Toc192620012"/>
        <w:bookmarkEnd w:id="5190"/>
        <w:bookmarkEnd w:id="5191"/>
      </w:del>
    </w:p>
    <w:p w14:paraId="5977C65B" w14:textId="39A16A04" w:rsidR="00F46EE4" w:rsidRPr="00F46EE4" w:rsidDel="0087544E" w:rsidRDefault="00F46EE4" w:rsidP="00F46EE4">
      <w:pPr>
        <w:autoSpaceDE w:val="0"/>
        <w:autoSpaceDN w:val="0"/>
        <w:adjustRightInd w:val="0"/>
        <w:spacing w:after="0"/>
        <w:rPr>
          <w:del w:id="5192" w:author="Author"/>
          <w:rFonts w:ascii="Courier New" w:hAnsi="Courier New" w:cs="Courier New"/>
          <w:color w:val="auto"/>
          <w:sz w:val="14"/>
          <w:szCs w:val="14"/>
          <w:lang w:val="en-GB"/>
        </w:rPr>
      </w:pPr>
      <w:del w:id="5193" w:author="Author">
        <w:r w:rsidRPr="00F46EE4" w:rsidDel="0087544E">
          <w:rPr>
            <w:rFonts w:ascii="Courier New" w:hAnsi="Courier New" w:cs="Courier New"/>
            <w:color w:val="auto"/>
            <w:sz w:val="14"/>
            <w:szCs w:val="14"/>
            <w:lang w:val="en-GB"/>
          </w:rPr>
          <w:delText xml:space="preserve">            enum OPT_PWR_SPECTR_DENS_INPUT {</w:delText>
        </w:r>
        <w:bookmarkStart w:id="5194" w:name="_Toc192619043"/>
        <w:bookmarkStart w:id="5195" w:name="_Toc192620013"/>
        <w:bookmarkEnd w:id="5194"/>
        <w:bookmarkEnd w:id="5195"/>
      </w:del>
    </w:p>
    <w:p w14:paraId="63017576" w14:textId="6D6762CC" w:rsidR="00F46EE4" w:rsidRPr="00F46EE4" w:rsidDel="0087544E" w:rsidRDefault="00F46EE4" w:rsidP="00F46EE4">
      <w:pPr>
        <w:autoSpaceDE w:val="0"/>
        <w:autoSpaceDN w:val="0"/>
        <w:adjustRightInd w:val="0"/>
        <w:spacing w:after="0"/>
        <w:rPr>
          <w:del w:id="5196" w:author="Author"/>
          <w:rFonts w:ascii="Courier New" w:hAnsi="Courier New" w:cs="Courier New"/>
          <w:color w:val="auto"/>
          <w:sz w:val="14"/>
          <w:szCs w:val="14"/>
          <w:lang w:val="en-GB"/>
        </w:rPr>
      </w:pPr>
      <w:del w:id="5197" w:author="Author">
        <w:r w:rsidRPr="00F46EE4" w:rsidDel="0087544E">
          <w:rPr>
            <w:rFonts w:ascii="Courier New" w:hAnsi="Courier New" w:cs="Courier New"/>
            <w:color w:val="auto"/>
            <w:sz w:val="14"/>
            <w:szCs w:val="14"/>
            <w:lang w:val="en-GB"/>
          </w:rPr>
          <w:delText xml:space="preserve">                description "none";</w:delText>
        </w:r>
        <w:bookmarkStart w:id="5198" w:name="_Toc192619044"/>
        <w:bookmarkStart w:id="5199" w:name="_Toc192620014"/>
        <w:bookmarkEnd w:id="5198"/>
        <w:bookmarkEnd w:id="5199"/>
      </w:del>
    </w:p>
    <w:p w14:paraId="4A0418FE" w14:textId="473BEC13" w:rsidR="00F46EE4" w:rsidRPr="00F46EE4" w:rsidDel="0087544E" w:rsidRDefault="00F46EE4" w:rsidP="00F46EE4">
      <w:pPr>
        <w:autoSpaceDE w:val="0"/>
        <w:autoSpaceDN w:val="0"/>
        <w:adjustRightInd w:val="0"/>
        <w:spacing w:after="0"/>
        <w:rPr>
          <w:del w:id="5200" w:author="Author"/>
          <w:rFonts w:ascii="Courier New" w:hAnsi="Courier New" w:cs="Courier New"/>
          <w:color w:val="auto"/>
          <w:sz w:val="14"/>
          <w:szCs w:val="14"/>
          <w:lang w:val="en-GB"/>
        </w:rPr>
      </w:pPr>
      <w:del w:id="5201" w:author="Author">
        <w:r w:rsidRPr="00F46EE4" w:rsidDel="0087544E">
          <w:rPr>
            <w:rFonts w:ascii="Courier New" w:hAnsi="Courier New" w:cs="Courier New"/>
            <w:color w:val="auto"/>
            <w:sz w:val="14"/>
            <w:szCs w:val="14"/>
            <w:lang w:val="en-GB"/>
          </w:rPr>
          <w:delText xml:space="preserve">            }</w:delText>
        </w:r>
        <w:bookmarkStart w:id="5202" w:name="_Toc192619045"/>
        <w:bookmarkStart w:id="5203" w:name="_Toc192620015"/>
        <w:bookmarkEnd w:id="5202"/>
        <w:bookmarkEnd w:id="5203"/>
      </w:del>
    </w:p>
    <w:p w14:paraId="1A3F9C0C" w14:textId="04A81428" w:rsidR="00F46EE4" w:rsidRPr="00F46EE4" w:rsidDel="0087544E" w:rsidRDefault="00F46EE4" w:rsidP="00F46EE4">
      <w:pPr>
        <w:autoSpaceDE w:val="0"/>
        <w:autoSpaceDN w:val="0"/>
        <w:adjustRightInd w:val="0"/>
        <w:spacing w:after="0"/>
        <w:rPr>
          <w:del w:id="5204" w:author="Author"/>
          <w:rFonts w:ascii="Courier New" w:hAnsi="Courier New" w:cs="Courier New"/>
          <w:color w:val="auto"/>
          <w:sz w:val="14"/>
          <w:szCs w:val="14"/>
          <w:lang w:val="en-GB"/>
        </w:rPr>
      </w:pPr>
      <w:del w:id="5205" w:author="Author">
        <w:r w:rsidRPr="00F46EE4" w:rsidDel="0087544E">
          <w:rPr>
            <w:rFonts w:ascii="Courier New" w:hAnsi="Courier New" w:cs="Courier New"/>
            <w:color w:val="auto"/>
            <w:sz w:val="14"/>
            <w:szCs w:val="14"/>
            <w:lang w:val="en-GB"/>
          </w:rPr>
          <w:delText xml:space="preserve">            enum OPT_PWR_SPECTR_DENS_OUTPUT {</w:delText>
        </w:r>
        <w:bookmarkStart w:id="5206" w:name="_Toc192619046"/>
        <w:bookmarkStart w:id="5207" w:name="_Toc192620016"/>
        <w:bookmarkEnd w:id="5206"/>
        <w:bookmarkEnd w:id="5207"/>
      </w:del>
    </w:p>
    <w:p w14:paraId="15522EAF" w14:textId="5F8438FA" w:rsidR="00F46EE4" w:rsidRPr="00F46EE4" w:rsidDel="0087544E" w:rsidRDefault="00F46EE4" w:rsidP="00F46EE4">
      <w:pPr>
        <w:autoSpaceDE w:val="0"/>
        <w:autoSpaceDN w:val="0"/>
        <w:adjustRightInd w:val="0"/>
        <w:spacing w:after="0"/>
        <w:rPr>
          <w:del w:id="5208" w:author="Author"/>
          <w:rFonts w:ascii="Courier New" w:hAnsi="Courier New" w:cs="Courier New"/>
          <w:color w:val="auto"/>
          <w:sz w:val="14"/>
          <w:szCs w:val="14"/>
          <w:lang w:val="en-GB"/>
        </w:rPr>
      </w:pPr>
      <w:del w:id="5209" w:author="Author">
        <w:r w:rsidRPr="00F46EE4" w:rsidDel="0087544E">
          <w:rPr>
            <w:rFonts w:ascii="Courier New" w:hAnsi="Courier New" w:cs="Courier New"/>
            <w:color w:val="auto"/>
            <w:sz w:val="14"/>
            <w:szCs w:val="14"/>
            <w:lang w:val="en-GB"/>
          </w:rPr>
          <w:delText xml:space="preserve">                description "none";</w:delText>
        </w:r>
        <w:bookmarkStart w:id="5210" w:name="_Toc192619047"/>
        <w:bookmarkStart w:id="5211" w:name="_Toc192620017"/>
        <w:bookmarkEnd w:id="5210"/>
        <w:bookmarkEnd w:id="5211"/>
      </w:del>
    </w:p>
    <w:p w14:paraId="0CD5BD81" w14:textId="5CA55CD4" w:rsidR="00F46EE4" w:rsidRPr="00F46EE4" w:rsidDel="0087544E" w:rsidRDefault="00F46EE4" w:rsidP="00F46EE4">
      <w:pPr>
        <w:autoSpaceDE w:val="0"/>
        <w:autoSpaceDN w:val="0"/>
        <w:adjustRightInd w:val="0"/>
        <w:spacing w:after="0"/>
        <w:rPr>
          <w:del w:id="5212" w:author="Author"/>
          <w:rFonts w:ascii="Courier New" w:hAnsi="Courier New" w:cs="Courier New"/>
          <w:color w:val="auto"/>
          <w:sz w:val="14"/>
          <w:szCs w:val="14"/>
          <w:lang w:val="en-GB"/>
        </w:rPr>
      </w:pPr>
      <w:del w:id="5213" w:author="Author">
        <w:r w:rsidRPr="00F46EE4" w:rsidDel="0087544E">
          <w:rPr>
            <w:rFonts w:ascii="Courier New" w:hAnsi="Courier New" w:cs="Courier New"/>
            <w:color w:val="auto"/>
            <w:sz w:val="14"/>
            <w:szCs w:val="14"/>
            <w:lang w:val="en-GB"/>
          </w:rPr>
          <w:delText xml:space="preserve">            }</w:delText>
        </w:r>
        <w:bookmarkStart w:id="5214" w:name="_Toc192619048"/>
        <w:bookmarkStart w:id="5215" w:name="_Toc192620018"/>
        <w:bookmarkEnd w:id="5214"/>
        <w:bookmarkEnd w:id="5215"/>
      </w:del>
    </w:p>
    <w:p w14:paraId="7ED3ADBD" w14:textId="10254A68" w:rsidR="00F46EE4" w:rsidRPr="00F46EE4" w:rsidDel="0087544E" w:rsidRDefault="00F46EE4" w:rsidP="00F46EE4">
      <w:pPr>
        <w:autoSpaceDE w:val="0"/>
        <w:autoSpaceDN w:val="0"/>
        <w:adjustRightInd w:val="0"/>
        <w:spacing w:after="0"/>
        <w:rPr>
          <w:del w:id="5216" w:author="Author"/>
          <w:rFonts w:ascii="Courier New" w:hAnsi="Courier New" w:cs="Courier New"/>
          <w:color w:val="auto"/>
          <w:sz w:val="14"/>
          <w:szCs w:val="14"/>
          <w:lang w:val="en-GB"/>
        </w:rPr>
      </w:pPr>
      <w:del w:id="5217" w:author="Author">
        <w:r w:rsidRPr="00F46EE4" w:rsidDel="0087544E">
          <w:rPr>
            <w:rFonts w:ascii="Courier New" w:hAnsi="Courier New" w:cs="Courier New"/>
            <w:color w:val="auto"/>
            <w:sz w:val="14"/>
            <w:szCs w:val="14"/>
            <w:lang w:val="en-GB"/>
          </w:rPr>
          <w:delText xml:space="preserve">            enum OPT_TOTAL_PWR_INPUT {</w:delText>
        </w:r>
        <w:bookmarkStart w:id="5218" w:name="_Toc192619049"/>
        <w:bookmarkStart w:id="5219" w:name="_Toc192620019"/>
        <w:bookmarkEnd w:id="5218"/>
        <w:bookmarkEnd w:id="5219"/>
      </w:del>
    </w:p>
    <w:p w14:paraId="19BD2E7D" w14:textId="13C001C5" w:rsidR="00F46EE4" w:rsidRPr="00F46EE4" w:rsidDel="0087544E" w:rsidRDefault="00F46EE4" w:rsidP="00F46EE4">
      <w:pPr>
        <w:autoSpaceDE w:val="0"/>
        <w:autoSpaceDN w:val="0"/>
        <w:adjustRightInd w:val="0"/>
        <w:spacing w:after="0"/>
        <w:rPr>
          <w:del w:id="5220" w:author="Author"/>
          <w:rFonts w:ascii="Courier New" w:hAnsi="Courier New" w:cs="Courier New"/>
          <w:color w:val="auto"/>
          <w:sz w:val="14"/>
          <w:szCs w:val="14"/>
          <w:lang w:val="en-GB"/>
        </w:rPr>
      </w:pPr>
      <w:del w:id="5221" w:author="Author">
        <w:r w:rsidRPr="00F46EE4" w:rsidDel="0087544E">
          <w:rPr>
            <w:rFonts w:ascii="Courier New" w:hAnsi="Courier New" w:cs="Courier New"/>
            <w:color w:val="auto"/>
            <w:sz w:val="14"/>
            <w:szCs w:val="14"/>
            <w:lang w:val="en-GB"/>
          </w:rPr>
          <w:delText xml:space="preserve">                description "none";</w:delText>
        </w:r>
        <w:bookmarkStart w:id="5222" w:name="_Toc192619050"/>
        <w:bookmarkStart w:id="5223" w:name="_Toc192620020"/>
        <w:bookmarkEnd w:id="5222"/>
        <w:bookmarkEnd w:id="5223"/>
      </w:del>
    </w:p>
    <w:p w14:paraId="09AD2A96" w14:textId="41196CFF" w:rsidR="00F46EE4" w:rsidRPr="00F46EE4" w:rsidDel="0087544E" w:rsidRDefault="00F46EE4" w:rsidP="00F46EE4">
      <w:pPr>
        <w:autoSpaceDE w:val="0"/>
        <w:autoSpaceDN w:val="0"/>
        <w:adjustRightInd w:val="0"/>
        <w:spacing w:after="0"/>
        <w:rPr>
          <w:del w:id="5224" w:author="Author"/>
          <w:rFonts w:ascii="Courier New" w:hAnsi="Courier New" w:cs="Courier New"/>
          <w:color w:val="auto"/>
          <w:sz w:val="14"/>
          <w:szCs w:val="14"/>
          <w:lang w:val="en-GB"/>
        </w:rPr>
      </w:pPr>
      <w:del w:id="5225" w:author="Author">
        <w:r w:rsidRPr="00F46EE4" w:rsidDel="0087544E">
          <w:rPr>
            <w:rFonts w:ascii="Courier New" w:hAnsi="Courier New" w:cs="Courier New"/>
            <w:color w:val="auto"/>
            <w:sz w:val="14"/>
            <w:szCs w:val="14"/>
            <w:lang w:val="en-GB"/>
          </w:rPr>
          <w:delText xml:space="preserve">            }</w:delText>
        </w:r>
        <w:bookmarkStart w:id="5226" w:name="_Toc192619051"/>
        <w:bookmarkStart w:id="5227" w:name="_Toc192620021"/>
        <w:bookmarkEnd w:id="5226"/>
        <w:bookmarkEnd w:id="5227"/>
      </w:del>
    </w:p>
    <w:p w14:paraId="5347604F" w14:textId="0481AFBB" w:rsidR="00F46EE4" w:rsidRPr="00F46EE4" w:rsidDel="0087544E" w:rsidRDefault="00F46EE4" w:rsidP="00F46EE4">
      <w:pPr>
        <w:autoSpaceDE w:val="0"/>
        <w:autoSpaceDN w:val="0"/>
        <w:adjustRightInd w:val="0"/>
        <w:spacing w:after="0"/>
        <w:rPr>
          <w:del w:id="5228" w:author="Author"/>
          <w:rFonts w:ascii="Courier New" w:hAnsi="Courier New" w:cs="Courier New"/>
          <w:color w:val="auto"/>
          <w:sz w:val="14"/>
          <w:szCs w:val="14"/>
          <w:lang w:val="en-GB"/>
        </w:rPr>
      </w:pPr>
      <w:del w:id="5229" w:author="Author">
        <w:r w:rsidRPr="00F46EE4" w:rsidDel="0087544E">
          <w:rPr>
            <w:rFonts w:ascii="Courier New" w:hAnsi="Courier New" w:cs="Courier New"/>
            <w:color w:val="auto"/>
            <w:sz w:val="14"/>
            <w:szCs w:val="14"/>
            <w:lang w:val="en-GB"/>
          </w:rPr>
          <w:delText xml:space="preserve">            enum OPT_TOTAL_PWR_OUTPUT {</w:delText>
        </w:r>
        <w:bookmarkStart w:id="5230" w:name="_Toc192619052"/>
        <w:bookmarkStart w:id="5231" w:name="_Toc192620022"/>
        <w:bookmarkEnd w:id="5230"/>
        <w:bookmarkEnd w:id="5231"/>
      </w:del>
    </w:p>
    <w:p w14:paraId="744689CB" w14:textId="5F7CB1A1" w:rsidR="00F46EE4" w:rsidRPr="00F46EE4" w:rsidDel="0087544E" w:rsidRDefault="00F46EE4" w:rsidP="00F46EE4">
      <w:pPr>
        <w:autoSpaceDE w:val="0"/>
        <w:autoSpaceDN w:val="0"/>
        <w:adjustRightInd w:val="0"/>
        <w:spacing w:after="0"/>
        <w:rPr>
          <w:del w:id="5232" w:author="Author"/>
          <w:rFonts w:ascii="Courier New" w:hAnsi="Courier New" w:cs="Courier New"/>
          <w:color w:val="auto"/>
          <w:sz w:val="14"/>
          <w:szCs w:val="14"/>
          <w:lang w:val="en-GB"/>
        </w:rPr>
      </w:pPr>
      <w:del w:id="5233" w:author="Author">
        <w:r w:rsidRPr="00F46EE4" w:rsidDel="0087544E">
          <w:rPr>
            <w:rFonts w:ascii="Courier New" w:hAnsi="Courier New" w:cs="Courier New"/>
            <w:color w:val="auto"/>
            <w:sz w:val="14"/>
            <w:szCs w:val="14"/>
            <w:lang w:val="en-GB"/>
          </w:rPr>
          <w:delText xml:space="preserve">                description "none";</w:delText>
        </w:r>
        <w:bookmarkStart w:id="5234" w:name="_Toc192619053"/>
        <w:bookmarkStart w:id="5235" w:name="_Toc192620023"/>
        <w:bookmarkEnd w:id="5234"/>
        <w:bookmarkEnd w:id="5235"/>
      </w:del>
    </w:p>
    <w:p w14:paraId="51211B71" w14:textId="10683771" w:rsidR="00F46EE4" w:rsidRPr="00F46EE4" w:rsidDel="0087544E" w:rsidRDefault="00F46EE4" w:rsidP="00F46EE4">
      <w:pPr>
        <w:autoSpaceDE w:val="0"/>
        <w:autoSpaceDN w:val="0"/>
        <w:adjustRightInd w:val="0"/>
        <w:spacing w:after="0"/>
        <w:rPr>
          <w:del w:id="5236" w:author="Author"/>
          <w:rFonts w:ascii="Courier New" w:hAnsi="Courier New" w:cs="Courier New"/>
          <w:color w:val="auto"/>
          <w:sz w:val="14"/>
          <w:szCs w:val="14"/>
          <w:lang w:val="en-GB"/>
        </w:rPr>
      </w:pPr>
      <w:del w:id="5237" w:author="Author">
        <w:r w:rsidRPr="00F46EE4" w:rsidDel="0087544E">
          <w:rPr>
            <w:rFonts w:ascii="Courier New" w:hAnsi="Courier New" w:cs="Courier New"/>
            <w:color w:val="auto"/>
            <w:sz w:val="14"/>
            <w:szCs w:val="14"/>
            <w:lang w:val="en-GB"/>
          </w:rPr>
          <w:delText xml:space="preserve">            }</w:delText>
        </w:r>
        <w:bookmarkStart w:id="5238" w:name="_Toc192619054"/>
        <w:bookmarkStart w:id="5239" w:name="_Toc192620024"/>
        <w:bookmarkEnd w:id="5238"/>
        <w:bookmarkEnd w:id="5239"/>
      </w:del>
    </w:p>
    <w:p w14:paraId="7E26B110" w14:textId="386FFDEB" w:rsidR="00F46EE4" w:rsidRPr="00F46EE4" w:rsidDel="0087544E" w:rsidRDefault="00F46EE4" w:rsidP="00F46EE4">
      <w:pPr>
        <w:autoSpaceDE w:val="0"/>
        <w:autoSpaceDN w:val="0"/>
        <w:adjustRightInd w:val="0"/>
        <w:spacing w:after="0"/>
        <w:rPr>
          <w:del w:id="5240" w:author="Author"/>
          <w:rFonts w:ascii="Courier New" w:hAnsi="Courier New" w:cs="Courier New"/>
          <w:color w:val="auto"/>
          <w:sz w:val="14"/>
          <w:szCs w:val="14"/>
          <w:lang w:val="en-GB"/>
        </w:rPr>
      </w:pPr>
      <w:del w:id="5241" w:author="Author">
        <w:r w:rsidRPr="00F46EE4" w:rsidDel="0087544E">
          <w:rPr>
            <w:rFonts w:ascii="Courier New" w:hAnsi="Courier New" w:cs="Courier New"/>
            <w:color w:val="auto"/>
            <w:sz w:val="14"/>
            <w:szCs w:val="14"/>
            <w:lang w:val="en-GB"/>
          </w:rPr>
          <w:delText xml:space="preserve">            enum OPTICAL_TILT {</w:delText>
        </w:r>
        <w:bookmarkStart w:id="5242" w:name="_Toc192619055"/>
        <w:bookmarkStart w:id="5243" w:name="_Toc192620025"/>
        <w:bookmarkEnd w:id="5242"/>
        <w:bookmarkEnd w:id="5243"/>
      </w:del>
    </w:p>
    <w:p w14:paraId="2D63AC0C" w14:textId="600F6C8B" w:rsidR="00F46EE4" w:rsidRPr="00F46EE4" w:rsidDel="0087544E" w:rsidRDefault="00F46EE4" w:rsidP="00F46EE4">
      <w:pPr>
        <w:autoSpaceDE w:val="0"/>
        <w:autoSpaceDN w:val="0"/>
        <w:adjustRightInd w:val="0"/>
        <w:spacing w:after="0"/>
        <w:rPr>
          <w:del w:id="5244" w:author="Author"/>
          <w:rFonts w:ascii="Courier New" w:hAnsi="Courier New" w:cs="Courier New"/>
          <w:color w:val="auto"/>
          <w:sz w:val="14"/>
          <w:szCs w:val="14"/>
          <w:lang w:val="en-GB"/>
        </w:rPr>
      </w:pPr>
      <w:del w:id="5245" w:author="Author">
        <w:r w:rsidRPr="00F46EE4" w:rsidDel="0087544E">
          <w:rPr>
            <w:rFonts w:ascii="Courier New" w:hAnsi="Courier New" w:cs="Courier New"/>
            <w:color w:val="auto"/>
            <w:sz w:val="14"/>
            <w:szCs w:val="14"/>
            <w:lang w:val="en-GB"/>
          </w:rPr>
          <w:delText xml:space="preserve">                description "none";</w:delText>
        </w:r>
        <w:bookmarkStart w:id="5246" w:name="_Toc192619056"/>
        <w:bookmarkStart w:id="5247" w:name="_Toc192620026"/>
        <w:bookmarkEnd w:id="5246"/>
        <w:bookmarkEnd w:id="5247"/>
      </w:del>
    </w:p>
    <w:p w14:paraId="63CC1E4D" w14:textId="5D4605C5" w:rsidR="00F46EE4" w:rsidRPr="00F46EE4" w:rsidDel="0087544E" w:rsidRDefault="00F46EE4" w:rsidP="00F46EE4">
      <w:pPr>
        <w:autoSpaceDE w:val="0"/>
        <w:autoSpaceDN w:val="0"/>
        <w:adjustRightInd w:val="0"/>
        <w:spacing w:after="0"/>
        <w:rPr>
          <w:del w:id="5248" w:author="Author"/>
          <w:rFonts w:ascii="Courier New" w:hAnsi="Courier New" w:cs="Courier New"/>
          <w:color w:val="auto"/>
          <w:sz w:val="14"/>
          <w:szCs w:val="14"/>
          <w:lang w:val="en-GB"/>
        </w:rPr>
      </w:pPr>
      <w:del w:id="5249" w:author="Author">
        <w:r w:rsidRPr="00F46EE4" w:rsidDel="0087544E">
          <w:rPr>
            <w:rFonts w:ascii="Courier New" w:hAnsi="Courier New" w:cs="Courier New"/>
            <w:color w:val="auto"/>
            <w:sz w:val="14"/>
            <w:szCs w:val="14"/>
            <w:lang w:val="en-GB"/>
          </w:rPr>
          <w:delText xml:space="preserve">            }</w:delText>
        </w:r>
        <w:bookmarkStart w:id="5250" w:name="_Toc192619057"/>
        <w:bookmarkStart w:id="5251" w:name="_Toc192620027"/>
        <w:bookmarkEnd w:id="5250"/>
        <w:bookmarkEnd w:id="5251"/>
      </w:del>
    </w:p>
    <w:p w14:paraId="28B356ED" w14:textId="6D3D0C54" w:rsidR="00F46EE4" w:rsidRPr="00F46EE4" w:rsidDel="0087544E" w:rsidRDefault="00F46EE4" w:rsidP="00F46EE4">
      <w:pPr>
        <w:autoSpaceDE w:val="0"/>
        <w:autoSpaceDN w:val="0"/>
        <w:adjustRightInd w:val="0"/>
        <w:spacing w:after="0"/>
        <w:rPr>
          <w:del w:id="5252" w:author="Author"/>
          <w:rFonts w:ascii="Courier New" w:hAnsi="Courier New" w:cs="Courier New"/>
          <w:color w:val="auto"/>
          <w:sz w:val="14"/>
          <w:szCs w:val="14"/>
          <w:lang w:val="en-GB"/>
        </w:rPr>
      </w:pPr>
      <w:del w:id="5253" w:author="Author">
        <w:r w:rsidRPr="00F46EE4" w:rsidDel="0087544E">
          <w:rPr>
            <w:rFonts w:ascii="Courier New" w:hAnsi="Courier New" w:cs="Courier New"/>
            <w:color w:val="auto"/>
            <w:sz w:val="14"/>
            <w:szCs w:val="14"/>
            <w:lang w:val="en-GB"/>
          </w:rPr>
          <w:delText xml:space="preserve">            enum POL_MODE_DISP {</w:delText>
        </w:r>
        <w:bookmarkStart w:id="5254" w:name="_Toc192619058"/>
        <w:bookmarkStart w:id="5255" w:name="_Toc192620028"/>
        <w:bookmarkEnd w:id="5254"/>
        <w:bookmarkEnd w:id="5255"/>
      </w:del>
    </w:p>
    <w:p w14:paraId="031A8B9B" w14:textId="09125F26" w:rsidR="00F46EE4" w:rsidRPr="00F46EE4" w:rsidDel="0087544E" w:rsidRDefault="00F46EE4" w:rsidP="00F46EE4">
      <w:pPr>
        <w:autoSpaceDE w:val="0"/>
        <w:autoSpaceDN w:val="0"/>
        <w:adjustRightInd w:val="0"/>
        <w:spacing w:after="0"/>
        <w:rPr>
          <w:del w:id="5256" w:author="Author"/>
          <w:rFonts w:ascii="Courier New" w:hAnsi="Courier New" w:cs="Courier New"/>
          <w:color w:val="auto"/>
          <w:sz w:val="14"/>
          <w:szCs w:val="14"/>
          <w:lang w:val="en-GB"/>
        </w:rPr>
      </w:pPr>
      <w:del w:id="5257" w:author="Author">
        <w:r w:rsidRPr="00F46EE4" w:rsidDel="0087544E">
          <w:rPr>
            <w:rFonts w:ascii="Courier New" w:hAnsi="Courier New" w:cs="Courier New"/>
            <w:color w:val="auto"/>
            <w:sz w:val="14"/>
            <w:szCs w:val="14"/>
            <w:lang w:val="en-GB"/>
          </w:rPr>
          <w:delText xml:space="preserve">                description "Polarization Mode Dispersion";</w:delText>
        </w:r>
        <w:bookmarkStart w:id="5258" w:name="_Toc192619059"/>
        <w:bookmarkStart w:id="5259" w:name="_Toc192620029"/>
        <w:bookmarkEnd w:id="5258"/>
        <w:bookmarkEnd w:id="5259"/>
      </w:del>
    </w:p>
    <w:p w14:paraId="2C6A740E" w14:textId="3BDE0922" w:rsidR="00F46EE4" w:rsidRPr="00F46EE4" w:rsidDel="0087544E" w:rsidRDefault="00F46EE4" w:rsidP="00F46EE4">
      <w:pPr>
        <w:autoSpaceDE w:val="0"/>
        <w:autoSpaceDN w:val="0"/>
        <w:adjustRightInd w:val="0"/>
        <w:spacing w:after="0"/>
        <w:rPr>
          <w:del w:id="5260" w:author="Author"/>
          <w:rFonts w:ascii="Courier New" w:hAnsi="Courier New" w:cs="Courier New"/>
          <w:color w:val="auto"/>
          <w:sz w:val="14"/>
          <w:szCs w:val="14"/>
          <w:lang w:val="en-GB"/>
        </w:rPr>
      </w:pPr>
      <w:del w:id="5261" w:author="Author">
        <w:r w:rsidRPr="00F46EE4" w:rsidDel="0087544E">
          <w:rPr>
            <w:rFonts w:ascii="Courier New" w:hAnsi="Courier New" w:cs="Courier New"/>
            <w:color w:val="auto"/>
            <w:sz w:val="14"/>
            <w:szCs w:val="14"/>
            <w:lang w:val="en-GB"/>
          </w:rPr>
          <w:delText xml:space="preserve">            }</w:delText>
        </w:r>
        <w:bookmarkStart w:id="5262" w:name="_Toc192619060"/>
        <w:bookmarkStart w:id="5263" w:name="_Toc192620030"/>
        <w:bookmarkEnd w:id="5262"/>
        <w:bookmarkEnd w:id="5263"/>
      </w:del>
    </w:p>
    <w:p w14:paraId="0AF30027" w14:textId="3C012CB2" w:rsidR="00F46EE4" w:rsidRPr="00F46EE4" w:rsidDel="0087544E" w:rsidRDefault="00F46EE4" w:rsidP="00F46EE4">
      <w:pPr>
        <w:autoSpaceDE w:val="0"/>
        <w:autoSpaceDN w:val="0"/>
        <w:adjustRightInd w:val="0"/>
        <w:spacing w:after="0"/>
        <w:rPr>
          <w:del w:id="5264" w:author="Author"/>
          <w:rFonts w:ascii="Courier New" w:hAnsi="Courier New" w:cs="Courier New"/>
          <w:color w:val="auto"/>
          <w:sz w:val="14"/>
          <w:szCs w:val="14"/>
          <w:lang w:val="en-GB"/>
        </w:rPr>
      </w:pPr>
      <w:del w:id="5265" w:author="Author">
        <w:r w:rsidRPr="00F46EE4" w:rsidDel="0087544E">
          <w:rPr>
            <w:rFonts w:ascii="Courier New" w:hAnsi="Courier New" w:cs="Courier New"/>
            <w:color w:val="auto"/>
            <w:sz w:val="14"/>
            <w:szCs w:val="14"/>
            <w:lang w:val="en-GB"/>
          </w:rPr>
          <w:delText xml:space="preserve">            enum SES {</w:delText>
        </w:r>
        <w:bookmarkStart w:id="5266" w:name="_Toc192619061"/>
        <w:bookmarkStart w:id="5267" w:name="_Toc192620031"/>
        <w:bookmarkEnd w:id="5266"/>
        <w:bookmarkEnd w:id="5267"/>
      </w:del>
    </w:p>
    <w:p w14:paraId="27599217" w14:textId="214F2880" w:rsidR="00F46EE4" w:rsidRPr="00F46EE4" w:rsidDel="0087544E" w:rsidRDefault="00F46EE4" w:rsidP="00F46EE4">
      <w:pPr>
        <w:autoSpaceDE w:val="0"/>
        <w:autoSpaceDN w:val="0"/>
        <w:adjustRightInd w:val="0"/>
        <w:spacing w:after="0"/>
        <w:rPr>
          <w:del w:id="5268" w:author="Author"/>
          <w:rFonts w:ascii="Courier New" w:hAnsi="Courier New" w:cs="Courier New"/>
          <w:color w:val="auto"/>
          <w:sz w:val="14"/>
          <w:szCs w:val="14"/>
          <w:lang w:val="en-GB"/>
        </w:rPr>
      </w:pPr>
      <w:del w:id="5269" w:author="Author">
        <w:r w:rsidRPr="00F46EE4" w:rsidDel="0087544E">
          <w:rPr>
            <w:rFonts w:ascii="Courier New" w:hAnsi="Courier New" w:cs="Courier New"/>
            <w:color w:val="auto"/>
            <w:sz w:val="14"/>
            <w:szCs w:val="14"/>
            <w:lang w:val="en-GB"/>
          </w:rPr>
          <w:delText xml:space="preserve">                description "none";</w:delText>
        </w:r>
        <w:bookmarkStart w:id="5270" w:name="_Toc192619062"/>
        <w:bookmarkStart w:id="5271" w:name="_Toc192620032"/>
        <w:bookmarkEnd w:id="5270"/>
        <w:bookmarkEnd w:id="5271"/>
      </w:del>
    </w:p>
    <w:p w14:paraId="32463F7E" w14:textId="21E6C178" w:rsidR="00F46EE4" w:rsidRPr="00F46EE4" w:rsidDel="0087544E" w:rsidRDefault="00F46EE4" w:rsidP="00F46EE4">
      <w:pPr>
        <w:autoSpaceDE w:val="0"/>
        <w:autoSpaceDN w:val="0"/>
        <w:adjustRightInd w:val="0"/>
        <w:spacing w:after="0"/>
        <w:rPr>
          <w:del w:id="5272" w:author="Author"/>
          <w:rFonts w:ascii="Courier New" w:hAnsi="Courier New" w:cs="Courier New"/>
          <w:color w:val="auto"/>
          <w:sz w:val="14"/>
          <w:szCs w:val="14"/>
          <w:lang w:val="en-GB"/>
        </w:rPr>
      </w:pPr>
      <w:del w:id="5273" w:author="Author">
        <w:r w:rsidRPr="00F46EE4" w:rsidDel="0087544E">
          <w:rPr>
            <w:rFonts w:ascii="Courier New" w:hAnsi="Courier New" w:cs="Courier New"/>
            <w:color w:val="auto"/>
            <w:sz w:val="14"/>
            <w:szCs w:val="14"/>
            <w:lang w:val="en-GB"/>
          </w:rPr>
          <w:delText xml:space="preserve">            }</w:delText>
        </w:r>
        <w:bookmarkStart w:id="5274" w:name="_Toc192619063"/>
        <w:bookmarkStart w:id="5275" w:name="_Toc192620033"/>
        <w:bookmarkEnd w:id="5274"/>
        <w:bookmarkEnd w:id="5275"/>
      </w:del>
    </w:p>
    <w:p w14:paraId="4BFE9505" w14:textId="7CD9A035" w:rsidR="00F46EE4" w:rsidRPr="00F46EE4" w:rsidDel="0087544E" w:rsidRDefault="00F46EE4" w:rsidP="00F46EE4">
      <w:pPr>
        <w:autoSpaceDE w:val="0"/>
        <w:autoSpaceDN w:val="0"/>
        <w:adjustRightInd w:val="0"/>
        <w:spacing w:after="0"/>
        <w:rPr>
          <w:del w:id="5276" w:author="Author"/>
          <w:rFonts w:ascii="Courier New" w:hAnsi="Courier New" w:cs="Courier New"/>
          <w:color w:val="auto"/>
          <w:sz w:val="14"/>
          <w:szCs w:val="14"/>
          <w:lang w:val="en-GB"/>
        </w:rPr>
      </w:pPr>
      <w:del w:id="5277" w:author="Author">
        <w:r w:rsidRPr="00F46EE4" w:rsidDel="0087544E">
          <w:rPr>
            <w:rFonts w:ascii="Courier New" w:hAnsi="Courier New" w:cs="Courier New"/>
            <w:color w:val="auto"/>
            <w:sz w:val="14"/>
            <w:szCs w:val="14"/>
            <w:lang w:val="en-GB"/>
          </w:rPr>
          <w:delText xml:space="preserve">            enum UAS {</w:delText>
        </w:r>
        <w:bookmarkStart w:id="5278" w:name="_Toc192619064"/>
        <w:bookmarkStart w:id="5279" w:name="_Toc192620034"/>
        <w:bookmarkEnd w:id="5278"/>
        <w:bookmarkEnd w:id="5279"/>
      </w:del>
    </w:p>
    <w:p w14:paraId="00A7CF44" w14:textId="1F6D4807" w:rsidR="00F46EE4" w:rsidRPr="00F46EE4" w:rsidDel="0087544E" w:rsidRDefault="00F46EE4" w:rsidP="00F46EE4">
      <w:pPr>
        <w:autoSpaceDE w:val="0"/>
        <w:autoSpaceDN w:val="0"/>
        <w:adjustRightInd w:val="0"/>
        <w:spacing w:after="0"/>
        <w:rPr>
          <w:del w:id="5280" w:author="Author"/>
          <w:rFonts w:ascii="Courier New" w:hAnsi="Courier New" w:cs="Courier New"/>
          <w:color w:val="auto"/>
          <w:sz w:val="14"/>
          <w:szCs w:val="14"/>
          <w:lang w:val="en-GB"/>
        </w:rPr>
      </w:pPr>
      <w:del w:id="5281" w:author="Author">
        <w:r w:rsidRPr="00F46EE4" w:rsidDel="0087544E">
          <w:rPr>
            <w:rFonts w:ascii="Courier New" w:hAnsi="Courier New" w:cs="Courier New"/>
            <w:color w:val="auto"/>
            <w:sz w:val="14"/>
            <w:szCs w:val="14"/>
            <w:lang w:val="en-GB"/>
          </w:rPr>
          <w:delText xml:space="preserve">                description "none";</w:delText>
        </w:r>
        <w:bookmarkStart w:id="5282" w:name="_Toc192619065"/>
        <w:bookmarkStart w:id="5283" w:name="_Toc192620035"/>
        <w:bookmarkEnd w:id="5282"/>
        <w:bookmarkEnd w:id="5283"/>
      </w:del>
    </w:p>
    <w:p w14:paraId="40C70D24" w14:textId="11308390" w:rsidR="00F46EE4" w:rsidRPr="00F46EE4" w:rsidDel="0087544E" w:rsidRDefault="00F46EE4" w:rsidP="00F46EE4">
      <w:pPr>
        <w:autoSpaceDE w:val="0"/>
        <w:autoSpaceDN w:val="0"/>
        <w:adjustRightInd w:val="0"/>
        <w:spacing w:after="0"/>
        <w:rPr>
          <w:del w:id="5284" w:author="Author"/>
          <w:rFonts w:ascii="Courier New" w:hAnsi="Courier New" w:cs="Courier New"/>
          <w:color w:val="auto"/>
          <w:sz w:val="14"/>
          <w:szCs w:val="14"/>
          <w:lang w:val="en-GB"/>
        </w:rPr>
      </w:pPr>
      <w:del w:id="5285" w:author="Author">
        <w:r w:rsidRPr="00F46EE4" w:rsidDel="0087544E">
          <w:rPr>
            <w:rFonts w:ascii="Courier New" w:hAnsi="Courier New" w:cs="Courier New"/>
            <w:color w:val="auto"/>
            <w:sz w:val="14"/>
            <w:szCs w:val="14"/>
            <w:lang w:val="en-GB"/>
          </w:rPr>
          <w:delText xml:space="preserve">            }</w:delText>
        </w:r>
        <w:bookmarkStart w:id="5286" w:name="_Toc192619066"/>
        <w:bookmarkStart w:id="5287" w:name="_Toc192620036"/>
        <w:bookmarkEnd w:id="5286"/>
        <w:bookmarkEnd w:id="5287"/>
      </w:del>
    </w:p>
    <w:p w14:paraId="2F4FE2B7" w14:textId="1B135041" w:rsidR="00F46EE4" w:rsidRPr="00F46EE4" w:rsidDel="0087544E" w:rsidRDefault="00F46EE4" w:rsidP="00F46EE4">
      <w:pPr>
        <w:autoSpaceDE w:val="0"/>
        <w:autoSpaceDN w:val="0"/>
        <w:adjustRightInd w:val="0"/>
        <w:spacing w:after="0"/>
        <w:rPr>
          <w:del w:id="5288" w:author="Author"/>
          <w:rFonts w:ascii="Courier New" w:hAnsi="Courier New" w:cs="Courier New"/>
          <w:color w:val="auto"/>
          <w:sz w:val="14"/>
          <w:szCs w:val="14"/>
          <w:lang w:val="en-GB"/>
        </w:rPr>
      </w:pPr>
      <w:del w:id="5289" w:author="Author">
        <w:r w:rsidRPr="00F46EE4" w:rsidDel="0087544E">
          <w:rPr>
            <w:rFonts w:ascii="Courier New" w:hAnsi="Courier New" w:cs="Courier New"/>
            <w:color w:val="auto"/>
            <w:sz w:val="14"/>
            <w:szCs w:val="14"/>
            <w:lang w:val="en-GB"/>
          </w:rPr>
          <w:delText xml:space="preserve">            enum VOA_INPUT {</w:delText>
        </w:r>
        <w:bookmarkStart w:id="5290" w:name="_Toc192619067"/>
        <w:bookmarkStart w:id="5291" w:name="_Toc192620037"/>
        <w:bookmarkEnd w:id="5290"/>
        <w:bookmarkEnd w:id="5291"/>
      </w:del>
    </w:p>
    <w:p w14:paraId="26B9541C" w14:textId="7D3F699E" w:rsidR="00F46EE4" w:rsidRPr="00F46EE4" w:rsidDel="0087544E" w:rsidRDefault="00F46EE4" w:rsidP="00F46EE4">
      <w:pPr>
        <w:autoSpaceDE w:val="0"/>
        <w:autoSpaceDN w:val="0"/>
        <w:adjustRightInd w:val="0"/>
        <w:spacing w:after="0"/>
        <w:rPr>
          <w:del w:id="5292" w:author="Author"/>
          <w:rFonts w:ascii="Courier New" w:hAnsi="Courier New" w:cs="Courier New"/>
          <w:color w:val="auto"/>
          <w:sz w:val="14"/>
          <w:szCs w:val="14"/>
          <w:lang w:val="en-GB"/>
        </w:rPr>
      </w:pPr>
      <w:del w:id="5293" w:author="Author">
        <w:r w:rsidRPr="00F46EE4" w:rsidDel="0087544E">
          <w:rPr>
            <w:rFonts w:ascii="Courier New" w:hAnsi="Courier New" w:cs="Courier New"/>
            <w:color w:val="auto"/>
            <w:sz w:val="14"/>
            <w:szCs w:val="14"/>
            <w:lang w:val="en-GB"/>
          </w:rPr>
          <w:delText xml:space="preserve">                description "none";</w:delText>
        </w:r>
        <w:bookmarkStart w:id="5294" w:name="_Toc192619068"/>
        <w:bookmarkStart w:id="5295" w:name="_Toc192620038"/>
        <w:bookmarkEnd w:id="5294"/>
        <w:bookmarkEnd w:id="5295"/>
      </w:del>
    </w:p>
    <w:p w14:paraId="2EDC708B" w14:textId="64D56DE6" w:rsidR="00F46EE4" w:rsidRPr="00F46EE4" w:rsidDel="0087544E" w:rsidRDefault="00F46EE4" w:rsidP="00F46EE4">
      <w:pPr>
        <w:autoSpaceDE w:val="0"/>
        <w:autoSpaceDN w:val="0"/>
        <w:adjustRightInd w:val="0"/>
        <w:spacing w:after="0"/>
        <w:rPr>
          <w:del w:id="5296" w:author="Author"/>
          <w:rFonts w:ascii="Courier New" w:hAnsi="Courier New" w:cs="Courier New"/>
          <w:color w:val="auto"/>
          <w:sz w:val="14"/>
          <w:szCs w:val="14"/>
          <w:lang w:val="en-GB"/>
        </w:rPr>
      </w:pPr>
      <w:del w:id="5297" w:author="Author">
        <w:r w:rsidRPr="00F46EE4" w:rsidDel="0087544E">
          <w:rPr>
            <w:rFonts w:ascii="Courier New" w:hAnsi="Courier New" w:cs="Courier New"/>
            <w:color w:val="auto"/>
            <w:sz w:val="14"/>
            <w:szCs w:val="14"/>
            <w:lang w:val="en-GB"/>
          </w:rPr>
          <w:delText xml:space="preserve">            }</w:delText>
        </w:r>
        <w:bookmarkStart w:id="5298" w:name="_Toc192619069"/>
        <w:bookmarkStart w:id="5299" w:name="_Toc192620039"/>
        <w:bookmarkEnd w:id="5298"/>
        <w:bookmarkEnd w:id="5299"/>
      </w:del>
    </w:p>
    <w:p w14:paraId="59D64B14" w14:textId="138E7D26" w:rsidR="00F46EE4" w:rsidRPr="00F46EE4" w:rsidDel="0087544E" w:rsidRDefault="00F46EE4" w:rsidP="00F46EE4">
      <w:pPr>
        <w:autoSpaceDE w:val="0"/>
        <w:autoSpaceDN w:val="0"/>
        <w:adjustRightInd w:val="0"/>
        <w:spacing w:after="0"/>
        <w:rPr>
          <w:del w:id="5300" w:author="Author"/>
          <w:rFonts w:ascii="Courier New" w:hAnsi="Courier New" w:cs="Courier New"/>
          <w:color w:val="auto"/>
          <w:sz w:val="14"/>
          <w:szCs w:val="14"/>
          <w:lang w:val="en-GB"/>
        </w:rPr>
      </w:pPr>
      <w:del w:id="5301" w:author="Author">
        <w:r w:rsidRPr="00F46EE4" w:rsidDel="0087544E">
          <w:rPr>
            <w:rFonts w:ascii="Courier New" w:hAnsi="Courier New" w:cs="Courier New"/>
            <w:color w:val="auto"/>
            <w:sz w:val="14"/>
            <w:szCs w:val="14"/>
            <w:lang w:val="en-GB"/>
          </w:rPr>
          <w:delText xml:space="preserve">            enum VOA_OUTPUT {</w:delText>
        </w:r>
        <w:bookmarkStart w:id="5302" w:name="_Toc192619070"/>
        <w:bookmarkStart w:id="5303" w:name="_Toc192620040"/>
        <w:bookmarkEnd w:id="5302"/>
        <w:bookmarkEnd w:id="5303"/>
      </w:del>
    </w:p>
    <w:p w14:paraId="0D0B1C27" w14:textId="7C2CAEFB" w:rsidR="00F46EE4" w:rsidRPr="00F46EE4" w:rsidDel="0087544E" w:rsidRDefault="00F46EE4" w:rsidP="00F46EE4">
      <w:pPr>
        <w:autoSpaceDE w:val="0"/>
        <w:autoSpaceDN w:val="0"/>
        <w:adjustRightInd w:val="0"/>
        <w:spacing w:after="0"/>
        <w:rPr>
          <w:del w:id="5304" w:author="Author"/>
          <w:rFonts w:ascii="Courier New" w:hAnsi="Courier New" w:cs="Courier New"/>
          <w:color w:val="auto"/>
          <w:sz w:val="14"/>
          <w:szCs w:val="14"/>
          <w:lang w:val="en-GB"/>
        </w:rPr>
      </w:pPr>
      <w:del w:id="5305" w:author="Author">
        <w:r w:rsidRPr="00F46EE4" w:rsidDel="0087544E">
          <w:rPr>
            <w:rFonts w:ascii="Courier New" w:hAnsi="Courier New" w:cs="Courier New"/>
            <w:color w:val="auto"/>
            <w:sz w:val="14"/>
            <w:szCs w:val="14"/>
            <w:lang w:val="en-GB"/>
          </w:rPr>
          <w:delText xml:space="preserve">                description "none";</w:delText>
        </w:r>
        <w:bookmarkStart w:id="5306" w:name="_Toc192619071"/>
        <w:bookmarkStart w:id="5307" w:name="_Toc192620041"/>
        <w:bookmarkEnd w:id="5306"/>
        <w:bookmarkEnd w:id="5307"/>
      </w:del>
    </w:p>
    <w:p w14:paraId="7E43CE7E" w14:textId="4B2F678B" w:rsidR="00F46EE4" w:rsidRPr="00F46EE4" w:rsidDel="0087544E" w:rsidRDefault="00F46EE4" w:rsidP="00F46EE4">
      <w:pPr>
        <w:autoSpaceDE w:val="0"/>
        <w:autoSpaceDN w:val="0"/>
        <w:adjustRightInd w:val="0"/>
        <w:spacing w:after="0"/>
        <w:rPr>
          <w:del w:id="5308" w:author="Author"/>
          <w:rFonts w:ascii="Courier New" w:hAnsi="Courier New" w:cs="Courier New"/>
          <w:color w:val="auto"/>
          <w:sz w:val="14"/>
          <w:szCs w:val="14"/>
          <w:lang w:val="en-GB"/>
        </w:rPr>
      </w:pPr>
      <w:del w:id="5309" w:author="Author">
        <w:r w:rsidRPr="00F46EE4" w:rsidDel="0087544E">
          <w:rPr>
            <w:rFonts w:ascii="Courier New" w:hAnsi="Courier New" w:cs="Courier New"/>
            <w:color w:val="auto"/>
            <w:sz w:val="14"/>
            <w:szCs w:val="14"/>
            <w:lang w:val="en-GB"/>
          </w:rPr>
          <w:delText xml:space="preserve">            }</w:delText>
        </w:r>
        <w:bookmarkStart w:id="5310" w:name="_Toc192619072"/>
        <w:bookmarkStart w:id="5311" w:name="_Toc192620042"/>
        <w:bookmarkEnd w:id="5310"/>
        <w:bookmarkEnd w:id="5311"/>
      </w:del>
    </w:p>
    <w:p w14:paraId="0A55BF2C" w14:textId="553EF77E" w:rsidR="00F46EE4" w:rsidRPr="00F46EE4" w:rsidDel="0087544E" w:rsidRDefault="00F46EE4" w:rsidP="00F46EE4">
      <w:pPr>
        <w:autoSpaceDE w:val="0"/>
        <w:autoSpaceDN w:val="0"/>
        <w:adjustRightInd w:val="0"/>
        <w:spacing w:after="0"/>
        <w:rPr>
          <w:del w:id="5312" w:author="Author"/>
          <w:rFonts w:ascii="Courier New" w:hAnsi="Courier New" w:cs="Courier New"/>
          <w:color w:val="auto"/>
          <w:sz w:val="14"/>
          <w:szCs w:val="14"/>
          <w:lang w:val="en-GB"/>
        </w:rPr>
      </w:pPr>
      <w:del w:id="5313" w:author="Author">
        <w:r w:rsidRPr="00F46EE4" w:rsidDel="0087544E">
          <w:rPr>
            <w:rFonts w:ascii="Courier New" w:hAnsi="Courier New" w:cs="Courier New"/>
            <w:color w:val="auto"/>
            <w:sz w:val="14"/>
            <w:szCs w:val="14"/>
            <w:lang w:val="en-GB"/>
          </w:rPr>
          <w:delText xml:space="preserve">        }</w:delText>
        </w:r>
        <w:bookmarkStart w:id="5314" w:name="_Toc192619073"/>
        <w:bookmarkStart w:id="5315" w:name="_Toc192620043"/>
        <w:bookmarkEnd w:id="5314"/>
        <w:bookmarkEnd w:id="5315"/>
      </w:del>
    </w:p>
    <w:p w14:paraId="1693B728" w14:textId="60C4E4DC" w:rsidR="00F46EE4" w:rsidRPr="00F46EE4" w:rsidDel="0087544E" w:rsidRDefault="00F46EE4" w:rsidP="00F46EE4">
      <w:pPr>
        <w:autoSpaceDE w:val="0"/>
        <w:autoSpaceDN w:val="0"/>
        <w:adjustRightInd w:val="0"/>
        <w:spacing w:after="0"/>
        <w:rPr>
          <w:del w:id="5316" w:author="Author"/>
          <w:rFonts w:ascii="Courier New" w:hAnsi="Courier New" w:cs="Courier New"/>
          <w:color w:val="auto"/>
          <w:sz w:val="14"/>
          <w:szCs w:val="14"/>
          <w:lang w:val="en-GB"/>
        </w:rPr>
      </w:pPr>
      <w:del w:id="5317" w:author="Author">
        <w:r w:rsidRPr="00F46EE4" w:rsidDel="0087544E">
          <w:rPr>
            <w:rFonts w:ascii="Courier New" w:hAnsi="Courier New" w:cs="Courier New"/>
            <w:color w:val="auto"/>
            <w:sz w:val="14"/>
            <w:szCs w:val="14"/>
            <w:lang w:val="en-GB"/>
          </w:rPr>
          <w:delText xml:space="preserve">        description "none";</w:delText>
        </w:r>
        <w:bookmarkStart w:id="5318" w:name="_Toc192619074"/>
        <w:bookmarkStart w:id="5319" w:name="_Toc192620044"/>
        <w:bookmarkEnd w:id="5318"/>
        <w:bookmarkEnd w:id="5319"/>
      </w:del>
    </w:p>
    <w:p w14:paraId="3BE6278A" w14:textId="3BB170A6" w:rsidR="00F46EE4" w:rsidRPr="00F46EE4" w:rsidDel="0087544E" w:rsidRDefault="00F46EE4" w:rsidP="00F46EE4">
      <w:pPr>
        <w:autoSpaceDE w:val="0"/>
        <w:autoSpaceDN w:val="0"/>
        <w:adjustRightInd w:val="0"/>
        <w:spacing w:after="0"/>
        <w:rPr>
          <w:del w:id="5320" w:author="Author"/>
          <w:rFonts w:ascii="Courier New" w:hAnsi="Courier New" w:cs="Courier New"/>
          <w:color w:val="auto"/>
          <w:sz w:val="14"/>
          <w:szCs w:val="14"/>
          <w:lang w:val="en-GB"/>
        </w:rPr>
      </w:pPr>
      <w:del w:id="5321" w:author="Author">
        <w:r w:rsidRPr="00F46EE4" w:rsidDel="0087544E">
          <w:rPr>
            <w:rFonts w:ascii="Courier New" w:hAnsi="Courier New" w:cs="Courier New"/>
            <w:color w:val="auto"/>
            <w:sz w:val="14"/>
            <w:szCs w:val="14"/>
            <w:lang w:val="en-GB"/>
          </w:rPr>
          <w:delText xml:space="preserve">    }</w:delText>
        </w:r>
        <w:bookmarkStart w:id="5322" w:name="_Toc192619075"/>
        <w:bookmarkStart w:id="5323" w:name="_Toc192620045"/>
        <w:bookmarkEnd w:id="5322"/>
        <w:bookmarkEnd w:id="5323"/>
      </w:del>
    </w:p>
    <w:p w14:paraId="0787A0D8" w14:textId="7F35E12E" w:rsidR="00F46EE4" w:rsidRPr="00F46EE4" w:rsidDel="0087544E" w:rsidRDefault="00F46EE4" w:rsidP="00F46EE4">
      <w:pPr>
        <w:autoSpaceDE w:val="0"/>
        <w:autoSpaceDN w:val="0"/>
        <w:adjustRightInd w:val="0"/>
        <w:spacing w:after="0"/>
        <w:rPr>
          <w:del w:id="5324" w:author="Author"/>
          <w:rFonts w:ascii="Courier New" w:hAnsi="Courier New" w:cs="Courier New"/>
          <w:color w:val="auto"/>
          <w:sz w:val="14"/>
          <w:szCs w:val="14"/>
          <w:lang w:val="en-GB"/>
        </w:rPr>
      </w:pPr>
      <w:del w:id="5325" w:author="Author">
        <w:r w:rsidRPr="00F46EE4" w:rsidDel="0087544E">
          <w:rPr>
            <w:rFonts w:ascii="Courier New" w:hAnsi="Courier New" w:cs="Courier New"/>
            <w:color w:val="auto"/>
            <w:sz w:val="14"/>
            <w:szCs w:val="14"/>
            <w:lang w:val="en-GB"/>
          </w:rPr>
          <w:delText xml:space="preserve">    typedef gnmi-streaming-object-type {</w:delText>
        </w:r>
        <w:bookmarkStart w:id="5326" w:name="_Toc192619076"/>
        <w:bookmarkStart w:id="5327" w:name="_Toc192620046"/>
        <w:bookmarkEnd w:id="5326"/>
        <w:bookmarkEnd w:id="5327"/>
      </w:del>
    </w:p>
    <w:p w14:paraId="79322B6C" w14:textId="6AFD3327" w:rsidR="00F46EE4" w:rsidRPr="00F46EE4" w:rsidDel="0087544E" w:rsidRDefault="00F46EE4" w:rsidP="00F46EE4">
      <w:pPr>
        <w:autoSpaceDE w:val="0"/>
        <w:autoSpaceDN w:val="0"/>
        <w:adjustRightInd w:val="0"/>
        <w:spacing w:after="0"/>
        <w:rPr>
          <w:del w:id="5328" w:author="Author"/>
          <w:rFonts w:ascii="Courier New" w:hAnsi="Courier New" w:cs="Courier New"/>
          <w:color w:val="auto"/>
          <w:sz w:val="14"/>
          <w:szCs w:val="14"/>
          <w:lang w:val="en-GB"/>
        </w:rPr>
      </w:pPr>
      <w:del w:id="5329" w:author="Author">
        <w:r w:rsidRPr="00F46EE4" w:rsidDel="0087544E">
          <w:rPr>
            <w:rFonts w:ascii="Courier New" w:hAnsi="Courier New" w:cs="Courier New"/>
            <w:color w:val="auto"/>
            <w:sz w:val="14"/>
            <w:szCs w:val="14"/>
            <w:lang w:val="en-GB"/>
          </w:rPr>
          <w:delText xml:space="preserve">        type identityref {</w:delText>
        </w:r>
        <w:bookmarkStart w:id="5330" w:name="_Toc192619077"/>
        <w:bookmarkStart w:id="5331" w:name="_Toc192620047"/>
        <w:bookmarkEnd w:id="5330"/>
        <w:bookmarkEnd w:id="5331"/>
      </w:del>
    </w:p>
    <w:p w14:paraId="14B8CDD7" w14:textId="3558A0A6" w:rsidR="00F46EE4" w:rsidRPr="00F46EE4" w:rsidDel="0087544E" w:rsidRDefault="00F46EE4" w:rsidP="00F46EE4">
      <w:pPr>
        <w:autoSpaceDE w:val="0"/>
        <w:autoSpaceDN w:val="0"/>
        <w:adjustRightInd w:val="0"/>
        <w:spacing w:after="0"/>
        <w:rPr>
          <w:del w:id="5332" w:author="Author"/>
          <w:rFonts w:ascii="Courier New" w:hAnsi="Courier New" w:cs="Courier New"/>
          <w:color w:val="auto"/>
          <w:sz w:val="14"/>
          <w:szCs w:val="14"/>
          <w:lang w:val="en-GB"/>
        </w:rPr>
      </w:pPr>
      <w:del w:id="5333" w:author="Author">
        <w:r w:rsidRPr="00F46EE4" w:rsidDel="0087544E">
          <w:rPr>
            <w:rFonts w:ascii="Courier New" w:hAnsi="Courier New" w:cs="Courier New"/>
            <w:color w:val="auto"/>
            <w:sz w:val="14"/>
            <w:szCs w:val="14"/>
            <w:lang w:val="en-GB"/>
          </w:rPr>
          <w:delText xml:space="preserve">            base GNMI_STREAMING_OBJECT_TYPE;</w:delText>
        </w:r>
        <w:bookmarkStart w:id="5334" w:name="_Toc192619078"/>
        <w:bookmarkStart w:id="5335" w:name="_Toc192620048"/>
        <w:bookmarkEnd w:id="5334"/>
        <w:bookmarkEnd w:id="5335"/>
      </w:del>
    </w:p>
    <w:p w14:paraId="10BD7179" w14:textId="3EB7560A" w:rsidR="00F46EE4" w:rsidRPr="00F46EE4" w:rsidDel="0087544E" w:rsidRDefault="00F46EE4" w:rsidP="00F46EE4">
      <w:pPr>
        <w:autoSpaceDE w:val="0"/>
        <w:autoSpaceDN w:val="0"/>
        <w:adjustRightInd w:val="0"/>
        <w:spacing w:after="0"/>
        <w:rPr>
          <w:del w:id="5336" w:author="Author"/>
          <w:rFonts w:ascii="Courier New" w:hAnsi="Courier New" w:cs="Courier New"/>
          <w:color w:val="auto"/>
          <w:sz w:val="14"/>
          <w:szCs w:val="14"/>
          <w:lang w:val="en-GB"/>
        </w:rPr>
      </w:pPr>
      <w:del w:id="5337" w:author="Author">
        <w:r w:rsidRPr="00F46EE4" w:rsidDel="0087544E">
          <w:rPr>
            <w:rFonts w:ascii="Courier New" w:hAnsi="Courier New" w:cs="Courier New"/>
            <w:color w:val="auto"/>
            <w:sz w:val="14"/>
            <w:szCs w:val="14"/>
            <w:lang w:val="en-GB"/>
          </w:rPr>
          <w:delText xml:space="preserve">        }</w:delText>
        </w:r>
        <w:bookmarkStart w:id="5338" w:name="_Toc192619079"/>
        <w:bookmarkStart w:id="5339" w:name="_Toc192620049"/>
        <w:bookmarkEnd w:id="5338"/>
        <w:bookmarkEnd w:id="5339"/>
      </w:del>
    </w:p>
    <w:p w14:paraId="4EB6E38E" w14:textId="54D6194A" w:rsidR="00F46EE4" w:rsidRPr="00F46EE4" w:rsidDel="0087544E" w:rsidRDefault="00F46EE4" w:rsidP="00F46EE4">
      <w:pPr>
        <w:autoSpaceDE w:val="0"/>
        <w:autoSpaceDN w:val="0"/>
        <w:adjustRightInd w:val="0"/>
        <w:spacing w:after="0"/>
        <w:rPr>
          <w:del w:id="5340" w:author="Author"/>
          <w:rFonts w:ascii="Courier New" w:hAnsi="Courier New" w:cs="Courier New"/>
          <w:color w:val="auto"/>
          <w:sz w:val="14"/>
          <w:szCs w:val="14"/>
          <w:lang w:val="en-GB"/>
        </w:rPr>
      </w:pPr>
      <w:del w:id="5341" w:author="Author">
        <w:r w:rsidRPr="00F46EE4" w:rsidDel="0087544E">
          <w:rPr>
            <w:rFonts w:ascii="Courier New" w:hAnsi="Courier New" w:cs="Courier New"/>
            <w:color w:val="auto"/>
            <w:sz w:val="14"/>
            <w:szCs w:val="14"/>
            <w:lang w:val="en-GB"/>
          </w:rPr>
          <w:delText xml:space="preserve">        description "none";</w:delText>
        </w:r>
        <w:bookmarkStart w:id="5342" w:name="_Toc192619080"/>
        <w:bookmarkStart w:id="5343" w:name="_Toc192620050"/>
        <w:bookmarkEnd w:id="5342"/>
        <w:bookmarkEnd w:id="5343"/>
      </w:del>
    </w:p>
    <w:p w14:paraId="5944AC0E" w14:textId="558D6A6B" w:rsidR="00F46EE4" w:rsidRPr="00F46EE4" w:rsidDel="0087544E" w:rsidRDefault="00F46EE4" w:rsidP="00F46EE4">
      <w:pPr>
        <w:autoSpaceDE w:val="0"/>
        <w:autoSpaceDN w:val="0"/>
        <w:adjustRightInd w:val="0"/>
        <w:spacing w:after="0"/>
        <w:rPr>
          <w:del w:id="5344" w:author="Author"/>
          <w:rFonts w:ascii="Courier New" w:hAnsi="Courier New" w:cs="Courier New"/>
          <w:color w:val="auto"/>
          <w:sz w:val="14"/>
          <w:szCs w:val="14"/>
          <w:lang w:val="en-GB"/>
        </w:rPr>
      </w:pPr>
      <w:del w:id="5345" w:author="Author">
        <w:r w:rsidRPr="00F46EE4" w:rsidDel="0087544E">
          <w:rPr>
            <w:rFonts w:ascii="Courier New" w:hAnsi="Courier New" w:cs="Courier New"/>
            <w:color w:val="auto"/>
            <w:sz w:val="14"/>
            <w:szCs w:val="14"/>
            <w:lang w:val="en-GB"/>
          </w:rPr>
          <w:delText xml:space="preserve">    }</w:delText>
        </w:r>
        <w:bookmarkStart w:id="5346" w:name="_Toc192619081"/>
        <w:bookmarkStart w:id="5347" w:name="_Toc192620051"/>
        <w:bookmarkEnd w:id="5346"/>
        <w:bookmarkEnd w:id="5347"/>
      </w:del>
    </w:p>
    <w:p w14:paraId="3A897D63" w14:textId="2D38775E" w:rsidR="00F46EE4" w:rsidRPr="00F46EE4" w:rsidDel="0087544E" w:rsidRDefault="00F46EE4" w:rsidP="00F46EE4">
      <w:pPr>
        <w:autoSpaceDE w:val="0"/>
        <w:autoSpaceDN w:val="0"/>
        <w:adjustRightInd w:val="0"/>
        <w:spacing w:after="0"/>
        <w:rPr>
          <w:del w:id="5348" w:author="Author"/>
          <w:rFonts w:ascii="Courier New" w:hAnsi="Courier New" w:cs="Courier New"/>
          <w:color w:val="auto"/>
          <w:sz w:val="14"/>
          <w:szCs w:val="14"/>
          <w:lang w:val="en-GB"/>
        </w:rPr>
      </w:pPr>
      <w:bookmarkStart w:id="5349" w:name="_Toc192619082"/>
      <w:bookmarkStart w:id="5350" w:name="_Toc192620052"/>
      <w:bookmarkEnd w:id="5349"/>
      <w:bookmarkEnd w:id="5350"/>
    </w:p>
    <w:p w14:paraId="479C12CF" w14:textId="6DBCFC8C" w:rsidR="00F46EE4" w:rsidRPr="00F46EE4" w:rsidDel="0087544E" w:rsidRDefault="00F46EE4" w:rsidP="00F46EE4">
      <w:pPr>
        <w:autoSpaceDE w:val="0"/>
        <w:autoSpaceDN w:val="0"/>
        <w:adjustRightInd w:val="0"/>
        <w:spacing w:after="0"/>
        <w:rPr>
          <w:del w:id="5351" w:author="Author"/>
          <w:rFonts w:ascii="Courier New" w:hAnsi="Courier New" w:cs="Courier New"/>
          <w:color w:val="auto"/>
          <w:sz w:val="14"/>
          <w:szCs w:val="14"/>
          <w:lang w:val="en-GB"/>
        </w:rPr>
      </w:pPr>
      <w:del w:id="5352" w:author="Author">
        <w:r w:rsidRPr="00F46EE4" w:rsidDel="0087544E">
          <w:rPr>
            <w:rFonts w:ascii="Courier New" w:hAnsi="Courier New" w:cs="Courier New"/>
            <w:color w:val="auto"/>
            <w:sz w:val="14"/>
            <w:szCs w:val="14"/>
            <w:lang w:val="en-GB"/>
          </w:rPr>
          <w:delText xml:space="preserve">    /**************************</w:delText>
        </w:r>
        <w:bookmarkStart w:id="5353" w:name="_Toc192619083"/>
        <w:bookmarkStart w:id="5354" w:name="_Toc192620053"/>
        <w:bookmarkEnd w:id="5353"/>
        <w:bookmarkEnd w:id="5354"/>
      </w:del>
    </w:p>
    <w:p w14:paraId="498A72DB" w14:textId="30153C3D" w:rsidR="00F46EE4" w:rsidRPr="00F46EE4" w:rsidDel="0087544E" w:rsidRDefault="00F46EE4" w:rsidP="00F46EE4">
      <w:pPr>
        <w:autoSpaceDE w:val="0"/>
        <w:autoSpaceDN w:val="0"/>
        <w:adjustRightInd w:val="0"/>
        <w:spacing w:after="0"/>
        <w:rPr>
          <w:del w:id="5355" w:author="Author"/>
          <w:rFonts w:ascii="Courier New" w:hAnsi="Courier New" w:cs="Courier New"/>
          <w:color w:val="auto"/>
          <w:sz w:val="14"/>
          <w:szCs w:val="14"/>
          <w:lang w:val="en-GB"/>
        </w:rPr>
      </w:pPr>
      <w:del w:id="5356" w:author="Author">
        <w:r w:rsidRPr="00F46EE4" w:rsidDel="0087544E">
          <w:rPr>
            <w:rFonts w:ascii="Courier New" w:hAnsi="Courier New" w:cs="Courier New"/>
            <w:color w:val="auto"/>
            <w:sz w:val="14"/>
            <w:szCs w:val="14"/>
            <w:lang w:val="en-GB"/>
          </w:rPr>
          <w:delText xml:space="preserve">    * package object-classes</w:delText>
        </w:r>
        <w:bookmarkStart w:id="5357" w:name="_Toc192619084"/>
        <w:bookmarkStart w:id="5358" w:name="_Toc192620054"/>
        <w:bookmarkEnd w:id="5357"/>
        <w:bookmarkEnd w:id="5358"/>
      </w:del>
    </w:p>
    <w:p w14:paraId="5F65055D" w14:textId="682C0E5E" w:rsidR="00F46EE4" w:rsidRPr="00F46EE4" w:rsidDel="0087544E" w:rsidRDefault="00F46EE4" w:rsidP="00F46EE4">
      <w:pPr>
        <w:autoSpaceDE w:val="0"/>
        <w:autoSpaceDN w:val="0"/>
        <w:adjustRightInd w:val="0"/>
        <w:spacing w:after="0"/>
        <w:rPr>
          <w:del w:id="5359" w:author="Author"/>
          <w:rFonts w:ascii="Courier New" w:hAnsi="Courier New" w:cs="Courier New"/>
          <w:color w:val="auto"/>
          <w:sz w:val="14"/>
          <w:szCs w:val="14"/>
          <w:lang w:val="en-GB"/>
        </w:rPr>
      </w:pPr>
      <w:del w:id="5360" w:author="Author">
        <w:r w:rsidRPr="00F46EE4" w:rsidDel="0087544E">
          <w:rPr>
            <w:rFonts w:ascii="Courier New" w:hAnsi="Courier New" w:cs="Courier New"/>
            <w:color w:val="auto"/>
            <w:sz w:val="14"/>
            <w:szCs w:val="14"/>
            <w:lang w:val="en-GB"/>
          </w:rPr>
          <w:delText xml:space="preserve">    **************************/ </w:delText>
        </w:r>
        <w:bookmarkStart w:id="5361" w:name="_Toc192619085"/>
        <w:bookmarkStart w:id="5362" w:name="_Toc192620055"/>
        <w:bookmarkEnd w:id="5361"/>
        <w:bookmarkEnd w:id="5362"/>
      </w:del>
    </w:p>
    <w:p w14:paraId="418B9767" w14:textId="39BE05EA" w:rsidR="00F46EE4" w:rsidRPr="00F46EE4" w:rsidDel="0087544E" w:rsidRDefault="00F46EE4" w:rsidP="00F46EE4">
      <w:pPr>
        <w:autoSpaceDE w:val="0"/>
        <w:autoSpaceDN w:val="0"/>
        <w:adjustRightInd w:val="0"/>
        <w:spacing w:after="0"/>
        <w:rPr>
          <w:del w:id="5363" w:author="Author"/>
          <w:rFonts w:ascii="Courier New" w:hAnsi="Courier New" w:cs="Courier New"/>
          <w:color w:val="auto"/>
          <w:sz w:val="14"/>
          <w:szCs w:val="14"/>
          <w:lang w:val="en-GB"/>
        </w:rPr>
      </w:pPr>
      <w:del w:id="5364" w:author="Author">
        <w:r w:rsidRPr="00F46EE4" w:rsidDel="0087544E">
          <w:rPr>
            <w:rFonts w:ascii="Courier New" w:hAnsi="Courier New" w:cs="Courier New"/>
            <w:color w:val="auto"/>
            <w:sz w:val="14"/>
            <w:szCs w:val="14"/>
            <w:lang w:val="en-GB"/>
          </w:rPr>
          <w:delText xml:space="preserve">    grouping subscribe-response {</w:delText>
        </w:r>
        <w:bookmarkStart w:id="5365" w:name="_Toc192619086"/>
        <w:bookmarkStart w:id="5366" w:name="_Toc192620056"/>
        <w:bookmarkEnd w:id="5365"/>
        <w:bookmarkEnd w:id="5366"/>
      </w:del>
    </w:p>
    <w:p w14:paraId="233C235C" w14:textId="72768E09" w:rsidR="00F46EE4" w:rsidRPr="00F46EE4" w:rsidDel="0087544E" w:rsidRDefault="00F46EE4" w:rsidP="00F46EE4">
      <w:pPr>
        <w:autoSpaceDE w:val="0"/>
        <w:autoSpaceDN w:val="0"/>
        <w:adjustRightInd w:val="0"/>
        <w:spacing w:after="0"/>
        <w:rPr>
          <w:del w:id="5367" w:author="Author"/>
          <w:rFonts w:ascii="Courier New" w:hAnsi="Courier New" w:cs="Courier New"/>
          <w:color w:val="auto"/>
          <w:sz w:val="14"/>
          <w:szCs w:val="14"/>
          <w:lang w:val="en-GB"/>
        </w:rPr>
      </w:pPr>
      <w:del w:id="5368" w:author="Author">
        <w:r w:rsidRPr="00F46EE4" w:rsidDel="0087544E">
          <w:rPr>
            <w:rFonts w:ascii="Courier New" w:hAnsi="Courier New" w:cs="Courier New"/>
            <w:color w:val="auto"/>
            <w:sz w:val="14"/>
            <w:szCs w:val="14"/>
            <w:lang w:val="en-GB"/>
          </w:rPr>
          <w:delText xml:space="preserve">        container notification {</w:delText>
        </w:r>
        <w:bookmarkStart w:id="5369" w:name="_Toc192619087"/>
        <w:bookmarkStart w:id="5370" w:name="_Toc192620057"/>
        <w:bookmarkEnd w:id="5369"/>
        <w:bookmarkEnd w:id="5370"/>
      </w:del>
    </w:p>
    <w:p w14:paraId="55254B33" w14:textId="68E9C187" w:rsidR="00F46EE4" w:rsidRPr="00F46EE4" w:rsidDel="0087544E" w:rsidRDefault="00F46EE4" w:rsidP="00F46EE4">
      <w:pPr>
        <w:autoSpaceDE w:val="0"/>
        <w:autoSpaceDN w:val="0"/>
        <w:adjustRightInd w:val="0"/>
        <w:spacing w:after="0"/>
        <w:rPr>
          <w:del w:id="5371" w:author="Author"/>
          <w:rFonts w:ascii="Courier New" w:hAnsi="Courier New" w:cs="Courier New"/>
          <w:color w:val="auto"/>
          <w:sz w:val="14"/>
          <w:szCs w:val="14"/>
          <w:lang w:val="en-GB"/>
        </w:rPr>
      </w:pPr>
      <w:del w:id="5372" w:author="Author">
        <w:r w:rsidRPr="00F46EE4" w:rsidDel="0087544E">
          <w:rPr>
            <w:rFonts w:ascii="Courier New" w:hAnsi="Courier New" w:cs="Courier New"/>
            <w:color w:val="auto"/>
            <w:sz w:val="14"/>
            <w:szCs w:val="14"/>
            <w:lang w:val="en-GB"/>
          </w:rPr>
          <w:delText xml:space="preserve">            config false;</w:delText>
        </w:r>
        <w:bookmarkStart w:id="5373" w:name="_Toc192619088"/>
        <w:bookmarkStart w:id="5374" w:name="_Toc192620058"/>
        <w:bookmarkEnd w:id="5373"/>
        <w:bookmarkEnd w:id="5374"/>
      </w:del>
    </w:p>
    <w:p w14:paraId="12C2C802" w14:textId="563562F7" w:rsidR="00F46EE4" w:rsidRPr="00F46EE4" w:rsidDel="0087544E" w:rsidRDefault="00F46EE4" w:rsidP="00F46EE4">
      <w:pPr>
        <w:autoSpaceDE w:val="0"/>
        <w:autoSpaceDN w:val="0"/>
        <w:adjustRightInd w:val="0"/>
        <w:spacing w:after="0"/>
        <w:rPr>
          <w:del w:id="5375" w:author="Author"/>
          <w:rFonts w:ascii="Courier New" w:hAnsi="Courier New" w:cs="Courier New"/>
          <w:color w:val="auto"/>
          <w:sz w:val="14"/>
          <w:szCs w:val="14"/>
          <w:lang w:val="en-GB"/>
        </w:rPr>
      </w:pPr>
      <w:del w:id="5376" w:author="Author">
        <w:r w:rsidRPr="00F46EE4" w:rsidDel="0087544E">
          <w:rPr>
            <w:rFonts w:ascii="Courier New" w:hAnsi="Courier New" w:cs="Courier New"/>
            <w:color w:val="auto"/>
            <w:sz w:val="14"/>
            <w:szCs w:val="14"/>
            <w:lang w:val="en-GB"/>
          </w:rPr>
          <w:delText xml:space="preserve">            uses notification;</w:delText>
        </w:r>
        <w:bookmarkStart w:id="5377" w:name="_Toc192619089"/>
        <w:bookmarkStart w:id="5378" w:name="_Toc192620059"/>
        <w:bookmarkEnd w:id="5377"/>
        <w:bookmarkEnd w:id="5378"/>
      </w:del>
    </w:p>
    <w:p w14:paraId="557FBE74" w14:textId="1A26CFA7" w:rsidR="00F46EE4" w:rsidRPr="00F46EE4" w:rsidDel="0087544E" w:rsidRDefault="00F46EE4" w:rsidP="00F46EE4">
      <w:pPr>
        <w:autoSpaceDE w:val="0"/>
        <w:autoSpaceDN w:val="0"/>
        <w:adjustRightInd w:val="0"/>
        <w:spacing w:after="0"/>
        <w:rPr>
          <w:del w:id="5379" w:author="Author"/>
          <w:rFonts w:ascii="Courier New" w:hAnsi="Courier New" w:cs="Courier New"/>
          <w:color w:val="auto"/>
          <w:sz w:val="14"/>
          <w:szCs w:val="14"/>
          <w:lang w:val="en-GB"/>
        </w:rPr>
      </w:pPr>
      <w:del w:id="5380"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381" w:name="_Toc192619090"/>
        <w:bookmarkStart w:id="5382" w:name="_Toc192620060"/>
        <w:bookmarkEnd w:id="5381"/>
        <w:bookmarkEnd w:id="5382"/>
      </w:del>
    </w:p>
    <w:p w14:paraId="20BA5E28" w14:textId="3520EE69" w:rsidR="00F46EE4" w:rsidRPr="00F46EE4" w:rsidDel="0087544E" w:rsidRDefault="00F46EE4" w:rsidP="00F46EE4">
      <w:pPr>
        <w:autoSpaceDE w:val="0"/>
        <w:autoSpaceDN w:val="0"/>
        <w:adjustRightInd w:val="0"/>
        <w:spacing w:after="0"/>
        <w:rPr>
          <w:del w:id="5383" w:author="Author"/>
          <w:rFonts w:ascii="Courier New" w:hAnsi="Courier New" w:cs="Courier New"/>
          <w:color w:val="auto"/>
          <w:sz w:val="14"/>
          <w:szCs w:val="14"/>
          <w:lang w:val="en-GB"/>
        </w:rPr>
      </w:pPr>
      <w:del w:id="5384" w:author="Author">
        <w:r w:rsidRPr="00F46EE4" w:rsidDel="0087544E">
          <w:rPr>
            <w:rFonts w:ascii="Courier New" w:hAnsi="Courier New" w:cs="Courier New"/>
            <w:color w:val="auto"/>
            <w:sz w:val="14"/>
            <w:szCs w:val="14"/>
            <w:lang w:val="en-GB"/>
          </w:rPr>
          <w:delText xml:space="preserve">                // Changed or sampled value for a path.";</w:delText>
        </w:r>
        <w:bookmarkStart w:id="5385" w:name="_Toc192619091"/>
        <w:bookmarkStart w:id="5386" w:name="_Toc192620061"/>
        <w:bookmarkEnd w:id="5385"/>
        <w:bookmarkEnd w:id="5386"/>
      </w:del>
    </w:p>
    <w:p w14:paraId="28BADB3B" w14:textId="4B51F392" w:rsidR="00F46EE4" w:rsidRPr="00F46EE4" w:rsidDel="0087544E" w:rsidRDefault="00F46EE4" w:rsidP="00F46EE4">
      <w:pPr>
        <w:autoSpaceDE w:val="0"/>
        <w:autoSpaceDN w:val="0"/>
        <w:adjustRightInd w:val="0"/>
        <w:spacing w:after="0"/>
        <w:rPr>
          <w:del w:id="5387" w:author="Author"/>
          <w:rFonts w:ascii="Courier New" w:hAnsi="Courier New" w:cs="Courier New"/>
          <w:color w:val="auto"/>
          <w:sz w:val="14"/>
          <w:szCs w:val="14"/>
          <w:lang w:val="en-GB"/>
        </w:rPr>
      </w:pPr>
      <w:del w:id="5388" w:author="Author">
        <w:r w:rsidRPr="00F46EE4" w:rsidDel="0087544E">
          <w:rPr>
            <w:rFonts w:ascii="Courier New" w:hAnsi="Courier New" w:cs="Courier New"/>
            <w:color w:val="auto"/>
            <w:sz w:val="14"/>
            <w:szCs w:val="14"/>
            <w:lang w:val="en-GB"/>
          </w:rPr>
          <w:delText xml:space="preserve">        }</w:delText>
        </w:r>
        <w:bookmarkStart w:id="5389" w:name="_Toc192619092"/>
        <w:bookmarkStart w:id="5390" w:name="_Toc192620062"/>
        <w:bookmarkEnd w:id="5389"/>
        <w:bookmarkEnd w:id="5390"/>
      </w:del>
    </w:p>
    <w:p w14:paraId="237930D7" w14:textId="11BEE88A" w:rsidR="00F46EE4" w:rsidRPr="00F46EE4" w:rsidDel="0087544E" w:rsidRDefault="00F46EE4" w:rsidP="00F46EE4">
      <w:pPr>
        <w:autoSpaceDE w:val="0"/>
        <w:autoSpaceDN w:val="0"/>
        <w:adjustRightInd w:val="0"/>
        <w:spacing w:after="0"/>
        <w:rPr>
          <w:del w:id="5391" w:author="Author"/>
          <w:rFonts w:ascii="Courier New" w:hAnsi="Courier New" w:cs="Courier New"/>
          <w:color w:val="auto"/>
          <w:sz w:val="14"/>
          <w:szCs w:val="14"/>
          <w:lang w:val="en-GB"/>
        </w:rPr>
      </w:pPr>
      <w:del w:id="5392"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393" w:name="_Toc192619093"/>
        <w:bookmarkStart w:id="5394" w:name="_Toc192620063"/>
        <w:bookmarkEnd w:id="5393"/>
        <w:bookmarkEnd w:id="5394"/>
      </w:del>
    </w:p>
    <w:p w14:paraId="7B5369BD" w14:textId="63D66BD5" w:rsidR="00F46EE4" w:rsidRPr="00F46EE4" w:rsidDel="0087544E" w:rsidRDefault="00F46EE4" w:rsidP="00F46EE4">
      <w:pPr>
        <w:autoSpaceDE w:val="0"/>
        <w:autoSpaceDN w:val="0"/>
        <w:adjustRightInd w:val="0"/>
        <w:spacing w:after="0"/>
        <w:rPr>
          <w:del w:id="5395" w:author="Author"/>
          <w:rFonts w:ascii="Courier New" w:hAnsi="Courier New" w:cs="Courier New"/>
          <w:color w:val="auto"/>
          <w:sz w:val="14"/>
          <w:szCs w:val="14"/>
          <w:lang w:val="en-GB"/>
        </w:rPr>
      </w:pPr>
      <w:del w:id="5396" w:author="Author">
        <w:r w:rsidRPr="00F46EE4" w:rsidDel="0087544E">
          <w:rPr>
            <w:rFonts w:ascii="Courier New" w:hAnsi="Courier New" w:cs="Courier New"/>
            <w:color w:val="auto"/>
            <w:sz w:val="14"/>
            <w:szCs w:val="14"/>
            <w:lang w:val="en-GB"/>
          </w:rPr>
          <w:delText xml:space="preserve">            // SubscribeResponse is the message used by the target within a Subscribe RPC.</w:delText>
        </w:r>
        <w:bookmarkStart w:id="5397" w:name="_Toc192619094"/>
        <w:bookmarkStart w:id="5398" w:name="_Toc192620064"/>
        <w:bookmarkEnd w:id="5397"/>
        <w:bookmarkEnd w:id="5398"/>
      </w:del>
    </w:p>
    <w:p w14:paraId="4A0C7C5C" w14:textId="27654DB2" w:rsidR="00F46EE4" w:rsidRPr="00F46EE4" w:rsidDel="0087544E" w:rsidRDefault="00F46EE4" w:rsidP="00F46EE4">
      <w:pPr>
        <w:autoSpaceDE w:val="0"/>
        <w:autoSpaceDN w:val="0"/>
        <w:adjustRightInd w:val="0"/>
        <w:spacing w:after="0"/>
        <w:rPr>
          <w:del w:id="5399" w:author="Author"/>
          <w:rFonts w:ascii="Courier New" w:hAnsi="Courier New" w:cs="Courier New"/>
          <w:color w:val="auto"/>
          <w:sz w:val="14"/>
          <w:szCs w:val="14"/>
          <w:lang w:val="en-GB"/>
        </w:rPr>
      </w:pPr>
      <w:del w:id="5400" w:author="Author">
        <w:r w:rsidRPr="00F46EE4" w:rsidDel="0087544E">
          <w:rPr>
            <w:rFonts w:ascii="Courier New" w:hAnsi="Courier New" w:cs="Courier New"/>
            <w:color w:val="auto"/>
            <w:sz w:val="14"/>
            <w:szCs w:val="14"/>
            <w:lang w:val="en-GB"/>
          </w:rPr>
          <w:delText xml:space="preserve">            // The target includes a Notification message which is used to transmit values</w:delText>
        </w:r>
        <w:bookmarkStart w:id="5401" w:name="_Toc192619095"/>
        <w:bookmarkStart w:id="5402" w:name="_Toc192620065"/>
        <w:bookmarkEnd w:id="5401"/>
        <w:bookmarkEnd w:id="5402"/>
      </w:del>
    </w:p>
    <w:p w14:paraId="5C0BA345" w14:textId="7EABCD19" w:rsidR="00F46EE4" w:rsidRPr="00F46EE4" w:rsidDel="0087544E" w:rsidRDefault="00F46EE4" w:rsidP="00F46EE4">
      <w:pPr>
        <w:autoSpaceDE w:val="0"/>
        <w:autoSpaceDN w:val="0"/>
        <w:adjustRightInd w:val="0"/>
        <w:spacing w:after="0"/>
        <w:rPr>
          <w:del w:id="5403" w:author="Author"/>
          <w:rFonts w:ascii="Courier New" w:hAnsi="Courier New" w:cs="Courier New"/>
          <w:color w:val="auto"/>
          <w:sz w:val="14"/>
          <w:szCs w:val="14"/>
          <w:lang w:val="en-GB"/>
        </w:rPr>
      </w:pPr>
      <w:del w:id="5404" w:author="Author">
        <w:r w:rsidRPr="00F46EE4" w:rsidDel="0087544E">
          <w:rPr>
            <w:rFonts w:ascii="Courier New" w:hAnsi="Courier New" w:cs="Courier New"/>
            <w:color w:val="auto"/>
            <w:sz w:val="14"/>
            <w:szCs w:val="14"/>
            <w:lang w:val="en-GB"/>
          </w:rPr>
          <w:delText xml:space="preserve">            // of the path(s) that are associated with the subscription. The same message</w:delText>
        </w:r>
        <w:bookmarkStart w:id="5405" w:name="_Toc192619096"/>
        <w:bookmarkStart w:id="5406" w:name="_Toc192620066"/>
        <w:bookmarkEnd w:id="5405"/>
        <w:bookmarkEnd w:id="5406"/>
      </w:del>
    </w:p>
    <w:p w14:paraId="458383B4" w14:textId="2812394E" w:rsidR="00F46EE4" w:rsidRPr="00F46EE4" w:rsidDel="0087544E" w:rsidRDefault="00F46EE4" w:rsidP="00F46EE4">
      <w:pPr>
        <w:autoSpaceDE w:val="0"/>
        <w:autoSpaceDN w:val="0"/>
        <w:adjustRightInd w:val="0"/>
        <w:spacing w:after="0"/>
        <w:rPr>
          <w:del w:id="5407" w:author="Author"/>
          <w:rFonts w:ascii="Courier New" w:hAnsi="Courier New" w:cs="Courier New"/>
          <w:color w:val="auto"/>
          <w:sz w:val="14"/>
          <w:szCs w:val="14"/>
          <w:lang w:val="en-GB"/>
        </w:rPr>
      </w:pPr>
      <w:del w:id="5408" w:author="Author">
        <w:r w:rsidRPr="00F46EE4" w:rsidDel="0087544E">
          <w:rPr>
            <w:rFonts w:ascii="Courier New" w:hAnsi="Courier New" w:cs="Courier New"/>
            <w:color w:val="auto"/>
            <w:sz w:val="14"/>
            <w:szCs w:val="14"/>
            <w:lang w:val="en-GB"/>
          </w:rPr>
          <w:delText xml:space="preserve">            // is to indicate that the target has sent all data values once (is</w:delText>
        </w:r>
        <w:bookmarkStart w:id="5409" w:name="_Toc192619097"/>
        <w:bookmarkStart w:id="5410" w:name="_Toc192620067"/>
        <w:bookmarkEnd w:id="5409"/>
        <w:bookmarkEnd w:id="5410"/>
      </w:del>
    </w:p>
    <w:p w14:paraId="616070F9" w14:textId="08959642" w:rsidR="00F46EE4" w:rsidRPr="00F46EE4" w:rsidDel="0087544E" w:rsidRDefault="00F46EE4" w:rsidP="00F46EE4">
      <w:pPr>
        <w:autoSpaceDE w:val="0"/>
        <w:autoSpaceDN w:val="0"/>
        <w:adjustRightInd w:val="0"/>
        <w:spacing w:after="0"/>
        <w:rPr>
          <w:del w:id="5411" w:author="Author"/>
          <w:rFonts w:ascii="Courier New" w:hAnsi="Courier New" w:cs="Courier New"/>
          <w:color w:val="auto"/>
          <w:sz w:val="14"/>
          <w:szCs w:val="14"/>
          <w:lang w:val="en-GB"/>
        </w:rPr>
      </w:pPr>
      <w:del w:id="5412" w:author="Author">
        <w:r w:rsidRPr="00F46EE4" w:rsidDel="0087544E">
          <w:rPr>
            <w:rFonts w:ascii="Courier New" w:hAnsi="Courier New" w:cs="Courier New"/>
            <w:color w:val="auto"/>
            <w:sz w:val="14"/>
            <w:szCs w:val="14"/>
            <w:lang w:val="en-GB"/>
          </w:rPr>
          <w:delText xml:space="preserve">            // synchronized).</w:delText>
        </w:r>
        <w:bookmarkStart w:id="5413" w:name="_Toc192619098"/>
        <w:bookmarkStart w:id="5414" w:name="_Toc192620068"/>
        <w:bookmarkEnd w:id="5413"/>
        <w:bookmarkEnd w:id="5414"/>
      </w:del>
    </w:p>
    <w:p w14:paraId="4BDADF77" w14:textId="620DCA68" w:rsidR="00F46EE4" w:rsidRPr="00F46EE4" w:rsidDel="0087544E" w:rsidRDefault="00F46EE4" w:rsidP="00F46EE4">
      <w:pPr>
        <w:autoSpaceDE w:val="0"/>
        <w:autoSpaceDN w:val="0"/>
        <w:adjustRightInd w:val="0"/>
        <w:spacing w:after="0"/>
        <w:rPr>
          <w:del w:id="5415" w:author="Author"/>
          <w:rFonts w:ascii="Courier New" w:hAnsi="Courier New" w:cs="Courier New"/>
          <w:color w:val="auto"/>
          <w:sz w:val="14"/>
          <w:szCs w:val="14"/>
          <w:lang w:val="en-GB"/>
        </w:rPr>
      </w:pPr>
      <w:del w:id="5416" w:author="Author">
        <w:r w:rsidRPr="00F46EE4" w:rsidDel="0087544E">
          <w:rPr>
            <w:rFonts w:ascii="Courier New" w:hAnsi="Courier New" w:cs="Courier New"/>
            <w:color w:val="auto"/>
            <w:sz w:val="14"/>
            <w:szCs w:val="14"/>
            <w:lang w:val="en-GB"/>
          </w:rPr>
          <w:delText xml:space="preserve">            // Reference: gNMI Specification Section 3.5.1.4";</w:delText>
        </w:r>
        <w:bookmarkStart w:id="5417" w:name="_Toc192619099"/>
        <w:bookmarkStart w:id="5418" w:name="_Toc192620069"/>
        <w:bookmarkEnd w:id="5417"/>
        <w:bookmarkEnd w:id="5418"/>
      </w:del>
    </w:p>
    <w:p w14:paraId="26BBBE5C" w14:textId="1340D4E1" w:rsidR="00F46EE4" w:rsidRPr="00F46EE4" w:rsidDel="0087544E" w:rsidRDefault="00F46EE4" w:rsidP="00F46EE4">
      <w:pPr>
        <w:autoSpaceDE w:val="0"/>
        <w:autoSpaceDN w:val="0"/>
        <w:adjustRightInd w:val="0"/>
        <w:spacing w:after="0"/>
        <w:rPr>
          <w:del w:id="5419" w:author="Author"/>
          <w:rFonts w:ascii="Courier New" w:hAnsi="Courier New" w:cs="Courier New"/>
          <w:color w:val="auto"/>
          <w:sz w:val="14"/>
          <w:szCs w:val="14"/>
          <w:lang w:val="en-GB"/>
        </w:rPr>
      </w:pPr>
      <w:del w:id="5420" w:author="Author">
        <w:r w:rsidRPr="00F46EE4" w:rsidDel="0087544E">
          <w:rPr>
            <w:rFonts w:ascii="Courier New" w:hAnsi="Courier New" w:cs="Courier New"/>
            <w:color w:val="auto"/>
            <w:sz w:val="14"/>
            <w:szCs w:val="14"/>
            <w:lang w:val="en-GB"/>
          </w:rPr>
          <w:delText xml:space="preserve">    }</w:delText>
        </w:r>
        <w:bookmarkStart w:id="5421" w:name="_Toc192619100"/>
        <w:bookmarkStart w:id="5422" w:name="_Toc192620070"/>
        <w:bookmarkEnd w:id="5421"/>
        <w:bookmarkEnd w:id="5422"/>
      </w:del>
    </w:p>
    <w:p w14:paraId="0B829901" w14:textId="0469AC3A" w:rsidR="00F46EE4" w:rsidRPr="00F46EE4" w:rsidDel="0087544E" w:rsidRDefault="00F46EE4" w:rsidP="00F46EE4">
      <w:pPr>
        <w:autoSpaceDE w:val="0"/>
        <w:autoSpaceDN w:val="0"/>
        <w:adjustRightInd w:val="0"/>
        <w:spacing w:after="0"/>
        <w:rPr>
          <w:del w:id="5423" w:author="Author"/>
          <w:rFonts w:ascii="Courier New" w:hAnsi="Courier New" w:cs="Courier New"/>
          <w:color w:val="auto"/>
          <w:sz w:val="14"/>
          <w:szCs w:val="14"/>
          <w:lang w:val="en-GB"/>
        </w:rPr>
      </w:pPr>
      <w:del w:id="5424" w:author="Author">
        <w:r w:rsidRPr="00F46EE4" w:rsidDel="0087544E">
          <w:rPr>
            <w:rFonts w:ascii="Courier New" w:hAnsi="Courier New" w:cs="Courier New"/>
            <w:color w:val="auto"/>
            <w:sz w:val="14"/>
            <w:szCs w:val="14"/>
            <w:lang w:val="en-GB"/>
          </w:rPr>
          <w:delText xml:space="preserve">    grouping notification {</w:delText>
        </w:r>
        <w:bookmarkStart w:id="5425" w:name="_Toc192619101"/>
        <w:bookmarkStart w:id="5426" w:name="_Toc192620071"/>
        <w:bookmarkEnd w:id="5425"/>
        <w:bookmarkEnd w:id="5426"/>
      </w:del>
    </w:p>
    <w:p w14:paraId="2C347D14" w14:textId="6D5730AB" w:rsidR="00F46EE4" w:rsidRPr="00F46EE4" w:rsidDel="0087544E" w:rsidRDefault="00F46EE4" w:rsidP="00F46EE4">
      <w:pPr>
        <w:autoSpaceDE w:val="0"/>
        <w:autoSpaceDN w:val="0"/>
        <w:adjustRightInd w:val="0"/>
        <w:spacing w:after="0"/>
        <w:rPr>
          <w:del w:id="5427" w:author="Author"/>
          <w:rFonts w:ascii="Courier New" w:hAnsi="Courier New" w:cs="Courier New"/>
          <w:color w:val="auto"/>
          <w:sz w:val="14"/>
          <w:szCs w:val="14"/>
          <w:lang w:val="en-GB"/>
        </w:rPr>
      </w:pPr>
      <w:del w:id="5428" w:author="Author">
        <w:r w:rsidRPr="00F46EE4" w:rsidDel="0087544E">
          <w:rPr>
            <w:rFonts w:ascii="Courier New" w:hAnsi="Courier New" w:cs="Courier New"/>
            <w:color w:val="auto"/>
            <w:sz w:val="14"/>
            <w:szCs w:val="14"/>
            <w:lang w:val="en-GB"/>
          </w:rPr>
          <w:delText xml:space="preserve">        leaf timestamp {</w:delText>
        </w:r>
        <w:bookmarkStart w:id="5429" w:name="_Toc192619102"/>
        <w:bookmarkStart w:id="5430" w:name="_Toc192620072"/>
        <w:bookmarkEnd w:id="5429"/>
        <w:bookmarkEnd w:id="5430"/>
      </w:del>
    </w:p>
    <w:p w14:paraId="74AF2734" w14:textId="3878F7EC" w:rsidR="00F46EE4" w:rsidRPr="00F46EE4" w:rsidDel="0087544E" w:rsidRDefault="00F46EE4" w:rsidP="00F46EE4">
      <w:pPr>
        <w:autoSpaceDE w:val="0"/>
        <w:autoSpaceDN w:val="0"/>
        <w:adjustRightInd w:val="0"/>
        <w:spacing w:after="0"/>
        <w:rPr>
          <w:del w:id="5431" w:author="Author"/>
          <w:rFonts w:ascii="Courier New" w:hAnsi="Courier New" w:cs="Courier New"/>
          <w:color w:val="auto"/>
          <w:sz w:val="14"/>
          <w:szCs w:val="14"/>
          <w:lang w:val="en-GB"/>
        </w:rPr>
      </w:pPr>
      <w:del w:id="5432" w:author="Author">
        <w:r w:rsidRPr="00F46EE4" w:rsidDel="0087544E">
          <w:rPr>
            <w:rFonts w:ascii="Courier New" w:hAnsi="Courier New" w:cs="Courier New"/>
            <w:color w:val="auto"/>
            <w:sz w:val="14"/>
            <w:szCs w:val="14"/>
            <w:lang w:val="en-GB"/>
          </w:rPr>
          <w:delText xml:space="preserve">            type uint64;</w:delText>
        </w:r>
        <w:bookmarkStart w:id="5433" w:name="_Toc192619103"/>
        <w:bookmarkStart w:id="5434" w:name="_Toc192620073"/>
        <w:bookmarkEnd w:id="5433"/>
        <w:bookmarkEnd w:id="5434"/>
      </w:del>
    </w:p>
    <w:p w14:paraId="7E7FE5E8" w14:textId="10B8B380" w:rsidR="00F46EE4" w:rsidRPr="00F46EE4" w:rsidDel="0087544E" w:rsidRDefault="00F46EE4" w:rsidP="00F46EE4">
      <w:pPr>
        <w:autoSpaceDE w:val="0"/>
        <w:autoSpaceDN w:val="0"/>
        <w:adjustRightInd w:val="0"/>
        <w:spacing w:after="0"/>
        <w:rPr>
          <w:del w:id="5435" w:author="Author"/>
          <w:rFonts w:ascii="Courier New" w:hAnsi="Courier New" w:cs="Courier New"/>
          <w:color w:val="auto"/>
          <w:sz w:val="14"/>
          <w:szCs w:val="14"/>
          <w:lang w:val="en-GB"/>
        </w:rPr>
      </w:pPr>
      <w:del w:id="5436" w:author="Author">
        <w:r w:rsidRPr="00F46EE4" w:rsidDel="0087544E">
          <w:rPr>
            <w:rFonts w:ascii="Courier New" w:hAnsi="Courier New" w:cs="Courier New"/>
            <w:color w:val="auto"/>
            <w:sz w:val="14"/>
            <w:szCs w:val="14"/>
            <w:lang w:val="en-GB"/>
          </w:rPr>
          <w:delText xml:space="preserve">            config false;</w:delText>
        </w:r>
        <w:bookmarkStart w:id="5437" w:name="_Toc192619104"/>
        <w:bookmarkStart w:id="5438" w:name="_Toc192620074"/>
        <w:bookmarkEnd w:id="5437"/>
        <w:bookmarkEnd w:id="5438"/>
      </w:del>
    </w:p>
    <w:p w14:paraId="0BA3E467" w14:textId="3EF906B8" w:rsidR="00F46EE4" w:rsidRPr="00F46EE4" w:rsidDel="0087544E" w:rsidRDefault="00F46EE4" w:rsidP="00F46EE4">
      <w:pPr>
        <w:autoSpaceDE w:val="0"/>
        <w:autoSpaceDN w:val="0"/>
        <w:adjustRightInd w:val="0"/>
        <w:spacing w:after="0"/>
        <w:rPr>
          <w:del w:id="5439" w:author="Author"/>
          <w:rFonts w:ascii="Courier New" w:hAnsi="Courier New" w:cs="Courier New"/>
          <w:color w:val="auto"/>
          <w:sz w:val="14"/>
          <w:szCs w:val="14"/>
          <w:lang w:val="en-GB"/>
        </w:rPr>
      </w:pPr>
      <w:del w:id="5440"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441" w:name="_Toc192619105"/>
        <w:bookmarkStart w:id="5442" w:name="_Toc192620075"/>
        <w:bookmarkEnd w:id="5441"/>
        <w:bookmarkEnd w:id="5442"/>
      </w:del>
    </w:p>
    <w:p w14:paraId="297E0548" w14:textId="3F7E49FA" w:rsidR="00F46EE4" w:rsidRPr="00F46EE4" w:rsidDel="0087544E" w:rsidRDefault="00F46EE4" w:rsidP="00F46EE4">
      <w:pPr>
        <w:autoSpaceDE w:val="0"/>
        <w:autoSpaceDN w:val="0"/>
        <w:adjustRightInd w:val="0"/>
        <w:spacing w:after="0"/>
        <w:rPr>
          <w:del w:id="5443" w:author="Author"/>
          <w:rFonts w:ascii="Courier New" w:hAnsi="Courier New" w:cs="Courier New"/>
          <w:color w:val="auto"/>
          <w:sz w:val="14"/>
          <w:szCs w:val="14"/>
          <w:lang w:val="en-GB"/>
        </w:rPr>
      </w:pPr>
      <w:del w:id="5444" w:author="Author">
        <w:r w:rsidRPr="00F46EE4" w:rsidDel="0087544E">
          <w:rPr>
            <w:rFonts w:ascii="Courier New" w:hAnsi="Courier New" w:cs="Courier New"/>
            <w:color w:val="auto"/>
            <w:sz w:val="14"/>
            <w:szCs w:val="14"/>
            <w:lang w:val="en-GB"/>
          </w:rPr>
          <w:delText xml:space="preserve">                // Timestamp in nanoseconds since Epoch.";</w:delText>
        </w:r>
        <w:bookmarkStart w:id="5445" w:name="_Toc192619106"/>
        <w:bookmarkStart w:id="5446" w:name="_Toc192620076"/>
        <w:bookmarkEnd w:id="5445"/>
        <w:bookmarkEnd w:id="5446"/>
      </w:del>
    </w:p>
    <w:p w14:paraId="629D6808" w14:textId="0142871B" w:rsidR="00F46EE4" w:rsidRPr="00F46EE4" w:rsidDel="0087544E" w:rsidRDefault="00F46EE4" w:rsidP="00F46EE4">
      <w:pPr>
        <w:autoSpaceDE w:val="0"/>
        <w:autoSpaceDN w:val="0"/>
        <w:adjustRightInd w:val="0"/>
        <w:spacing w:after="0"/>
        <w:rPr>
          <w:del w:id="5447" w:author="Author"/>
          <w:rFonts w:ascii="Courier New" w:hAnsi="Courier New" w:cs="Courier New"/>
          <w:color w:val="auto"/>
          <w:sz w:val="14"/>
          <w:szCs w:val="14"/>
          <w:lang w:val="en-GB"/>
        </w:rPr>
      </w:pPr>
      <w:del w:id="5448" w:author="Author">
        <w:r w:rsidRPr="00F46EE4" w:rsidDel="0087544E">
          <w:rPr>
            <w:rFonts w:ascii="Courier New" w:hAnsi="Courier New" w:cs="Courier New"/>
            <w:color w:val="auto"/>
            <w:sz w:val="14"/>
            <w:szCs w:val="14"/>
            <w:lang w:val="en-GB"/>
          </w:rPr>
          <w:delText xml:space="preserve">        }</w:delText>
        </w:r>
        <w:bookmarkStart w:id="5449" w:name="_Toc192619107"/>
        <w:bookmarkStart w:id="5450" w:name="_Toc192620077"/>
        <w:bookmarkEnd w:id="5449"/>
        <w:bookmarkEnd w:id="5450"/>
      </w:del>
    </w:p>
    <w:p w14:paraId="4BACE2AE" w14:textId="3F93AE06" w:rsidR="00F46EE4" w:rsidRPr="00F46EE4" w:rsidDel="0087544E" w:rsidRDefault="00F46EE4" w:rsidP="00F46EE4">
      <w:pPr>
        <w:autoSpaceDE w:val="0"/>
        <w:autoSpaceDN w:val="0"/>
        <w:adjustRightInd w:val="0"/>
        <w:spacing w:after="0"/>
        <w:rPr>
          <w:del w:id="5451" w:author="Author"/>
          <w:rFonts w:ascii="Courier New" w:hAnsi="Courier New" w:cs="Courier New"/>
          <w:color w:val="auto"/>
          <w:sz w:val="14"/>
          <w:szCs w:val="14"/>
          <w:lang w:val="en-GB"/>
        </w:rPr>
      </w:pPr>
      <w:del w:id="5452" w:author="Author">
        <w:r w:rsidRPr="00F46EE4" w:rsidDel="0087544E">
          <w:rPr>
            <w:rFonts w:ascii="Courier New" w:hAnsi="Courier New" w:cs="Courier New"/>
            <w:color w:val="auto"/>
            <w:sz w:val="14"/>
            <w:szCs w:val="14"/>
            <w:lang w:val="en-GB"/>
          </w:rPr>
          <w:delText xml:space="preserve">        container prefix {</w:delText>
        </w:r>
        <w:bookmarkStart w:id="5453" w:name="_Toc192619108"/>
        <w:bookmarkStart w:id="5454" w:name="_Toc192620078"/>
        <w:bookmarkEnd w:id="5453"/>
        <w:bookmarkEnd w:id="5454"/>
      </w:del>
    </w:p>
    <w:p w14:paraId="42811D01" w14:textId="3AD113B3" w:rsidR="00F46EE4" w:rsidRPr="00F46EE4" w:rsidDel="0087544E" w:rsidRDefault="00F46EE4" w:rsidP="00F46EE4">
      <w:pPr>
        <w:autoSpaceDE w:val="0"/>
        <w:autoSpaceDN w:val="0"/>
        <w:adjustRightInd w:val="0"/>
        <w:spacing w:after="0"/>
        <w:rPr>
          <w:del w:id="5455" w:author="Author"/>
          <w:rFonts w:ascii="Courier New" w:hAnsi="Courier New" w:cs="Courier New"/>
          <w:color w:val="auto"/>
          <w:sz w:val="14"/>
          <w:szCs w:val="14"/>
          <w:lang w:val="en-GB"/>
        </w:rPr>
      </w:pPr>
      <w:del w:id="5456" w:author="Author">
        <w:r w:rsidRPr="00F46EE4" w:rsidDel="0087544E">
          <w:rPr>
            <w:rFonts w:ascii="Courier New" w:hAnsi="Courier New" w:cs="Courier New"/>
            <w:color w:val="auto"/>
            <w:sz w:val="14"/>
            <w:szCs w:val="14"/>
            <w:lang w:val="en-GB"/>
          </w:rPr>
          <w:delText xml:space="preserve">            config false;</w:delText>
        </w:r>
        <w:bookmarkStart w:id="5457" w:name="_Toc192619109"/>
        <w:bookmarkStart w:id="5458" w:name="_Toc192620079"/>
        <w:bookmarkEnd w:id="5457"/>
        <w:bookmarkEnd w:id="5458"/>
      </w:del>
    </w:p>
    <w:p w14:paraId="6E428980" w14:textId="12B038ED" w:rsidR="00F46EE4" w:rsidRPr="00F46EE4" w:rsidDel="0087544E" w:rsidRDefault="00F46EE4" w:rsidP="00F46EE4">
      <w:pPr>
        <w:autoSpaceDE w:val="0"/>
        <w:autoSpaceDN w:val="0"/>
        <w:adjustRightInd w:val="0"/>
        <w:spacing w:after="0"/>
        <w:rPr>
          <w:del w:id="5459" w:author="Author"/>
          <w:rFonts w:ascii="Courier New" w:hAnsi="Courier New" w:cs="Courier New"/>
          <w:color w:val="auto"/>
          <w:sz w:val="14"/>
          <w:szCs w:val="14"/>
          <w:lang w:val="en-GB"/>
        </w:rPr>
      </w:pPr>
      <w:del w:id="5460" w:author="Author">
        <w:r w:rsidRPr="00F46EE4" w:rsidDel="0087544E">
          <w:rPr>
            <w:rFonts w:ascii="Courier New" w:hAnsi="Courier New" w:cs="Courier New"/>
            <w:color w:val="auto"/>
            <w:sz w:val="14"/>
            <w:szCs w:val="14"/>
            <w:lang w:val="en-GB"/>
          </w:rPr>
          <w:delText xml:space="preserve">            uses path;</w:delText>
        </w:r>
        <w:bookmarkStart w:id="5461" w:name="_Toc192619110"/>
        <w:bookmarkStart w:id="5462" w:name="_Toc192620080"/>
        <w:bookmarkEnd w:id="5461"/>
        <w:bookmarkEnd w:id="5462"/>
      </w:del>
    </w:p>
    <w:p w14:paraId="09A1E10C" w14:textId="33734CD6" w:rsidR="00F46EE4" w:rsidRPr="00F46EE4" w:rsidDel="0087544E" w:rsidRDefault="00F46EE4" w:rsidP="00F46EE4">
      <w:pPr>
        <w:autoSpaceDE w:val="0"/>
        <w:autoSpaceDN w:val="0"/>
        <w:adjustRightInd w:val="0"/>
        <w:spacing w:after="0"/>
        <w:rPr>
          <w:del w:id="5463" w:author="Author"/>
          <w:rFonts w:ascii="Courier New" w:hAnsi="Courier New" w:cs="Courier New"/>
          <w:color w:val="auto"/>
          <w:sz w:val="14"/>
          <w:szCs w:val="14"/>
          <w:lang w:val="en-GB"/>
        </w:rPr>
      </w:pPr>
      <w:del w:id="5464"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465" w:name="_Toc192619111"/>
        <w:bookmarkStart w:id="5466" w:name="_Toc192620081"/>
        <w:bookmarkEnd w:id="5465"/>
        <w:bookmarkEnd w:id="5466"/>
      </w:del>
    </w:p>
    <w:p w14:paraId="2243526B" w14:textId="59CEC0C8" w:rsidR="00F46EE4" w:rsidRPr="00F46EE4" w:rsidDel="0087544E" w:rsidRDefault="00F46EE4" w:rsidP="00F46EE4">
      <w:pPr>
        <w:autoSpaceDE w:val="0"/>
        <w:autoSpaceDN w:val="0"/>
        <w:adjustRightInd w:val="0"/>
        <w:spacing w:after="0"/>
        <w:rPr>
          <w:del w:id="5467" w:author="Author"/>
          <w:rFonts w:ascii="Courier New" w:hAnsi="Courier New" w:cs="Courier New"/>
          <w:color w:val="auto"/>
          <w:sz w:val="14"/>
          <w:szCs w:val="14"/>
          <w:lang w:val="en-GB"/>
        </w:rPr>
      </w:pPr>
      <w:del w:id="5468" w:author="Author">
        <w:r w:rsidRPr="00F46EE4" w:rsidDel="0087544E">
          <w:rPr>
            <w:rFonts w:ascii="Courier New" w:hAnsi="Courier New" w:cs="Courier New"/>
            <w:color w:val="auto"/>
            <w:sz w:val="14"/>
            <w:szCs w:val="14"/>
            <w:lang w:val="en-GB"/>
          </w:rPr>
          <w:delText xml:space="preserve">                // Prefix used for paths in the message.";</w:delText>
        </w:r>
        <w:bookmarkStart w:id="5469" w:name="_Toc192619112"/>
        <w:bookmarkStart w:id="5470" w:name="_Toc192620082"/>
        <w:bookmarkEnd w:id="5469"/>
        <w:bookmarkEnd w:id="5470"/>
      </w:del>
    </w:p>
    <w:p w14:paraId="0BBD8A2C" w14:textId="3B060E49" w:rsidR="00F46EE4" w:rsidRPr="00F46EE4" w:rsidDel="0087544E" w:rsidRDefault="00F46EE4" w:rsidP="00F46EE4">
      <w:pPr>
        <w:autoSpaceDE w:val="0"/>
        <w:autoSpaceDN w:val="0"/>
        <w:adjustRightInd w:val="0"/>
        <w:spacing w:after="0"/>
        <w:rPr>
          <w:del w:id="5471" w:author="Author"/>
          <w:rFonts w:ascii="Courier New" w:hAnsi="Courier New" w:cs="Courier New"/>
          <w:color w:val="auto"/>
          <w:sz w:val="14"/>
          <w:szCs w:val="14"/>
          <w:lang w:val="en-GB"/>
        </w:rPr>
      </w:pPr>
      <w:del w:id="5472" w:author="Author">
        <w:r w:rsidRPr="00F46EE4" w:rsidDel="0087544E">
          <w:rPr>
            <w:rFonts w:ascii="Courier New" w:hAnsi="Courier New" w:cs="Courier New"/>
            <w:color w:val="auto"/>
            <w:sz w:val="14"/>
            <w:szCs w:val="14"/>
            <w:lang w:val="en-GB"/>
          </w:rPr>
          <w:delText xml:space="preserve">        }</w:delText>
        </w:r>
        <w:bookmarkStart w:id="5473" w:name="_Toc192619113"/>
        <w:bookmarkStart w:id="5474" w:name="_Toc192620083"/>
        <w:bookmarkEnd w:id="5473"/>
        <w:bookmarkEnd w:id="5474"/>
      </w:del>
    </w:p>
    <w:p w14:paraId="016A6F6A" w14:textId="3B0BCF87" w:rsidR="00F46EE4" w:rsidRPr="00F46EE4" w:rsidDel="0087544E" w:rsidRDefault="00F46EE4" w:rsidP="00F46EE4">
      <w:pPr>
        <w:autoSpaceDE w:val="0"/>
        <w:autoSpaceDN w:val="0"/>
        <w:adjustRightInd w:val="0"/>
        <w:spacing w:after="0"/>
        <w:rPr>
          <w:del w:id="5475" w:author="Author"/>
          <w:rFonts w:ascii="Courier New" w:hAnsi="Courier New" w:cs="Courier New"/>
          <w:color w:val="auto"/>
          <w:sz w:val="14"/>
          <w:szCs w:val="14"/>
          <w:lang w:val="en-GB"/>
        </w:rPr>
      </w:pPr>
      <w:del w:id="5476" w:author="Author">
        <w:r w:rsidRPr="00F46EE4" w:rsidDel="0087544E">
          <w:rPr>
            <w:rFonts w:ascii="Courier New" w:hAnsi="Courier New" w:cs="Courier New"/>
            <w:color w:val="auto"/>
            <w:sz w:val="14"/>
            <w:szCs w:val="14"/>
            <w:lang w:val="en-GB"/>
          </w:rPr>
          <w:delText xml:space="preserve">        list update {</w:delText>
        </w:r>
        <w:bookmarkStart w:id="5477" w:name="_Toc192619114"/>
        <w:bookmarkStart w:id="5478" w:name="_Toc192620084"/>
        <w:bookmarkEnd w:id="5477"/>
        <w:bookmarkEnd w:id="5478"/>
      </w:del>
    </w:p>
    <w:p w14:paraId="6B40D62D" w14:textId="6409FD5C" w:rsidR="00F46EE4" w:rsidRPr="00F46EE4" w:rsidDel="0087544E" w:rsidRDefault="00F46EE4" w:rsidP="00F46EE4">
      <w:pPr>
        <w:autoSpaceDE w:val="0"/>
        <w:autoSpaceDN w:val="0"/>
        <w:adjustRightInd w:val="0"/>
        <w:spacing w:after="0"/>
        <w:rPr>
          <w:del w:id="5479" w:author="Author"/>
          <w:rFonts w:ascii="Courier New" w:hAnsi="Courier New" w:cs="Courier New"/>
          <w:color w:val="auto"/>
          <w:sz w:val="14"/>
          <w:szCs w:val="14"/>
          <w:lang w:val="en-GB"/>
        </w:rPr>
      </w:pPr>
      <w:del w:id="5480" w:author="Author">
        <w:r w:rsidRPr="00F46EE4" w:rsidDel="0087544E">
          <w:rPr>
            <w:rFonts w:ascii="Courier New" w:hAnsi="Courier New" w:cs="Courier New"/>
            <w:color w:val="auto"/>
            <w:sz w:val="14"/>
            <w:szCs w:val="14"/>
            <w:lang w:val="en-GB"/>
          </w:rPr>
          <w:delText xml:space="preserve">            config false;</w:delText>
        </w:r>
        <w:bookmarkStart w:id="5481" w:name="_Toc192619115"/>
        <w:bookmarkStart w:id="5482" w:name="_Toc192620085"/>
        <w:bookmarkEnd w:id="5481"/>
        <w:bookmarkEnd w:id="5482"/>
      </w:del>
    </w:p>
    <w:p w14:paraId="31655DAF" w14:textId="175FEEF6" w:rsidR="00F46EE4" w:rsidRPr="00F46EE4" w:rsidDel="0087544E" w:rsidRDefault="00F46EE4" w:rsidP="00F46EE4">
      <w:pPr>
        <w:autoSpaceDE w:val="0"/>
        <w:autoSpaceDN w:val="0"/>
        <w:adjustRightInd w:val="0"/>
        <w:spacing w:after="0"/>
        <w:rPr>
          <w:del w:id="5483" w:author="Author"/>
          <w:rFonts w:ascii="Courier New" w:hAnsi="Courier New" w:cs="Courier New"/>
          <w:color w:val="auto"/>
          <w:sz w:val="14"/>
          <w:szCs w:val="14"/>
          <w:lang w:val="en-GB"/>
        </w:rPr>
      </w:pPr>
      <w:del w:id="5484" w:author="Author">
        <w:r w:rsidRPr="00F46EE4" w:rsidDel="0087544E">
          <w:rPr>
            <w:rFonts w:ascii="Courier New" w:hAnsi="Courier New" w:cs="Courier New"/>
            <w:color w:val="auto"/>
            <w:sz w:val="14"/>
            <w:szCs w:val="14"/>
            <w:lang w:val="en-GB"/>
          </w:rPr>
          <w:delText xml:space="preserve">            uses update;</w:delText>
        </w:r>
        <w:bookmarkStart w:id="5485" w:name="_Toc192619116"/>
        <w:bookmarkStart w:id="5486" w:name="_Toc192620086"/>
        <w:bookmarkEnd w:id="5485"/>
        <w:bookmarkEnd w:id="5486"/>
      </w:del>
    </w:p>
    <w:p w14:paraId="18C7BFCB" w14:textId="19483F1B" w:rsidR="00F46EE4" w:rsidRPr="00F46EE4" w:rsidDel="0087544E" w:rsidRDefault="00F46EE4" w:rsidP="00F46EE4">
      <w:pPr>
        <w:autoSpaceDE w:val="0"/>
        <w:autoSpaceDN w:val="0"/>
        <w:adjustRightInd w:val="0"/>
        <w:spacing w:after="0"/>
        <w:rPr>
          <w:del w:id="5487" w:author="Author"/>
          <w:rFonts w:ascii="Courier New" w:hAnsi="Courier New" w:cs="Courier New"/>
          <w:color w:val="auto"/>
          <w:sz w:val="14"/>
          <w:szCs w:val="14"/>
          <w:lang w:val="en-GB"/>
        </w:rPr>
      </w:pPr>
      <w:del w:id="5488"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489" w:name="_Toc192619117"/>
        <w:bookmarkStart w:id="5490" w:name="_Toc192620087"/>
        <w:bookmarkEnd w:id="5489"/>
        <w:bookmarkEnd w:id="5490"/>
      </w:del>
    </w:p>
    <w:p w14:paraId="42159195" w14:textId="1EF44E7C" w:rsidR="00F46EE4" w:rsidRPr="00F46EE4" w:rsidDel="0087544E" w:rsidRDefault="00F46EE4" w:rsidP="00F46EE4">
      <w:pPr>
        <w:autoSpaceDE w:val="0"/>
        <w:autoSpaceDN w:val="0"/>
        <w:adjustRightInd w:val="0"/>
        <w:spacing w:after="0"/>
        <w:rPr>
          <w:del w:id="5491" w:author="Author"/>
          <w:rFonts w:ascii="Courier New" w:hAnsi="Courier New" w:cs="Courier New"/>
          <w:color w:val="auto"/>
          <w:sz w:val="14"/>
          <w:szCs w:val="14"/>
          <w:lang w:val="en-GB"/>
        </w:rPr>
      </w:pPr>
      <w:del w:id="5492" w:author="Author">
        <w:r w:rsidRPr="00F46EE4" w:rsidDel="0087544E">
          <w:rPr>
            <w:rFonts w:ascii="Courier New" w:hAnsi="Courier New" w:cs="Courier New"/>
            <w:color w:val="auto"/>
            <w:sz w:val="14"/>
            <w:szCs w:val="14"/>
            <w:lang w:val="en-GB"/>
          </w:rPr>
          <w:delText xml:space="preserve">                // Data elements that have changed values.";</w:delText>
        </w:r>
        <w:bookmarkStart w:id="5493" w:name="_Toc192619118"/>
        <w:bookmarkStart w:id="5494" w:name="_Toc192620088"/>
        <w:bookmarkEnd w:id="5493"/>
        <w:bookmarkEnd w:id="5494"/>
      </w:del>
    </w:p>
    <w:p w14:paraId="507EDBDE" w14:textId="7B0AA484" w:rsidR="00F46EE4" w:rsidRPr="00F46EE4" w:rsidDel="0087544E" w:rsidRDefault="00F46EE4" w:rsidP="00F46EE4">
      <w:pPr>
        <w:autoSpaceDE w:val="0"/>
        <w:autoSpaceDN w:val="0"/>
        <w:adjustRightInd w:val="0"/>
        <w:spacing w:after="0"/>
        <w:rPr>
          <w:del w:id="5495" w:author="Author"/>
          <w:rFonts w:ascii="Courier New" w:hAnsi="Courier New" w:cs="Courier New"/>
          <w:color w:val="auto"/>
          <w:sz w:val="14"/>
          <w:szCs w:val="14"/>
          <w:lang w:val="en-GB"/>
        </w:rPr>
      </w:pPr>
      <w:del w:id="5496" w:author="Author">
        <w:r w:rsidRPr="00F46EE4" w:rsidDel="0087544E">
          <w:rPr>
            <w:rFonts w:ascii="Courier New" w:hAnsi="Courier New" w:cs="Courier New"/>
            <w:color w:val="auto"/>
            <w:sz w:val="14"/>
            <w:szCs w:val="14"/>
            <w:lang w:val="en-GB"/>
          </w:rPr>
          <w:delText xml:space="preserve">        }</w:delText>
        </w:r>
        <w:bookmarkStart w:id="5497" w:name="_Toc192619119"/>
        <w:bookmarkStart w:id="5498" w:name="_Toc192620089"/>
        <w:bookmarkEnd w:id="5497"/>
        <w:bookmarkEnd w:id="5498"/>
      </w:del>
    </w:p>
    <w:p w14:paraId="2DC5AC37" w14:textId="258A82BF" w:rsidR="00F46EE4" w:rsidRPr="00F46EE4" w:rsidDel="0087544E" w:rsidRDefault="00F46EE4" w:rsidP="00F46EE4">
      <w:pPr>
        <w:autoSpaceDE w:val="0"/>
        <w:autoSpaceDN w:val="0"/>
        <w:adjustRightInd w:val="0"/>
        <w:spacing w:after="0"/>
        <w:rPr>
          <w:del w:id="5499" w:author="Author"/>
          <w:rFonts w:ascii="Courier New" w:hAnsi="Courier New" w:cs="Courier New"/>
          <w:color w:val="auto"/>
          <w:sz w:val="14"/>
          <w:szCs w:val="14"/>
          <w:lang w:val="en-GB"/>
        </w:rPr>
      </w:pPr>
      <w:del w:id="5500"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501" w:name="_Toc192619120"/>
        <w:bookmarkStart w:id="5502" w:name="_Toc192620090"/>
        <w:bookmarkEnd w:id="5501"/>
        <w:bookmarkEnd w:id="5502"/>
      </w:del>
    </w:p>
    <w:p w14:paraId="136C8849" w14:textId="58330822" w:rsidR="00F46EE4" w:rsidRPr="00F46EE4" w:rsidDel="0087544E" w:rsidRDefault="00F46EE4" w:rsidP="00F46EE4">
      <w:pPr>
        <w:autoSpaceDE w:val="0"/>
        <w:autoSpaceDN w:val="0"/>
        <w:adjustRightInd w:val="0"/>
        <w:spacing w:after="0"/>
        <w:rPr>
          <w:del w:id="5503" w:author="Author"/>
          <w:rFonts w:ascii="Courier New" w:hAnsi="Courier New" w:cs="Courier New"/>
          <w:color w:val="auto"/>
          <w:sz w:val="14"/>
          <w:szCs w:val="14"/>
          <w:lang w:val="en-GB"/>
        </w:rPr>
      </w:pPr>
      <w:del w:id="5504" w:author="Author">
        <w:r w:rsidRPr="00F46EE4" w:rsidDel="0087544E">
          <w:rPr>
            <w:rFonts w:ascii="Courier New" w:hAnsi="Courier New" w:cs="Courier New"/>
            <w:color w:val="auto"/>
            <w:sz w:val="14"/>
            <w:szCs w:val="14"/>
            <w:lang w:val="en-GB"/>
          </w:rPr>
          <w:delText xml:space="preserve">            // Notification is a re-usable message that is used to encode data from the</w:delText>
        </w:r>
        <w:bookmarkStart w:id="5505" w:name="_Toc192619121"/>
        <w:bookmarkStart w:id="5506" w:name="_Toc192620091"/>
        <w:bookmarkEnd w:id="5505"/>
        <w:bookmarkEnd w:id="5506"/>
      </w:del>
    </w:p>
    <w:p w14:paraId="45B504E1" w14:textId="00D46C16" w:rsidR="00F46EE4" w:rsidRPr="00F46EE4" w:rsidDel="0087544E" w:rsidRDefault="00F46EE4" w:rsidP="00F46EE4">
      <w:pPr>
        <w:autoSpaceDE w:val="0"/>
        <w:autoSpaceDN w:val="0"/>
        <w:adjustRightInd w:val="0"/>
        <w:spacing w:after="0"/>
        <w:rPr>
          <w:del w:id="5507" w:author="Author"/>
          <w:rFonts w:ascii="Courier New" w:hAnsi="Courier New" w:cs="Courier New"/>
          <w:color w:val="auto"/>
          <w:sz w:val="14"/>
          <w:szCs w:val="14"/>
          <w:lang w:val="en-GB"/>
        </w:rPr>
      </w:pPr>
      <w:del w:id="5508" w:author="Author">
        <w:r w:rsidRPr="00F46EE4" w:rsidDel="0087544E">
          <w:rPr>
            <w:rFonts w:ascii="Courier New" w:hAnsi="Courier New" w:cs="Courier New"/>
            <w:color w:val="auto"/>
            <w:sz w:val="14"/>
            <w:szCs w:val="14"/>
            <w:lang w:val="en-GB"/>
          </w:rPr>
          <w:delText xml:space="preserve">            // target to the client.</w:delText>
        </w:r>
        <w:bookmarkStart w:id="5509" w:name="_Toc192619122"/>
        <w:bookmarkStart w:id="5510" w:name="_Toc192620092"/>
        <w:bookmarkEnd w:id="5509"/>
        <w:bookmarkEnd w:id="5510"/>
      </w:del>
    </w:p>
    <w:p w14:paraId="4C88F398" w14:textId="5F7B0EB0" w:rsidR="00F46EE4" w:rsidRPr="00F46EE4" w:rsidDel="0087544E" w:rsidRDefault="00F46EE4" w:rsidP="00F46EE4">
      <w:pPr>
        <w:autoSpaceDE w:val="0"/>
        <w:autoSpaceDN w:val="0"/>
        <w:adjustRightInd w:val="0"/>
        <w:spacing w:after="0"/>
        <w:rPr>
          <w:del w:id="5511" w:author="Author"/>
          <w:rFonts w:ascii="Courier New" w:hAnsi="Courier New" w:cs="Courier New"/>
          <w:color w:val="auto"/>
          <w:sz w:val="14"/>
          <w:szCs w:val="14"/>
          <w:lang w:val="en-GB"/>
        </w:rPr>
      </w:pPr>
      <w:del w:id="5512" w:author="Author">
        <w:r w:rsidRPr="00F46EE4" w:rsidDel="0087544E">
          <w:rPr>
            <w:rFonts w:ascii="Courier New" w:hAnsi="Courier New" w:cs="Courier New"/>
            <w:color w:val="auto"/>
            <w:sz w:val="14"/>
            <w:szCs w:val="14"/>
            <w:lang w:val="en-GB"/>
          </w:rPr>
          <w:delText xml:space="preserve">            ....</w:delText>
        </w:r>
        <w:bookmarkStart w:id="5513" w:name="_Toc192619123"/>
        <w:bookmarkStart w:id="5514" w:name="_Toc192620093"/>
        <w:bookmarkEnd w:id="5513"/>
        <w:bookmarkEnd w:id="5514"/>
      </w:del>
    </w:p>
    <w:p w14:paraId="3CF5EF7A" w14:textId="0DE59631" w:rsidR="00F46EE4" w:rsidRPr="00F46EE4" w:rsidDel="0087544E" w:rsidRDefault="00F46EE4" w:rsidP="00F46EE4">
      <w:pPr>
        <w:autoSpaceDE w:val="0"/>
        <w:autoSpaceDN w:val="0"/>
        <w:adjustRightInd w:val="0"/>
        <w:spacing w:after="0"/>
        <w:rPr>
          <w:del w:id="5515" w:author="Author"/>
          <w:rFonts w:ascii="Courier New" w:hAnsi="Courier New" w:cs="Courier New"/>
          <w:color w:val="auto"/>
          <w:sz w:val="14"/>
          <w:szCs w:val="14"/>
          <w:lang w:val="en-GB"/>
        </w:rPr>
      </w:pPr>
      <w:del w:id="5516" w:author="Author">
        <w:r w:rsidRPr="00F46EE4" w:rsidDel="0087544E">
          <w:rPr>
            <w:rFonts w:ascii="Courier New" w:hAnsi="Courier New" w:cs="Courier New"/>
            <w:color w:val="auto"/>
            <w:sz w:val="14"/>
            <w:szCs w:val="14"/>
            <w:lang w:val="en-GB"/>
          </w:rPr>
          <w:delText xml:space="preserve">            // Reference: gNMI Specification Section 2.1";</w:delText>
        </w:r>
        <w:bookmarkStart w:id="5517" w:name="_Toc192619124"/>
        <w:bookmarkStart w:id="5518" w:name="_Toc192620094"/>
        <w:bookmarkEnd w:id="5517"/>
        <w:bookmarkEnd w:id="5518"/>
      </w:del>
    </w:p>
    <w:p w14:paraId="41F0EC51" w14:textId="3FFC23B4" w:rsidR="00F46EE4" w:rsidRPr="00F46EE4" w:rsidDel="0087544E" w:rsidRDefault="00F46EE4" w:rsidP="00F46EE4">
      <w:pPr>
        <w:autoSpaceDE w:val="0"/>
        <w:autoSpaceDN w:val="0"/>
        <w:adjustRightInd w:val="0"/>
        <w:spacing w:after="0"/>
        <w:rPr>
          <w:del w:id="5519" w:author="Author"/>
          <w:rFonts w:ascii="Courier New" w:hAnsi="Courier New" w:cs="Courier New"/>
          <w:color w:val="auto"/>
          <w:sz w:val="14"/>
          <w:szCs w:val="14"/>
          <w:lang w:val="en-GB"/>
        </w:rPr>
      </w:pPr>
      <w:del w:id="5520" w:author="Author">
        <w:r w:rsidRPr="00F46EE4" w:rsidDel="0087544E">
          <w:rPr>
            <w:rFonts w:ascii="Courier New" w:hAnsi="Courier New" w:cs="Courier New"/>
            <w:color w:val="auto"/>
            <w:sz w:val="14"/>
            <w:szCs w:val="14"/>
            <w:lang w:val="en-GB"/>
          </w:rPr>
          <w:delText xml:space="preserve">    }</w:delText>
        </w:r>
        <w:bookmarkStart w:id="5521" w:name="_Toc192619125"/>
        <w:bookmarkStart w:id="5522" w:name="_Toc192620095"/>
        <w:bookmarkEnd w:id="5521"/>
        <w:bookmarkEnd w:id="5522"/>
      </w:del>
    </w:p>
    <w:p w14:paraId="52A6C6D3" w14:textId="622685AC" w:rsidR="00F46EE4" w:rsidRPr="00F46EE4" w:rsidDel="0087544E" w:rsidRDefault="00F46EE4" w:rsidP="00F46EE4">
      <w:pPr>
        <w:autoSpaceDE w:val="0"/>
        <w:autoSpaceDN w:val="0"/>
        <w:adjustRightInd w:val="0"/>
        <w:spacing w:after="0"/>
        <w:rPr>
          <w:del w:id="5523" w:author="Author"/>
          <w:rFonts w:ascii="Courier New" w:hAnsi="Courier New" w:cs="Courier New"/>
          <w:color w:val="auto"/>
          <w:sz w:val="14"/>
          <w:szCs w:val="14"/>
          <w:lang w:val="en-GB"/>
        </w:rPr>
      </w:pPr>
      <w:del w:id="5524" w:author="Author">
        <w:r w:rsidRPr="00F46EE4" w:rsidDel="0087544E">
          <w:rPr>
            <w:rFonts w:ascii="Courier New" w:hAnsi="Courier New" w:cs="Courier New"/>
            <w:color w:val="auto"/>
            <w:sz w:val="14"/>
            <w:szCs w:val="14"/>
            <w:lang w:val="en-GB"/>
          </w:rPr>
          <w:delText xml:space="preserve">    grouping typed-value {</w:delText>
        </w:r>
        <w:bookmarkStart w:id="5525" w:name="_Toc192619126"/>
        <w:bookmarkStart w:id="5526" w:name="_Toc192620096"/>
        <w:bookmarkEnd w:id="5525"/>
        <w:bookmarkEnd w:id="5526"/>
      </w:del>
    </w:p>
    <w:p w14:paraId="63267FF7" w14:textId="720E2F44" w:rsidR="00F46EE4" w:rsidRPr="00F46EE4" w:rsidDel="0087544E" w:rsidRDefault="00F46EE4" w:rsidP="00F46EE4">
      <w:pPr>
        <w:autoSpaceDE w:val="0"/>
        <w:autoSpaceDN w:val="0"/>
        <w:adjustRightInd w:val="0"/>
        <w:spacing w:after="0"/>
        <w:rPr>
          <w:del w:id="5527" w:author="Author"/>
          <w:rFonts w:ascii="Courier New" w:hAnsi="Courier New" w:cs="Courier New"/>
          <w:color w:val="auto"/>
          <w:sz w:val="14"/>
          <w:szCs w:val="14"/>
          <w:lang w:val="en-GB"/>
        </w:rPr>
      </w:pPr>
      <w:del w:id="5528" w:author="Author">
        <w:r w:rsidRPr="00F46EE4" w:rsidDel="0087544E">
          <w:rPr>
            <w:rFonts w:ascii="Courier New" w:hAnsi="Courier New" w:cs="Courier New"/>
            <w:color w:val="auto"/>
            <w:sz w:val="14"/>
            <w:szCs w:val="14"/>
            <w:lang w:val="en-GB"/>
          </w:rPr>
          <w:delText xml:space="preserve">        uses stream-structure;</w:delText>
        </w:r>
        <w:bookmarkStart w:id="5529" w:name="_Toc192619127"/>
        <w:bookmarkStart w:id="5530" w:name="_Toc192620097"/>
        <w:bookmarkEnd w:id="5529"/>
        <w:bookmarkEnd w:id="5530"/>
      </w:del>
    </w:p>
    <w:p w14:paraId="57081579" w14:textId="794FFB82" w:rsidR="00F46EE4" w:rsidRPr="00F46EE4" w:rsidDel="0087544E" w:rsidRDefault="00F46EE4" w:rsidP="00F46EE4">
      <w:pPr>
        <w:autoSpaceDE w:val="0"/>
        <w:autoSpaceDN w:val="0"/>
        <w:adjustRightInd w:val="0"/>
        <w:spacing w:after="0"/>
        <w:rPr>
          <w:del w:id="5531" w:author="Author"/>
          <w:rFonts w:ascii="Courier New" w:hAnsi="Courier New" w:cs="Courier New"/>
          <w:color w:val="auto"/>
          <w:sz w:val="14"/>
          <w:szCs w:val="14"/>
          <w:lang w:val="en-GB"/>
        </w:rPr>
      </w:pPr>
      <w:del w:id="5532"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533" w:name="_Toc192619128"/>
        <w:bookmarkStart w:id="5534" w:name="_Toc192620098"/>
        <w:bookmarkEnd w:id="5533"/>
        <w:bookmarkEnd w:id="5534"/>
      </w:del>
    </w:p>
    <w:p w14:paraId="6C2CAEA0" w14:textId="5A6F2276" w:rsidR="00F46EE4" w:rsidRPr="00F46EE4" w:rsidDel="0087544E" w:rsidRDefault="00F46EE4" w:rsidP="00F46EE4">
      <w:pPr>
        <w:autoSpaceDE w:val="0"/>
        <w:autoSpaceDN w:val="0"/>
        <w:adjustRightInd w:val="0"/>
        <w:spacing w:after="0"/>
        <w:rPr>
          <w:del w:id="5535" w:author="Author"/>
          <w:rFonts w:ascii="Courier New" w:hAnsi="Courier New" w:cs="Courier New"/>
          <w:color w:val="auto"/>
          <w:sz w:val="14"/>
          <w:szCs w:val="14"/>
          <w:lang w:val="en-GB"/>
        </w:rPr>
      </w:pPr>
      <w:del w:id="5536" w:author="Author">
        <w:r w:rsidRPr="00F46EE4" w:rsidDel="0087544E">
          <w:rPr>
            <w:rFonts w:ascii="Courier New" w:hAnsi="Courier New" w:cs="Courier New"/>
            <w:color w:val="auto"/>
            <w:sz w:val="14"/>
            <w:szCs w:val="14"/>
            <w:lang w:val="en-GB"/>
          </w:rPr>
          <w:delText xml:space="preserve">            // TypedValue is used to encode a value being sent between the client and</w:delText>
        </w:r>
        <w:bookmarkStart w:id="5537" w:name="_Toc192619129"/>
        <w:bookmarkStart w:id="5538" w:name="_Toc192620099"/>
        <w:bookmarkEnd w:id="5537"/>
        <w:bookmarkEnd w:id="5538"/>
      </w:del>
    </w:p>
    <w:p w14:paraId="09343101" w14:textId="6A71986A" w:rsidR="00F46EE4" w:rsidRPr="00F46EE4" w:rsidDel="0087544E" w:rsidRDefault="00F46EE4" w:rsidP="00F46EE4">
      <w:pPr>
        <w:autoSpaceDE w:val="0"/>
        <w:autoSpaceDN w:val="0"/>
        <w:adjustRightInd w:val="0"/>
        <w:spacing w:after="0"/>
        <w:rPr>
          <w:del w:id="5539" w:author="Author"/>
          <w:rFonts w:ascii="Courier New" w:hAnsi="Courier New" w:cs="Courier New"/>
          <w:color w:val="auto"/>
          <w:sz w:val="14"/>
          <w:szCs w:val="14"/>
          <w:lang w:val="en-GB"/>
        </w:rPr>
      </w:pPr>
      <w:del w:id="5540" w:author="Author">
        <w:r w:rsidRPr="00F46EE4" w:rsidDel="0087544E">
          <w:rPr>
            <w:rFonts w:ascii="Courier New" w:hAnsi="Courier New" w:cs="Courier New"/>
            <w:color w:val="auto"/>
            <w:sz w:val="14"/>
            <w:szCs w:val="14"/>
            <w:lang w:val="en-GB"/>
          </w:rPr>
          <w:delText xml:space="preserve">            // target (originated by either entity).</w:delText>
        </w:r>
        <w:bookmarkStart w:id="5541" w:name="_Toc192619130"/>
        <w:bookmarkStart w:id="5542" w:name="_Toc192620100"/>
        <w:bookmarkEnd w:id="5541"/>
        <w:bookmarkEnd w:id="5542"/>
      </w:del>
    </w:p>
    <w:p w14:paraId="3248B706" w14:textId="11FFFED1" w:rsidR="00F46EE4" w:rsidRPr="00F46EE4" w:rsidDel="0087544E" w:rsidRDefault="00F46EE4" w:rsidP="00F46EE4">
      <w:pPr>
        <w:autoSpaceDE w:val="0"/>
        <w:autoSpaceDN w:val="0"/>
        <w:adjustRightInd w:val="0"/>
        <w:spacing w:after="0"/>
        <w:rPr>
          <w:del w:id="5543" w:author="Author"/>
          <w:rFonts w:ascii="Courier New" w:hAnsi="Courier New" w:cs="Courier New"/>
          <w:color w:val="auto"/>
          <w:sz w:val="14"/>
          <w:szCs w:val="14"/>
          <w:lang w:val="en-GB"/>
        </w:rPr>
      </w:pPr>
      <w:del w:id="5544" w:author="Author">
        <w:r w:rsidRPr="00F46EE4" w:rsidDel="0087544E">
          <w:rPr>
            <w:rFonts w:ascii="Courier New" w:hAnsi="Courier New" w:cs="Courier New"/>
            <w:color w:val="auto"/>
            <w:sz w:val="14"/>
            <w:szCs w:val="14"/>
            <w:lang w:val="en-GB"/>
          </w:rPr>
          <w:delText xml:space="preserve">            Extract from https://github.com/openconfig/gnmi/blob/master/proto/gnmi/gnmi.proto</w:delText>
        </w:r>
        <w:bookmarkStart w:id="5545" w:name="_Toc192619131"/>
        <w:bookmarkStart w:id="5546" w:name="_Toc192620101"/>
        <w:bookmarkEnd w:id="5545"/>
        <w:bookmarkEnd w:id="5546"/>
      </w:del>
    </w:p>
    <w:p w14:paraId="2AA23BD8" w14:textId="258A7E06" w:rsidR="00F46EE4" w:rsidRPr="00F46EE4" w:rsidDel="0087544E" w:rsidRDefault="00F46EE4" w:rsidP="00F46EE4">
      <w:pPr>
        <w:autoSpaceDE w:val="0"/>
        <w:autoSpaceDN w:val="0"/>
        <w:adjustRightInd w:val="0"/>
        <w:spacing w:after="0"/>
        <w:rPr>
          <w:del w:id="5547" w:author="Author"/>
          <w:rFonts w:ascii="Courier New" w:hAnsi="Courier New" w:cs="Courier New"/>
          <w:color w:val="auto"/>
          <w:sz w:val="14"/>
          <w:szCs w:val="14"/>
          <w:lang w:val="en-GB"/>
        </w:rPr>
      </w:pPr>
      <w:del w:id="5548" w:author="Author">
        <w:r w:rsidRPr="00F46EE4" w:rsidDel="0087544E">
          <w:rPr>
            <w:rFonts w:ascii="Courier New" w:hAnsi="Courier New" w:cs="Courier New"/>
            <w:color w:val="auto"/>
            <w:sz w:val="14"/>
            <w:szCs w:val="14"/>
            <w:lang w:val="en-GB"/>
          </w:rPr>
          <w:delText xml:space="preserve">            // One of the fields within the val oneof is populated with the value</w:delText>
        </w:r>
        <w:bookmarkStart w:id="5549" w:name="_Toc192619132"/>
        <w:bookmarkStart w:id="5550" w:name="_Toc192620102"/>
        <w:bookmarkEnd w:id="5549"/>
        <w:bookmarkEnd w:id="5550"/>
      </w:del>
    </w:p>
    <w:p w14:paraId="2CDE9F11" w14:textId="301C2FDB" w:rsidR="00F46EE4" w:rsidRPr="00F46EE4" w:rsidDel="0087544E" w:rsidRDefault="00F46EE4" w:rsidP="00F46EE4">
      <w:pPr>
        <w:autoSpaceDE w:val="0"/>
        <w:autoSpaceDN w:val="0"/>
        <w:adjustRightInd w:val="0"/>
        <w:spacing w:after="0"/>
        <w:rPr>
          <w:del w:id="5551" w:author="Author"/>
          <w:rFonts w:ascii="Courier New" w:hAnsi="Courier New" w:cs="Courier New"/>
          <w:color w:val="auto"/>
          <w:sz w:val="14"/>
          <w:szCs w:val="14"/>
          <w:lang w:val="en-GB"/>
        </w:rPr>
      </w:pPr>
      <w:del w:id="5552" w:author="Author">
        <w:r w:rsidRPr="00F46EE4" w:rsidDel="0087544E">
          <w:rPr>
            <w:rFonts w:ascii="Courier New" w:hAnsi="Courier New" w:cs="Courier New"/>
            <w:color w:val="auto"/>
            <w:sz w:val="14"/>
            <w:szCs w:val="14"/>
            <w:lang w:val="en-GB"/>
          </w:rPr>
          <w:delText xml:space="preserve">            // of the update. The type of the value being included in the Update</w:delText>
        </w:r>
        <w:bookmarkStart w:id="5553" w:name="_Toc192619133"/>
        <w:bookmarkStart w:id="5554" w:name="_Toc192620103"/>
        <w:bookmarkEnd w:id="5553"/>
        <w:bookmarkEnd w:id="5554"/>
      </w:del>
    </w:p>
    <w:p w14:paraId="73892198" w14:textId="68DA95DC" w:rsidR="00F46EE4" w:rsidRPr="00F46EE4" w:rsidDel="0087544E" w:rsidRDefault="00F46EE4" w:rsidP="00F46EE4">
      <w:pPr>
        <w:autoSpaceDE w:val="0"/>
        <w:autoSpaceDN w:val="0"/>
        <w:adjustRightInd w:val="0"/>
        <w:spacing w:after="0"/>
        <w:rPr>
          <w:del w:id="5555" w:author="Author"/>
          <w:rFonts w:ascii="Courier New" w:hAnsi="Courier New" w:cs="Courier New"/>
          <w:color w:val="auto"/>
          <w:sz w:val="14"/>
          <w:szCs w:val="14"/>
          <w:lang w:val="en-GB"/>
        </w:rPr>
      </w:pPr>
      <w:del w:id="5556" w:author="Author">
        <w:r w:rsidRPr="00F46EE4" w:rsidDel="0087544E">
          <w:rPr>
            <w:rFonts w:ascii="Courier New" w:hAnsi="Courier New" w:cs="Courier New"/>
            <w:color w:val="auto"/>
            <w:sz w:val="14"/>
            <w:szCs w:val="14"/>
            <w:lang w:val="en-GB"/>
          </w:rPr>
          <w:delText xml:space="preserve">            // determines which field should be populated. In the case that the</w:delText>
        </w:r>
        <w:bookmarkStart w:id="5557" w:name="_Toc192619134"/>
        <w:bookmarkStart w:id="5558" w:name="_Toc192620104"/>
        <w:bookmarkEnd w:id="5557"/>
        <w:bookmarkEnd w:id="5558"/>
      </w:del>
    </w:p>
    <w:p w14:paraId="6EDABCED" w14:textId="2C00F4A0" w:rsidR="00F46EE4" w:rsidRPr="00F46EE4" w:rsidDel="0087544E" w:rsidRDefault="00F46EE4" w:rsidP="00F46EE4">
      <w:pPr>
        <w:autoSpaceDE w:val="0"/>
        <w:autoSpaceDN w:val="0"/>
        <w:adjustRightInd w:val="0"/>
        <w:spacing w:after="0"/>
        <w:rPr>
          <w:del w:id="5559" w:author="Author"/>
          <w:rFonts w:ascii="Courier New" w:hAnsi="Courier New" w:cs="Courier New"/>
          <w:color w:val="auto"/>
          <w:sz w:val="14"/>
          <w:szCs w:val="14"/>
          <w:lang w:val="en-GB"/>
        </w:rPr>
      </w:pPr>
      <w:del w:id="5560" w:author="Author">
        <w:r w:rsidRPr="00F46EE4" w:rsidDel="0087544E">
          <w:rPr>
            <w:rFonts w:ascii="Courier New" w:hAnsi="Courier New" w:cs="Courier New"/>
            <w:color w:val="auto"/>
            <w:sz w:val="14"/>
            <w:szCs w:val="14"/>
            <w:lang w:val="en-GB"/>
          </w:rPr>
          <w:delText xml:space="preserve">            // encoding is a particular form of the base protobuf type, a specific</w:delText>
        </w:r>
        <w:bookmarkStart w:id="5561" w:name="_Toc192619135"/>
        <w:bookmarkStart w:id="5562" w:name="_Toc192620105"/>
        <w:bookmarkEnd w:id="5561"/>
        <w:bookmarkEnd w:id="5562"/>
      </w:del>
    </w:p>
    <w:p w14:paraId="588EC1EA" w14:textId="3B551593" w:rsidR="00F46EE4" w:rsidRPr="00F46EE4" w:rsidDel="0087544E" w:rsidRDefault="00F46EE4" w:rsidP="00F46EE4">
      <w:pPr>
        <w:autoSpaceDE w:val="0"/>
        <w:autoSpaceDN w:val="0"/>
        <w:adjustRightInd w:val="0"/>
        <w:spacing w:after="0"/>
        <w:rPr>
          <w:del w:id="5563" w:author="Author"/>
          <w:rFonts w:ascii="Courier New" w:hAnsi="Courier New" w:cs="Courier New"/>
          <w:color w:val="auto"/>
          <w:sz w:val="14"/>
          <w:szCs w:val="14"/>
          <w:lang w:val="en-GB"/>
        </w:rPr>
      </w:pPr>
      <w:del w:id="5564" w:author="Author">
        <w:r w:rsidRPr="00F46EE4" w:rsidDel="0087544E">
          <w:rPr>
            <w:rFonts w:ascii="Courier New" w:hAnsi="Courier New" w:cs="Courier New"/>
            <w:color w:val="auto"/>
            <w:sz w:val="14"/>
            <w:szCs w:val="14"/>
            <w:lang w:val="en-GB"/>
          </w:rPr>
          <w:delText xml:space="preserve">            // field is used to store the value (e.g., json_val).</w:delText>
        </w:r>
        <w:bookmarkStart w:id="5565" w:name="_Toc192619136"/>
        <w:bookmarkStart w:id="5566" w:name="_Toc192620106"/>
        <w:bookmarkEnd w:id="5565"/>
        <w:bookmarkEnd w:id="5566"/>
      </w:del>
    </w:p>
    <w:p w14:paraId="77B2048C" w14:textId="371A0351" w:rsidR="00F46EE4" w:rsidRPr="00F46EE4" w:rsidDel="0087544E" w:rsidRDefault="00F46EE4" w:rsidP="00F46EE4">
      <w:pPr>
        <w:autoSpaceDE w:val="0"/>
        <w:autoSpaceDN w:val="0"/>
        <w:adjustRightInd w:val="0"/>
        <w:spacing w:after="0"/>
        <w:rPr>
          <w:del w:id="5567" w:author="Author"/>
          <w:rFonts w:ascii="Courier New" w:hAnsi="Courier New" w:cs="Courier New"/>
          <w:color w:val="auto"/>
          <w:sz w:val="14"/>
          <w:szCs w:val="14"/>
          <w:lang w:val="en-GB"/>
        </w:rPr>
      </w:pPr>
      <w:del w:id="5568" w:author="Author">
        <w:r w:rsidRPr="00F46EE4" w:rsidDel="0087544E">
          <w:rPr>
            <w:rFonts w:ascii="Courier New" w:hAnsi="Courier New" w:cs="Courier New"/>
            <w:color w:val="auto"/>
            <w:sz w:val="14"/>
            <w:szCs w:val="14"/>
            <w:lang w:val="en-GB"/>
          </w:rPr>
          <w:delText xml:space="preserve">            TAPI only uses, via augmentation,</w:delText>
        </w:r>
        <w:bookmarkStart w:id="5569" w:name="_Toc192619137"/>
        <w:bookmarkStart w:id="5570" w:name="_Toc192620107"/>
        <w:bookmarkEnd w:id="5569"/>
        <w:bookmarkEnd w:id="5570"/>
      </w:del>
    </w:p>
    <w:p w14:paraId="03656733" w14:textId="595CF46A" w:rsidR="00F46EE4" w:rsidRPr="00F46EE4" w:rsidDel="0087544E" w:rsidRDefault="00F46EE4" w:rsidP="00F46EE4">
      <w:pPr>
        <w:autoSpaceDE w:val="0"/>
        <w:autoSpaceDN w:val="0"/>
        <w:adjustRightInd w:val="0"/>
        <w:spacing w:after="0"/>
        <w:rPr>
          <w:del w:id="5571" w:author="Author"/>
          <w:rFonts w:ascii="Courier New" w:hAnsi="Courier New" w:cs="Courier New"/>
          <w:color w:val="auto"/>
          <w:sz w:val="14"/>
          <w:szCs w:val="14"/>
          <w:lang w:val="en-GB"/>
        </w:rPr>
      </w:pPr>
      <w:del w:id="5572" w:author="Author">
        <w:r w:rsidRPr="00F46EE4" w:rsidDel="0087544E">
          <w:rPr>
            <w:rFonts w:ascii="Courier New" w:hAnsi="Courier New" w:cs="Courier New"/>
            <w:color w:val="auto"/>
            <w:sz w:val="14"/>
            <w:szCs w:val="14"/>
            <w:lang w:val="en-GB"/>
          </w:rPr>
          <w:delText xml:space="preserve">            bytes proto_bytes = 13;</w:delText>
        </w:r>
        <w:bookmarkStart w:id="5573" w:name="_Toc192619138"/>
        <w:bookmarkStart w:id="5574" w:name="_Toc192620108"/>
        <w:bookmarkEnd w:id="5573"/>
        <w:bookmarkEnd w:id="5574"/>
      </w:del>
    </w:p>
    <w:p w14:paraId="6434B836" w14:textId="0FEAF87D" w:rsidR="00F46EE4" w:rsidRPr="00F46EE4" w:rsidDel="0087544E" w:rsidRDefault="00F46EE4" w:rsidP="00F46EE4">
      <w:pPr>
        <w:autoSpaceDE w:val="0"/>
        <w:autoSpaceDN w:val="0"/>
        <w:adjustRightInd w:val="0"/>
        <w:spacing w:after="0"/>
        <w:rPr>
          <w:del w:id="5575" w:author="Author"/>
          <w:rFonts w:ascii="Courier New" w:hAnsi="Courier New" w:cs="Courier New"/>
          <w:color w:val="auto"/>
          <w:sz w:val="14"/>
          <w:szCs w:val="14"/>
          <w:lang w:val="en-GB"/>
        </w:rPr>
      </w:pPr>
      <w:del w:id="5576" w:author="Author">
        <w:r w:rsidRPr="00F46EE4" w:rsidDel="0087544E">
          <w:rPr>
            <w:rFonts w:ascii="Courier New" w:hAnsi="Courier New" w:cs="Courier New"/>
            <w:color w:val="auto"/>
            <w:sz w:val="14"/>
            <w:szCs w:val="14"/>
            <w:lang w:val="en-GB"/>
          </w:rPr>
          <w:delText xml:space="preserve">            Which is defined as</w:delText>
        </w:r>
        <w:bookmarkStart w:id="5577" w:name="_Toc192619139"/>
        <w:bookmarkStart w:id="5578" w:name="_Toc192620109"/>
        <w:bookmarkEnd w:id="5577"/>
        <w:bookmarkEnd w:id="5578"/>
      </w:del>
    </w:p>
    <w:p w14:paraId="558BE1A8" w14:textId="21123DAC" w:rsidR="00F46EE4" w:rsidRPr="00F46EE4" w:rsidDel="0087544E" w:rsidRDefault="00F46EE4" w:rsidP="00F46EE4">
      <w:pPr>
        <w:autoSpaceDE w:val="0"/>
        <w:autoSpaceDN w:val="0"/>
        <w:adjustRightInd w:val="0"/>
        <w:spacing w:after="0"/>
        <w:rPr>
          <w:del w:id="5579" w:author="Author"/>
          <w:rFonts w:ascii="Courier New" w:hAnsi="Courier New" w:cs="Courier New"/>
          <w:color w:val="auto"/>
          <w:sz w:val="14"/>
          <w:szCs w:val="14"/>
          <w:lang w:val="en-GB"/>
        </w:rPr>
      </w:pPr>
      <w:del w:id="5580" w:author="Author">
        <w:r w:rsidRPr="00F46EE4" w:rsidDel="0087544E">
          <w:rPr>
            <w:rFonts w:ascii="Courier New" w:hAnsi="Courier New" w:cs="Courier New"/>
            <w:color w:val="auto"/>
            <w:sz w:val="14"/>
            <w:szCs w:val="14"/>
            <w:lang w:val="en-GB"/>
          </w:rPr>
          <w:delText xml:space="preserve">            Extract from https://github.com/openconfig/gnmi/blob/master/proto/gnmi/gnmi.proto</w:delText>
        </w:r>
        <w:bookmarkStart w:id="5581" w:name="_Toc192619140"/>
        <w:bookmarkStart w:id="5582" w:name="_Toc192620110"/>
        <w:bookmarkEnd w:id="5581"/>
        <w:bookmarkEnd w:id="5582"/>
      </w:del>
    </w:p>
    <w:p w14:paraId="725CD567" w14:textId="2308E02D" w:rsidR="00F46EE4" w:rsidRPr="00F46EE4" w:rsidDel="0087544E" w:rsidRDefault="00F46EE4" w:rsidP="00F46EE4">
      <w:pPr>
        <w:autoSpaceDE w:val="0"/>
        <w:autoSpaceDN w:val="0"/>
        <w:adjustRightInd w:val="0"/>
        <w:spacing w:after="0"/>
        <w:rPr>
          <w:del w:id="5583" w:author="Author"/>
          <w:rFonts w:ascii="Courier New" w:hAnsi="Courier New" w:cs="Courier New"/>
          <w:color w:val="auto"/>
          <w:sz w:val="14"/>
          <w:szCs w:val="14"/>
          <w:lang w:val="en-GB"/>
        </w:rPr>
      </w:pPr>
      <w:del w:id="5584" w:author="Author">
        <w:r w:rsidRPr="00F46EE4" w:rsidDel="0087544E">
          <w:rPr>
            <w:rFonts w:ascii="Courier New" w:hAnsi="Courier New" w:cs="Courier New"/>
            <w:color w:val="auto"/>
            <w:sz w:val="14"/>
            <w:szCs w:val="14"/>
            <w:lang w:val="en-GB"/>
          </w:rPr>
          <w:delText xml:space="preserve">            // Protobuf binary encoded bytes. The message type is not included.</w:delText>
        </w:r>
        <w:bookmarkStart w:id="5585" w:name="_Toc192619141"/>
        <w:bookmarkStart w:id="5586" w:name="_Toc192620111"/>
        <w:bookmarkEnd w:id="5585"/>
        <w:bookmarkEnd w:id="5586"/>
      </w:del>
    </w:p>
    <w:p w14:paraId="6E73B56B" w14:textId="03999A7C" w:rsidR="00F46EE4" w:rsidRPr="00F46EE4" w:rsidDel="0087544E" w:rsidRDefault="00F46EE4" w:rsidP="00F46EE4">
      <w:pPr>
        <w:autoSpaceDE w:val="0"/>
        <w:autoSpaceDN w:val="0"/>
        <w:adjustRightInd w:val="0"/>
        <w:spacing w:after="0"/>
        <w:rPr>
          <w:del w:id="5587" w:author="Author"/>
          <w:rFonts w:ascii="Courier New" w:hAnsi="Courier New" w:cs="Courier New"/>
          <w:color w:val="auto"/>
          <w:sz w:val="14"/>
          <w:szCs w:val="14"/>
          <w:lang w:val="en-GB"/>
        </w:rPr>
      </w:pPr>
      <w:del w:id="5588" w:author="Author">
        <w:r w:rsidRPr="00F46EE4" w:rsidDel="0087544E">
          <w:rPr>
            <w:rFonts w:ascii="Courier New" w:hAnsi="Courier New" w:cs="Courier New"/>
            <w:color w:val="auto"/>
            <w:sz w:val="14"/>
            <w:szCs w:val="14"/>
            <w:lang w:val="en-GB"/>
          </w:rPr>
          <w:delText xml:space="preserve">            // See the specification at</w:delText>
        </w:r>
        <w:bookmarkStart w:id="5589" w:name="_Toc192619142"/>
        <w:bookmarkStart w:id="5590" w:name="_Toc192620112"/>
        <w:bookmarkEnd w:id="5589"/>
        <w:bookmarkEnd w:id="5590"/>
      </w:del>
    </w:p>
    <w:p w14:paraId="6803C460" w14:textId="3852112F" w:rsidR="00F46EE4" w:rsidRPr="00F46EE4" w:rsidDel="0087544E" w:rsidRDefault="00F46EE4" w:rsidP="00F46EE4">
      <w:pPr>
        <w:autoSpaceDE w:val="0"/>
        <w:autoSpaceDN w:val="0"/>
        <w:adjustRightInd w:val="0"/>
        <w:spacing w:after="0"/>
        <w:rPr>
          <w:del w:id="5591" w:author="Author"/>
          <w:rFonts w:ascii="Courier New" w:hAnsi="Courier New" w:cs="Courier New"/>
          <w:color w:val="auto"/>
          <w:sz w:val="14"/>
          <w:szCs w:val="14"/>
          <w:lang w:val="en-GB"/>
        </w:rPr>
      </w:pPr>
      <w:del w:id="5592" w:author="Author">
        <w:r w:rsidRPr="00F46EE4" w:rsidDel="0087544E">
          <w:rPr>
            <w:rFonts w:ascii="Courier New" w:hAnsi="Courier New" w:cs="Courier New"/>
            <w:color w:val="auto"/>
            <w:sz w:val="14"/>
            <w:szCs w:val="14"/>
            <w:lang w:val="en-GB"/>
          </w:rPr>
          <w:delText xml:space="preserve">            // github.com/openconfig/reference/blob/master/rpc/gnmi/protobuf-vals.md</w:delText>
        </w:r>
        <w:bookmarkStart w:id="5593" w:name="_Toc192619143"/>
        <w:bookmarkStart w:id="5594" w:name="_Toc192620113"/>
        <w:bookmarkEnd w:id="5593"/>
        <w:bookmarkEnd w:id="5594"/>
      </w:del>
    </w:p>
    <w:p w14:paraId="7391967A" w14:textId="6104E949" w:rsidR="00F46EE4" w:rsidRPr="00F46EE4" w:rsidDel="0087544E" w:rsidRDefault="00F46EE4" w:rsidP="00F46EE4">
      <w:pPr>
        <w:autoSpaceDE w:val="0"/>
        <w:autoSpaceDN w:val="0"/>
        <w:adjustRightInd w:val="0"/>
        <w:spacing w:after="0"/>
        <w:rPr>
          <w:del w:id="5595" w:author="Author"/>
          <w:rFonts w:ascii="Courier New" w:hAnsi="Courier New" w:cs="Courier New"/>
          <w:color w:val="auto"/>
          <w:sz w:val="14"/>
          <w:szCs w:val="14"/>
          <w:lang w:val="en-GB"/>
        </w:rPr>
      </w:pPr>
      <w:del w:id="5596" w:author="Author">
        <w:r w:rsidRPr="00F46EE4" w:rsidDel="0087544E">
          <w:rPr>
            <w:rFonts w:ascii="Courier New" w:hAnsi="Courier New" w:cs="Courier New"/>
            <w:color w:val="auto"/>
            <w:sz w:val="14"/>
            <w:szCs w:val="14"/>
            <w:lang w:val="en-GB"/>
          </w:rPr>
          <w:delText xml:space="preserve">            // for a complete specification. [Experimental]</w:delText>
        </w:r>
        <w:bookmarkStart w:id="5597" w:name="_Toc192619144"/>
        <w:bookmarkStart w:id="5598" w:name="_Toc192620114"/>
        <w:bookmarkEnd w:id="5597"/>
        <w:bookmarkEnd w:id="5598"/>
      </w:del>
    </w:p>
    <w:p w14:paraId="3346ACF9" w14:textId="20165D06" w:rsidR="00F46EE4" w:rsidRPr="00F46EE4" w:rsidDel="0087544E" w:rsidRDefault="00F46EE4" w:rsidP="00F46EE4">
      <w:pPr>
        <w:autoSpaceDE w:val="0"/>
        <w:autoSpaceDN w:val="0"/>
        <w:adjustRightInd w:val="0"/>
        <w:spacing w:after="0"/>
        <w:rPr>
          <w:del w:id="5599" w:author="Author"/>
          <w:rFonts w:ascii="Courier New" w:hAnsi="Courier New" w:cs="Courier New"/>
          <w:color w:val="auto"/>
          <w:sz w:val="14"/>
          <w:szCs w:val="14"/>
          <w:lang w:val="en-GB"/>
        </w:rPr>
      </w:pPr>
      <w:del w:id="5600" w:author="Author">
        <w:r w:rsidRPr="00F46EE4" w:rsidDel="0087544E">
          <w:rPr>
            <w:rFonts w:ascii="Courier New" w:hAnsi="Courier New" w:cs="Courier New"/>
            <w:color w:val="auto"/>
            <w:sz w:val="14"/>
            <w:szCs w:val="14"/>
            <w:lang w:val="en-GB"/>
          </w:rPr>
          <w:delText xml:space="preserve">            ";</w:delText>
        </w:r>
        <w:bookmarkStart w:id="5601" w:name="_Toc192619145"/>
        <w:bookmarkStart w:id="5602" w:name="_Toc192620115"/>
        <w:bookmarkEnd w:id="5601"/>
        <w:bookmarkEnd w:id="5602"/>
      </w:del>
    </w:p>
    <w:p w14:paraId="3966A09A" w14:textId="0FAAA32A" w:rsidR="00F46EE4" w:rsidRPr="00F46EE4" w:rsidDel="0087544E" w:rsidRDefault="00F46EE4" w:rsidP="00F46EE4">
      <w:pPr>
        <w:autoSpaceDE w:val="0"/>
        <w:autoSpaceDN w:val="0"/>
        <w:adjustRightInd w:val="0"/>
        <w:spacing w:after="0"/>
        <w:rPr>
          <w:del w:id="5603" w:author="Author"/>
          <w:rFonts w:ascii="Courier New" w:hAnsi="Courier New" w:cs="Courier New"/>
          <w:color w:val="auto"/>
          <w:sz w:val="14"/>
          <w:szCs w:val="14"/>
          <w:lang w:val="en-GB"/>
        </w:rPr>
      </w:pPr>
      <w:del w:id="5604" w:author="Author">
        <w:r w:rsidRPr="00F46EE4" w:rsidDel="0087544E">
          <w:rPr>
            <w:rFonts w:ascii="Courier New" w:hAnsi="Courier New" w:cs="Courier New"/>
            <w:color w:val="auto"/>
            <w:sz w:val="14"/>
            <w:szCs w:val="14"/>
            <w:lang w:val="en-GB"/>
          </w:rPr>
          <w:delText xml:space="preserve">    }</w:delText>
        </w:r>
        <w:bookmarkStart w:id="5605" w:name="_Toc192619146"/>
        <w:bookmarkStart w:id="5606" w:name="_Toc192620116"/>
        <w:bookmarkEnd w:id="5605"/>
        <w:bookmarkEnd w:id="5606"/>
      </w:del>
    </w:p>
    <w:p w14:paraId="312C0D1C" w14:textId="2A0B1CD4" w:rsidR="00F46EE4" w:rsidRPr="00F46EE4" w:rsidDel="0087544E" w:rsidRDefault="00F46EE4" w:rsidP="00F46EE4">
      <w:pPr>
        <w:autoSpaceDE w:val="0"/>
        <w:autoSpaceDN w:val="0"/>
        <w:adjustRightInd w:val="0"/>
        <w:spacing w:after="0"/>
        <w:rPr>
          <w:del w:id="5607" w:author="Author"/>
          <w:rFonts w:ascii="Courier New" w:hAnsi="Courier New" w:cs="Courier New"/>
          <w:color w:val="auto"/>
          <w:sz w:val="14"/>
          <w:szCs w:val="14"/>
          <w:lang w:val="en-GB"/>
        </w:rPr>
      </w:pPr>
      <w:del w:id="5608" w:author="Author">
        <w:r w:rsidRPr="00F46EE4" w:rsidDel="0087544E">
          <w:rPr>
            <w:rFonts w:ascii="Courier New" w:hAnsi="Courier New" w:cs="Courier New"/>
            <w:color w:val="auto"/>
            <w:sz w:val="14"/>
            <w:szCs w:val="14"/>
            <w:lang w:val="en-GB"/>
          </w:rPr>
          <w:delText xml:space="preserve">    grouping stream-structure {</w:delText>
        </w:r>
        <w:bookmarkStart w:id="5609" w:name="_Toc192619147"/>
        <w:bookmarkStart w:id="5610" w:name="_Toc192620117"/>
        <w:bookmarkEnd w:id="5609"/>
        <w:bookmarkEnd w:id="5610"/>
      </w:del>
    </w:p>
    <w:p w14:paraId="01FFCADC" w14:textId="3219DDCE" w:rsidR="00F46EE4" w:rsidRPr="00F46EE4" w:rsidDel="0087544E" w:rsidRDefault="00F46EE4" w:rsidP="00F46EE4">
      <w:pPr>
        <w:autoSpaceDE w:val="0"/>
        <w:autoSpaceDN w:val="0"/>
        <w:adjustRightInd w:val="0"/>
        <w:spacing w:after="0"/>
        <w:rPr>
          <w:del w:id="5611" w:author="Author"/>
          <w:rFonts w:ascii="Courier New" w:hAnsi="Courier New" w:cs="Courier New"/>
          <w:color w:val="auto"/>
          <w:sz w:val="14"/>
          <w:szCs w:val="14"/>
          <w:lang w:val="en-GB"/>
        </w:rPr>
      </w:pPr>
      <w:del w:id="5612" w:author="Author">
        <w:r w:rsidRPr="00F46EE4" w:rsidDel="0087544E">
          <w:rPr>
            <w:rFonts w:ascii="Courier New" w:hAnsi="Courier New" w:cs="Courier New"/>
            <w:color w:val="auto"/>
            <w:sz w:val="14"/>
            <w:szCs w:val="14"/>
            <w:lang w:val="en-GB"/>
          </w:rPr>
          <w:delText xml:space="preserve">        container proto-bytes {</w:delText>
        </w:r>
        <w:bookmarkStart w:id="5613" w:name="_Toc192619148"/>
        <w:bookmarkStart w:id="5614" w:name="_Toc192620118"/>
        <w:bookmarkEnd w:id="5613"/>
        <w:bookmarkEnd w:id="5614"/>
      </w:del>
    </w:p>
    <w:p w14:paraId="4D160BAC" w14:textId="455AC35A" w:rsidR="00F46EE4" w:rsidRPr="00F46EE4" w:rsidDel="0087544E" w:rsidRDefault="00F46EE4" w:rsidP="00F46EE4">
      <w:pPr>
        <w:autoSpaceDE w:val="0"/>
        <w:autoSpaceDN w:val="0"/>
        <w:adjustRightInd w:val="0"/>
        <w:spacing w:after="0"/>
        <w:rPr>
          <w:del w:id="5615" w:author="Author"/>
          <w:rFonts w:ascii="Courier New" w:hAnsi="Courier New" w:cs="Courier New"/>
          <w:color w:val="auto"/>
          <w:sz w:val="14"/>
          <w:szCs w:val="14"/>
          <w:lang w:val="en-GB"/>
        </w:rPr>
      </w:pPr>
      <w:del w:id="5616" w:author="Author">
        <w:r w:rsidRPr="00F46EE4" w:rsidDel="0087544E">
          <w:rPr>
            <w:rFonts w:ascii="Courier New" w:hAnsi="Courier New" w:cs="Courier New"/>
            <w:color w:val="auto"/>
            <w:sz w:val="14"/>
            <w:szCs w:val="14"/>
            <w:lang w:val="en-GB"/>
          </w:rPr>
          <w:delText xml:space="preserve">            config false;</w:delText>
        </w:r>
        <w:bookmarkStart w:id="5617" w:name="_Toc192619149"/>
        <w:bookmarkStart w:id="5618" w:name="_Toc192620119"/>
        <w:bookmarkEnd w:id="5617"/>
        <w:bookmarkEnd w:id="5618"/>
      </w:del>
    </w:p>
    <w:p w14:paraId="61CAB6B4" w14:textId="501DED87" w:rsidR="00F46EE4" w:rsidRPr="00F46EE4" w:rsidDel="0087544E" w:rsidRDefault="00F46EE4" w:rsidP="00F46EE4">
      <w:pPr>
        <w:autoSpaceDE w:val="0"/>
        <w:autoSpaceDN w:val="0"/>
        <w:adjustRightInd w:val="0"/>
        <w:spacing w:after="0"/>
        <w:rPr>
          <w:del w:id="5619" w:author="Author"/>
          <w:rFonts w:ascii="Courier New" w:hAnsi="Courier New" w:cs="Courier New"/>
          <w:color w:val="auto"/>
          <w:sz w:val="14"/>
          <w:szCs w:val="14"/>
          <w:lang w:val="en-GB"/>
        </w:rPr>
      </w:pPr>
      <w:del w:id="5620" w:author="Author">
        <w:r w:rsidRPr="00F46EE4" w:rsidDel="0087544E">
          <w:rPr>
            <w:rFonts w:ascii="Courier New" w:hAnsi="Courier New" w:cs="Courier New"/>
            <w:color w:val="auto"/>
            <w:sz w:val="14"/>
            <w:szCs w:val="14"/>
            <w:lang w:val="en-GB"/>
          </w:rPr>
          <w:delText xml:space="preserve">            uses stream-details;</w:delText>
        </w:r>
        <w:bookmarkStart w:id="5621" w:name="_Toc192619150"/>
        <w:bookmarkStart w:id="5622" w:name="_Toc192620120"/>
        <w:bookmarkEnd w:id="5621"/>
        <w:bookmarkEnd w:id="5622"/>
      </w:del>
    </w:p>
    <w:p w14:paraId="38CFF37A" w14:textId="31190EFB" w:rsidR="00F46EE4" w:rsidRPr="00F46EE4" w:rsidDel="0087544E" w:rsidRDefault="00F46EE4" w:rsidP="00F46EE4">
      <w:pPr>
        <w:autoSpaceDE w:val="0"/>
        <w:autoSpaceDN w:val="0"/>
        <w:adjustRightInd w:val="0"/>
        <w:spacing w:after="0"/>
        <w:rPr>
          <w:del w:id="5623" w:author="Author"/>
          <w:rFonts w:ascii="Courier New" w:hAnsi="Courier New" w:cs="Courier New"/>
          <w:color w:val="auto"/>
          <w:sz w:val="14"/>
          <w:szCs w:val="14"/>
          <w:lang w:val="en-GB"/>
        </w:rPr>
      </w:pPr>
      <w:del w:id="5624" w:author="Author">
        <w:r w:rsidRPr="00F46EE4" w:rsidDel="0087544E">
          <w:rPr>
            <w:rFonts w:ascii="Courier New" w:hAnsi="Courier New" w:cs="Courier New"/>
            <w:color w:val="auto"/>
            <w:sz w:val="14"/>
            <w:szCs w:val="14"/>
            <w:lang w:val="en-GB"/>
          </w:rPr>
          <w:delText xml:space="preserve">            description "This is substituted for 'bytes proto_bytes = 13;' in message typed value.</w:delText>
        </w:r>
        <w:bookmarkStart w:id="5625" w:name="_Toc192619151"/>
        <w:bookmarkStart w:id="5626" w:name="_Toc192620121"/>
        <w:bookmarkEnd w:id="5625"/>
        <w:bookmarkEnd w:id="5626"/>
      </w:del>
    </w:p>
    <w:p w14:paraId="1CBC723A" w14:textId="78E3A747" w:rsidR="00F46EE4" w:rsidRPr="00F46EE4" w:rsidDel="0087544E" w:rsidRDefault="00F46EE4" w:rsidP="00F46EE4">
      <w:pPr>
        <w:autoSpaceDE w:val="0"/>
        <w:autoSpaceDN w:val="0"/>
        <w:adjustRightInd w:val="0"/>
        <w:spacing w:after="0"/>
        <w:rPr>
          <w:del w:id="5627" w:author="Author"/>
          <w:rFonts w:ascii="Courier New" w:hAnsi="Courier New" w:cs="Courier New"/>
          <w:color w:val="auto"/>
          <w:sz w:val="14"/>
          <w:szCs w:val="14"/>
          <w:lang w:val="en-GB"/>
        </w:rPr>
      </w:pPr>
      <w:del w:id="5628" w:author="Author">
        <w:r w:rsidRPr="00F46EE4" w:rsidDel="0087544E">
          <w:rPr>
            <w:rFonts w:ascii="Courier New" w:hAnsi="Courier New" w:cs="Courier New"/>
            <w:color w:val="auto"/>
            <w:sz w:val="14"/>
            <w:szCs w:val="14"/>
            <w:lang w:val="en-GB"/>
          </w:rPr>
          <w:delText xml:space="preserve">                (see https://github.com/openconfig/gnmi/blob/master/proto/gnmi/gnmi.proto)</w:delText>
        </w:r>
        <w:bookmarkStart w:id="5629" w:name="_Toc192619152"/>
        <w:bookmarkStart w:id="5630" w:name="_Toc192620122"/>
        <w:bookmarkEnd w:id="5629"/>
        <w:bookmarkEnd w:id="5630"/>
      </w:del>
    </w:p>
    <w:p w14:paraId="0476EBEC" w14:textId="0B3DDBCD" w:rsidR="00F46EE4" w:rsidRPr="00F46EE4" w:rsidDel="0087544E" w:rsidRDefault="00F46EE4" w:rsidP="00F46EE4">
      <w:pPr>
        <w:autoSpaceDE w:val="0"/>
        <w:autoSpaceDN w:val="0"/>
        <w:adjustRightInd w:val="0"/>
        <w:spacing w:after="0"/>
        <w:rPr>
          <w:del w:id="5631" w:author="Author"/>
          <w:rFonts w:ascii="Courier New" w:hAnsi="Courier New" w:cs="Courier New"/>
          <w:color w:val="auto"/>
          <w:sz w:val="14"/>
          <w:szCs w:val="14"/>
          <w:lang w:val="en-GB"/>
        </w:rPr>
      </w:pPr>
      <w:del w:id="5632" w:author="Author">
        <w:r w:rsidRPr="00F46EE4" w:rsidDel="0087544E">
          <w:rPr>
            <w:rFonts w:ascii="Courier New" w:hAnsi="Courier New" w:cs="Courier New"/>
            <w:color w:val="auto"/>
            <w:sz w:val="14"/>
            <w:szCs w:val="14"/>
            <w:lang w:val="en-GB"/>
          </w:rPr>
          <w:delText xml:space="preserve">                CONDITION: Mandatory where stream details is being used.";</w:delText>
        </w:r>
        <w:bookmarkStart w:id="5633" w:name="_Toc192619153"/>
        <w:bookmarkStart w:id="5634" w:name="_Toc192620123"/>
        <w:bookmarkEnd w:id="5633"/>
        <w:bookmarkEnd w:id="5634"/>
      </w:del>
    </w:p>
    <w:p w14:paraId="61456FD5" w14:textId="4F38AC87" w:rsidR="00F46EE4" w:rsidRPr="00F46EE4" w:rsidDel="0087544E" w:rsidRDefault="00F46EE4" w:rsidP="00F46EE4">
      <w:pPr>
        <w:autoSpaceDE w:val="0"/>
        <w:autoSpaceDN w:val="0"/>
        <w:adjustRightInd w:val="0"/>
        <w:spacing w:after="0"/>
        <w:rPr>
          <w:del w:id="5635" w:author="Author"/>
          <w:rFonts w:ascii="Courier New" w:hAnsi="Courier New" w:cs="Courier New"/>
          <w:color w:val="auto"/>
          <w:sz w:val="14"/>
          <w:szCs w:val="14"/>
          <w:lang w:val="en-GB"/>
        </w:rPr>
      </w:pPr>
      <w:del w:id="5636" w:author="Author">
        <w:r w:rsidRPr="00F46EE4" w:rsidDel="0087544E">
          <w:rPr>
            <w:rFonts w:ascii="Courier New" w:hAnsi="Courier New" w:cs="Courier New"/>
            <w:color w:val="auto"/>
            <w:sz w:val="14"/>
            <w:szCs w:val="14"/>
            <w:lang w:val="en-GB"/>
          </w:rPr>
          <w:delText xml:space="preserve">        }</w:delText>
        </w:r>
        <w:bookmarkStart w:id="5637" w:name="_Toc192619154"/>
        <w:bookmarkStart w:id="5638" w:name="_Toc192620124"/>
        <w:bookmarkEnd w:id="5637"/>
        <w:bookmarkEnd w:id="5638"/>
      </w:del>
    </w:p>
    <w:p w14:paraId="3FE039F0" w14:textId="3C896C94" w:rsidR="00F46EE4" w:rsidRPr="00F46EE4" w:rsidDel="0087544E" w:rsidRDefault="00F46EE4" w:rsidP="00F46EE4">
      <w:pPr>
        <w:autoSpaceDE w:val="0"/>
        <w:autoSpaceDN w:val="0"/>
        <w:adjustRightInd w:val="0"/>
        <w:spacing w:after="0"/>
        <w:rPr>
          <w:del w:id="5639" w:author="Author"/>
          <w:rFonts w:ascii="Courier New" w:hAnsi="Courier New" w:cs="Courier New"/>
          <w:color w:val="auto"/>
          <w:sz w:val="14"/>
          <w:szCs w:val="14"/>
          <w:lang w:val="en-GB"/>
        </w:rPr>
      </w:pPr>
      <w:del w:id="5640" w:author="Author">
        <w:r w:rsidRPr="00F46EE4" w:rsidDel="0087544E">
          <w:rPr>
            <w:rFonts w:ascii="Courier New" w:hAnsi="Courier New" w:cs="Courier New"/>
            <w:color w:val="auto"/>
            <w:sz w:val="14"/>
            <w:szCs w:val="14"/>
            <w:lang w:val="en-GB"/>
          </w:rPr>
          <w:delText xml:space="preserve">        description "TAPI Augmentation of proto_bytes adding TAPI structured content to the TypedValue protobuf message.</w:delText>
        </w:r>
        <w:bookmarkStart w:id="5641" w:name="_Toc192619155"/>
        <w:bookmarkStart w:id="5642" w:name="_Toc192620125"/>
        <w:bookmarkEnd w:id="5641"/>
        <w:bookmarkEnd w:id="5642"/>
      </w:del>
    </w:p>
    <w:p w14:paraId="181B73D2" w14:textId="385E9BF1" w:rsidR="00F46EE4" w:rsidRPr="00F46EE4" w:rsidDel="0087544E" w:rsidRDefault="00F46EE4" w:rsidP="00F46EE4">
      <w:pPr>
        <w:autoSpaceDE w:val="0"/>
        <w:autoSpaceDN w:val="0"/>
        <w:adjustRightInd w:val="0"/>
        <w:spacing w:after="0"/>
        <w:rPr>
          <w:del w:id="5643" w:author="Author"/>
          <w:rFonts w:ascii="Courier New" w:hAnsi="Courier New" w:cs="Courier New"/>
          <w:color w:val="auto"/>
          <w:sz w:val="14"/>
          <w:szCs w:val="14"/>
          <w:lang w:val="en-GB"/>
        </w:rPr>
      </w:pPr>
      <w:del w:id="5644" w:author="Author">
        <w:r w:rsidRPr="00F46EE4" w:rsidDel="0087544E">
          <w:rPr>
            <w:rFonts w:ascii="Courier New" w:hAnsi="Courier New" w:cs="Courier New"/>
            <w:color w:val="auto"/>
            <w:sz w:val="14"/>
            <w:szCs w:val="14"/>
            <w:lang w:val="en-GB"/>
          </w:rPr>
          <w:delText xml:space="preserve">            This model fragment defines the structure.";</w:delText>
        </w:r>
        <w:bookmarkStart w:id="5645" w:name="_Toc192619156"/>
        <w:bookmarkStart w:id="5646" w:name="_Toc192620126"/>
        <w:bookmarkEnd w:id="5645"/>
        <w:bookmarkEnd w:id="5646"/>
      </w:del>
    </w:p>
    <w:p w14:paraId="70370BA3" w14:textId="7EAE0E5C" w:rsidR="00F46EE4" w:rsidRPr="00F46EE4" w:rsidDel="0087544E" w:rsidRDefault="00F46EE4" w:rsidP="00F46EE4">
      <w:pPr>
        <w:autoSpaceDE w:val="0"/>
        <w:autoSpaceDN w:val="0"/>
        <w:adjustRightInd w:val="0"/>
        <w:spacing w:after="0"/>
        <w:rPr>
          <w:del w:id="5647" w:author="Author"/>
          <w:rFonts w:ascii="Courier New" w:hAnsi="Courier New" w:cs="Courier New"/>
          <w:color w:val="auto"/>
          <w:sz w:val="14"/>
          <w:szCs w:val="14"/>
          <w:lang w:val="en-GB"/>
        </w:rPr>
      </w:pPr>
      <w:del w:id="5648" w:author="Author">
        <w:r w:rsidRPr="00F46EE4" w:rsidDel="0087544E">
          <w:rPr>
            <w:rFonts w:ascii="Courier New" w:hAnsi="Courier New" w:cs="Courier New"/>
            <w:color w:val="auto"/>
            <w:sz w:val="14"/>
            <w:szCs w:val="14"/>
            <w:lang w:val="en-GB"/>
          </w:rPr>
          <w:delText xml:space="preserve">    }</w:delText>
        </w:r>
        <w:bookmarkStart w:id="5649" w:name="_Toc192619157"/>
        <w:bookmarkStart w:id="5650" w:name="_Toc192620127"/>
        <w:bookmarkEnd w:id="5649"/>
        <w:bookmarkEnd w:id="5650"/>
      </w:del>
    </w:p>
    <w:p w14:paraId="0AC66FF1" w14:textId="58193ED6" w:rsidR="00F46EE4" w:rsidRPr="00F46EE4" w:rsidDel="0087544E" w:rsidRDefault="00F46EE4" w:rsidP="00F46EE4">
      <w:pPr>
        <w:autoSpaceDE w:val="0"/>
        <w:autoSpaceDN w:val="0"/>
        <w:adjustRightInd w:val="0"/>
        <w:spacing w:after="0"/>
        <w:rPr>
          <w:del w:id="5651" w:author="Author"/>
          <w:rFonts w:ascii="Courier New" w:hAnsi="Courier New" w:cs="Courier New"/>
          <w:color w:val="auto"/>
          <w:sz w:val="14"/>
          <w:szCs w:val="14"/>
          <w:lang w:val="en-GB"/>
        </w:rPr>
      </w:pPr>
      <w:del w:id="5652" w:author="Author">
        <w:r w:rsidRPr="00F46EE4" w:rsidDel="0087544E">
          <w:rPr>
            <w:rFonts w:ascii="Courier New" w:hAnsi="Courier New" w:cs="Courier New"/>
            <w:color w:val="auto"/>
            <w:sz w:val="14"/>
            <w:szCs w:val="14"/>
            <w:lang w:val="en-GB"/>
          </w:rPr>
          <w:delText xml:space="preserve">    grouping update {</w:delText>
        </w:r>
        <w:bookmarkStart w:id="5653" w:name="_Toc192619158"/>
        <w:bookmarkStart w:id="5654" w:name="_Toc192620128"/>
        <w:bookmarkEnd w:id="5653"/>
        <w:bookmarkEnd w:id="5654"/>
      </w:del>
    </w:p>
    <w:p w14:paraId="79C1309C" w14:textId="3513BCA1" w:rsidR="00F46EE4" w:rsidRPr="00F46EE4" w:rsidDel="0087544E" w:rsidRDefault="00F46EE4" w:rsidP="00F46EE4">
      <w:pPr>
        <w:autoSpaceDE w:val="0"/>
        <w:autoSpaceDN w:val="0"/>
        <w:adjustRightInd w:val="0"/>
        <w:spacing w:after="0"/>
        <w:rPr>
          <w:del w:id="5655" w:author="Author"/>
          <w:rFonts w:ascii="Courier New" w:hAnsi="Courier New" w:cs="Courier New"/>
          <w:color w:val="auto"/>
          <w:sz w:val="14"/>
          <w:szCs w:val="14"/>
          <w:lang w:val="en-GB"/>
        </w:rPr>
      </w:pPr>
      <w:del w:id="5656" w:author="Author">
        <w:r w:rsidRPr="00F46EE4" w:rsidDel="0087544E">
          <w:rPr>
            <w:rFonts w:ascii="Courier New" w:hAnsi="Courier New" w:cs="Courier New"/>
            <w:color w:val="auto"/>
            <w:sz w:val="14"/>
            <w:szCs w:val="14"/>
            <w:lang w:val="en-GB"/>
          </w:rPr>
          <w:delText xml:space="preserve">        container path {</w:delText>
        </w:r>
        <w:bookmarkStart w:id="5657" w:name="_Toc192619159"/>
        <w:bookmarkStart w:id="5658" w:name="_Toc192620129"/>
        <w:bookmarkEnd w:id="5657"/>
        <w:bookmarkEnd w:id="5658"/>
      </w:del>
    </w:p>
    <w:p w14:paraId="0372DC7E" w14:textId="77CF0C19" w:rsidR="00F46EE4" w:rsidRPr="00F46EE4" w:rsidDel="0087544E" w:rsidRDefault="00F46EE4" w:rsidP="00F46EE4">
      <w:pPr>
        <w:autoSpaceDE w:val="0"/>
        <w:autoSpaceDN w:val="0"/>
        <w:adjustRightInd w:val="0"/>
        <w:spacing w:after="0"/>
        <w:rPr>
          <w:del w:id="5659" w:author="Author"/>
          <w:rFonts w:ascii="Courier New" w:hAnsi="Courier New" w:cs="Courier New"/>
          <w:color w:val="auto"/>
          <w:sz w:val="14"/>
          <w:szCs w:val="14"/>
          <w:lang w:val="en-GB"/>
        </w:rPr>
      </w:pPr>
      <w:del w:id="5660" w:author="Author">
        <w:r w:rsidRPr="00F46EE4" w:rsidDel="0087544E">
          <w:rPr>
            <w:rFonts w:ascii="Courier New" w:hAnsi="Courier New" w:cs="Courier New"/>
            <w:color w:val="auto"/>
            <w:sz w:val="14"/>
            <w:szCs w:val="14"/>
            <w:lang w:val="en-GB"/>
          </w:rPr>
          <w:delText xml:space="preserve">            config false;</w:delText>
        </w:r>
        <w:bookmarkStart w:id="5661" w:name="_Toc192619160"/>
        <w:bookmarkStart w:id="5662" w:name="_Toc192620130"/>
        <w:bookmarkEnd w:id="5661"/>
        <w:bookmarkEnd w:id="5662"/>
      </w:del>
    </w:p>
    <w:p w14:paraId="68817F26" w14:textId="4BB4AB22" w:rsidR="00F46EE4" w:rsidRPr="00F46EE4" w:rsidDel="0087544E" w:rsidRDefault="00F46EE4" w:rsidP="00F46EE4">
      <w:pPr>
        <w:autoSpaceDE w:val="0"/>
        <w:autoSpaceDN w:val="0"/>
        <w:adjustRightInd w:val="0"/>
        <w:spacing w:after="0"/>
        <w:rPr>
          <w:del w:id="5663" w:author="Author"/>
          <w:rFonts w:ascii="Courier New" w:hAnsi="Courier New" w:cs="Courier New"/>
          <w:color w:val="auto"/>
          <w:sz w:val="14"/>
          <w:szCs w:val="14"/>
          <w:lang w:val="en-GB"/>
        </w:rPr>
      </w:pPr>
      <w:del w:id="5664" w:author="Author">
        <w:r w:rsidRPr="00F46EE4" w:rsidDel="0087544E">
          <w:rPr>
            <w:rFonts w:ascii="Courier New" w:hAnsi="Courier New" w:cs="Courier New"/>
            <w:color w:val="auto"/>
            <w:sz w:val="14"/>
            <w:szCs w:val="14"/>
            <w:lang w:val="en-GB"/>
          </w:rPr>
          <w:delText xml:space="preserve">            uses path;</w:delText>
        </w:r>
        <w:bookmarkStart w:id="5665" w:name="_Toc192619161"/>
        <w:bookmarkStart w:id="5666" w:name="_Toc192620131"/>
        <w:bookmarkEnd w:id="5665"/>
        <w:bookmarkEnd w:id="5666"/>
      </w:del>
    </w:p>
    <w:p w14:paraId="4AF7C98B" w14:textId="00A18D5E" w:rsidR="00F46EE4" w:rsidRPr="00F46EE4" w:rsidDel="0087544E" w:rsidRDefault="00F46EE4" w:rsidP="00F46EE4">
      <w:pPr>
        <w:autoSpaceDE w:val="0"/>
        <w:autoSpaceDN w:val="0"/>
        <w:adjustRightInd w:val="0"/>
        <w:spacing w:after="0"/>
        <w:rPr>
          <w:del w:id="5667" w:author="Author"/>
          <w:rFonts w:ascii="Courier New" w:hAnsi="Courier New" w:cs="Courier New"/>
          <w:color w:val="auto"/>
          <w:sz w:val="14"/>
          <w:szCs w:val="14"/>
          <w:lang w:val="en-GB"/>
        </w:rPr>
      </w:pPr>
      <w:del w:id="5668"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669" w:name="_Toc192619162"/>
        <w:bookmarkStart w:id="5670" w:name="_Toc192620132"/>
        <w:bookmarkEnd w:id="5669"/>
        <w:bookmarkEnd w:id="5670"/>
      </w:del>
    </w:p>
    <w:p w14:paraId="1EFBB330" w14:textId="64AC458A" w:rsidR="00F46EE4" w:rsidRPr="00F46EE4" w:rsidDel="0087544E" w:rsidRDefault="00F46EE4" w:rsidP="00F46EE4">
      <w:pPr>
        <w:autoSpaceDE w:val="0"/>
        <w:autoSpaceDN w:val="0"/>
        <w:adjustRightInd w:val="0"/>
        <w:spacing w:after="0"/>
        <w:rPr>
          <w:del w:id="5671" w:author="Author"/>
          <w:rFonts w:ascii="Courier New" w:hAnsi="Courier New" w:cs="Courier New"/>
          <w:color w:val="auto"/>
          <w:sz w:val="14"/>
          <w:szCs w:val="14"/>
          <w:lang w:val="en-GB"/>
        </w:rPr>
      </w:pPr>
      <w:del w:id="5672" w:author="Author">
        <w:r w:rsidRPr="00F46EE4" w:rsidDel="0087544E">
          <w:rPr>
            <w:rFonts w:ascii="Courier New" w:hAnsi="Courier New" w:cs="Courier New"/>
            <w:color w:val="auto"/>
            <w:sz w:val="14"/>
            <w:szCs w:val="14"/>
            <w:lang w:val="en-GB"/>
          </w:rPr>
          <w:delText xml:space="preserve">                // The path (key) for the update.";</w:delText>
        </w:r>
        <w:bookmarkStart w:id="5673" w:name="_Toc192619163"/>
        <w:bookmarkStart w:id="5674" w:name="_Toc192620133"/>
        <w:bookmarkEnd w:id="5673"/>
        <w:bookmarkEnd w:id="5674"/>
      </w:del>
    </w:p>
    <w:p w14:paraId="3915FC2C" w14:textId="2607B559" w:rsidR="00F46EE4" w:rsidRPr="00F46EE4" w:rsidDel="0087544E" w:rsidRDefault="00F46EE4" w:rsidP="00F46EE4">
      <w:pPr>
        <w:autoSpaceDE w:val="0"/>
        <w:autoSpaceDN w:val="0"/>
        <w:adjustRightInd w:val="0"/>
        <w:spacing w:after="0"/>
        <w:rPr>
          <w:del w:id="5675" w:author="Author"/>
          <w:rFonts w:ascii="Courier New" w:hAnsi="Courier New" w:cs="Courier New"/>
          <w:color w:val="auto"/>
          <w:sz w:val="14"/>
          <w:szCs w:val="14"/>
          <w:lang w:val="en-GB"/>
        </w:rPr>
      </w:pPr>
      <w:del w:id="5676" w:author="Author">
        <w:r w:rsidRPr="00F46EE4" w:rsidDel="0087544E">
          <w:rPr>
            <w:rFonts w:ascii="Courier New" w:hAnsi="Courier New" w:cs="Courier New"/>
            <w:color w:val="auto"/>
            <w:sz w:val="14"/>
            <w:szCs w:val="14"/>
            <w:lang w:val="en-GB"/>
          </w:rPr>
          <w:delText xml:space="preserve">        }</w:delText>
        </w:r>
        <w:bookmarkStart w:id="5677" w:name="_Toc192619164"/>
        <w:bookmarkStart w:id="5678" w:name="_Toc192620134"/>
        <w:bookmarkEnd w:id="5677"/>
        <w:bookmarkEnd w:id="5678"/>
      </w:del>
    </w:p>
    <w:p w14:paraId="1B78059E" w14:textId="68B957F7" w:rsidR="00F46EE4" w:rsidRPr="00F46EE4" w:rsidDel="0087544E" w:rsidRDefault="00F46EE4" w:rsidP="00F46EE4">
      <w:pPr>
        <w:autoSpaceDE w:val="0"/>
        <w:autoSpaceDN w:val="0"/>
        <w:adjustRightInd w:val="0"/>
        <w:spacing w:after="0"/>
        <w:rPr>
          <w:del w:id="5679" w:author="Author"/>
          <w:rFonts w:ascii="Courier New" w:hAnsi="Courier New" w:cs="Courier New"/>
          <w:color w:val="auto"/>
          <w:sz w:val="14"/>
          <w:szCs w:val="14"/>
          <w:lang w:val="en-GB"/>
        </w:rPr>
      </w:pPr>
      <w:del w:id="5680" w:author="Author">
        <w:r w:rsidRPr="00F46EE4" w:rsidDel="0087544E">
          <w:rPr>
            <w:rFonts w:ascii="Courier New" w:hAnsi="Courier New" w:cs="Courier New"/>
            <w:color w:val="auto"/>
            <w:sz w:val="14"/>
            <w:szCs w:val="14"/>
            <w:lang w:val="en-GB"/>
          </w:rPr>
          <w:delText xml:space="preserve">        container val {</w:delText>
        </w:r>
        <w:bookmarkStart w:id="5681" w:name="_Toc192619165"/>
        <w:bookmarkStart w:id="5682" w:name="_Toc192620135"/>
        <w:bookmarkEnd w:id="5681"/>
        <w:bookmarkEnd w:id="5682"/>
      </w:del>
    </w:p>
    <w:p w14:paraId="667C4BDF" w14:textId="5C2A1B10" w:rsidR="00F46EE4" w:rsidRPr="00F46EE4" w:rsidDel="0087544E" w:rsidRDefault="00F46EE4" w:rsidP="00F46EE4">
      <w:pPr>
        <w:autoSpaceDE w:val="0"/>
        <w:autoSpaceDN w:val="0"/>
        <w:adjustRightInd w:val="0"/>
        <w:spacing w:after="0"/>
        <w:rPr>
          <w:del w:id="5683" w:author="Author"/>
          <w:rFonts w:ascii="Courier New" w:hAnsi="Courier New" w:cs="Courier New"/>
          <w:color w:val="auto"/>
          <w:sz w:val="14"/>
          <w:szCs w:val="14"/>
          <w:lang w:val="en-GB"/>
        </w:rPr>
      </w:pPr>
      <w:del w:id="5684" w:author="Author">
        <w:r w:rsidRPr="00F46EE4" w:rsidDel="0087544E">
          <w:rPr>
            <w:rFonts w:ascii="Courier New" w:hAnsi="Courier New" w:cs="Courier New"/>
            <w:color w:val="auto"/>
            <w:sz w:val="14"/>
            <w:szCs w:val="14"/>
            <w:lang w:val="en-GB"/>
          </w:rPr>
          <w:delText xml:space="preserve">            config false;</w:delText>
        </w:r>
        <w:bookmarkStart w:id="5685" w:name="_Toc192619166"/>
        <w:bookmarkStart w:id="5686" w:name="_Toc192620136"/>
        <w:bookmarkEnd w:id="5685"/>
        <w:bookmarkEnd w:id="5686"/>
      </w:del>
    </w:p>
    <w:p w14:paraId="4977A32C" w14:textId="4AF98EFC" w:rsidR="00F46EE4" w:rsidRPr="00F46EE4" w:rsidDel="0087544E" w:rsidRDefault="00F46EE4" w:rsidP="00F46EE4">
      <w:pPr>
        <w:autoSpaceDE w:val="0"/>
        <w:autoSpaceDN w:val="0"/>
        <w:adjustRightInd w:val="0"/>
        <w:spacing w:after="0"/>
        <w:rPr>
          <w:del w:id="5687" w:author="Author"/>
          <w:rFonts w:ascii="Courier New" w:hAnsi="Courier New" w:cs="Courier New"/>
          <w:color w:val="auto"/>
          <w:sz w:val="14"/>
          <w:szCs w:val="14"/>
          <w:lang w:val="en-GB"/>
        </w:rPr>
      </w:pPr>
      <w:del w:id="5688" w:author="Author">
        <w:r w:rsidRPr="00F46EE4" w:rsidDel="0087544E">
          <w:rPr>
            <w:rFonts w:ascii="Courier New" w:hAnsi="Courier New" w:cs="Courier New"/>
            <w:color w:val="auto"/>
            <w:sz w:val="14"/>
            <w:szCs w:val="14"/>
            <w:lang w:val="en-GB"/>
          </w:rPr>
          <w:delText xml:space="preserve">            uses typed-value;</w:delText>
        </w:r>
        <w:bookmarkStart w:id="5689" w:name="_Toc192619167"/>
        <w:bookmarkStart w:id="5690" w:name="_Toc192620137"/>
        <w:bookmarkEnd w:id="5689"/>
        <w:bookmarkEnd w:id="5690"/>
      </w:del>
    </w:p>
    <w:p w14:paraId="0DBB9DD0" w14:textId="10986BDA" w:rsidR="00F46EE4" w:rsidRPr="00F46EE4" w:rsidDel="0087544E" w:rsidRDefault="00F46EE4" w:rsidP="00F46EE4">
      <w:pPr>
        <w:autoSpaceDE w:val="0"/>
        <w:autoSpaceDN w:val="0"/>
        <w:adjustRightInd w:val="0"/>
        <w:spacing w:after="0"/>
        <w:rPr>
          <w:del w:id="5691" w:author="Author"/>
          <w:rFonts w:ascii="Courier New" w:hAnsi="Courier New" w:cs="Courier New"/>
          <w:color w:val="auto"/>
          <w:sz w:val="14"/>
          <w:szCs w:val="14"/>
          <w:lang w:val="en-GB"/>
        </w:rPr>
      </w:pPr>
      <w:del w:id="5692"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693" w:name="_Toc192619168"/>
        <w:bookmarkStart w:id="5694" w:name="_Toc192620138"/>
        <w:bookmarkEnd w:id="5693"/>
        <w:bookmarkEnd w:id="5694"/>
      </w:del>
    </w:p>
    <w:p w14:paraId="71A1EB55" w14:textId="1AC7DB15" w:rsidR="00F46EE4" w:rsidRPr="00F46EE4" w:rsidDel="0087544E" w:rsidRDefault="00F46EE4" w:rsidP="00F46EE4">
      <w:pPr>
        <w:autoSpaceDE w:val="0"/>
        <w:autoSpaceDN w:val="0"/>
        <w:adjustRightInd w:val="0"/>
        <w:spacing w:after="0"/>
        <w:rPr>
          <w:del w:id="5695" w:author="Author"/>
          <w:rFonts w:ascii="Courier New" w:hAnsi="Courier New" w:cs="Courier New"/>
          <w:color w:val="auto"/>
          <w:sz w:val="14"/>
          <w:szCs w:val="14"/>
          <w:lang w:val="en-GB"/>
        </w:rPr>
      </w:pPr>
      <w:del w:id="5696" w:author="Author">
        <w:r w:rsidRPr="00F46EE4" w:rsidDel="0087544E">
          <w:rPr>
            <w:rFonts w:ascii="Courier New" w:hAnsi="Courier New" w:cs="Courier New"/>
            <w:color w:val="auto"/>
            <w:sz w:val="14"/>
            <w:szCs w:val="14"/>
            <w:lang w:val="en-GB"/>
          </w:rPr>
          <w:delText xml:space="preserve">                // The explicitly typed update value.";</w:delText>
        </w:r>
        <w:bookmarkStart w:id="5697" w:name="_Toc192619169"/>
        <w:bookmarkStart w:id="5698" w:name="_Toc192620139"/>
        <w:bookmarkEnd w:id="5697"/>
        <w:bookmarkEnd w:id="5698"/>
      </w:del>
    </w:p>
    <w:p w14:paraId="6BCE139D" w14:textId="4249897D" w:rsidR="00F46EE4" w:rsidRPr="00F46EE4" w:rsidDel="0087544E" w:rsidRDefault="00F46EE4" w:rsidP="00F46EE4">
      <w:pPr>
        <w:autoSpaceDE w:val="0"/>
        <w:autoSpaceDN w:val="0"/>
        <w:adjustRightInd w:val="0"/>
        <w:spacing w:after="0"/>
        <w:rPr>
          <w:del w:id="5699" w:author="Author"/>
          <w:rFonts w:ascii="Courier New" w:hAnsi="Courier New" w:cs="Courier New"/>
          <w:color w:val="auto"/>
          <w:sz w:val="14"/>
          <w:szCs w:val="14"/>
          <w:lang w:val="en-GB"/>
        </w:rPr>
      </w:pPr>
      <w:del w:id="5700" w:author="Author">
        <w:r w:rsidRPr="00F46EE4" w:rsidDel="0087544E">
          <w:rPr>
            <w:rFonts w:ascii="Courier New" w:hAnsi="Courier New" w:cs="Courier New"/>
            <w:color w:val="auto"/>
            <w:sz w:val="14"/>
            <w:szCs w:val="14"/>
            <w:lang w:val="en-GB"/>
          </w:rPr>
          <w:delText xml:space="preserve">        }</w:delText>
        </w:r>
        <w:bookmarkStart w:id="5701" w:name="_Toc192619170"/>
        <w:bookmarkStart w:id="5702" w:name="_Toc192620140"/>
        <w:bookmarkEnd w:id="5701"/>
        <w:bookmarkEnd w:id="5702"/>
      </w:del>
    </w:p>
    <w:p w14:paraId="5BD35210" w14:textId="3463B43B" w:rsidR="00F46EE4" w:rsidRPr="00F46EE4" w:rsidDel="0087544E" w:rsidRDefault="00F46EE4" w:rsidP="00F46EE4">
      <w:pPr>
        <w:autoSpaceDE w:val="0"/>
        <w:autoSpaceDN w:val="0"/>
        <w:adjustRightInd w:val="0"/>
        <w:spacing w:after="0"/>
        <w:rPr>
          <w:del w:id="5703" w:author="Author"/>
          <w:rFonts w:ascii="Courier New" w:hAnsi="Courier New" w:cs="Courier New"/>
          <w:color w:val="auto"/>
          <w:sz w:val="14"/>
          <w:szCs w:val="14"/>
          <w:lang w:val="en-GB"/>
        </w:rPr>
      </w:pPr>
      <w:del w:id="5704"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705" w:name="_Toc192619171"/>
        <w:bookmarkStart w:id="5706" w:name="_Toc192620141"/>
        <w:bookmarkEnd w:id="5705"/>
        <w:bookmarkEnd w:id="5706"/>
      </w:del>
    </w:p>
    <w:p w14:paraId="55001C88" w14:textId="30B37AE9" w:rsidR="00F46EE4" w:rsidRPr="00F46EE4" w:rsidDel="0087544E" w:rsidRDefault="00F46EE4" w:rsidP="00F46EE4">
      <w:pPr>
        <w:autoSpaceDE w:val="0"/>
        <w:autoSpaceDN w:val="0"/>
        <w:adjustRightInd w:val="0"/>
        <w:spacing w:after="0"/>
        <w:rPr>
          <w:del w:id="5707" w:author="Author"/>
          <w:rFonts w:ascii="Courier New" w:hAnsi="Courier New" w:cs="Courier New"/>
          <w:color w:val="auto"/>
          <w:sz w:val="14"/>
          <w:szCs w:val="14"/>
          <w:lang w:val="en-GB"/>
        </w:rPr>
      </w:pPr>
      <w:del w:id="5708" w:author="Author">
        <w:r w:rsidRPr="00F46EE4" w:rsidDel="0087544E">
          <w:rPr>
            <w:rFonts w:ascii="Courier New" w:hAnsi="Courier New" w:cs="Courier New"/>
            <w:color w:val="auto"/>
            <w:sz w:val="14"/>
            <w:szCs w:val="14"/>
            <w:lang w:val="en-GB"/>
          </w:rPr>
          <w:delText xml:space="preserve">            // Update is a re-usable message that is used to store a particular Path,</w:delText>
        </w:r>
        <w:bookmarkStart w:id="5709" w:name="_Toc192619172"/>
        <w:bookmarkStart w:id="5710" w:name="_Toc192620142"/>
        <w:bookmarkEnd w:id="5709"/>
        <w:bookmarkEnd w:id="5710"/>
      </w:del>
    </w:p>
    <w:p w14:paraId="00537CC1" w14:textId="53F382B9" w:rsidR="00F46EE4" w:rsidRPr="00F46EE4" w:rsidDel="0087544E" w:rsidRDefault="00F46EE4" w:rsidP="00F46EE4">
      <w:pPr>
        <w:autoSpaceDE w:val="0"/>
        <w:autoSpaceDN w:val="0"/>
        <w:adjustRightInd w:val="0"/>
        <w:spacing w:after="0"/>
        <w:rPr>
          <w:del w:id="5711" w:author="Author"/>
          <w:rFonts w:ascii="Courier New" w:hAnsi="Courier New" w:cs="Courier New"/>
          <w:color w:val="auto"/>
          <w:sz w:val="14"/>
          <w:szCs w:val="14"/>
          <w:lang w:val="en-GB"/>
        </w:rPr>
      </w:pPr>
      <w:del w:id="5712" w:author="Author">
        <w:r w:rsidRPr="00F46EE4" w:rsidDel="0087544E">
          <w:rPr>
            <w:rFonts w:ascii="Courier New" w:hAnsi="Courier New" w:cs="Courier New"/>
            <w:color w:val="auto"/>
            <w:sz w:val="14"/>
            <w:szCs w:val="14"/>
            <w:lang w:val="en-GB"/>
          </w:rPr>
          <w:delText xml:space="preserve">            // Value pair.</w:delText>
        </w:r>
        <w:bookmarkStart w:id="5713" w:name="_Toc192619173"/>
        <w:bookmarkStart w:id="5714" w:name="_Toc192620143"/>
        <w:bookmarkEnd w:id="5713"/>
        <w:bookmarkEnd w:id="5714"/>
      </w:del>
    </w:p>
    <w:p w14:paraId="1DE5A872" w14:textId="2D4A9CB9" w:rsidR="00F46EE4" w:rsidRPr="00F46EE4" w:rsidDel="0087544E" w:rsidRDefault="00F46EE4" w:rsidP="00F46EE4">
      <w:pPr>
        <w:autoSpaceDE w:val="0"/>
        <w:autoSpaceDN w:val="0"/>
        <w:adjustRightInd w:val="0"/>
        <w:spacing w:after="0"/>
        <w:rPr>
          <w:del w:id="5715" w:author="Author"/>
          <w:rFonts w:ascii="Courier New" w:hAnsi="Courier New" w:cs="Courier New"/>
          <w:color w:val="auto"/>
          <w:sz w:val="14"/>
          <w:szCs w:val="14"/>
          <w:lang w:val="en-GB"/>
        </w:rPr>
      </w:pPr>
      <w:del w:id="5716" w:author="Author">
        <w:r w:rsidRPr="00F46EE4" w:rsidDel="0087544E">
          <w:rPr>
            <w:rFonts w:ascii="Courier New" w:hAnsi="Courier New" w:cs="Courier New"/>
            <w:color w:val="auto"/>
            <w:sz w:val="14"/>
            <w:szCs w:val="14"/>
            <w:lang w:val="en-GB"/>
          </w:rPr>
          <w:delText xml:space="preserve">            // Reference: gNMI Specification Section 2.1";</w:delText>
        </w:r>
        <w:bookmarkStart w:id="5717" w:name="_Toc192619174"/>
        <w:bookmarkStart w:id="5718" w:name="_Toc192620144"/>
        <w:bookmarkEnd w:id="5717"/>
        <w:bookmarkEnd w:id="5718"/>
      </w:del>
    </w:p>
    <w:p w14:paraId="0E7BD6F7" w14:textId="05BAD3EB" w:rsidR="00F46EE4" w:rsidRPr="00F46EE4" w:rsidDel="0087544E" w:rsidRDefault="00F46EE4" w:rsidP="00F46EE4">
      <w:pPr>
        <w:autoSpaceDE w:val="0"/>
        <w:autoSpaceDN w:val="0"/>
        <w:adjustRightInd w:val="0"/>
        <w:spacing w:after="0"/>
        <w:rPr>
          <w:del w:id="5719" w:author="Author"/>
          <w:rFonts w:ascii="Courier New" w:hAnsi="Courier New" w:cs="Courier New"/>
          <w:color w:val="auto"/>
          <w:sz w:val="14"/>
          <w:szCs w:val="14"/>
          <w:lang w:val="en-GB"/>
        </w:rPr>
      </w:pPr>
      <w:del w:id="5720" w:author="Author">
        <w:r w:rsidRPr="00F46EE4" w:rsidDel="0087544E">
          <w:rPr>
            <w:rFonts w:ascii="Courier New" w:hAnsi="Courier New" w:cs="Courier New"/>
            <w:color w:val="auto"/>
            <w:sz w:val="14"/>
            <w:szCs w:val="14"/>
            <w:lang w:val="en-GB"/>
          </w:rPr>
          <w:delText xml:space="preserve">    }</w:delText>
        </w:r>
        <w:bookmarkStart w:id="5721" w:name="_Toc192619175"/>
        <w:bookmarkStart w:id="5722" w:name="_Toc192620145"/>
        <w:bookmarkEnd w:id="5721"/>
        <w:bookmarkEnd w:id="5722"/>
      </w:del>
    </w:p>
    <w:p w14:paraId="3FF27069" w14:textId="70E5193A" w:rsidR="00F46EE4" w:rsidRPr="00F46EE4" w:rsidDel="0087544E" w:rsidRDefault="00F46EE4" w:rsidP="00F46EE4">
      <w:pPr>
        <w:autoSpaceDE w:val="0"/>
        <w:autoSpaceDN w:val="0"/>
        <w:adjustRightInd w:val="0"/>
        <w:spacing w:after="0"/>
        <w:rPr>
          <w:del w:id="5723" w:author="Author"/>
          <w:rFonts w:ascii="Courier New" w:hAnsi="Courier New" w:cs="Courier New"/>
          <w:color w:val="auto"/>
          <w:sz w:val="14"/>
          <w:szCs w:val="14"/>
          <w:lang w:val="en-GB"/>
        </w:rPr>
      </w:pPr>
      <w:del w:id="5724" w:author="Author">
        <w:r w:rsidRPr="00F46EE4" w:rsidDel="0087544E">
          <w:rPr>
            <w:rFonts w:ascii="Courier New" w:hAnsi="Courier New" w:cs="Courier New"/>
            <w:color w:val="auto"/>
            <w:sz w:val="14"/>
            <w:szCs w:val="14"/>
            <w:lang w:val="en-GB"/>
          </w:rPr>
          <w:delText xml:space="preserve">    grouping path {</w:delText>
        </w:r>
        <w:bookmarkStart w:id="5725" w:name="_Toc192619176"/>
        <w:bookmarkStart w:id="5726" w:name="_Toc192620146"/>
        <w:bookmarkEnd w:id="5725"/>
        <w:bookmarkEnd w:id="5726"/>
      </w:del>
    </w:p>
    <w:p w14:paraId="52CF4C34" w14:textId="18CDBA98" w:rsidR="00F46EE4" w:rsidRPr="00F46EE4" w:rsidDel="0087544E" w:rsidRDefault="00F46EE4" w:rsidP="00F46EE4">
      <w:pPr>
        <w:autoSpaceDE w:val="0"/>
        <w:autoSpaceDN w:val="0"/>
        <w:adjustRightInd w:val="0"/>
        <w:spacing w:after="0"/>
        <w:rPr>
          <w:del w:id="5727" w:author="Author"/>
          <w:rFonts w:ascii="Courier New" w:hAnsi="Courier New" w:cs="Courier New"/>
          <w:color w:val="auto"/>
          <w:sz w:val="14"/>
          <w:szCs w:val="14"/>
          <w:lang w:val="en-GB"/>
        </w:rPr>
      </w:pPr>
      <w:del w:id="5728" w:author="Author">
        <w:r w:rsidRPr="00F46EE4" w:rsidDel="0087544E">
          <w:rPr>
            <w:rFonts w:ascii="Courier New" w:hAnsi="Courier New" w:cs="Courier New"/>
            <w:color w:val="auto"/>
            <w:sz w:val="14"/>
            <w:szCs w:val="14"/>
            <w:lang w:val="en-GB"/>
          </w:rPr>
          <w:delText xml:space="preserve">        leaf origin {</w:delText>
        </w:r>
        <w:bookmarkStart w:id="5729" w:name="_Toc192619177"/>
        <w:bookmarkStart w:id="5730" w:name="_Toc192620147"/>
        <w:bookmarkEnd w:id="5729"/>
        <w:bookmarkEnd w:id="5730"/>
      </w:del>
    </w:p>
    <w:p w14:paraId="75AB3B7B" w14:textId="5D1F78E9" w:rsidR="00F46EE4" w:rsidRPr="00F46EE4" w:rsidDel="0087544E" w:rsidRDefault="00F46EE4" w:rsidP="00F46EE4">
      <w:pPr>
        <w:autoSpaceDE w:val="0"/>
        <w:autoSpaceDN w:val="0"/>
        <w:adjustRightInd w:val="0"/>
        <w:spacing w:after="0"/>
        <w:rPr>
          <w:del w:id="5731" w:author="Author"/>
          <w:rFonts w:ascii="Courier New" w:hAnsi="Courier New" w:cs="Courier New"/>
          <w:color w:val="auto"/>
          <w:sz w:val="14"/>
          <w:szCs w:val="14"/>
          <w:lang w:val="en-GB"/>
        </w:rPr>
      </w:pPr>
      <w:del w:id="5732" w:author="Author">
        <w:r w:rsidRPr="00F46EE4" w:rsidDel="0087544E">
          <w:rPr>
            <w:rFonts w:ascii="Courier New" w:hAnsi="Courier New" w:cs="Courier New"/>
            <w:color w:val="auto"/>
            <w:sz w:val="14"/>
            <w:szCs w:val="14"/>
            <w:lang w:val="en-GB"/>
          </w:rPr>
          <w:delText xml:space="preserve">            type string;</w:delText>
        </w:r>
        <w:bookmarkStart w:id="5733" w:name="_Toc192619178"/>
        <w:bookmarkStart w:id="5734" w:name="_Toc192620148"/>
        <w:bookmarkEnd w:id="5733"/>
        <w:bookmarkEnd w:id="5734"/>
      </w:del>
    </w:p>
    <w:p w14:paraId="4515E0A9" w14:textId="7881FD4E" w:rsidR="00F46EE4" w:rsidRPr="00F46EE4" w:rsidDel="0087544E" w:rsidRDefault="00F46EE4" w:rsidP="00F46EE4">
      <w:pPr>
        <w:autoSpaceDE w:val="0"/>
        <w:autoSpaceDN w:val="0"/>
        <w:adjustRightInd w:val="0"/>
        <w:spacing w:after="0"/>
        <w:rPr>
          <w:del w:id="5735" w:author="Author"/>
          <w:rFonts w:ascii="Courier New" w:hAnsi="Courier New" w:cs="Courier New"/>
          <w:color w:val="auto"/>
          <w:sz w:val="14"/>
          <w:szCs w:val="14"/>
          <w:lang w:val="en-GB"/>
        </w:rPr>
      </w:pPr>
      <w:del w:id="5736" w:author="Author">
        <w:r w:rsidRPr="00F46EE4" w:rsidDel="0087544E">
          <w:rPr>
            <w:rFonts w:ascii="Courier New" w:hAnsi="Courier New" w:cs="Courier New"/>
            <w:color w:val="auto"/>
            <w:sz w:val="14"/>
            <w:szCs w:val="14"/>
            <w:lang w:val="en-GB"/>
          </w:rPr>
          <w:delText xml:space="preserve">            config false;</w:delText>
        </w:r>
        <w:bookmarkStart w:id="5737" w:name="_Toc192619179"/>
        <w:bookmarkStart w:id="5738" w:name="_Toc192620149"/>
        <w:bookmarkEnd w:id="5737"/>
        <w:bookmarkEnd w:id="5738"/>
      </w:del>
    </w:p>
    <w:p w14:paraId="73587A59" w14:textId="73E74DE9" w:rsidR="00F46EE4" w:rsidRPr="00F46EE4" w:rsidDel="0087544E" w:rsidRDefault="00F46EE4" w:rsidP="00F46EE4">
      <w:pPr>
        <w:autoSpaceDE w:val="0"/>
        <w:autoSpaceDN w:val="0"/>
        <w:adjustRightInd w:val="0"/>
        <w:spacing w:after="0"/>
        <w:rPr>
          <w:del w:id="5739" w:author="Author"/>
          <w:rFonts w:ascii="Courier New" w:hAnsi="Courier New" w:cs="Courier New"/>
          <w:color w:val="auto"/>
          <w:sz w:val="14"/>
          <w:szCs w:val="14"/>
          <w:lang w:val="en-GB"/>
        </w:rPr>
      </w:pPr>
      <w:del w:id="5740"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741" w:name="_Toc192619180"/>
        <w:bookmarkStart w:id="5742" w:name="_Toc192620150"/>
        <w:bookmarkEnd w:id="5741"/>
        <w:bookmarkEnd w:id="5742"/>
      </w:del>
    </w:p>
    <w:p w14:paraId="245AA910" w14:textId="50416818" w:rsidR="00F46EE4" w:rsidRPr="00F46EE4" w:rsidDel="0087544E" w:rsidRDefault="00F46EE4" w:rsidP="00F46EE4">
      <w:pPr>
        <w:autoSpaceDE w:val="0"/>
        <w:autoSpaceDN w:val="0"/>
        <w:adjustRightInd w:val="0"/>
        <w:spacing w:after="0"/>
        <w:rPr>
          <w:del w:id="5743" w:author="Author"/>
          <w:rFonts w:ascii="Courier New" w:hAnsi="Courier New" w:cs="Courier New"/>
          <w:color w:val="auto"/>
          <w:sz w:val="14"/>
          <w:szCs w:val="14"/>
          <w:lang w:val="en-GB"/>
        </w:rPr>
      </w:pPr>
      <w:del w:id="5744" w:author="Author">
        <w:r w:rsidRPr="00F46EE4" w:rsidDel="0087544E">
          <w:rPr>
            <w:rFonts w:ascii="Courier New" w:hAnsi="Courier New" w:cs="Courier New"/>
            <w:color w:val="auto"/>
            <w:sz w:val="14"/>
            <w:szCs w:val="14"/>
            <w:lang w:val="en-GB"/>
          </w:rPr>
          <w:delText xml:space="preserve">                // Label to disambiguate path.";</w:delText>
        </w:r>
        <w:bookmarkStart w:id="5745" w:name="_Toc192619181"/>
        <w:bookmarkStart w:id="5746" w:name="_Toc192620151"/>
        <w:bookmarkEnd w:id="5745"/>
        <w:bookmarkEnd w:id="5746"/>
      </w:del>
    </w:p>
    <w:p w14:paraId="451480B0" w14:textId="44A08357" w:rsidR="00F46EE4" w:rsidRPr="00F46EE4" w:rsidDel="0087544E" w:rsidRDefault="00F46EE4" w:rsidP="00F46EE4">
      <w:pPr>
        <w:autoSpaceDE w:val="0"/>
        <w:autoSpaceDN w:val="0"/>
        <w:adjustRightInd w:val="0"/>
        <w:spacing w:after="0"/>
        <w:rPr>
          <w:del w:id="5747" w:author="Author"/>
          <w:rFonts w:ascii="Courier New" w:hAnsi="Courier New" w:cs="Courier New"/>
          <w:color w:val="auto"/>
          <w:sz w:val="14"/>
          <w:szCs w:val="14"/>
          <w:lang w:val="en-GB"/>
        </w:rPr>
      </w:pPr>
      <w:del w:id="5748" w:author="Author">
        <w:r w:rsidRPr="00F46EE4" w:rsidDel="0087544E">
          <w:rPr>
            <w:rFonts w:ascii="Courier New" w:hAnsi="Courier New" w:cs="Courier New"/>
            <w:color w:val="auto"/>
            <w:sz w:val="14"/>
            <w:szCs w:val="14"/>
            <w:lang w:val="en-GB"/>
          </w:rPr>
          <w:delText xml:space="preserve">        }</w:delText>
        </w:r>
        <w:bookmarkStart w:id="5749" w:name="_Toc192619182"/>
        <w:bookmarkStart w:id="5750" w:name="_Toc192620152"/>
        <w:bookmarkEnd w:id="5749"/>
        <w:bookmarkEnd w:id="5750"/>
      </w:del>
    </w:p>
    <w:p w14:paraId="3E99AA6B" w14:textId="69460C7C" w:rsidR="00F46EE4" w:rsidRPr="00F46EE4" w:rsidDel="0087544E" w:rsidRDefault="00F46EE4" w:rsidP="00F46EE4">
      <w:pPr>
        <w:autoSpaceDE w:val="0"/>
        <w:autoSpaceDN w:val="0"/>
        <w:adjustRightInd w:val="0"/>
        <w:spacing w:after="0"/>
        <w:rPr>
          <w:del w:id="5751" w:author="Author"/>
          <w:rFonts w:ascii="Courier New" w:hAnsi="Courier New" w:cs="Courier New"/>
          <w:color w:val="auto"/>
          <w:sz w:val="14"/>
          <w:szCs w:val="14"/>
          <w:lang w:val="en-GB"/>
        </w:rPr>
      </w:pPr>
      <w:del w:id="5752" w:author="Author">
        <w:r w:rsidRPr="00F46EE4" w:rsidDel="0087544E">
          <w:rPr>
            <w:rFonts w:ascii="Courier New" w:hAnsi="Courier New" w:cs="Courier New"/>
            <w:color w:val="auto"/>
            <w:sz w:val="14"/>
            <w:szCs w:val="14"/>
            <w:lang w:val="en-GB"/>
          </w:rPr>
          <w:delText xml:space="preserve">        list elem {</w:delText>
        </w:r>
        <w:bookmarkStart w:id="5753" w:name="_Toc192619183"/>
        <w:bookmarkStart w:id="5754" w:name="_Toc192620153"/>
        <w:bookmarkEnd w:id="5753"/>
        <w:bookmarkEnd w:id="5754"/>
      </w:del>
    </w:p>
    <w:p w14:paraId="282B937A" w14:textId="735EB169" w:rsidR="00F46EE4" w:rsidRPr="00F46EE4" w:rsidDel="0087544E" w:rsidRDefault="00F46EE4" w:rsidP="00F46EE4">
      <w:pPr>
        <w:autoSpaceDE w:val="0"/>
        <w:autoSpaceDN w:val="0"/>
        <w:adjustRightInd w:val="0"/>
        <w:spacing w:after="0"/>
        <w:rPr>
          <w:del w:id="5755" w:author="Author"/>
          <w:rFonts w:ascii="Courier New" w:hAnsi="Courier New" w:cs="Courier New"/>
          <w:color w:val="auto"/>
          <w:sz w:val="14"/>
          <w:szCs w:val="14"/>
          <w:lang w:val="en-GB"/>
        </w:rPr>
      </w:pPr>
      <w:del w:id="5756" w:author="Author">
        <w:r w:rsidRPr="00F46EE4" w:rsidDel="0087544E">
          <w:rPr>
            <w:rFonts w:ascii="Courier New" w:hAnsi="Courier New" w:cs="Courier New"/>
            <w:color w:val="auto"/>
            <w:sz w:val="14"/>
            <w:szCs w:val="14"/>
            <w:lang w:val="en-GB"/>
          </w:rPr>
          <w:delText xml:space="preserve">            config false;</w:delText>
        </w:r>
        <w:bookmarkStart w:id="5757" w:name="_Toc192619184"/>
        <w:bookmarkStart w:id="5758" w:name="_Toc192620154"/>
        <w:bookmarkEnd w:id="5757"/>
        <w:bookmarkEnd w:id="5758"/>
      </w:del>
    </w:p>
    <w:p w14:paraId="2AC58989" w14:textId="4208D4A7" w:rsidR="00F46EE4" w:rsidRPr="00F46EE4" w:rsidDel="0087544E" w:rsidRDefault="00F46EE4" w:rsidP="00F46EE4">
      <w:pPr>
        <w:autoSpaceDE w:val="0"/>
        <w:autoSpaceDN w:val="0"/>
        <w:adjustRightInd w:val="0"/>
        <w:spacing w:after="0"/>
        <w:rPr>
          <w:del w:id="5759" w:author="Author"/>
          <w:rFonts w:ascii="Courier New" w:hAnsi="Courier New" w:cs="Courier New"/>
          <w:color w:val="auto"/>
          <w:sz w:val="14"/>
          <w:szCs w:val="14"/>
          <w:lang w:val="en-GB"/>
        </w:rPr>
      </w:pPr>
      <w:del w:id="5760" w:author="Author">
        <w:r w:rsidRPr="00F46EE4" w:rsidDel="0087544E">
          <w:rPr>
            <w:rFonts w:ascii="Courier New" w:hAnsi="Courier New" w:cs="Courier New"/>
            <w:color w:val="auto"/>
            <w:sz w:val="14"/>
            <w:szCs w:val="14"/>
            <w:lang w:val="en-GB"/>
          </w:rPr>
          <w:delText xml:space="preserve">            uses path-elem;</w:delText>
        </w:r>
        <w:bookmarkStart w:id="5761" w:name="_Toc192619185"/>
        <w:bookmarkStart w:id="5762" w:name="_Toc192620155"/>
        <w:bookmarkEnd w:id="5761"/>
        <w:bookmarkEnd w:id="5762"/>
      </w:del>
    </w:p>
    <w:p w14:paraId="773A1AEB" w14:textId="20D17E2F" w:rsidR="00F46EE4" w:rsidRPr="00F46EE4" w:rsidDel="0087544E" w:rsidRDefault="00F46EE4" w:rsidP="00F46EE4">
      <w:pPr>
        <w:autoSpaceDE w:val="0"/>
        <w:autoSpaceDN w:val="0"/>
        <w:adjustRightInd w:val="0"/>
        <w:spacing w:after="0"/>
        <w:rPr>
          <w:del w:id="5763" w:author="Author"/>
          <w:rFonts w:ascii="Courier New" w:hAnsi="Courier New" w:cs="Courier New"/>
          <w:color w:val="auto"/>
          <w:sz w:val="14"/>
          <w:szCs w:val="14"/>
          <w:lang w:val="en-GB"/>
        </w:rPr>
      </w:pPr>
      <w:del w:id="5764"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765" w:name="_Toc192619186"/>
        <w:bookmarkStart w:id="5766" w:name="_Toc192620156"/>
        <w:bookmarkEnd w:id="5765"/>
        <w:bookmarkEnd w:id="5766"/>
      </w:del>
    </w:p>
    <w:p w14:paraId="0B279486" w14:textId="5439D665" w:rsidR="00F46EE4" w:rsidRPr="00F46EE4" w:rsidDel="0087544E" w:rsidRDefault="00F46EE4" w:rsidP="00F46EE4">
      <w:pPr>
        <w:autoSpaceDE w:val="0"/>
        <w:autoSpaceDN w:val="0"/>
        <w:adjustRightInd w:val="0"/>
        <w:spacing w:after="0"/>
        <w:rPr>
          <w:del w:id="5767" w:author="Author"/>
          <w:rFonts w:ascii="Courier New" w:hAnsi="Courier New" w:cs="Courier New"/>
          <w:color w:val="auto"/>
          <w:sz w:val="14"/>
          <w:szCs w:val="14"/>
          <w:lang w:val="en-GB"/>
        </w:rPr>
      </w:pPr>
      <w:del w:id="5768" w:author="Author">
        <w:r w:rsidRPr="00F46EE4" w:rsidDel="0087544E">
          <w:rPr>
            <w:rFonts w:ascii="Courier New" w:hAnsi="Courier New" w:cs="Courier New"/>
            <w:color w:val="auto"/>
            <w:sz w:val="14"/>
            <w:szCs w:val="14"/>
            <w:lang w:val="en-GB"/>
          </w:rPr>
          <w:delText xml:space="preserve">                // Elements of the path.";</w:delText>
        </w:r>
        <w:bookmarkStart w:id="5769" w:name="_Toc192619187"/>
        <w:bookmarkStart w:id="5770" w:name="_Toc192620157"/>
        <w:bookmarkEnd w:id="5769"/>
        <w:bookmarkEnd w:id="5770"/>
      </w:del>
    </w:p>
    <w:p w14:paraId="08798291" w14:textId="1E287665" w:rsidR="00F46EE4" w:rsidRPr="00F46EE4" w:rsidDel="0087544E" w:rsidRDefault="00F46EE4" w:rsidP="00F46EE4">
      <w:pPr>
        <w:autoSpaceDE w:val="0"/>
        <w:autoSpaceDN w:val="0"/>
        <w:adjustRightInd w:val="0"/>
        <w:spacing w:after="0"/>
        <w:rPr>
          <w:del w:id="5771" w:author="Author"/>
          <w:rFonts w:ascii="Courier New" w:hAnsi="Courier New" w:cs="Courier New"/>
          <w:color w:val="auto"/>
          <w:sz w:val="14"/>
          <w:szCs w:val="14"/>
          <w:lang w:val="en-GB"/>
        </w:rPr>
      </w:pPr>
      <w:del w:id="5772" w:author="Author">
        <w:r w:rsidRPr="00F46EE4" w:rsidDel="0087544E">
          <w:rPr>
            <w:rFonts w:ascii="Courier New" w:hAnsi="Courier New" w:cs="Courier New"/>
            <w:color w:val="auto"/>
            <w:sz w:val="14"/>
            <w:szCs w:val="14"/>
            <w:lang w:val="en-GB"/>
          </w:rPr>
          <w:delText xml:space="preserve">        }</w:delText>
        </w:r>
        <w:bookmarkStart w:id="5773" w:name="_Toc192619188"/>
        <w:bookmarkStart w:id="5774" w:name="_Toc192620158"/>
        <w:bookmarkEnd w:id="5773"/>
        <w:bookmarkEnd w:id="5774"/>
      </w:del>
    </w:p>
    <w:p w14:paraId="3892BCC2" w14:textId="2E0A3975" w:rsidR="00F46EE4" w:rsidRPr="00F46EE4" w:rsidDel="0087544E" w:rsidRDefault="00F46EE4" w:rsidP="00F46EE4">
      <w:pPr>
        <w:autoSpaceDE w:val="0"/>
        <w:autoSpaceDN w:val="0"/>
        <w:adjustRightInd w:val="0"/>
        <w:spacing w:after="0"/>
        <w:rPr>
          <w:del w:id="5775" w:author="Author"/>
          <w:rFonts w:ascii="Courier New" w:hAnsi="Courier New" w:cs="Courier New"/>
          <w:color w:val="auto"/>
          <w:sz w:val="14"/>
          <w:szCs w:val="14"/>
          <w:lang w:val="en-GB"/>
        </w:rPr>
      </w:pPr>
      <w:del w:id="5776" w:author="Author">
        <w:r w:rsidRPr="00F46EE4" w:rsidDel="0087544E">
          <w:rPr>
            <w:rFonts w:ascii="Courier New" w:hAnsi="Courier New" w:cs="Courier New"/>
            <w:color w:val="auto"/>
            <w:sz w:val="14"/>
            <w:szCs w:val="14"/>
            <w:lang w:val="en-GB"/>
          </w:rPr>
          <w:delText xml:space="preserve">        leaf target {</w:delText>
        </w:r>
        <w:bookmarkStart w:id="5777" w:name="_Toc192619189"/>
        <w:bookmarkStart w:id="5778" w:name="_Toc192620159"/>
        <w:bookmarkEnd w:id="5777"/>
        <w:bookmarkEnd w:id="5778"/>
      </w:del>
    </w:p>
    <w:p w14:paraId="70602E46" w14:textId="2DE2DE23" w:rsidR="00F46EE4" w:rsidRPr="00F46EE4" w:rsidDel="0087544E" w:rsidRDefault="00F46EE4" w:rsidP="00F46EE4">
      <w:pPr>
        <w:autoSpaceDE w:val="0"/>
        <w:autoSpaceDN w:val="0"/>
        <w:adjustRightInd w:val="0"/>
        <w:spacing w:after="0"/>
        <w:rPr>
          <w:del w:id="5779" w:author="Author"/>
          <w:rFonts w:ascii="Courier New" w:hAnsi="Courier New" w:cs="Courier New"/>
          <w:color w:val="auto"/>
          <w:sz w:val="14"/>
          <w:szCs w:val="14"/>
          <w:lang w:val="en-GB"/>
        </w:rPr>
      </w:pPr>
      <w:del w:id="5780" w:author="Author">
        <w:r w:rsidRPr="00F46EE4" w:rsidDel="0087544E">
          <w:rPr>
            <w:rFonts w:ascii="Courier New" w:hAnsi="Courier New" w:cs="Courier New"/>
            <w:color w:val="auto"/>
            <w:sz w:val="14"/>
            <w:szCs w:val="14"/>
            <w:lang w:val="en-GB"/>
          </w:rPr>
          <w:delText xml:space="preserve">            type string;</w:delText>
        </w:r>
        <w:bookmarkStart w:id="5781" w:name="_Toc192619190"/>
        <w:bookmarkStart w:id="5782" w:name="_Toc192620160"/>
        <w:bookmarkEnd w:id="5781"/>
        <w:bookmarkEnd w:id="5782"/>
      </w:del>
    </w:p>
    <w:p w14:paraId="34DC1E6E" w14:textId="46344BCD" w:rsidR="00F46EE4" w:rsidRPr="00F46EE4" w:rsidDel="0087544E" w:rsidRDefault="00F46EE4" w:rsidP="00F46EE4">
      <w:pPr>
        <w:autoSpaceDE w:val="0"/>
        <w:autoSpaceDN w:val="0"/>
        <w:adjustRightInd w:val="0"/>
        <w:spacing w:after="0"/>
        <w:rPr>
          <w:del w:id="5783" w:author="Author"/>
          <w:rFonts w:ascii="Courier New" w:hAnsi="Courier New" w:cs="Courier New"/>
          <w:color w:val="auto"/>
          <w:sz w:val="14"/>
          <w:szCs w:val="14"/>
          <w:lang w:val="en-GB"/>
        </w:rPr>
      </w:pPr>
      <w:del w:id="5784" w:author="Author">
        <w:r w:rsidRPr="00F46EE4" w:rsidDel="0087544E">
          <w:rPr>
            <w:rFonts w:ascii="Courier New" w:hAnsi="Courier New" w:cs="Courier New"/>
            <w:color w:val="auto"/>
            <w:sz w:val="14"/>
            <w:szCs w:val="14"/>
            <w:lang w:val="en-GB"/>
          </w:rPr>
          <w:delText xml:space="preserve">            config false;</w:delText>
        </w:r>
        <w:bookmarkStart w:id="5785" w:name="_Toc192619191"/>
        <w:bookmarkStart w:id="5786" w:name="_Toc192620161"/>
        <w:bookmarkEnd w:id="5785"/>
        <w:bookmarkEnd w:id="5786"/>
      </w:del>
    </w:p>
    <w:p w14:paraId="7B88241F" w14:textId="23626094" w:rsidR="00F46EE4" w:rsidRPr="00F46EE4" w:rsidDel="0087544E" w:rsidRDefault="00F46EE4" w:rsidP="00F46EE4">
      <w:pPr>
        <w:autoSpaceDE w:val="0"/>
        <w:autoSpaceDN w:val="0"/>
        <w:adjustRightInd w:val="0"/>
        <w:spacing w:after="0"/>
        <w:rPr>
          <w:del w:id="5787" w:author="Author"/>
          <w:rFonts w:ascii="Courier New" w:hAnsi="Courier New" w:cs="Courier New"/>
          <w:color w:val="auto"/>
          <w:sz w:val="14"/>
          <w:szCs w:val="14"/>
          <w:lang w:val="en-GB"/>
        </w:rPr>
      </w:pPr>
      <w:del w:id="5788"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789" w:name="_Toc192619192"/>
        <w:bookmarkStart w:id="5790" w:name="_Toc192620162"/>
        <w:bookmarkEnd w:id="5789"/>
        <w:bookmarkEnd w:id="5790"/>
      </w:del>
    </w:p>
    <w:p w14:paraId="30DEA203" w14:textId="2FBD9CBF" w:rsidR="00F46EE4" w:rsidRPr="00F46EE4" w:rsidDel="0087544E" w:rsidRDefault="00F46EE4" w:rsidP="00F46EE4">
      <w:pPr>
        <w:autoSpaceDE w:val="0"/>
        <w:autoSpaceDN w:val="0"/>
        <w:adjustRightInd w:val="0"/>
        <w:spacing w:after="0"/>
        <w:rPr>
          <w:del w:id="5791" w:author="Author"/>
          <w:rFonts w:ascii="Courier New" w:hAnsi="Courier New" w:cs="Courier New"/>
          <w:color w:val="auto"/>
          <w:sz w:val="14"/>
          <w:szCs w:val="14"/>
          <w:lang w:val="en-GB"/>
        </w:rPr>
      </w:pPr>
      <w:del w:id="5792" w:author="Author">
        <w:r w:rsidRPr="00F46EE4" w:rsidDel="0087544E">
          <w:rPr>
            <w:rFonts w:ascii="Courier New" w:hAnsi="Courier New" w:cs="Courier New"/>
            <w:color w:val="auto"/>
            <w:sz w:val="14"/>
            <w:szCs w:val="14"/>
            <w:lang w:val="en-GB"/>
          </w:rPr>
          <w:delText xml:space="preserve">                // The name of the target</w:delText>
        </w:r>
        <w:bookmarkStart w:id="5793" w:name="_Toc192619193"/>
        <w:bookmarkStart w:id="5794" w:name="_Toc192620163"/>
        <w:bookmarkEnd w:id="5793"/>
        <w:bookmarkEnd w:id="5794"/>
      </w:del>
    </w:p>
    <w:p w14:paraId="67FA2487" w14:textId="79735E6B" w:rsidR="00F46EE4" w:rsidRPr="00F46EE4" w:rsidDel="0087544E" w:rsidRDefault="00F46EE4" w:rsidP="00F46EE4">
      <w:pPr>
        <w:autoSpaceDE w:val="0"/>
        <w:autoSpaceDN w:val="0"/>
        <w:adjustRightInd w:val="0"/>
        <w:spacing w:after="0"/>
        <w:rPr>
          <w:del w:id="5795" w:author="Author"/>
          <w:rFonts w:ascii="Courier New" w:hAnsi="Courier New" w:cs="Courier New"/>
          <w:color w:val="auto"/>
          <w:sz w:val="14"/>
          <w:szCs w:val="14"/>
          <w:lang w:val="en-GB"/>
        </w:rPr>
      </w:pPr>
      <w:del w:id="5796" w:author="Author">
        <w:r w:rsidRPr="00F46EE4" w:rsidDel="0087544E">
          <w:rPr>
            <w:rFonts w:ascii="Courier New" w:hAnsi="Courier New" w:cs="Courier New"/>
            <w:color w:val="auto"/>
            <w:sz w:val="14"/>
            <w:szCs w:val="14"/>
            <w:lang w:val="en-GB"/>
          </w:rPr>
          <w:delText xml:space="preserve">                Note that target is essentially the provider as other documentation notes that</w:delText>
        </w:r>
        <w:bookmarkStart w:id="5797" w:name="_Toc192619194"/>
        <w:bookmarkStart w:id="5798" w:name="_Toc192620164"/>
        <w:bookmarkEnd w:id="5797"/>
        <w:bookmarkEnd w:id="5798"/>
      </w:del>
    </w:p>
    <w:p w14:paraId="02584E46" w14:textId="6AB0E2E5" w:rsidR="00F46EE4" w:rsidRPr="00F46EE4" w:rsidDel="0087544E" w:rsidRDefault="00F46EE4" w:rsidP="00F46EE4">
      <w:pPr>
        <w:autoSpaceDE w:val="0"/>
        <w:autoSpaceDN w:val="0"/>
        <w:adjustRightInd w:val="0"/>
        <w:spacing w:after="0"/>
        <w:rPr>
          <w:del w:id="5799" w:author="Author"/>
          <w:rFonts w:ascii="Courier New" w:hAnsi="Courier New" w:cs="Courier New"/>
          <w:color w:val="auto"/>
          <w:sz w:val="14"/>
          <w:szCs w:val="14"/>
          <w:lang w:val="en-GB"/>
        </w:rPr>
      </w:pPr>
      <w:del w:id="5800" w:author="Author">
        <w:r w:rsidRPr="00F46EE4" w:rsidDel="0087544E">
          <w:rPr>
            <w:rFonts w:ascii="Courier New" w:hAnsi="Courier New" w:cs="Courier New"/>
            <w:color w:val="auto"/>
            <w:sz w:val="14"/>
            <w:szCs w:val="14"/>
            <w:lang w:val="en-GB"/>
          </w:rPr>
          <w:delText xml:space="preserve">                // Notification is a re-usable message that is used to encode data from the</w:delText>
        </w:r>
        <w:bookmarkStart w:id="5801" w:name="_Toc192619195"/>
        <w:bookmarkStart w:id="5802" w:name="_Toc192620165"/>
        <w:bookmarkEnd w:id="5801"/>
        <w:bookmarkEnd w:id="5802"/>
      </w:del>
    </w:p>
    <w:p w14:paraId="10BF973E" w14:textId="75EC2E76" w:rsidR="00F46EE4" w:rsidRPr="00F46EE4" w:rsidDel="0087544E" w:rsidRDefault="00F46EE4" w:rsidP="00F46EE4">
      <w:pPr>
        <w:autoSpaceDE w:val="0"/>
        <w:autoSpaceDN w:val="0"/>
        <w:adjustRightInd w:val="0"/>
        <w:spacing w:after="0"/>
        <w:rPr>
          <w:del w:id="5803" w:author="Author"/>
          <w:rFonts w:ascii="Courier New" w:hAnsi="Courier New" w:cs="Courier New"/>
          <w:color w:val="auto"/>
          <w:sz w:val="14"/>
          <w:szCs w:val="14"/>
          <w:lang w:val="en-GB"/>
        </w:rPr>
      </w:pPr>
      <w:del w:id="5804" w:author="Author">
        <w:r w:rsidRPr="00F46EE4" w:rsidDel="0087544E">
          <w:rPr>
            <w:rFonts w:ascii="Courier New" w:hAnsi="Courier New" w:cs="Courier New"/>
            <w:color w:val="auto"/>
            <w:sz w:val="14"/>
            <w:szCs w:val="14"/>
            <w:lang w:val="en-GB"/>
          </w:rPr>
          <w:delText xml:space="preserve">                // target to the client.";</w:delText>
        </w:r>
        <w:bookmarkStart w:id="5805" w:name="_Toc192619196"/>
        <w:bookmarkStart w:id="5806" w:name="_Toc192620166"/>
        <w:bookmarkEnd w:id="5805"/>
        <w:bookmarkEnd w:id="5806"/>
      </w:del>
    </w:p>
    <w:p w14:paraId="2119E7C4" w14:textId="4A0B0FE9" w:rsidR="00F46EE4" w:rsidRPr="00F46EE4" w:rsidDel="0087544E" w:rsidRDefault="00F46EE4" w:rsidP="00F46EE4">
      <w:pPr>
        <w:autoSpaceDE w:val="0"/>
        <w:autoSpaceDN w:val="0"/>
        <w:adjustRightInd w:val="0"/>
        <w:spacing w:after="0"/>
        <w:rPr>
          <w:del w:id="5807" w:author="Author"/>
          <w:rFonts w:ascii="Courier New" w:hAnsi="Courier New" w:cs="Courier New"/>
          <w:color w:val="auto"/>
          <w:sz w:val="14"/>
          <w:szCs w:val="14"/>
          <w:lang w:val="en-GB"/>
        </w:rPr>
      </w:pPr>
      <w:del w:id="5808" w:author="Author">
        <w:r w:rsidRPr="00F46EE4" w:rsidDel="0087544E">
          <w:rPr>
            <w:rFonts w:ascii="Courier New" w:hAnsi="Courier New" w:cs="Courier New"/>
            <w:color w:val="auto"/>
            <w:sz w:val="14"/>
            <w:szCs w:val="14"/>
            <w:lang w:val="en-GB"/>
          </w:rPr>
          <w:delText xml:space="preserve">        }</w:delText>
        </w:r>
        <w:bookmarkStart w:id="5809" w:name="_Toc192619197"/>
        <w:bookmarkStart w:id="5810" w:name="_Toc192620167"/>
        <w:bookmarkEnd w:id="5809"/>
        <w:bookmarkEnd w:id="5810"/>
      </w:del>
    </w:p>
    <w:p w14:paraId="79DD0432" w14:textId="0DEF28BC" w:rsidR="00F46EE4" w:rsidRPr="00F46EE4" w:rsidDel="0087544E" w:rsidRDefault="00F46EE4" w:rsidP="00F46EE4">
      <w:pPr>
        <w:autoSpaceDE w:val="0"/>
        <w:autoSpaceDN w:val="0"/>
        <w:adjustRightInd w:val="0"/>
        <w:spacing w:after="0"/>
        <w:rPr>
          <w:del w:id="5811" w:author="Author"/>
          <w:rFonts w:ascii="Courier New" w:hAnsi="Courier New" w:cs="Courier New"/>
          <w:color w:val="auto"/>
          <w:sz w:val="14"/>
          <w:szCs w:val="14"/>
          <w:lang w:val="en-GB"/>
        </w:rPr>
      </w:pPr>
      <w:del w:id="5812"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813" w:name="_Toc192619198"/>
        <w:bookmarkStart w:id="5814" w:name="_Toc192620168"/>
        <w:bookmarkEnd w:id="5813"/>
        <w:bookmarkEnd w:id="5814"/>
      </w:del>
    </w:p>
    <w:p w14:paraId="2EF6E2A2" w14:textId="6177BF1A" w:rsidR="00F46EE4" w:rsidRPr="00F46EE4" w:rsidDel="0087544E" w:rsidRDefault="00F46EE4" w:rsidP="00F46EE4">
      <w:pPr>
        <w:autoSpaceDE w:val="0"/>
        <w:autoSpaceDN w:val="0"/>
        <w:adjustRightInd w:val="0"/>
        <w:spacing w:after="0"/>
        <w:rPr>
          <w:del w:id="5815" w:author="Author"/>
          <w:rFonts w:ascii="Courier New" w:hAnsi="Courier New" w:cs="Courier New"/>
          <w:color w:val="auto"/>
          <w:sz w:val="14"/>
          <w:szCs w:val="14"/>
          <w:lang w:val="en-GB"/>
        </w:rPr>
      </w:pPr>
      <w:del w:id="5816" w:author="Author">
        <w:r w:rsidRPr="00F46EE4" w:rsidDel="0087544E">
          <w:rPr>
            <w:rFonts w:ascii="Courier New" w:hAnsi="Courier New" w:cs="Courier New"/>
            <w:color w:val="auto"/>
            <w:sz w:val="14"/>
            <w:szCs w:val="14"/>
            <w:lang w:val="en-GB"/>
          </w:rPr>
          <w:delText xml:space="preserve">            // Elements of the path are no longer encoded as a string, but rather within</w:delText>
        </w:r>
        <w:bookmarkStart w:id="5817" w:name="_Toc192619199"/>
        <w:bookmarkStart w:id="5818" w:name="_Toc192620169"/>
        <w:bookmarkEnd w:id="5817"/>
        <w:bookmarkEnd w:id="5818"/>
      </w:del>
    </w:p>
    <w:p w14:paraId="50612D0E" w14:textId="60776F2F" w:rsidR="00F46EE4" w:rsidRPr="00F46EE4" w:rsidDel="0087544E" w:rsidRDefault="00F46EE4" w:rsidP="00F46EE4">
      <w:pPr>
        <w:autoSpaceDE w:val="0"/>
        <w:autoSpaceDN w:val="0"/>
        <w:adjustRightInd w:val="0"/>
        <w:spacing w:after="0"/>
        <w:rPr>
          <w:del w:id="5819" w:author="Author"/>
          <w:rFonts w:ascii="Courier New" w:hAnsi="Courier New" w:cs="Courier New"/>
          <w:color w:val="auto"/>
          <w:sz w:val="14"/>
          <w:szCs w:val="14"/>
          <w:lang w:val="en-GB"/>
        </w:rPr>
      </w:pPr>
      <w:del w:id="5820" w:author="Author">
        <w:r w:rsidRPr="00F46EE4" w:rsidDel="0087544E">
          <w:rPr>
            <w:rFonts w:ascii="Courier New" w:hAnsi="Courier New" w:cs="Courier New"/>
            <w:color w:val="auto"/>
            <w:sz w:val="14"/>
            <w:szCs w:val="14"/>
            <w:lang w:val="en-GB"/>
          </w:rPr>
          <w:delText xml:space="preserve">            // the elem field as a PathElem message.";</w:delText>
        </w:r>
        <w:bookmarkStart w:id="5821" w:name="_Toc192619200"/>
        <w:bookmarkStart w:id="5822" w:name="_Toc192620170"/>
        <w:bookmarkEnd w:id="5821"/>
        <w:bookmarkEnd w:id="5822"/>
      </w:del>
    </w:p>
    <w:p w14:paraId="3B0A4183" w14:textId="2475F597" w:rsidR="00F46EE4" w:rsidRPr="00F46EE4" w:rsidDel="0087544E" w:rsidRDefault="00F46EE4" w:rsidP="00F46EE4">
      <w:pPr>
        <w:autoSpaceDE w:val="0"/>
        <w:autoSpaceDN w:val="0"/>
        <w:adjustRightInd w:val="0"/>
        <w:spacing w:after="0"/>
        <w:rPr>
          <w:del w:id="5823" w:author="Author"/>
          <w:rFonts w:ascii="Courier New" w:hAnsi="Courier New" w:cs="Courier New"/>
          <w:color w:val="auto"/>
          <w:sz w:val="14"/>
          <w:szCs w:val="14"/>
          <w:lang w:val="en-GB"/>
        </w:rPr>
      </w:pPr>
      <w:del w:id="5824" w:author="Author">
        <w:r w:rsidRPr="00F46EE4" w:rsidDel="0087544E">
          <w:rPr>
            <w:rFonts w:ascii="Courier New" w:hAnsi="Courier New" w:cs="Courier New"/>
            <w:color w:val="auto"/>
            <w:sz w:val="14"/>
            <w:szCs w:val="14"/>
            <w:lang w:val="en-GB"/>
          </w:rPr>
          <w:delText xml:space="preserve">    }</w:delText>
        </w:r>
        <w:bookmarkStart w:id="5825" w:name="_Toc192619201"/>
        <w:bookmarkStart w:id="5826" w:name="_Toc192620171"/>
        <w:bookmarkEnd w:id="5825"/>
        <w:bookmarkEnd w:id="5826"/>
      </w:del>
    </w:p>
    <w:p w14:paraId="138006C0" w14:textId="3AD94207" w:rsidR="00F46EE4" w:rsidRPr="00F46EE4" w:rsidDel="0087544E" w:rsidRDefault="00F46EE4" w:rsidP="00F46EE4">
      <w:pPr>
        <w:autoSpaceDE w:val="0"/>
        <w:autoSpaceDN w:val="0"/>
        <w:adjustRightInd w:val="0"/>
        <w:spacing w:after="0"/>
        <w:rPr>
          <w:del w:id="5827" w:author="Author"/>
          <w:rFonts w:ascii="Courier New" w:hAnsi="Courier New" w:cs="Courier New"/>
          <w:color w:val="auto"/>
          <w:sz w:val="14"/>
          <w:szCs w:val="14"/>
          <w:lang w:val="en-GB"/>
        </w:rPr>
      </w:pPr>
      <w:del w:id="5828" w:author="Author">
        <w:r w:rsidRPr="00F46EE4" w:rsidDel="0087544E">
          <w:rPr>
            <w:rFonts w:ascii="Courier New" w:hAnsi="Courier New" w:cs="Courier New"/>
            <w:color w:val="auto"/>
            <w:sz w:val="14"/>
            <w:szCs w:val="14"/>
            <w:lang w:val="en-GB"/>
          </w:rPr>
          <w:delText xml:space="preserve">    grouping stream-details {</w:delText>
        </w:r>
        <w:bookmarkStart w:id="5829" w:name="_Toc192619202"/>
        <w:bookmarkStart w:id="5830" w:name="_Toc192620172"/>
        <w:bookmarkEnd w:id="5829"/>
        <w:bookmarkEnd w:id="5830"/>
      </w:del>
    </w:p>
    <w:p w14:paraId="318FA428" w14:textId="589D95A2" w:rsidR="00F46EE4" w:rsidRPr="00F46EE4" w:rsidDel="0087544E" w:rsidRDefault="00F46EE4" w:rsidP="00F46EE4">
      <w:pPr>
        <w:autoSpaceDE w:val="0"/>
        <w:autoSpaceDN w:val="0"/>
        <w:adjustRightInd w:val="0"/>
        <w:spacing w:after="0"/>
        <w:rPr>
          <w:del w:id="5831" w:author="Author"/>
          <w:rFonts w:ascii="Courier New" w:hAnsi="Courier New" w:cs="Courier New"/>
          <w:color w:val="auto"/>
          <w:sz w:val="14"/>
          <w:szCs w:val="14"/>
          <w:lang w:val="en-GB"/>
        </w:rPr>
      </w:pPr>
      <w:del w:id="5832" w:author="Author">
        <w:r w:rsidRPr="00F46EE4" w:rsidDel="0087544E">
          <w:rPr>
            <w:rFonts w:ascii="Courier New" w:hAnsi="Courier New" w:cs="Courier New"/>
            <w:color w:val="auto"/>
            <w:sz w:val="14"/>
            <w:szCs w:val="14"/>
            <w:lang w:val="en-GB"/>
          </w:rPr>
          <w:delText xml:space="preserve">        container measurement-details {</w:delText>
        </w:r>
        <w:bookmarkStart w:id="5833" w:name="_Toc192619203"/>
        <w:bookmarkStart w:id="5834" w:name="_Toc192620173"/>
        <w:bookmarkEnd w:id="5833"/>
        <w:bookmarkEnd w:id="5834"/>
      </w:del>
    </w:p>
    <w:p w14:paraId="6E99530B" w14:textId="11F65FC4" w:rsidR="00F46EE4" w:rsidRPr="00F46EE4" w:rsidDel="0087544E" w:rsidRDefault="00F46EE4" w:rsidP="00F46EE4">
      <w:pPr>
        <w:autoSpaceDE w:val="0"/>
        <w:autoSpaceDN w:val="0"/>
        <w:adjustRightInd w:val="0"/>
        <w:spacing w:after="0"/>
        <w:rPr>
          <w:del w:id="5835" w:author="Author"/>
          <w:rFonts w:ascii="Courier New" w:hAnsi="Courier New" w:cs="Courier New"/>
          <w:color w:val="auto"/>
          <w:sz w:val="14"/>
          <w:szCs w:val="14"/>
          <w:lang w:val="en-GB"/>
        </w:rPr>
      </w:pPr>
      <w:del w:id="5836" w:author="Author">
        <w:r w:rsidRPr="00F46EE4" w:rsidDel="0087544E">
          <w:rPr>
            <w:rFonts w:ascii="Courier New" w:hAnsi="Courier New" w:cs="Courier New"/>
            <w:color w:val="auto"/>
            <w:sz w:val="14"/>
            <w:szCs w:val="14"/>
            <w:lang w:val="en-GB"/>
          </w:rPr>
          <w:delText xml:space="preserve">            config false;</w:delText>
        </w:r>
        <w:bookmarkStart w:id="5837" w:name="_Toc192619204"/>
        <w:bookmarkStart w:id="5838" w:name="_Toc192620174"/>
        <w:bookmarkEnd w:id="5837"/>
        <w:bookmarkEnd w:id="5838"/>
      </w:del>
    </w:p>
    <w:p w14:paraId="0B13B5E6" w14:textId="19D12D50" w:rsidR="00F46EE4" w:rsidRPr="00F46EE4" w:rsidDel="0087544E" w:rsidRDefault="00F46EE4" w:rsidP="00F46EE4">
      <w:pPr>
        <w:autoSpaceDE w:val="0"/>
        <w:autoSpaceDN w:val="0"/>
        <w:adjustRightInd w:val="0"/>
        <w:spacing w:after="0"/>
        <w:rPr>
          <w:del w:id="5839" w:author="Author"/>
          <w:rFonts w:ascii="Courier New" w:hAnsi="Courier New" w:cs="Courier New"/>
          <w:color w:val="auto"/>
          <w:sz w:val="14"/>
          <w:szCs w:val="14"/>
          <w:lang w:val="en-GB"/>
        </w:rPr>
      </w:pPr>
      <w:del w:id="5840" w:author="Author">
        <w:r w:rsidRPr="00F46EE4" w:rsidDel="0087544E">
          <w:rPr>
            <w:rFonts w:ascii="Courier New" w:hAnsi="Courier New" w:cs="Courier New"/>
            <w:color w:val="auto"/>
            <w:sz w:val="14"/>
            <w:szCs w:val="14"/>
            <w:lang w:val="en-GB"/>
          </w:rPr>
          <w:delText xml:space="preserve">            uses measurement-details;</w:delText>
        </w:r>
        <w:bookmarkStart w:id="5841" w:name="_Toc192619205"/>
        <w:bookmarkStart w:id="5842" w:name="_Toc192620175"/>
        <w:bookmarkEnd w:id="5841"/>
        <w:bookmarkEnd w:id="5842"/>
      </w:del>
    </w:p>
    <w:p w14:paraId="0E35F76C" w14:textId="67019E86" w:rsidR="00F46EE4" w:rsidRPr="00F46EE4" w:rsidDel="0087544E" w:rsidRDefault="00F46EE4" w:rsidP="00F46EE4">
      <w:pPr>
        <w:autoSpaceDE w:val="0"/>
        <w:autoSpaceDN w:val="0"/>
        <w:adjustRightInd w:val="0"/>
        <w:spacing w:after="0"/>
        <w:rPr>
          <w:del w:id="5843" w:author="Author"/>
          <w:rFonts w:ascii="Courier New" w:hAnsi="Courier New" w:cs="Courier New"/>
          <w:color w:val="auto"/>
          <w:sz w:val="14"/>
          <w:szCs w:val="14"/>
          <w:lang w:val="en-GB"/>
        </w:rPr>
      </w:pPr>
      <w:del w:id="5844" w:author="Author">
        <w:r w:rsidRPr="00F46EE4" w:rsidDel="0087544E">
          <w:rPr>
            <w:rFonts w:ascii="Courier New" w:hAnsi="Courier New" w:cs="Courier New"/>
            <w:color w:val="auto"/>
            <w:sz w:val="14"/>
            <w:szCs w:val="14"/>
            <w:lang w:val="en-GB"/>
          </w:rPr>
          <w:delText xml:space="preserve">            description "Measurement details.</w:delText>
        </w:r>
        <w:bookmarkStart w:id="5845" w:name="_Toc192619206"/>
        <w:bookmarkStart w:id="5846" w:name="_Toc192620176"/>
        <w:bookmarkEnd w:id="5845"/>
        <w:bookmarkEnd w:id="5846"/>
      </w:del>
    </w:p>
    <w:p w14:paraId="4761ACEC" w14:textId="4E6FF750" w:rsidR="00F46EE4" w:rsidRPr="00F46EE4" w:rsidDel="0087544E" w:rsidRDefault="00F46EE4" w:rsidP="00F46EE4">
      <w:pPr>
        <w:autoSpaceDE w:val="0"/>
        <w:autoSpaceDN w:val="0"/>
        <w:adjustRightInd w:val="0"/>
        <w:spacing w:after="0"/>
        <w:rPr>
          <w:del w:id="5847" w:author="Author"/>
          <w:rFonts w:ascii="Courier New" w:hAnsi="Courier New" w:cs="Courier New"/>
          <w:color w:val="auto"/>
          <w:sz w:val="14"/>
          <w:szCs w:val="14"/>
          <w:lang w:val="en-GB"/>
        </w:rPr>
      </w:pPr>
      <w:del w:id="5848" w:author="Author">
        <w:r w:rsidRPr="00F46EE4" w:rsidDel="0087544E">
          <w:rPr>
            <w:rFonts w:ascii="Courier New" w:hAnsi="Courier New" w:cs="Courier New"/>
            <w:color w:val="auto"/>
            <w:sz w:val="14"/>
            <w:szCs w:val="14"/>
            <w:lang w:val="en-GB"/>
          </w:rPr>
          <w:delText xml:space="preserve">                CONDITION: Mandatory where stream is being used for measurment data.";</w:delText>
        </w:r>
        <w:bookmarkStart w:id="5849" w:name="_Toc192619207"/>
        <w:bookmarkStart w:id="5850" w:name="_Toc192620177"/>
        <w:bookmarkEnd w:id="5849"/>
        <w:bookmarkEnd w:id="5850"/>
      </w:del>
    </w:p>
    <w:p w14:paraId="0933A68A" w14:textId="2DE37E12" w:rsidR="00F46EE4" w:rsidRPr="00F46EE4" w:rsidDel="0087544E" w:rsidRDefault="00F46EE4" w:rsidP="00F46EE4">
      <w:pPr>
        <w:autoSpaceDE w:val="0"/>
        <w:autoSpaceDN w:val="0"/>
        <w:adjustRightInd w:val="0"/>
        <w:spacing w:after="0"/>
        <w:rPr>
          <w:del w:id="5851" w:author="Author"/>
          <w:rFonts w:ascii="Courier New" w:hAnsi="Courier New" w:cs="Courier New"/>
          <w:color w:val="auto"/>
          <w:sz w:val="14"/>
          <w:szCs w:val="14"/>
          <w:lang w:val="en-GB"/>
        </w:rPr>
      </w:pPr>
      <w:del w:id="5852" w:author="Author">
        <w:r w:rsidRPr="00F46EE4" w:rsidDel="0087544E">
          <w:rPr>
            <w:rFonts w:ascii="Courier New" w:hAnsi="Courier New" w:cs="Courier New"/>
            <w:color w:val="auto"/>
            <w:sz w:val="14"/>
            <w:szCs w:val="14"/>
            <w:lang w:val="en-GB"/>
          </w:rPr>
          <w:delText xml:space="preserve">        }</w:delText>
        </w:r>
        <w:bookmarkStart w:id="5853" w:name="_Toc192619208"/>
        <w:bookmarkStart w:id="5854" w:name="_Toc192620178"/>
        <w:bookmarkEnd w:id="5853"/>
        <w:bookmarkEnd w:id="5854"/>
      </w:del>
    </w:p>
    <w:p w14:paraId="1D88B694" w14:textId="3A167CF7" w:rsidR="00F46EE4" w:rsidRPr="00F46EE4" w:rsidDel="0087544E" w:rsidRDefault="00F46EE4" w:rsidP="00F46EE4">
      <w:pPr>
        <w:autoSpaceDE w:val="0"/>
        <w:autoSpaceDN w:val="0"/>
        <w:adjustRightInd w:val="0"/>
        <w:spacing w:after="0"/>
        <w:rPr>
          <w:del w:id="5855" w:author="Author"/>
          <w:rFonts w:ascii="Courier New" w:hAnsi="Courier New" w:cs="Courier New"/>
          <w:color w:val="auto"/>
          <w:sz w:val="14"/>
          <w:szCs w:val="14"/>
          <w:lang w:val="en-GB"/>
        </w:rPr>
      </w:pPr>
      <w:del w:id="5856" w:author="Author">
        <w:r w:rsidRPr="00F46EE4" w:rsidDel="0087544E">
          <w:rPr>
            <w:rFonts w:ascii="Courier New" w:hAnsi="Courier New" w:cs="Courier New"/>
            <w:color w:val="auto"/>
            <w:sz w:val="14"/>
            <w:szCs w:val="14"/>
            <w:lang w:val="en-GB"/>
          </w:rPr>
          <w:delText xml:space="preserve">        description "Defines the protobuf structures for the stream of measurement data.";</w:delText>
        </w:r>
        <w:bookmarkStart w:id="5857" w:name="_Toc192619209"/>
        <w:bookmarkStart w:id="5858" w:name="_Toc192620179"/>
        <w:bookmarkEnd w:id="5857"/>
        <w:bookmarkEnd w:id="5858"/>
      </w:del>
    </w:p>
    <w:p w14:paraId="20D11952" w14:textId="1C1359C8" w:rsidR="00F46EE4" w:rsidRPr="00F46EE4" w:rsidDel="0087544E" w:rsidRDefault="00F46EE4" w:rsidP="00F46EE4">
      <w:pPr>
        <w:autoSpaceDE w:val="0"/>
        <w:autoSpaceDN w:val="0"/>
        <w:adjustRightInd w:val="0"/>
        <w:spacing w:after="0"/>
        <w:rPr>
          <w:del w:id="5859" w:author="Author"/>
          <w:rFonts w:ascii="Courier New" w:hAnsi="Courier New" w:cs="Courier New"/>
          <w:color w:val="auto"/>
          <w:sz w:val="14"/>
          <w:szCs w:val="14"/>
          <w:lang w:val="en-GB"/>
        </w:rPr>
      </w:pPr>
      <w:del w:id="5860" w:author="Author">
        <w:r w:rsidRPr="00F46EE4" w:rsidDel="0087544E">
          <w:rPr>
            <w:rFonts w:ascii="Courier New" w:hAnsi="Courier New" w:cs="Courier New"/>
            <w:color w:val="auto"/>
            <w:sz w:val="14"/>
            <w:szCs w:val="14"/>
            <w:lang w:val="en-GB"/>
          </w:rPr>
          <w:delText xml:space="preserve">    }</w:delText>
        </w:r>
        <w:bookmarkStart w:id="5861" w:name="_Toc192619210"/>
        <w:bookmarkStart w:id="5862" w:name="_Toc192620180"/>
        <w:bookmarkEnd w:id="5861"/>
        <w:bookmarkEnd w:id="5862"/>
      </w:del>
    </w:p>
    <w:p w14:paraId="10C51231" w14:textId="0E10D836" w:rsidR="00F46EE4" w:rsidRPr="00F46EE4" w:rsidDel="0087544E" w:rsidRDefault="00F46EE4" w:rsidP="00F46EE4">
      <w:pPr>
        <w:autoSpaceDE w:val="0"/>
        <w:autoSpaceDN w:val="0"/>
        <w:adjustRightInd w:val="0"/>
        <w:spacing w:after="0"/>
        <w:rPr>
          <w:del w:id="5863" w:author="Author"/>
          <w:rFonts w:ascii="Courier New" w:hAnsi="Courier New" w:cs="Courier New"/>
          <w:color w:val="auto"/>
          <w:sz w:val="14"/>
          <w:szCs w:val="14"/>
          <w:lang w:val="en-GB"/>
        </w:rPr>
      </w:pPr>
      <w:del w:id="5864" w:author="Author">
        <w:r w:rsidRPr="00F46EE4" w:rsidDel="0087544E">
          <w:rPr>
            <w:rFonts w:ascii="Courier New" w:hAnsi="Courier New" w:cs="Courier New"/>
            <w:color w:val="auto"/>
            <w:sz w:val="14"/>
            <w:szCs w:val="14"/>
            <w:lang w:val="en-GB"/>
          </w:rPr>
          <w:delText xml:space="preserve">    grouping qualified-measurement-common-1-to-10 {</w:delText>
        </w:r>
        <w:bookmarkStart w:id="5865" w:name="_Toc192619211"/>
        <w:bookmarkStart w:id="5866" w:name="_Toc192620181"/>
        <w:bookmarkEnd w:id="5865"/>
        <w:bookmarkEnd w:id="5866"/>
      </w:del>
    </w:p>
    <w:p w14:paraId="7357AC80" w14:textId="2B073AAB" w:rsidR="00F46EE4" w:rsidRPr="00F46EE4" w:rsidDel="0087544E" w:rsidRDefault="00F46EE4" w:rsidP="00F46EE4">
      <w:pPr>
        <w:autoSpaceDE w:val="0"/>
        <w:autoSpaceDN w:val="0"/>
        <w:adjustRightInd w:val="0"/>
        <w:spacing w:after="0"/>
        <w:rPr>
          <w:del w:id="5867" w:author="Author"/>
          <w:rFonts w:ascii="Courier New" w:hAnsi="Courier New" w:cs="Courier New"/>
          <w:color w:val="auto"/>
          <w:sz w:val="14"/>
          <w:szCs w:val="14"/>
          <w:lang w:val="en-GB"/>
        </w:rPr>
      </w:pPr>
      <w:del w:id="5868" w:author="Author">
        <w:r w:rsidRPr="00F46EE4" w:rsidDel="0087544E">
          <w:rPr>
            <w:rFonts w:ascii="Courier New" w:hAnsi="Courier New" w:cs="Courier New"/>
            <w:color w:val="auto"/>
            <w:sz w:val="14"/>
            <w:szCs w:val="14"/>
            <w:lang w:val="en-GB"/>
          </w:rPr>
          <w:delText xml:space="preserve">        leaf time-measurement-was-sampled {</w:delText>
        </w:r>
        <w:bookmarkStart w:id="5869" w:name="_Toc192619212"/>
        <w:bookmarkStart w:id="5870" w:name="_Toc192620182"/>
        <w:bookmarkEnd w:id="5869"/>
        <w:bookmarkEnd w:id="5870"/>
      </w:del>
    </w:p>
    <w:p w14:paraId="0581AE61" w14:textId="0F30959E" w:rsidR="00F46EE4" w:rsidRPr="00F46EE4" w:rsidDel="0087544E" w:rsidRDefault="00F46EE4" w:rsidP="00F46EE4">
      <w:pPr>
        <w:autoSpaceDE w:val="0"/>
        <w:autoSpaceDN w:val="0"/>
        <w:adjustRightInd w:val="0"/>
        <w:spacing w:after="0"/>
        <w:rPr>
          <w:del w:id="5871" w:author="Author"/>
          <w:rFonts w:ascii="Courier New" w:hAnsi="Courier New" w:cs="Courier New"/>
          <w:color w:val="auto"/>
          <w:sz w:val="14"/>
          <w:szCs w:val="14"/>
          <w:lang w:val="en-GB"/>
        </w:rPr>
      </w:pPr>
      <w:del w:id="5872" w:author="Author">
        <w:r w:rsidRPr="00F46EE4" w:rsidDel="0087544E">
          <w:rPr>
            <w:rFonts w:ascii="Courier New" w:hAnsi="Courier New" w:cs="Courier New"/>
            <w:color w:val="auto"/>
            <w:sz w:val="14"/>
            <w:szCs w:val="14"/>
            <w:lang w:val="en-GB"/>
          </w:rPr>
          <w:delText xml:space="preserve">            type uint64;</w:delText>
        </w:r>
        <w:bookmarkStart w:id="5873" w:name="_Toc192619213"/>
        <w:bookmarkStart w:id="5874" w:name="_Toc192620183"/>
        <w:bookmarkEnd w:id="5873"/>
        <w:bookmarkEnd w:id="5874"/>
      </w:del>
    </w:p>
    <w:p w14:paraId="5B0B66B9" w14:textId="52FC495C" w:rsidR="00F46EE4" w:rsidRPr="00F46EE4" w:rsidDel="0087544E" w:rsidRDefault="00F46EE4" w:rsidP="00F46EE4">
      <w:pPr>
        <w:autoSpaceDE w:val="0"/>
        <w:autoSpaceDN w:val="0"/>
        <w:adjustRightInd w:val="0"/>
        <w:spacing w:after="0"/>
        <w:rPr>
          <w:del w:id="5875" w:author="Author"/>
          <w:rFonts w:ascii="Courier New" w:hAnsi="Courier New" w:cs="Courier New"/>
          <w:color w:val="auto"/>
          <w:sz w:val="14"/>
          <w:szCs w:val="14"/>
          <w:lang w:val="en-GB"/>
        </w:rPr>
      </w:pPr>
      <w:del w:id="5876" w:author="Author">
        <w:r w:rsidRPr="00F46EE4" w:rsidDel="0087544E">
          <w:rPr>
            <w:rFonts w:ascii="Courier New" w:hAnsi="Courier New" w:cs="Courier New"/>
            <w:color w:val="auto"/>
            <w:sz w:val="14"/>
            <w:szCs w:val="14"/>
            <w:lang w:val="en-GB"/>
          </w:rPr>
          <w:delText xml:space="preserve">            config false;</w:delText>
        </w:r>
        <w:bookmarkStart w:id="5877" w:name="_Toc192619214"/>
        <w:bookmarkStart w:id="5878" w:name="_Toc192620184"/>
        <w:bookmarkEnd w:id="5877"/>
        <w:bookmarkEnd w:id="5878"/>
      </w:del>
    </w:p>
    <w:p w14:paraId="5F70BCD8" w14:textId="47583660" w:rsidR="00F46EE4" w:rsidRPr="00F46EE4" w:rsidDel="0087544E" w:rsidRDefault="00F46EE4" w:rsidP="00F46EE4">
      <w:pPr>
        <w:autoSpaceDE w:val="0"/>
        <w:autoSpaceDN w:val="0"/>
        <w:adjustRightInd w:val="0"/>
        <w:spacing w:after="0"/>
        <w:rPr>
          <w:del w:id="5879" w:author="Author"/>
          <w:rFonts w:ascii="Courier New" w:hAnsi="Courier New" w:cs="Courier New"/>
          <w:color w:val="auto"/>
          <w:sz w:val="14"/>
          <w:szCs w:val="14"/>
          <w:lang w:val="en-GB"/>
        </w:rPr>
      </w:pPr>
      <w:del w:id="5880" w:author="Author">
        <w:r w:rsidRPr="00F46EE4" w:rsidDel="0087544E">
          <w:rPr>
            <w:rFonts w:ascii="Courier New" w:hAnsi="Courier New" w:cs="Courier New"/>
            <w:color w:val="auto"/>
            <w:sz w:val="14"/>
            <w:szCs w:val="14"/>
            <w:lang w:val="en-GB"/>
          </w:rPr>
          <w:delText xml:space="preserve">            description "The time at which the measurement was sampled.</w:delText>
        </w:r>
        <w:bookmarkStart w:id="5881" w:name="_Toc192619215"/>
        <w:bookmarkStart w:id="5882" w:name="_Toc192620185"/>
        <w:bookmarkEnd w:id="5881"/>
        <w:bookmarkEnd w:id="5882"/>
      </w:del>
    </w:p>
    <w:p w14:paraId="03098B0E" w14:textId="6E79E01D" w:rsidR="00F46EE4" w:rsidRPr="00F46EE4" w:rsidDel="0087544E" w:rsidRDefault="00F46EE4" w:rsidP="00F46EE4">
      <w:pPr>
        <w:autoSpaceDE w:val="0"/>
        <w:autoSpaceDN w:val="0"/>
        <w:adjustRightInd w:val="0"/>
        <w:spacing w:after="0"/>
        <w:rPr>
          <w:del w:id="5883" w:author="Author"/>
          <w:rFonts w:ascii="Courier New" w:hAnsi="Courier New" w:cs="Courier New"/>
          <w:color w:val="auto"/>
          <w:sz w:val="14"/>
          <w:szCs w:val="14"/>
          <w:lang w:val="en-GB"/>
        </w:rPr>
      </w:pPr>
      <w:del w:id="5884" w:author="Author">
        <w:r w:rsidRPr="00F46EE4" w:rsidDel="0087544E">
          <w:rPr>
            <w:rFonts w:ascii="Courier New" w:hAnsi="Courier New" w:cs="Courier New"/>
            <w:color w:val="auto"/>
            <w:sz w:val="14"/>
            <w:szCs w:val="14"/>
            <w:lang w:val="en-GB"/>
          </w:rPr>
          <w:delText xml:space="preserve">                In a single measurement, this field is mandatory. </w:delText>
        </w:r>
        <w:bookmarkStart w:id="5885" w:name="_Toc192619216"/>
        <w:bookmarkStart w:id="5886" w:name="_Toc192620186"/>
        <w:bookmarkEnd w:id="5885"/>
        <w:bookmarkEnd w:id="5886"/>
      </w:del>
    </w:p>
    <w:p w14:paraId="202850BC" w14:textId="59AE5264" w:rsidR="00F46EE4" w:rsidRPr="00F46EE4" w:rsidDel="0087544E" w:rsidRDefault="00F46EE4" w:rsidP="00F46EE4">
      <w:pPr>
        <w:autoSpaceDE w:val="0"/>
        <w:autoSpaceDN w:val="0"/>
        <w:adjustRightInd w:val="0"/>
        <w:spacing w:after="0"/>
        <w:rPr>
          <w:del w:id="5887" w:author="Author"/>
          <w:rFonts w:ascii="Courier New" w:hAnsi="Courier New" w:cs="Courier New"/>
          <w:color w:val="auto"/>
          <w:sz w:val="14"/>
          <w:szCs w:val="14"/>
          <w:lang w:val="en-GB"/>
        </w:rPr>
      </w:pPr>
      <w:del w:id="5888" w:author="Author">
        <w:r w:rsidRPr="00F46EE4" w:rsidDel="0087544E">
          <w:rPr>
            <w:rFonts w:ascii="Courier New" w:hAnsi="Courier New" w:cs="Courier New"/>
            <w:color w:val="auto"/>
            <w:sz w:val="14"/>
            <w:szCs w:val="14"/>
            <w:lang w:val="en-GB"/>
          </w:rPr>
          <w:delText xml:space="preserve">                In a list of measurements, the field must be present either in the direct augment of MeasurementDetails or in every member of the qualifierMeasurement list.</w:delText>
        </w:r>
        <w:bookmarkStart w:id="5889" w:name="_Toc192619217"/>
        <w:bookmarkStart w:id="5890" w:name="_Toc192620187"/>
        <w:bookmarkEnd w:id="5889"/>
        <w:bookmarkEnd w:id="5890"/>
      </w:del>
    </w:p>
    <w:p w14:paraId="45ADFC10" w14:textId="62D7A6B6" w:rsidR="00F46EE4" w:rsidRPr="00F46EE4" w:rsidDel="0087544E" w:rsidRDefault="00F46EE4" w:rsidP="00F46EE4">
      <w:pPr>
        <w:autoSpaceDE w:val="0"/>
        <w:autoSpaceDN w:val="0"/>
        <w:adjustRightInd w:val="0"/>
        <w:spacing w:after="0"/>
        <w:rPr>
          <w:del w:id="5891" w:author="Author"/>
          <w:rFonts w:ascii="Courier New" w:hAnsi="Courier New" w:cs="Courier New"/>
          <w:color w:val="auto"/>
          <w:sz w:val="14"/>
          <w:szCs w:val="14"/>
          <w:lang w:val="en-GB"/>
        </w:rPr>
      </w:pPr>
      <w:del w:id="5892" w:author="Author">
        <w:r w:rsidRPr="00F46EE4" w:rsidDel="0087544E">
          <w:rPr>
            <w:rFonts w:ascii="Courier New" w:hAnsi="Courier New" w:cs="Courier New"/>
            <w:color w:val="auto"/>
            <w:sz w:val="14"/>
            <w:szCs w:val="14"/>
            <w:lang w:val="en-GB"/>
          </w:rPr>
          <w:delText xml:space="preserve">                This could be the time of a snapshots of an ongoing measure or the time at which the measurement was taken and the counter reset.</w:delText>
        </w:r>
        <w:bookmarkStart w:id="5893" w:name="_Toc192619218"/>
        <w:bookmarkStart w:id="5894" w:name="_Toc192620188"/>
        <w:bookmarkEnd w:id="5893"/>
        <w:bookmarkEnd w:id="5894"/>
      </w:del>
    </w:p>
    <w:p w14:paraId="3EABD265" w14:textId="19AB3141" w:rsidR="00F46EE4" w:rsidRPr="00F46EE4" w:rsidDel="0087544E" w:rsidRDefault="00F46EE4" w:rsidP="00F46EE4">
      <w:pPr>
        <w:autoSpaceDE w:val="0"/>
        <w:autoSpaceDN w:val="0"/>
        <w:adjustRightInd w:val="0"/>
        <w:spacing w:after="0"/>
        <w:rPr>
          <w:del w:id="5895" w:author="Author"/>
          <w:rFonts w:ascii="Courier New" w:hAnsi="Courier New" w:cs="Courier New"/>
          <w:color w:val="auto"/>
          <w:sz w:val="14"/>
          <w:szCs w:val="14"/>
          <w:lang w:val="en-GB"/>
        </w:rPr>
      </w:pPr>
      <w:del w:id="5896" w:author="Author">
        <w:r w:rsidRPr="00F46EE4" w:rsidDel="0087544E">
          <w:rPr>
            <w:rFonts w:ascii="Courier New" w:hAnsi="Courier New" w:cs="Courier New"/>
            <w:color w:val="auto"/>
            <w:sz w:val="14"/>
            <w:szCs w:val="14"/>
            <w:lang w:val="en-GB"/>
          </w:rPr>
          <w:delText xml:space="preserve">                The precise definition depends upon the specification of the measurement.</w:delText>
        </w:r>
        <w:bookmarkStart w:id="5897" w:name="_Toc192619219"/>
        <w:bookmarkStart w:id="5898" w:name="_Toc192620189"/>
        <w:bookmarkEnd w:id="5897"/>
        <w:bookmarkEnd w:id="5898"/>
      </w:del>
    </w:p>
    <w:p w14:paraId="60B34BB3" w14:textId="62909323" w:rsidR="00F46EE4" w:rsidRPr="00F46EE4" w:rsidDel="0087544E" w:rsidRDefault="00F46EE4" w:rsidP="00F46EE4">
      <w:pPr>
        <w:autoSpaceDE w:val="0"/>
        <w:autoSpaceDN w:val="0"/>
        <w:adjustRightInd w:val="0"/>
        <w:spacing w:after="0"/>
        <w:rPr>
          <w:del w:id="5899" w:author="Author"/>
          <w:rFonts w:ascii="Courier New" w:hAnsi="Courier New" w:cs="Courier New"/>
          <w:color w:val="auto"/>
          <w:sz w:val="14"/>
          <w:szCs w:val="14"/>
          <w:lang w:val="en-GB"/>
        </w:rPr>
      </w:pPr>
      <w:del w:id="5900" w:author="Author">
        <w:r w:rsidRPr="00F46EE4" w:rsidDel="0087544E">
          <w:rPr>
            <w:rFonts w:ascii="Courier New" w:hAnsi="Courier New" w:cs="Courier New"/>
            <w:color w:val="auto"/>
            <w:sz w:val="14"/>
            <w:szCs w:val="14"/>
            <w:lang w:val="en-GB"/>
          </w:rPr>
          <w:delText xml:space="preserve">                CONDITION: Mandatory as identified in the description above.";</w:delText>
        </w:r>
        <w:bookmarkStart w:id="5901" w:name="_Toc192619220"/>
        <w:bookmarkStart w:id="5902" w:name="_Toc192620190"/>
        <w:bookmarkEnd w:id="5901"/>
        <w:bookmarkEnd w:id="5902"/>
      </w:del>
    </w:p>
    <w:p w14:paraId="596BF827" w14:textId="6D29DDF0" w:rsidR="00F46EE4" w:rsidRPr="00F46EE4" w:rsidDel="0087544E" w:rsidRDefault="00F46EE4" w:rsidP="00F46EE4">
      <w:pPr>
        <w:autoSpaceDE w:val="0"/>
        <w:autoSpaceDN w:val="0"/>
        <w:adjustRightInd w:val="0"/>
        <w:spacing w:after="0"/>
        <w:rPr>
          <w:del w:id="5903" w:author="Author"/>
          <w:rFonts w:ascii="Courier New" w:hAnsi="Courier New" w:cs="Courier New"/>
          <w:color w:val="auto"/>
          <w:sz w:val="14"/>
          <w:szCs w:val="14"/>
          <w:lang w:val="en-GB"/>
        </w:rPr>
      </w:pPr>
      <w:del w:id="5904" w:author="Author">
        <w:r w:rsidRPr="00F46EE4" w:rsidDel="0087544E">
          <w:rPr>
            <w:rFonts w:ascii="Courier New" w:hAnsi="Courier New" w:cs="Courier New"/>
            <w:color w:val="auto"/>
            <w:sz w:val="14"/>
            <w:szCs w:val="14"/>
            <w:lang w:val="en-GB"/>
          </w:rPr>
          <w:delText xml:space="preserve">        }</w:delText>
        </w:r>
        <w:bookmarkStart w:id="5905" w:name="_Toc192619221"/>
        <w:bookmarkStart w:id="5906" w:name="_Toc192620191"/>
        <w:bookmarkEnd w:id="5905"/>
        <w:bookmarkEnd w:id="5906"/>
      </w:del>
    </w:p>
    <w:p w14:paraId="1E1BE01D" w14:textId="3E0D96BD" w:rsidR="00F46EE4" w:rsidRPr="00F46EE4" w:rsidDel="0087544E" w:rsidRDefault="00F46EE4" w:rsidP="00F46EE4">
      <w:pPr>
        <w:autoSpaceDE w:val="0"/>
        <w:autoSpaceDN w:val="0"/>
        <w:adjustRightInd w:val="0"/>
        <w:spacing w:after="0"/>
        <w:rPr>
          <w:del w:id="5907" w:author="Author"/>
          <w:rFonts w:ascii="Courier New" w:hAnsi="Courier New" w:cs="Courier New"/>
          <w:color w:val="auto"/>
          <w:sz w:val="14"/>
          <w:szCs w:val="14"/>
          <w:lang w:val="en-GB"/>
        </w:rPr>
      </w:pPr>
      <w:del w:id="5908" w:author="Author">
        <w:r w:rsidRPr="00F46EE4" w:rsidDel="0087544E">
          <w:rPr>
            <w:rFonts w:ascii="Courier New" w:hAnsi="Courier New" w:cs="Courier New"/>
            <w:color w:val="auto"/>
            <w:sz w:val="14"/>
            <w:szCs w:val="14"/>
            <w:lang w:val="en-GB"/>
          </w:rPr>
          <w:delText xml:space="preserve">        container qualified-measured-value {</w:delText>
        </w:r>
        <w:bookmarkStart w:id="5909" w:name="_Toc192619222"/>
        <w:bookmarkStart w:id="5910" w:name="_Toc192620192"/>
        <w:bookmarkEnd w:id="5909"/>
        <w:bookmarkEnd w:id="5910"/>
      </w:del>
    </w:p>
    <w:p w14:paraId="2E717A40" w14:textId="3F08CD8E" w:rsidR="00F46EE4" w:rsidRPr="00F46EE4" w:rsidDel="0087544E" w:rsidRDefault="00F46EE4" w:rsidP="00F46EE4">
      <w:pPr>
        <w:autoSpaceDE w:val="0"/>
        <w:autoSpaceDN w:val="0"/>
        <w:adjustRightInd w:val="0"/>
        <w:spacing w:after="0"/>
        <w:rPr>
          <w:del w:id="5911" w:author="Author"/>
          <w:rFonts w:ascii="Courier New" w:hAnsi="Courier New" w:cs="Courier New"/>
          <w:color w:val="auto"/>
          <w:sz w:val="14"/>
          <w:szCs w:val="14"/>
          <w:lang w:val="en-GB"/>
        </w:rPr>
      </w:pPr>
      <w:del w:id="5912" w:author="Author">
        <w:r w:rsidRPr="00F46EE4" w:rsidDel="0087544E">
          <w:rPr>
            <w:rFonts w:ascii="Courier New" w:hAnsi="Courier New" w:cs="Courier New"/>
            <w:color w:val="auto"/>
            <w:sz w:val="14"/>
            <w:szCs w:val="14"/>
            <w:lang w:val="en-GB"/>
          </w:rPr>
          <w:delText xml:space="preserve">            config false;</w:delText>
        </w:r>
        <w:bookmarkStart w:id="5913" w:name="_Toc192619223"/>
        <w:bookmarkStart w:id="5914" w:name="_Toc192620193"/>
        <w:bookmarkEnd w:id="5913"/>
        <w:bookmarkEnd w:id="5914"/>
      </w:del>
    </w:p>
    <w:p w14:paraId="526BA830" w14:textId="7474FE41" w:rsidR="00F46EE4" w:rsidRPr="00F46EE4" w:rsidDel="0087544E" w:rsidRDefault="00F46EE4" w:rsidP="00F46EE4">
      <w:pPr>
        <w:autoSpaceDE w:val="0"/>
        <w:autoSpaceDN w:val="0"/>
        <w:adjustRightInd w:val="0"/>
        <w:spacing w:after="0"/>
        <w:rPr>
          <w:del w:id="5915" w:author="Author"/>
          <w:rFonts w:ascii="Courier New" w:hAnsi="Courier New" w:cs="Courier New"/>
          <w:color w:val="auto"/>
          <w:sz w:val="14"/>
          <w:szCs w:val="14"/>
          <w:lang w:val="en-GB"/>
        </w:rPr>
      </w:pPr>
      <w:del w:id="5916" w:author="Author">
        <w:r w:rsidRPr="00F46EE4" w:rsidDel="0087544E">
          <w:rPr>
            <w:rFonts w:ascii="Courier New" w:hAnsi="Courier New" w:cs="Courier New"/>
            <w:color w:val="auto"/>
            <w:sz w:val="14"/>
            <w:szCs w:val="14"/>
            <w:lang w:val="en-GB"/>
          </w:rPr>
          <w:delText xml:space="preserve">            uses qualified-measured-value;</w:delText>
        </w:r>
        <w:bookmarkStart w:id="5917" w:name="_Toc192619224"/>
        <w:bookmarkStart w:id="5918" w:name="_Toc192620194"/>
        <w:bookmarkEnd w:id="5917"/>
        <w:bookmarkEnd w:id="5918"/>
      </w:del>
    </w:p>
    <w:p w14:paraId="07202976" w14:textId="2234CDD1" w:rsidR="00F46EE4" w:rsidRPr="00F46EE4" w:rsidDel="0087544E" w:rsidRDefault="00F46EE4" w:rsidP="00F46EE4">
      <w:pPr>
        <w:autoSpaceDE w:val="0"/>
        <w:autoSpaceDN w:val="0"/>
        <w:adjustRightInd w:val="0"/>
        <w:spacing w:after="0"/>
        <w:rPr>
          <w:del w:id="5919" w:author="Author"/>
          <w:rFonts w:ascii="Courier New" w:hAnsi="Courier New" w:cs="Courier New"/>
          <w:color w:val="auto"/>
          <w:sz w:val="14"/>
          <w:szCs w:val="14"/>
          <w:lang w:val="en-GB"/>
        </w:rPr>
      </w:pPr>
      <w:del w:id="5920" w:author="Author">
        <w:r w:rsidRPr="00F46EE4" w:rsidDel="0087544E">
          <w:rPr>
            <w:rFonts w:ascii="Courier New" w:hAnsi="Courier New" w:cs="Courier New"/>
            <w:color w:val="auto"/>
            <w:sz w:val="14"/>
            <w:szCs w:val="14"/>
            <w:lang w:val="en-GB"/>
          </w:rPr>
          <w:delText xml:space="preserve">            description "The value result of the measurement.</w:delText>
        </w:r>
        <w:bookmarkStart w:id="5921" w:name="_Toc192619225"/>
        <w:bookmarkStart w:id="5922" w:name="_Toc192620195"/>
        <w:bookmarkEnd w:id="5921"/>
        <w:bookmarkEnd w:id="5922"/>
      </w:del>
    </w:p>
    <w:p w14:paraId="77E3362E" w14:textId="4D0AA290" w:rsidR="00F46EE4" w:rsidRPr="00F46EE4" w:rsidDel="0087544E" w:rsidRDefault="00F46EE4" w:rsidP="00F46EE4">
      <w:pPr>
        <w:autoSpaceDE w:val="0"/>
        <w:autoSpaceDN w:val="0"/>
        <w:adjustRightInd w:val="0"/>
        <w:spacing w:after="0"/>
        <w:rPr>
          <w:del w:id="5923" w:author="Author"/>
          <w:rFonts w:ascii="Courier New" w:hAnsi="Courier New" w:cs="Courier New"/>
          <w:color w:val="auto"/>
          <w:sz w:val="14"/>
          <w:szCs w:val="14"/>
          <w:lang w:val="en-GB"/>
        </w:rPr>
      </w:pPr>
      <w:del w:id="5924" w:author="Author">
        <w:r w:rsidRPr="00F46EE4" w:rsidDel="0087544E">
          <w:rPr>
            <w:rFonts w:ascii="Courier New" w:hAnsi="Courier New" w:cs="Courier New"/>
            <w:color w:val="auto"/>
            <w:sz w:val="14"/>
            <w:szCs w:val="14"/>
            <w:lang w:val="en-GB"/>
          </w:rPr>
          <w:delText xml:space="preserve">                In a single measurement case, this field is mandatory.</w:delText>
        </w:r>
        <w:bookmarkStart w:id="5925" w:name="_Toc192619226"/>
        <w:bookmarkStart w:id="5926" w:name="_Toc192620196"/>
        <w:bookmarkEnd w:id="5925"/>
        <w:bookmarkEnd w:id="5926"/>
      </w:del>
    </w:p>
    <w:p w14:paraId="62A28A41" w14:textId="492C22B5" w:rsidR="00F46EE4" w:rsidRPr="00F46EE4" w:rsidDel="0087544E" w:rsidRDefault="00F46EE4" w:rsidP="00F46EE4">
      <w:pPr>
        <w:autoSpaceDE w:val="0"/>
        <w:autoSpaceDN w:val="0"/>
        <w:adjustRightInd w:val="0"/>
        <w:spacing w:after="0"/>
        <w:rPr>
          <w:del w:id="5927" w:author="Author"/>
          <w:rFonts w:ascii="Courier New" w:hAnsi="Courier New" w:cs="Courier New"/>
          <w:color w:val="auto"/>
          <w:sz w:val="14"/>
          <w:szCs w:val="14"/>
          <w:lang w:val="en-GB"/>
        </w:rPr>
      </w:pPr>
      <w:del w:id="5928" w:author="Author">
        <w:r w:rsidRPr="00F46EE4" w:rsidDel="0087544E">
          <w:rPr>
            <w:rFonts w:ascii="Courier New" w:hAnsi="Courier New" w:cs="Courier New"/>
            <w:color w:val="auto"/>
            <w:sz w:val="14"/>
            <w:szCs w:val="14"/>
            <w:lang w:val="en-GB"/>
          </w:rPr>
          <w:delText xml:space="preserve">                In a list of measurements, it is assumed that in most cases each measurement will be different and hence it is most likely to be provided in every member of the qualifierMeasurement list in MeasurementDetails.</w:delText>
        </w:r>
        <w:bookmarkStart w:id="5929" w:name="_Toc192619227"/>
        <w:bookmarkStart w:id="5930" w:name="_Toc192620197"/>
        <w:bookmarkEnd w:id="5929"/>
        <w:bookmarkEnd w:id="5930"/>
      </w:del>
    </w:p>
    <w:p w14:paraId="109ED015" w14:textId="50C9C416" w:rsidR="00F46EE4" w:rsidRPr="00F46EE4" w:rsidDel="0087544E" w:rsidRDefault="00F46EE4" w:rsidP="00F46EE4">
      <w:pPr>
        <w:autoSpaceDE w:val="0"/>
        <w:autoSpaceDN w:val="0"/>
        <w:adjustRightInd w:val="0"/>
        <w:spacing w:after="0"/>
        <w:rPr>
          <w:del w:id="5931" w:author="Author"/>
          <w:rFonts w:ascii="Courier New" w:hAnsi="Courier New" w:cs="Courier New"/>
          <w:color w:val="auto"/>
          <w:sz w:val="14"/>
          <w:szCs w:val="14"/>
          <w:lang w:val="en-GB"/>
        </w:rPr>
      </w:pPr>
      <w:del w:id="5932" w:author="Author">
        <w:r w:rsidRPr="00F46EE4" w:rsidDel="0087544E">
          <w:rPr>
            <w:rFonts w:ascii="Courier New" w:hAnsi="Courier New" w:cs="Courier New"/>
            <w:color w:val="auto"/>
            <w:sz w:val="14"/>
            <w:szCs w:val="14"/>
            <w:lang w:val="en-GB"/>
          </w:rPr>
          <w:delText xml:space="preserve">                In the case where there are multiple qualified measurements identified against one point the qualifiedMeasuredValuSet field should be used.</w:delText>
        </w:r>
        <w:bookmarkStart w:id="5933" w:name="_Toc192619228"/>
        <w:bookmarkStart w:id="5934" w:name="_Toc192620198"/>
        <w:bookmarkEnd w:id="5933"/>
        <w:bookmarkEnd w:id="5934"/>
      </w:del>
    </w:p>
    <w:p w14:paraId="37A181C2" w14:textId="7508F929" w:rsidR="00F46EE4" w:rsidRPr="00F46EE4" w:rsidDel="0087544E" w:rsidRDefault="00F46EE4" w:rsidP="00F46EE4">
      <w:pPr>
        <w:autoSpaceDE w:val="0"/>
        <w:autoSpaceDN w:val="0"/>
        <w:adjustRightInd w:val="0"/>
        <w:spacing w:after="0"/>
        <w:rPr>
          <w:del w:id="5935" w:author="Author"/>
          <w:rFonts w:ascii="Courier New" w:hAnsi="Courier New" w:cs="Courier New"/>
          <w:color w:val="auto"/>
          <w:sz w:val="14"/>
          <w:szCs w:val="14"/>
          <w:lang w:val="en-GB"/>
        </w:rPr>
      </w:pPr>
      <w:del w:id="5936" w:author="Author">
        <w:r w:rsidRPr="00F46EE4" w:rsidDel="0087544E">
          <w:rPr>
            <w:rFonts w:ascii="Courier New" w:hAnsi="Courier New" w:cs="Courier New"/>
            <w:color w:val="auto"/>
            <w:sz w:val="14"/>
            <w:szCs w:val="14"/>
            <w:lang w:val="en-GB"/>
          </w:rPr>
          <w:delText xml:space="preserve">                CONDITION: Mandatory as identified in the description above.";</w:delText>
        </w:r>
        <w:bookmarkStart w:id="5937" w:name="_Toc192619229"/>
        <w:bookmarkStart w:id="5938" w:name="_Toc192620199"/>
        <w:bookmarkEnd w:id="5937"/>
        <w:bookmarkEnd w:id="5938"/>
      </w:del>
    </w:p>
    <w:p w14:paraId="49FBB7EF" w14:textId="12CB29C3" w:rsidR="00F46EE4" w:rsidRPr="00F46EE4" w:rsidDel="0087544E" w:rsidRDefault="00F46EE4" w:rsidP="00F46EE4">
      <w:pPr>
        <w:autoSpaceDE w:val="0"/>
        <w:autoSpaceDN w:val="0"/>
        <w:adjustRightInd w:val="0"/>
        <w:spacing w:after="0"/>
        <w:rPr>
          <w:del w:id="5939" w:author="Author"/>
          <w:rFonts w:ascii="Courier New" w:hAnsi="Courier New" w:cs="Courier New"/>
          <w:color w:val="auto"/>
          <w:sz w:val="14"/>
          <w:szCs w:val="14"/>
          <w:lang w:val="en-GB"/>
        </w:rPr>
      </w:pPr>
      <w:del w:id="5940" w:author="Author">
        <w:r w:rsidRPr="00F46EE4" w:rsidDel="0087544E">
          <w:rPr>
            <w:rFonts w:ascii="Courier New" w:hAnsi="Courier New" w:cs="Courier New"/>
            <w:color w:val="auto"/>
            <w:sz w:val="14"/>
            <w:szCs w:val="14"/>
            <w:lang w:val="en-GB"/>
          </w:rPr>
          <w:delText xml:space="preserve">        }</w:delText>
        </w:r>
        <w:bookmarkStart w:id="5941" w:name="_Toc192619230"/>
        <w:bookmarkStart w:id="5942" w:name="_Toc192620200"/>
        <w:bookmarkEnd w:id="5941"/>
        <w:bookmarkEnd w:id="5942"/>
      </w:del>
    </w:p>
    <w:p w14:paraId="58CC181A" w14:textId="0868DEFF" w:rsidR="00F46EE4" w:rsidRPr="00F46EE4" w:rsidDel="0087544E" w:rsidRDefault="00F46EE4" w:rsidP="00F46EE4">
      <w:pPr>
        <w:autoSpaceDE w:val="0"/>
        <w:autoSpaceDN w:val="0"/>
        <w:adjustRightInd w:val="0"/>
        <w:spacing w:after="0"/>
        <w:rPr>
          <w:del w:id="5943" w:author="Author"/>
          <w:rFonts w:ascii="Courier New" w:hAnsi="Courier New" w:cs="Courier New"/>
          <w:color w:val="auto"/>
          <w:sz w:val="14"/>
          <w:szCs w:val="14"/>
          <w:lang w:val="en-GB"/>
        </w:rPr>
      </w:pPr>
      <w:del w:id="5944" w:author="Author">
        <w:r w:rsidRPr="00F46EE4" w:rsidDel="0087544E">
          <w:rPr>
            <w:rFonts w:ascii="Courier New" w:hAnsi="Courier New" w:cs="Courier New"/>
            <w:color w:val="auto"/>
            <w:sz w:val="14"/>
            <w:szCs w:val="14"/>
            <w:lang w:val="en-GB"/>
          </w:rPr>
          <w:delText xml:space="preserve">        leaf native-resource-id {</w:delText>
        </w:r>
        <w:bookmarkStart w:id="5945" w:name="_Toc192619231"/>
        <w:bookmarkStart w:id="5946" w:name="_Toc192620201"/>
        <w:bookmarkEnd w:id="5945"/>
        <w:bookmarkEnd w:id="5946"/>
      </w:del>
    </w:p>
    <w:p w14:paraId="28C573D7" w14:textId="35E41F0D" w:rsidR="00F46EE4" w:rsidRPr="00F46EE4" w:rsidDel="0087544E" w:rsidRDefault="00F46EE4" w:rsidP="00F46EE4">
      <w:pPr>
        <w:autoSpaceDE w:val="0"/>
        <w:autoSpaceDN w:val="0"/>
        <w:adjustRightInd w:val="0"/>
        <w:spacing w:after="0"/>
        <w:rPr>
          <w:del w:id="5947" w:author="Author"/>
          <w:rFonts w:ascii="Courier New" w:hAnsi="Courier New" w:cs="Courier New"/>
          <w:color w:val="auto"/>
          <w:sz w:val="14"/>
          <w:szCs w:val="14"/>
          <w:lang w:val="en-GB"/>
        </w:rPr>
      </w:pPr>
      <w:del w:id="5948" w:author="Author">
        <w:r w:rsidRPr="00F46EE4" w:rsidDel="0087544E">
          <w:rPr>
            <w:rFonts w:ascii="Courier New" w:hAnsi="Courier New" w:cs="Courier New"/>
            <w:color w:val="auto"/>
            <w:sz w:val="14"/>
            <w:szCs w:val="14"/>
            <w:lang w:val="en-GB"/>
          </w:rPr>
          <w:delText xml:space="preserve">            type string;</w:delText>
        </w:r>
        <w:bookmarkStart w:id="5949" w:name="_Toc192619232"/>
        <w:bookmarkStart w:id="5950" w:name="_Toc192620202"/>
        <w:bookmarkEnd w:id="5949"/>
        <w:bookmarkEnd w:id="5950"/>
      </w:del>
    </w:p>
    <w:p w14:paraId="39F9C324" w14:textId="7A827EBF" w:rsidR="00F46EE4" w:rsidRPr="00F46EE4" w:rsidDel="0087544E" w:rsidRDefault="00F46EE4" w:rsidP="00F46EE4">
      <w:pPr>
        <w:autoSpaceDE w:val="0"/>
        <w:autoSpaceDN w:val="0"/>
        <w:adjustRightInd w:val="0"/>
        <w:spacing w:after="0"/>
        <w:rPr>
          <w:del w:id="5951" w:author="Author"/>
          <w:rFonts w:ascii="Courier New" w:hAnsi="Courier New" w:cs="Courier New"/>
          <w:color w:val="auto"/>
          <w:sz w:val="14"/>
          <w:szCs w:val="14"/>
          <w:lang w:val="en-GB"/>
        </w:rPr>
      </w:pPr>
      <w:del w:id="5952" w:author="Author">
        <w:r w:rsidRPr="00F46EE4" w:rsidDel="0087544E">
          <w:rPr>
            <w:rFonts w:ascii="Courier New" w:hAnsi="Courier New" w:cs="Courier New"/>
            <w:color w:val="auto"/>
            <w:sz w:val="14"/>
            <w:szCs w:val="14"/>
            <w:lang w:val="en-GB"/>
          </w:rPr>
          <w:delText xml:space="preserve">            config false;</w:delText>
        </w:r>
        <w:bookmarkStart w:id="5953" w:name="_Toc192619233"/>
        <w:bookmarkStart w:id="5954" w:name="_Toc192620203"/>
        <w:bookmarkEnd w:id="5953"/>
        <w:bookmarkEnd w:id="5954"/>
      </w:del>
    </w:p>
    <w:p w14:paraId="3DC01338" w14:textId="2CA28E48" w:rsidR="00F46EE4" w:rsidRPr="00F46EE4" w:rsidDel="0087544E" w:rsidRDefault="00F46EE4" w:rsidP="00F46EE4">
      <w:pPr>
        <w:autoSpaceDE w:val="0"/>
        <w:autoSpaceDN w:val="0"/>
        <w:adjustRightInd w:val="0"/>
        <w:spacing w:after="0"/>
        <w:rPr>
          <w:del w:id="5955" w:author="Author"/>
          <w:rFonts w:ascii="Courier New" w:hAnsi="Courier New" w:cs="Courier New"/>
          <w:color w:val="auto"/>
          <w:sz w:val="14"/>
          <w:szCs w:val="14"/>
          <w:lang w:val="en-GB"/>
        </w:rPr>
      </w:pPr>
      <w:del w:id="5956" w:author="Author">
        <w:r w:rsidRPr="00F46EE4" w:rsidDel="0087544E">
          <w:rPr>
            <w:rFonts w:ascii="Courier New" w:hAnsi="Courier New" w:cs="Courier New"/>
            <w:color w:val="auto"/>
            <w:sz w:val="14"/>
            <w:szCs w:val="14"/>
            <w:lang w:val="en-GB"/>
          </w:rPr>
          <w:delText xml:space="preserve">            description "The name of the resource that was measured used by the owner of the resource (e.g., the device) to identify the resource. </w:delText>
        </w:r>
        <w:bookmarkStart w:id="5957" w:name="_Toc192619234"/>
        <w:bookmarkStart w:id="5958" w:name="_Toc192620204"/>
        <w:bookmarkEnd w:id="5957"/>
        <w:bookmarkEnd w:id="5958"/>
      </w:del>
    </w:p>
    <w:p w14:paraId="0CAE2EB4" w14:textId="73451665" w:rsidR="00F46EE4" w:rsidRPr="00F46EE4" w:rsidDel="0087544E" w:rsidRDefault="00F46EE4" w:rsidP="00F46EE4">
      <w:pPr>
        <w:autoSpaceDE w:val="0"/>
        <w:autoSpaceDN w:val="0"/>
        <w:adjustRightInd w:val="0"/>
        <w:spacing w:after="0"/>
        <w:rPr>
          <w:del w:id="5959" w:author="Author"/>
          <w:rFonts w:ascii="Courier New" w:hAnsi="Courier New" w:cs="Courier New"/>
          <w:color w:val="auto"/>
          <w:sz w:val="14"/>
          <w:szCs w:val="14"/>
          <w:lang w:val="en-GB"/>
        </w:rPr>
      </w:pPr>
      <w:del w:id="5960" w:author="Author">
        <w:r w:rsidRPr="00F46EE4" w:rsidDel="0087544E">
          <w:rPr>
            <w:rFonts w:ascii="Courier New" w:hAnsi="Courier New" w:cs="Courier New"/>
            <w:color w:val="auto"/>
            <w:sz w:val="14"/>
            <w:szCs w:val="14"/>
            <w:lang w:val="en-GB"/>
          </w:rPr>
          <w:delText xml:space="preserve">                CONDITION: Mandatory under most circumstances (should be provided unless not available from the owner of the resource).";</w:delText>
        </w:r>
        <w:bookmarkStart w:id="5961" w:name="_Toc192619235"/>
        <w:bookmarkStart w:id="5962" w:name="_Toc192620205"/>
        <w:bookmarkEnd w:id="5961"/>
        <w:bookmarkEnd w:id="5962"/>
      </w:del>
    </w:p>
    <w:p w14:paraId="11425D53" w14:textId="0CF2CE53" w:rsidR="00F46EE4" w:rsidRPr="00F46EE4" w:rsidDel="0087544E" w:rsidRDefault="00F46EE4" w:rsidP="00F46EE4">
      <w:pPr>
        <w:autoSpaceDE w:val="0"/>
        <w:autoSpaceDN w:val="0"/>
        <w:adjustRightInd w:val="0"/>
        <w:spacing w:after="0"/>
        <w:rPr>
          <w:del w:id="5963" w:author="Author"/>
          <w:rFonts w:ascii="Courier New" w:hAnsi="Courier New" w:cs="Courier New"/>
          <w:color w:val="auto"/>
          <w:sz w:val="14"/>
          <w:szCs w:val="14"/>
          <w:lang w:val="en-GB"/>
        </w:rPr>
      </w:pPr>
      <w:del w:id="5964" w:author="Author">
        <w:r w:rsidRPr="00F46EE4" w:rsidDel="0087544E">
          <w:rPr>
            <w:rFonts w:ascii="Courier New" w:hAnsi="Courier New" w:cs="Courier New"/>
            <w:color w:val="auto"/>
            <w:sz w:val="14"/>
            <w:szCs w:val="14"/>
            <w:lang w:val="en-GB"/>
          </w:rPr>
          <w:delText xml:space="preserve">        }</w:delText>
        </w:r>
        <w:bookmarkStart w:id="5965" w:name="_Toc192619236"/>
        <w:bookmarkStart w:id="5966" w:name="_Toc192620206"/>
        <w:bookmarkEnd w:id="5965"/>
        <w:bookmarkEnd w:id="5966"/>
      </w:del>
    </w:p>
    <w:p w14:paraId="3A02F9E4" w14:textId="4B07A01F" w:rsidR="00F46EE4" w:rsidRPr="00F46EE4" w:rsidDel="0087544E" w:rsidRDefault="00F46EE4" w:rsidP="00F46EE4">
      <w:pPr>
        <w:autoSpaceDE w:val="0"/>
        <w:autoSpaceDN w:val="0"/>
        <w:adjustRightInd w:val="0"/>
        <w:spacing w:after="0"/>
        <w:rPr>
          <w:del w:id="5967" w:author="Author"/>
          <w:rFonts w:ascii="Courier New" w:hAnsi="Courier New" w:cs="Courier New"/>
          <w:color w:val="auto"/>
          <w:sz w:val="14"/>
          <w:szCs w:val="14"/>
          <w:lang w:val="en-GB"/>
        </w:rPr>
      </w:pPr>
      <w:del w:id="5968" w:author="Author">
        <w:r w:rsidRPr="00F46EE4" w:rsidDel="0087544E">
          <w:rPr>
            <w:rFonts w:ascii="Courier New" w:hAnsi="Courier New" w:cs="Courier New"/>
            <w:color w:val="auto"/>
            <w:sz w:val="14"/>
            <w:szCs w:val="14"/>
            <w:lang w:val="en-GB"/>
          </w:rPr>
          <w:delText xml:space="preserve">        leaf sample-qualifier {</w:delText>
        </w:r>
        <w:bookmarkStart w:id="5969" w:name="_Toc192619237"/>
        <w:bookmarkStart w:id="5970" w:name="_Toc192620207"/>
        <w:bookmarkEnd w:id="5969"/>
        <w:bookmarkEnd w:id="5970"/>
      </w:del>
    </w:p>
    <w:p w14:paraId="1F397746" w14:textId="71C76C9C" w:rsidR="00F46EE4" w:rsidRPr="00F46EE4" w:rsidDel="0087544E" w:rsidRDefault="00F46EE4" w:rsidP="00F46EE4">
      <w:pPr>
        <w:autoSpaceDE w:val="0"/>
        <w:autoSpaceDN w:val="0"/>
        <w:adjustRightInd w:val="0"/>
        <w:spacing w:after="0"/>
        <w:rPr>
          <w:del w:id="5971" w:author="Author"/>
          <w:rFonts w:ascii="Courier New" w:hAnsi="Courier New" w:cs="Courier New"/>
          <w:color w:val="auto"/>
          <w:sz w:val="14"/>
          <w:szCs w:val="14"/>
          <w:lang w:val="en-GB"/>
        </w:rPr>
      </w:pPr>
      <w:del w:id="5972" w:author="Author">
        <w:r w:rsidRPr="00F46EE4" w:rsidDel="0087544E">
          <w:rPr>
            <w:rFonts w:ascii="Courier New" w:hAnsi="Courier New" w:cs="Courier New"/>
            <w:color w:val="auto"/>
            <w:sz w:val="14"/>
            <w:szCs w:val="14"/>
            <w:lang w:val="en-GB"/>
          </w:rPr>
          <w:delText xml:space="preserve">            type sample-qualifier;</w:delText>
        </w:r>
        <w:bookmarkStart w:id="5973" w:name="_Toc192619238"/>
        <w:bookmarkStart w:id="5974" w:name="_Toc192620208"/>
        <w:bookmarkEnd w:id="5973"/>
        <w:bookmarkEnd w:id="5974"/>
      </w:del>
    </w:p>
    <w:p w14:paraId="7AA16AEE" w14:textId="7E3ABA0E" w:rsidR="00F46EE4" w:rsidRPr="00F46EE4" w:rsidDel="0087544E" w:rsidRDefault="00F46EE4" w:rsidP="00F46EE4">
      <w:pPr>
        <w:autoSpaceDE w:val="0"/>
        <w:autoSpaceDN w:val="0"/>
        <w:adjustRightInd w:val="0"/>
        <w:spacing w:after="0"/>
        <w:rPr>
          <w:del w:id="5975" w:author="Author"/>
          <w:rFonts w:ascii="Courier New" w:hAnsi="Courier New" w:cs="Courier New"/>
          <w:color w:val="auto"/>
          <w:sz w:val="14"/>
          <w:szCs w:val="14"/>
          <w:lang w:val="en-GB"/>
        </w:rPr>
      </w:pPr>
      <w:del w:id="5976" w:author="Author">
        <w:r w:rsidRPr="00F46EE4" w:rsidDel="0087544E">
          <w:rPr>
            <w:rFonts w:ascii="Courier New" w:hAnsi="Courier New" w:cs="Courier New"/>
            <w:color w:val="auto"/>
            <w:sz w:val="14"/>
            <w:szCs w:val="14"/>
            <w:lang w:val="en-GB"/>
          </w:rPr>
          <w:delText xml:space="preserve">            config false;</w:delText>
        </w:r>
        <w:bookmarkStart w:id="5977" w:name="_Toc192619239"/>
        <w:bookmarkStart w:id="5978" w:name="_Toc192620209"/>
        <w:bookmarkEnd w:id="5977"/>
        <w:bookmarkEnd w:id="5978"/>
      </w:del>
    </w:p>
    <w:p w14:paraId="1D9016A3" w14:textId="69C3B2B2" w:rsidR="00F46EE4" w:rsidRPr="00F46EE4" w:rsidDel="0087544E" w:rsidRDefault="00F46EE4" w:rsidP="00F46EE4">
      <w:pPr>
        <w:autoSpaceDE w:val="0"/>
        <w:autoSpaceDN w:val="0"/>
        <w:adjustRightInd w:val="0"/>
        <w:spacing w:after="0"/>
        <w:rPr>
          <w:del w:id="5979" w:author="Author"/>
          <w:rFonts w:ascii="Courier New" w:hAnsi="Courier New" w:cs="Courier New"/>
          <w:color w:val="auto"/>
          <w:sz w:val="14"/>
          <w:szCs w:val="14"/>
          <w:lang w:val="en-GB"/>
        </w:rPr>
      </w:pPr>
      <w:del w:id="5980" w:author="Author">
        <w:r w:rsidRPr="00F46EE4" w:rsidDel="0087544E">
          <w:rPr>
            <w:rFonts w:ascii="Courier New" w:hAnsi="Courier New" w:cs="Courier New"/>
            <w:color w:val="auto"/>
            <w:sz w:val="14"/>
            <w:szCs w:val="14"/>
            <w:lang w:val="en-GB"/>
          </w:rPr>
          <w:delText xml:space="preserve">            description "A qualifier indicating how the measurement should be interpreted. </w:delText>
        </w:r>
        <w:bookmarkStart w:id="5981" w:name="_Toc192619240"/>
        <w:bookmarkStart w:id="5982" w:name="_Toc192620210"/>
        <w:bookmarkEnd w:id="5981"/>
        <w:bookmarkEnd w:id="5982"/>
      </w:del>
    </w:p>
    <w:p w14:paraId="3BC12D87" w14:textId="2C369698" w:rsidR="00F46EE4" w:rsidRPr="00F46EE4" w:rsidDel="0087544E" w:rsidRDefault="00F46EE4" w:rsidP="00F46EE4">
      <w:pPr>
        <w:autoSpaceDE w:val="0"/>
        <w:autoSpaceDN w:val="0"/>
        <w:adjustRightInd w:val="0"/>
        <w:spacing w:after="0"/>
        <w:rPr>
          <w:del w:id="5983" w:author="Author"/>
          <w:rFonts w:ascii="Courier New" w:hAnsi="Courier New" w:cs="Courier New"/>
          <w:color w:val="auto"/>
          <w:sz w:val="14"/>
          <w:szCs w:val="14"/>
          <w:lang w:val="en-GB"/>
        </w:rPr>
      </w:pPr>
      <w:del w:id="5984" w:author="Author">
        <w:r w:rsidRPr="00F46EE4" w:rsidDel="0087544E">
          <w:rPr>
            <w:rFonts w:ascii="Courier New" w:hAnsi="Courier New" w:cs="Courier New"/>
            <w:color w:val="auto"/>
            <w:sz w:val="14"/>
            <w:szCs w:val="14"/>
            <w:lang w:val="en-GB"/>
          </w:rPr>
          <w:delText xml:space="preserve">                CONDITION: Mandatory where the measurement is not a 'normal' measurement. ";</w:delText>
        </w:r>
        <w:bookmarkStart w:id="5985" w:name="_Toc192619241"/>
        <w:bookmarkStart w:id="5986" w:name="_Toc192620211"/>
        <w:bookmarkEnd w:id="5985"/>
        <w:bookmarkEnd w:id="5986"/>
      </w:del>
    </w:p>
    <w:p w14:paraId="7CFC645D" w14:textId="2B5E5834" w:rsidR="00F46EE4" w:rsidRPr="00F46EE4" w:rsidDel="0087544E" w:rsidRDefault="00F46EE4" w:rsidP="00F46EE4">
      <w:pPr>
        <w:autoSpaceDE w:val="0"/>
        <w:autoSpaceDN w:val="0"/>
        <w:adjustRightInd w:val="0"/>
        <w:spacing w:after="0"/>
        <w:rPr>
          <w:del w:id="5987" w:author="Author"/>
          <w:rFonts w:ascii="Courier New" w:hAnsi="Courier New" w:cs="Courier New"/>
          <w:color w:val="auto"/>
          <w:sz w:val="14"/>
          <w:szCs w:val="14"/>
          <w:lang w:val="en-GB"/>
        </w:rPr>
      </w:pPr>
      <w:del w:id="5988" w:author="Author">
        <w:r w:rsidRPr="00F46EE4" w:rsidDel="0087544E">
          <w:rPr>
            <w:rFonts w:ascii="Courier New" w:hAnsi="Courier New" w:cs="Courier New"/>
            <w:color w:val="auto"/>
            <w:sz w:val="14"/>
            <w:szCs w:val="14"/>
            <w:lang w:val="en-GB"/>
          </w:rPr>
          <w:delText xml:space="preserve">        }</w:delText>
        </w:r>
        <w:bookmarkStart w:id="5989" w:name="_Toc192619242"/>
        <w:bookmarkStart w:id="5990" w:name="_Toc192620212"/>
        <w:bookmarkEnd w:id="5989"/>
        <w:bookmarkEnd w:id="5990"/>
      </w:del>
    </w:p>
    <w:p w14:paraId="79A33932" w14:textId="5DCF2652" w:rsidR="00F46EE4" w:rsidRPr="00F46EE4" w:rsidDel="0087544E" w:rsidRDefault="00F46EE4" w:rsidP="00F46EE4">
      <w:pPr>
        <w:autoSpaceDE w:val="0"/>
        <w:autoSpaceDN w:val="0"/>
        <w:adjustRightInd w:val="0"/>
        <w:spacing w:after="0"/>
        <w:rPr>
          <w:del w:id="5991" w:author="Author"/>
          <w:rFonts w:ascii="Courier New" w:hAnsi="Courier New" w:cs="Courier New"/>
          <w:color w:val="auto"/>
          <w:sz w:val="14"/>
          <w:szCs w:val="14"/>
          <w:lang w:val="en-GB"/>
        </w:rPr>
      </w:pPr>
      <w:del w:id="5992" w:author="Author">
        <w:r w:rsidRPr="00F46EE4" w:rsidDel="0087544E">
          <w:rPr>
            <w:rFonts w:ascii="Courier New" w:hAnsi="Courier New" w:cs="Courier New"/>
            <w:color w:val="auto"/>
            <w:sz w:val="14"/>
            <w:szCs w:val="14"/>
            <w:lang w:val="en-GB"/>
          </w:rPr>
          <w:delText xml:space="preserve">        leaf relative-position-of-measurement {</w:delText>
        </w:r>
        <w:bookmarkStart w:id="5993" w:name="_Toc192619243"/>
        <w:bookmarkStart w:id="5994" w:name="_Toc192620213"/>
        <w:bookmarkEnd w:id="5993"/>
        <w:bookmarkEnd w:id="5994"/>
      </w:del>
    </w:p>
    <w:p w14:paraId="05D62549" w14:textId="2092CEFF" w:rsidR="00F46EE4" w:rsidRPr="00F46EE4" w:rsidDel="0087544E" w:rsidRDefault="00F46EE4" w:rsidP="00F46EE4">
      <w:pPr>
        <w:autoSpaceDE w:val="0"/>
        <w:autoSpaceDN w:val="0"/>
        <w:adjustRightInd w:val="0"/>
        <w:spacing w:after="0"/>
        <w:rPr>
          <w:del w:id="5995" w:author="Author"/>
          <w:rFonts w:ascii="Courier New" w:hAnsi="Courier New" w:cs="Courier New"/>
          <w:color w:val="auto"/>
          <w:sz w:val="14"/>
          <w:szCs w:val="14"/>
          <w:lang w:val="en-GB"/>
        </w:rPr>
      </w:pPr>
      <w:del w:id="5996" w:author="Author">
        <w:r w:rsidRPr="00F46EE4" w:rsidDel="0087544E">
          <w:rPr>
            <w:rFonts w:ascii="Courier New" w:hAnsi="Courier New" w:cs="Courier New"/>
            <w:color w:val="auto"/>
            <w:sz w:val="14"/>
            <w:szCs w:val="14"/>
            <w:lang w:val="en-GB"/>
          </w:rPr>
          <w:delText xml:space="preserve">            type relative-position;</w:delText>
        </w:r>
        <w:bookmarkStart w:id="5997" w:name="_Toc192619244"/>
        <w:bookmarkStart w:id="5998" w:name="_Toc192620214"/>
        <w:bookmarkEnd w:id="5997"/>
        <w:bookmarkEnd w:id="5998"/>
      </w:del>
    </w:p>
    <w:p w14:paraId="03610736" w14:textId="35E1C4F6" w:rsidR="00F46EE4" w:rsidRPr="00F46EE4" w:rsidDel="0087544E" w:rsidRDefault="00F46EE4" w:rsidP="00F46EE4">
      <w:pPr>
        <w:autoSpaceDE w:val="0"/>
        <w:autoSpaceDN w:val="0"/>
        <w:adjustRightInd w:val="0"/>
        <w:spacing w:after="0"/>
        <w:rPr>
          <w:del w:id="5999" w:author="Author"/>
          <w:rFonts w:ascii="Courier New" w:hAnsi="Courier New" w:cs="Courier New"/>
          <w:color w:val="auto"/>
          <w:sz w:val="14"/>
          <w:szCs w:val="14"/>
          <w:lang w:val="en-GB"/>
        </w:rPr>
      </w:pPr>
      <w:del w:id="6000" w:author="Author">
        <w:r w:rsidRPr="00F46EE4" w:rsidDel="0087544E">
          <w:rPr>
            <w:rFonts w:ascii="Courier New" w:hAnsi="Courier New" w:cs="Courier New"/>
            <w:color w:val="auto"/>
            <w:sz w:val="14"/>
            <w:szCs w:val="14"/>
            <w:lang w:val="en-GB"/>
          </w:rPr>
          <w:delText xml:space="preserve">            config false;</w:delText>
        </w:r>
        <w:bookmarkStart w:id="6001" w:name="_Toc192619245"/>
        <w:bookmarkStart w:id="6002" w:name="_Toc192620215"/>
        <w:bookmarkEnd w:id="6001"/>
        <w:bookmarkEnd w:id="6002"/>
      </w:del>
    </w:p>
    <w:p w14:paraId="3C5E641B" w14:textId="158FDE91" w:rsidR="00F46EE4" w:rsidRPr="00F46EE4" w:rsidDel="0087544E" w:rsidRDefault="00F46EE4" w:rsidP="00F46EE4">
      <w:pPr>
        <w:autoSpaceDE w:val="0"/>
        <w:autoSpaceDN w:val="0"/>
        <w:adjustRightInd w:val="0"/>
        <w:spacing w:after="0"/>
        <w:rPr>
          <w:del w:id="6003" w:author="Author"/>
          <w:rFonts w:ascii="Courier New" w:hAnsi="Courier New" w:cs="Courier New"/>
          <w:color w:val="auto"/>
          <w:sz w:val="14"/>
          <w:szCs w:val="14"/>
          <w:lang w:val="en-GB"/>
        </w:rPr>
      </w:pPr>
      <w:del w:id="6004" w:author="Author">
        <w:r w:rsidRPr="00F46EE4" w:rsidDel="0087544E">
          <w:rPr>
            <w:rFonts w:ascii="Courier New" w:hAnsi="Courier New" w:cs="Courier New"/>
            <w:color w:val="auto"/>
            <w:sz w:val="14"/>
            <w:szCs w:val="14"/>
            <w:lang w:val="en-GB"/>
          </w:rPr>
          <w:delText xml:space="preserve">            description "Indicates whether the measurement was taken for signal/propertiesat the resource point against which it is reported or at a remote location related to the resource identified in the report.</w:delText>
        </w:r>
        <w:bookmarkStart w:id="6005" w:name="_Toc192619246"/>
        <w:bookmarkStart w:id="6006" w:name="_Toc192620216"/>
        <w:bookmarkEnd w:id="6005"/>
        <w:bookmarkEnd w:id="6006"/>
      </w:del>
    </w:p>
    <w:p w14:paraId="0C333036" w14:textId="5AE360E8" w:rsidR="00F46EE4" w:rsidRPr="00F46EE4" w:rsidDel="0087544E" w:rsidRDefault="00F46EE4" w:rsidP="00F46EE4">
      <w:pPr>
        <w:autoSpaceDE w:val="0"/>
        <w:autoSpaceDN w:val="0"/>
        <w:adjustRightInd w:val="0"/>
        <w:spacing w:after="0"/>
        <w:rPr>
          <w:del w:id="6007" w:author="Author"/>
          <w:rFonts w:ascii="Courier New" w:hAnsi="Courier New" w:cs="Courier New"/>
          <w:color w:val="auto"/>
          <w:sz w:val="14"/>
          <w:szCs w:val="14"/>
          <w:lang w:val="en-GB"/>
        </w:rPr>
      </w:pPr>
      <w:del w:id="6008" w:author="Author">
        <w:r w:rsidRPr="00F46EE4" w:rsidDel="0087544E">
          <w:rPr>
            <w:rFonts w:ascii="Courier New" w:hAnsi="Courier New" w:cs="Courier New"/>
            <w:color w:val="auto"/>
            <w:sz w:val="14"/>
            <w:szCs w:val="14"/>
            <w:lang w:val="en-GB"/>
          </w:rPr>
          <w:delText xml:space="preserve">                The default is NEAR_END. The property is conditional and must be stated unless the value is NEAR_END. </w:delText>
        </w:r>
        <w:bookmarkStart w:id="6009" w:name="_Toc192619247"/>
        <w:bookmarkStart w:id="6010" w:name="_Toc192620217"/>
        <w:bookmarkEnd w:id="6009"/>
        <w:bookmarkEnd w:id="6010"/>
      </w:del>
    </w:p>
    <w:p w14:paraId="22CD3746" w14:textId="68A26CA3" w:rsidR="00F46EE4" w:rsidRPr="00F46EE4" w:rsidDel="0087544E" w:rsidRDefault="00F46EE4" w:rsidP="00F46EE4">
      <w:pPr>
        <w:autoSpaceDE w:val="0"/>
        <w:autoSpaceDN w:val="0"/>
        <w:adjustRightInd w:val="0"/>
        <w:spacing w:after="0"/>
        <w:rPr>
          <w:del w:id="6011" w:author="Author"/>
          <w:rFonts w:ascii="Courier New" w:hAnsi="Courier New" w:cs="Courier New"/>
          <w:color w:val="auto"/>
          <w:sz w:val="14"/>
          <w:szCs w:val="14"/>
          <w:lang w:val="en-GB"/>
        </w:rPr>
      </w:pPr>
      <w:del w:id="6012" w:author="Author">
        <w:r w:rsidRPr="00F46EE4" w:rsidDel="0087544E">
          <w:rPr>
            <w:rFonts w:ascii="Courier New" w:hAnsi="Courier New" w:cs="Courier New"/>
            <w:color w:val="auto"/>
            <w:sz w:val="14"/>
            <w:szCs w:val="14"/>
            <w:lang w:val="en-GB"/>
          </w:rPr>
          <w:delText xml:space="preserve">                CONDITION: Mandatory where the value is not NEAR_END.";</w:delText>
        </w:r>
        <w:bookmarkStart w:id="6013" w:name="_Toc192619248"/>
        <w:bookmarkStart w:id="6014" w:name="_Toc192620218"/>
        <w:bookmarkEnd w:id="6013"/>
        <w:bookmarkEnd w:id="6014"/>
      </w:del>
    </w:p>
    <w:p w14:paraId="35CE3FFD" w14:textId="280163C2" w:rsidR="00F46EE4" w:rsidRPr="00F46EE4" w:rsidDel="0087544E" w:rsidRDefault="00F46EE4" w:rsidP="00F46EE4">
      <w:pPr>
        <w:autoSpaceDE w:val="0"/>
        <w:autoSpaceDN w:val="0"/>
        <w:adjustRightInd w:val="0"/>
        <w:spacing w:after="0"/>
        <w:rPr>
          <w:del w:id="6015" w:author="Author"/>
          <w:rFonts w:ascii="Courier New" w:hAnsi="Courier New" w:cs="Courier New"/>
          <w:color w:val="auto"/>
          <w:sz w:val="14"/>
          <w:szCs w:val="14"/>
          <w:lang w:val="en-GB"/>
        </w:rPr>
      </w:pPr>
      <w:del w:id="6016" w:author="Author">
        <w:r w:rsidRPr="00F46EE4" w:rsidDel="0087544E">
          <w:rPr>
            <w:rFonts w:ascii="Courier New" w:hAnsi="Courier New" w:cs="Courier New"/>
            <w:color w:val="auto"/>
            <w:sz w:val="14"/>
            <w:szCs w:val="14"/>
            <w:lang w:val="en-GB"/>
          </w:rPr>
          <w:delText xml:space="preserve">        }</w:delText>
        </w:r>
        <w:bookmarkStart w:id="6017" w:name="_Toc192619249"/>
        <w:bookmarkStart w:id="6018" w:name="_Toc192620219"/>
        <w:bookmarkEnd w:id="6017"/>
        <w:bookmarkEnd w:id="6018"/>
      </w:del>
    </w:p>
    <w:p w14:paraId="4479924B" w14:textId="792B69EA" w:rsidR="00F46EE4" w:rsidRPr="00F46EE4" w:rsidDel="0087544E" w:rsidRDefault="00F46EE4" w:rsidP="00F46EE4">
      <w:pPr>
        <w:autoSpaceDE w:val="0"/>
        <w:autoSpaceDN w:val="0"/>
        <w:adjustRightInd w:val="0"/>
        <w:spacing w:after="0"/>
        <w:rPr>
          <w:del w:id="6019" w:author="Author"/>
          <w:rFonts w:ascii="Courier New" w:hAnsi="Courier New" w:cs="Courier New"/>
          <w:color w:val="auto"/>
          <w:sz w:val="14"/>
          <w:szCs w:val="14"/>
          <w:lang w:val="en-GB"/>
        </w:rPr>
      </w:pPr>
      <w:del w:id="6020" w:author="Author">
        <w:r w:rsidRPr="00F46EE4" w:rsidDel="0087544E">
          <w:rPr>
            <w:rFonts w:ascii="Courier New" w:hAnsi="Courier New" w:cs="Courier New"/>
            <w:color w:val="auto"/>
            <w:sz w:val="14"/>
            <w:szCs w:val="14"/>
            <w:lang w:val="en-GB"/>
          </w:rPr>
          <w:delText xml:space="preserve">        leaf direction-of-measured-signal {</w:delText>
        </w:r>
        <w:bookmarkStart w:id="6021" w:name="_Toc192619250"/>
        <w:bookmarkStart w:id="6022" w:name="_Toc192620220"/>
        <w:bookmarkEnd w:id="6021"/>
        <w:bookmarkEnd w:id="6022"/>
      </w:del>
    </w:p>
    <w:p w14:paraId="06EE28BB" w14:textId="20DA3356" w:rsidR="00F46EE4" w:rsidRPr="00F46EE4" w:rsidDel="0087544E" w:rsidRDefault="00F46EE4" w:rsidP="00F46EE4">
      <w:pPr>
        <w:autoSpaceDE w:val="0"/>
        <w:autoSpaceDN w:val="0"/>
        <w:adjustRightInd w:val="0"/>
        <w:spacing w:after="0"/>
        <w:rPr>
          <w:del w:id="6023" w:author="Author"/>
          <w:rFonts w:ascii="Courier New" w:hAnsi="Courier New" w:cs="Courier New"/>
          <w:color w:val="auto"/>
          <w:sz w:val="14"/>
          <w:szCs w:val="14"/>
          <w:lang w:val="en-GB"/>
        </w:rPr>
      </w:pPr>
      <w:del w:id="6024" w:author="Author">
        <w:r w:rsidRPr="00F46EE4" w:rsidDel="0087544E">
          <w:rPr>
            <w:rFonts w:ascii="Courier New" w:hAnsi="Courier New" w:cs="Courier New"/>
            <w:color w:val="auto"/>
            <w:sz w:val="14"/>
            <w:szCs w:val="14"/>
            <w:lang w:val="en-GB"/>
          </w:rPr>
          <w:delText xml:space="preserve">            type direction-of-measured-signal;</w:delText>
        </w:r>
        <w:bookmarkStart w:id="6025" w:name="_Toc192619251"/>
        <w:bookmarkStart w:id="6026" w:name="_Toc192620221"/>
        <w:bookmarkEnd w:id="6025"/>
        <w:bookmarkEnd w:id="6026"/>
      </w:del>
    </w:p>
    <w:p w14:paraId="799D4D78" w14:textId="33AD5F9B" w:rsidR="00F46EE4" w:rsidRPr="00F46EE4" w:rsidDel="0087544E" w:rsidRDefault="00F46EE4" w:rsidP="00F46EE4">
      <w:pPr>
        <w:autoSpaceDE w:val="0"/>
        <w:autoSpaceDN w:val="0"/>
        <w:adjustRightInd w:val="0"/>
        <w:spacing w:after="0"/>
        <w:rPr>
          <w:del w:id="6027" w:author="Author"/>
          <w:rFonts w:ascii="Courier New" w:hAnsi="Courier New" w:cs="Courier New"/>
          <w:color w:val="auto"/>
          <w:sz w:val="14"/>
          <w:szCs w:val="14"/>
          <w:lang w:val="en-GB"/>
        </w:rPr>
      </w:pPr>
      <w:del w:id="6028" w:author="Author">
        <w:r w:rsidRPr="00F46EE4" w:rsidDel="0087544E">
          <w:rPr>
            <w:rFonts w:ascii="Courier New" w:hAnsi="Courier New" w:cs="Courier New"/>
            <w:color w:val="auto"/>
            <w:sz w:val="14"/>
            <w:szCs w:val="14"/>
            <w:lang w:val="en-GB"/>
          </w:rPr>
          <w:delText xml:space="preserve">            config false;</w:delText>
        </w:r>
        <w:bookmarkStart w:id="6029" w:name="_Toc192619252"/>
        <w:bookmarkStart w:id="6030" w:name="_Toc192620222"/>
        <w:bookmarkEnd w:id="6029"/>
        <w:bookmarkEnd w:id="6030"/>
      </w:del>
    </w:p>
    <w:p w14:paraId="22B1F5FF" w14:textId="4493A80C" w:rsidR="00F46EE4" w:rsidRPr="00F46EE4" w:rsidDel="0087544E" w:rsidRDefault="00F46EE4" w:rsidP="00F46EE4">
      <w:pPr>
        <w:autoSpaceDE w:val="0"/>
        <w:autoSpaceDN w:val="0"/>
        <w:adjustRightInd w:val="0"/>
        <w:spacing w:after="0"/>
        <w:rPr>
          <w:del w:id="6031" w:author="Author"/>
          <w:rFonts w:ascii="Courier New" w:hAnsi="Courier New" w:cs="Courier New"/>
          <w:color w:val="auto"/>
          <w:sz w:val="14"/>
          <w:szCs w:val="14"/>
          <w:lang w:val="en-GB"/>
        </w:rPr>
      </w:pPr>
      <w:del w:id="6032" w:author="Author">
        <w:r w:rsidRPr="00F46EE4" w:rsidDel="0087544E">
          <w:rPr>
            <w:rFonts w:ascii="Courier New" w:hAnsi="Courier New" w:cs="Courier New"/>
            <w:color w:val="auto"/>
            <w:sz w:val="14"/>
            <w:szCs w:val="14"/>
            <w:lang w:val="en-GB"/>
          </w:rPr>
          <w:delText xml:space="preserve">            description "Relevant to measurements related to signal flow. Indicates the flow which the measurement relates to. </w:delText>
        </w:r>
        <w:bookmarkStart w:id="6033" w:name="_Toc192619253"/>
        <w:bookmarkStart w:id="6034" w:name="_Toc192620223"/>
        <w:bookmarkEnd w:id="6033"/>
        <w:bookmarkEnd w:id="6034"/>
      </w:del>
    </w:p>
    <w:p w14:paraId="203705CA" w14:textId="4EA5B056" w:rsidR="00F46EE4" w:rsidRPr="00F46EE4" w:rsidDel="0087544E" w:rsidRDefault="00F46EE4" w:rsidP="00F46EE4">
      <w:pPr>
        <w:autoSpaceDE w:val="0"/>
        <w:autoSpaceDN w:val="0"/>
        <w:adjustRightInd w:val="0"/>
        <w:spacing w:after="0"/>
        <w:rPr>
          <w:del w:id="6035" w:author="Author"/>
          <w:rFonts w:ascii="Courier New" w:hAnsi="Courier New" w:cs="Courier New"/>
          <w:color w:val="auto"/>
          <w:sz w:val="14"/>
          <w:szCs w:val="14"/>
          <w:lang w:val="en-GB"/>
        </w:rPr>
      </w:pPr>
      <w:del w:id="6036" w:author="Author">
        <w:r w:rsidRPr="00F46EE4" w:rsidDel="0087544E">
          <w:rPr>
            <w:rFonts w:ascii="Courier New" w:hAnsi="Courier New" w:cs="Courier New"/>
            <w:color w:val="auto"/>
            <w:sz w:val="14"/>
            <w:szCs w:val="14"/>
            <w:lang w:val="en-GB"/>
          </w:rPr>
          <w:delText xml:space="preserve">                The property is conditional and need not be stated where the measurement type clearly indicates the directionality.</w:delText>
        </w:r>
        <w:bookmarkStart w:id="6037" w:name="_Toc192619254"/>
        <w:bookmarkStart w:id="6038" w:name="_Toc192620224"/>
        <w:bookmarkEnd w:id="6037"/>
        <w:bookmarkEnd w:id="6038"/>
      </w:del>
    </w:p>
    <w:p w14:paraId="79E5DB2A" w14:textId="2AF733DA" w:rsidR="00F46EE4" w:rsidRPr="00F46EE4" w:rsidDel="0087544E" w:rsidRDefault="00F46EE4" w:rsidP="00F46EE4">
      <w:pPr>
        <w:autoSpaceDE w:val="0"/>
        <w:autoSpaceDN w:val="0"/>
        <w:adjustRightInd w:val="0"/>
        <w:spacing w:after="0"/>
        <w:rPr>
          <w:del w:id="6039" w:author="Author"/>
          <w:rFonts w:ascii="Courier New" w:hAnsi="Courier New" w:cs="Courier New"/>
          <w:color w:val="auto"/>
          <w:sz w:val="14"/>
          <w:szCs w:val="14"/>
          <w:lang w:val="en-GB"/>
        </w:rPr>
      </w:pPr>
      <w:del w:id="6040" w:author="Author">
        <w:r w:rsidRPr="00F46EE4" w:rsidDel="0087544E">
          <w:rPr>
            <w:rFonts w:ascii="Courier New" w:hAnsi="Courier New" w:cs="Courier New"/>
            <w:color w:val="auto"/>
            <w:sz w:val="14"/>
            <w:szCs w:val="14"/>
            <w:lang w:val="en-GB"/>
          </w:rPr>
          <w:delText xml:space="preserve">                The property intentionally has no default as the absence of the property means interpret using measurement type.</w:delText>
        </w:r>
        <w:bookmarkStart w:id="6041" w:name="_Toc192619255"/>
        <w:bookmarkStart w:id="6042" w:name="_Toc192620225"/>
        <w:bookmarkEnd w:id="6041"/>
        <w:bookmarkEnd w:id="6042"/>
      </w:del>
    </w:p>
    <w:p w14:paraId="0215D0B9" w14:textId="025EF19F" w:rsidR="00F46EE4" w:rsidRPr="00F46EE4" w:rsidDel="0087544E" w:rsidRDefault="00F46EE4" w:rsidP="00F46EE4">
      <w:pPr>
        <w:autoSpaceDE w:val="0"/>
        <w:autoSpaceDN w:val="0"/>
        <w:adjustRightInd w:val="0"/>
        <w:spacing w:after="0"/>
        <w:rPr>
          <w:del w:id="6043" w:author="Author"/>
          <w:rFonts w:ascii="Courier New" w:hAnsi="Courier New" w:cs="Courier New"/>
          <w:color w:val="auto"/>
          <w:sz w:val="14"/>
          <w:szCs w:val="14"/>
          <w:lang w:val="en-GB"/>
        </w:rPr>
      </w:pPr>
      <w:del w:id="6044" w:author="Author">
        <w:r w:rsidRPr="00F46EE4" w:rsidDel="0087544E">
          <w:rPr>
            <w:rFonts w:ascii="Courier New" w:hAnsi="Courier New" w:cs="Courier New"/>
            <w:color w:val="auto"/>
            <w:sz w:val="14"/>
            <w:szCs w:val="14"/>
            <w:lang w:val="en-GB"/>
          </w:rPr>
          <w:delText xml:space="preserve">                CONDITION: Mandatory as identified in the description above.";</w:delText>
        </w:r>
        <w:bookmarkStart w:id="6045" w:name="_Toc192619256"/>
        <w:bookmarkStart w:id="6046" w:name="_Toc192620226"/>
        <w:bookmarkEnd w:id="6045"/>
        <w:bookmarkEnd w:id="6046"/>
      </w:del>
    </w:p>
    <w:p w14:paraId="19F5036E" w14:textId="29611CDE" w:rsidR="00F46EE4" w:rsidRPr="00F46EE4" w:rsidDel="0087544E" w:rsidRDefault="00F46EE4" w:rsidP="00F46EE4">
      <w:pPr>
        <w:autoSpaceDE w:val="0"/>
        <w:autoSpaceDN w:val="0"/>
        <w:adjustRightInd w:val="0"/>
        <w:spacing w:after="0"/>
        <w:rPr>
          <w:del w:id="6047" w:author="Author"/>
          <w:rFonts w:ascii="Courier New" w:hAnsi="Courier New" w:cs="Courier New"/>
          <w:color w:val="auto"/>
          <w:sz w:val="14"/>
          <w:szCs w:val="14"/>
          <w:lang w:val="en-GB"/>
        </w:rPr>
      </w:pPr>
      <w:del w:id="6048" w:author="Author">
        <w:r w:rsidRPr="00F46EE4" w:rsidDel="0087544E">
          <w:rPr>
            <w:rFonts w:ascii="Courier New" w:hAnsi="Courier New" w:cs="Courier New"/>
            <w:color w:val="auto"/>
            <w:sz w:val="14"/>
            <w:szCs w:val="14"/>
            <w:lang w:val="en-GB"/>
          </w:rPr>
          <w:delText xml:space="preserve">        }</w:delText>
        </w:r>
        <w:bookmarkStart w:id="6049" w:name="_Toc192619257"/>
        <w:bookmarkStart w:id="6050" w:name="_Toc192620227"/>
        <w:bookmarkEnd w:id="6049"/>
        <w:bookmarkEnd w:id="6050"/>
      </w:del>
    </w:p>
    <w:p w14:paraId="67914B9B" w14:textId="6384EE82" w:rsidR="00F46EE4" w:rsidRPr="00F46EE4" w:rsidDel="0087544E" w:rsidRDefault="00F46EE4" w:rsidP="00F46EE4">
      <w:pPr>
        <w:autoSpaceDE w:val="0"/>
        <w:autoSpaceDN w:val="0"/>
        <w:adjustRightInd w:val="0"/>
        <w:spacing w:after="0"/>
        <w:rPr>
          <w:del w:id="6051" w:author="Author"/>
          <w:rFonts w:ascii="Courier New" w:hAnsi="Courier New" w:cs="Courier New"/>
          <w:color w:val="auto"/>
          <w:sz w:val="14"/>
          <w:szCs w:val="14"/>
          <w:lang w:val="en-GB"/>
        </w:rPr>
      </w:pPr>
      <w:del w:id="6052" w:author="Author">
        <w:r w:rsidRPr="00F46EE4" w:rsidDel="0087544E">
          <w:rPr>
            <w:rFonts w:ascii="Courier New" w:hAnsi="Courier New" w:cs="Courier New"/>
            <w:color w:val="auto"/>
            <w:sz w:val="14"/>
            <w:szCs w:val="14"/>
            <w:lang w:val="en-GB"/>
          </w:rPr>
          <w:delText xml:space="preserve">        leaf sample-interval {</w:delText>
        </w:r>
        <w:bookmarkStart w:id="6053" w:name="_Toc192619258"/>
        <w:bookmarkStart w:id="6054" w:name="_Toc192620228"/>
        <w:bookmarkEnd w:id="6053"/>
        <w:bookmarkEnd w:id="6054"/>
      </w:del>
    </w:p>
    <w:p w14:paraId="4C0E7670" w14:textId="1C0836C6" w:rsidR="00F46EE4" w:rsidRPr="00F46EE4" w:rsidDel="0087544E" w:rsidRDefault="00F46EE4" w:rsidP="00F46EE4">
      <w:pPr>
        <w:autoSpaceDE w:val="0"/>
        <w:autoSpaceDN w:val="0"/>
        <w:adjustRightInd w:val="0"/>
        <w:spacing w:after="0"/>
        <w:rPr>
          <w:del w:id="6055" w:author="Author"/>
          <w:rFonts w:ascii="Courier New" w:hAnsi="Courier New" w:cs="Courier New"/>
          <w:color w:val="auto"/>
          <w:sz w:val="14"/>
          <w:szCs w:val="14"/>
          <w:lang w:val="en-GB"/>
        </w:rPr>
      </w:pPr>
      <w:del w:id="6056" w:author="Author">
        <w:r w:rsidRPr="00F46EE4" w:rsidDel="0087544E">
          <w:rPr>
            <w:rFonts w:ascii="Courier New" w:hAnsi="Courier New" w:cs="Courier New"/>
            <w:color w:val="auto"/>
            <w:sz w:val="14"/>
            <w:szCs w:val="14"/>
            <w:lang w:val="en-GB"/>
          </w:rPr>
          <w:delText xml:space="preserve">            type uint64;</w:delText>
        </w:r>
        <w:bookmarkStart w:id="6057" w:name="_Toc192619259"/>
        <w:bookmarkStart w:id="6058" w:name="_Toc192620229"/>
        <w:bookmarkEnd w:id="6057"/>
        <w:bookmarkEnd w:id="6058"/>
      </w:del>
    </w:p>
    <w:p w14:paraId="61E28D90" w14:textId="1F951456" w:rsidR="00F46EE4" w:rsidRPr="00F46EE4" w:rsidDel="0087544E" w:rsidRDefault="00F46EE4" w:rsidP="00F46EE4">
      <w:pPr>
        <w:autoSpaceDE w:val="0"/>
        <w:autoSpaceDN w:val="0"/>
        <w:adjustRightInd w:val="0"/>
        <w:spacing w:after="0"/>
        <w:rPr>
          <w:del w:id="6059" w:author="Author"/>
          <w:rFonts w:ascii="Courier New" w:hAnsi="Courier New" w:cs="Courier New"/>
          <w:color w:val="auto"/>
          <w:sz w:val="14"/>
          <w:szCs w:val="14"/>
          <w:lang w:val="en-GB"/>
        </w:rPr>
      </w:pPr>
      <w:del w:id="6060" w:author="Author">
        <w:r w:rsidRPr="00F46EE4" w:rsidDel="0087544E">
          <w:rPr>
            <w:rFonts w:ascii="Courier New" w:hAnsi="Courier New" w:cs="Courier New"/>
            <w:color w:val="auto"/>
            <w:sz w:val="14"/>
            <w:szCs w:val="14"/>
            <w:lang w:val="en-GB"/>
          </w:rPr>
          <w:delText xml:space="preserve">            config false;</w:delText>
        </w:r>
        <w:bookmarkStart w:id="6061" w:name="_Toc192619260"/>
        <w:bookmarkStart w:id="6062" w:name="_Toc192620230"/>
        <w:bookmarkEnd w:id="6061"/>
        <w:bookmarkEnd w:id="6062"/>
      </w:del>
    </w:p>
    <w:p w14:paraId="4B5DB636" w14:textId="08BF1F8E" w:rsidR="00F46EE4" w:rsidRPr="00F46EE4" w:rsidDel="0087544E" w:rsidRDefault="00F46EE4" w:rsidP="00F46EE4">
      <w:pPr>
        <w:autoSpaceDE w:val="0"/>
        <w:autoSpaceDN w:val="0"/>
        <w:adjustRightInd w:val="0"/>
        <w:spacing w:after="0"/>
        <w:rPr>
          <w:del w:id="6063" w:author="Author"/>
          <w:rFonts w:ascii="Courier New" w:hAnsi="Courier New" w:cs="Courier New"/>
          <w:color w:val="auto"/>
          <w:sz w:val="14"/>
          <w:szCs w:val="14"/>
          <w:lang w:val="en-GB"/>
        </w:rPr>
      </w:pPr>
      <w:del w:id="6064" w:author="Author">
        <w:r w:rsidRPr="00F46EE4" w:rsidDel="0087544E">
          <w:rPr>
            <w:rFonts w:ascii="Courier New" w:hAnsi="Courier New" w:cs="Courier New"/>
            <w:color w:val="auto"/>
            <w:sz w:val="14"/>
            <w:szCs w:val="14"/>
            <w:lang w:val="en-GB"/>
          </w:rPr>
          <w:delText xml:space="preserve">            description "The period since the last measurement. </w:delText>
        </w:r>
        <w:bookmarkStart w:id="6065" w:name="_Toc192619261"/>
        <w:bookmarkStart w:id="6066" w:name="_Toc192620231"/>
        <w:bookmarkEnd w:id="6065"/>
        <w:bookmarkEnd w:id="6066"/>
      </w:del>
    </w:p>
    <w:p w14:paraId="65241AD8" w14:textId="1B791387" w:rsidR="00F46EE4" w:rsidRPr="00F46EE4" w:rsidDel="0087544E" w:rsidRDefault="00F46EE4" w:rsidP="00F46EE4">
      <w:pPr>
        <w:autoSpaceDE w:val="0"/>
        <w:autoSpaceDN w:val="0"/>
        <w:adjustRightInd w:val="0"/>
        <w:spacing w:after="0"/>
        <w:rPr>
          <w:del w:id="6067" w:author="Author"/>
          <w:rFonts w:ascii="Courier New" w:hAnsi="Courier New" w:cs="Courier New"/>
          <w:color w:val="auto"/>
          <w:sz w:val="14"/>
          <w:szCs w:val="14"/>
          <w:lang w:val="en-GB"/>
        </w:rPr>
      </w:pPr>
      <w:del w:id="6068" w:author="Author">
        <w:r w:rsidRPr="00F46EE4" w:rsidDel="0087544E">
          <w:rPr>
            <w:rFonts w:ascii="Courier New" w:hAnsi="Courier New" w:cs="Courier New"/>
            <w:color w:val="auto"/>
            <w:sz w:val="14"/>
            <w:szCs w:val="14"/>
            <w:lang w:val="en-GB"/>
          </w:rPr>
          <w:delText xml:space="preserve">                This is a conditional property that may indicate a period of:</w:delText>
        </w:r>
        <w:bookmarkStart w:id="6069" w:name="_Toc192619262"/>
        <w:bookmarkStart w:id="6070" w:name="_Toc192620232"/>
        <w:bookmarkEnd w:id="6069"/>
        <w:bookmarkEnd w:id="6070"/>
      </w:del>
    </w:p>
    <w:p w14:paraId="3526B985" w14:textId="7FA11186" w:rsidR="00F46EE4" w:rsidRPr="00F46EE4" w:rsidDel="0087544E" w:rsidRDefault="00F46EE4" w:rsidP="00F46EE4">
      <w:pPr>
        <w:autoSpaceDE w:val="0"/>
        <w:autoSpaceDN w:val="0"/>
        <w:adjustRightInd w:val="0"/>
        <w:spacing w:after="0"/>
        <w:rPr>
          <w:del w:id="6071" w:author="Author"/>
          <w:rFonts w:ascii="Courier New" w:hAnsi="Courier New" w:cs="Courier New"/>
          <w:color w:val="auto"/>
          <w:sz w:val="14"/>
          <w:szCs w:val="14"/>
          <w:lang w:val="en-GB"/>
        </w:rPr>
      </w:pPr>
      <w:del w:id="6072" w:author="Author">
        <w:r w:rsidRPr="00F46EE4" w:rsidDel="0087544E">
          <w:rPr>
            <w:rFonts w:ascii="Courier New" w:hAnsi="Courier New" w:cs="Courier New"/>
            <w:color w:val="auto"/>
            <w:sz w:val="14"/>
            <w:szCs w:val="14"/>
            <w:lang w:val="en-GB"/>
          </w:rPr>
          <w:delText xml:space="preserve">                - accumulation (up to the end of the period)</w:delText>
        </w:r>
        <w:bookmarkStart w:id="6073" w:name="_Toc192619263"/>
        <w:bookmarkStart w:id="6074" w:name="_Toc192620233"/>
        <w:bookmarkEnd w:id="6073"/>
        <w:bookmarkEnd w:id="6074"/>
      </w:del>
    </w:p>
    <w:p w14:paraId="29A7F01F" w14:textId="2AAD499D" w:rsidR="00F46EE4" w:rsidRPr="00F46EE4" w:rsidDel="0087544E" w:rsidRDefault="00F46EE4" w:rsidP="00F46EE4">
      <w:pPr>
        <w:autoSpaceDE w:val="0"/>
        <w:autoSpaceDN w:val="0"/>
        <w:adjustRightInd w:val="0"/>
        <w:spacing w:after="0"/>
        <w:rPr>
          <w:del w:id="6075" w:author="Author"/>
          <w:rFonts w:ascii="Courier New" w:hAnsi="Courier New" w:cs="Courier New"/>
          <w:color w:val="auto"/>
          <w:sz w:val="14"/>
          <w:szCs w:val="14"/>
          <w:lang w:val="en-GB"/>
        </w:rPr>
      </w:pPr>
      <w:del w:id="6076" w:author="Author">
        <w:r w:rsidRPr="00F46EE4" w:rsidDel="0087544E">
          <w:rPr>
            <w:rFonts w:ascii="Courier New" w:hAnsi="Courier New" w:cs="Courier New"/>
            <w:color w:val="auto"/>
            <w:sz w:val="14"/>
            <w:szCs w:val="14"/>
            <w:lang w:val="en-GB"/>
          </w:rPr>
          <w:delText xml:space="preserve">                - no information (where there is no measurement available)</w:delText>
        </w:r>
        <w:bookmarkStart w:id="6077" w:name="_Toc192619264"/>
        <w:bookmarkStart w:id="6078" w:name="_Toc192620234"/>
        <w:bookmarkEnd w:id="6077"/>
        <w:bookmarkEnd w:id="6078"/>
      </w:del>
    </w:p>
    <w:p w14:paraId="2AB38FB5" w14:textId="454537CC" w:rsidR="00F46EE4" w:rsidRPr="00F46EE4" w:rsidDel="0087544E" w:rsidRDefault="00F46EE4" w:rsidP="00F46EE4">
      <w:pPr>
        <w:autoSpaceDE w:val="0"/>
        <w:autoSpaceDN w:val="0"/>
        <w:adjustRightInd w:val="0"/>
        <w:spacing w:after="0"/>
        <w:rPr>
          <w:del w:id="6079" w:author="Author"/>
          <w:rFonts w:ascii="Courier New" w:hAnsi="Courier New" w:cs="Courier New"/>
          <w:color w:val="auto"/>
          <w:sz w:val="14"/>
          <w:szCs w:val="14"/>
          <w:lang w:val="en-GB"/>
        </w:rPr>
      </w:pPr>
      <w:del w:id="6080" w:author="Author">
        <w:r w:rsidRPr="00F46EE4" w:rsidDel="0087544E">
          <w:rPr>
            <w:rFonts w:ascii="Courier New" w:hAnsi="Courier New" w:cs="Courier New"/>
            <w:color w:val="auto"/>
            <w:sz w:val="14"/>
            <w:szCs w:val="14"/>
            <w:lang w:val="en-GB"/>
          </w:rPr>
          <w:delText xml:space="preserve">                Unless stated elsewhere the assumption is that for:</w:delText>
        </w:r>
        <w:bookmarkStart w:id="6081" w:name="_Toc192619265"/>
        <w:bookmarkStart w:id="6082" w:name="_Toc192620235"/>
        <w:bookmarkEnd w:id="6081"/>
        <w:bookmarkEnd w:id="6082"/>
      </w:del>
    </w:p>
    <w:p w14:paraId="459CE04E" w14:textId="7264A318" w:rsidR="00F46EE4" w:rsidRPr="00F46EE4" w:rsidDel="0087544E" w:rsidRDefault="00F46EE4" w:rsidP="00F46EE4">
      <w:pPr>
        <w:autoSpaceDE w:val="0"/>
        <w:autoSpaceDN w:val="0"/>
        <w:adjustRightInd w:val="0"/>
        <w:spacing w:after="0"/>
        <w:rPr>
          <w:del w:id="6083" w:author="Author"/>
          <w:rFonts w:ascii="Courier New" w:hAnsi="Courier New" w:cs="Courier New"/>
          <w:color w:val="auto"/>
          <w:sz w:val="14"/>
          <w:szCs w:val="14"/>
          <w:lang w:val="en-GB"/>
        </w:rPr>
      </w:pPr>
      <w:del w:id="6084" w:author="Author">
        <w:r w:rsidRPr="00F46EE4" w:rsidDel="0087544E">
          <w:rPr>
            <w:rFonts w:ascii="Courier New" w:hAnsi="Courier New" w:cs="Courier New"/>
            <w:color w:val="auto"/>
            <w:sz w:val="14"/>
            <w:szCs w:val="14"/>
            <w:lang w:val="en-GB"/>
          </w:rPr>
          <w:delText xml:space="preserve">                - an accumulating measurement, the accumulation has taken place over the entire period</w:delText>
        </w:r>
        <w:bookmarkStart w:id="6085" w:name="_Toc192619266"/>
        <w:bookmarkStart w:id="6086" w:name="_Toc192620236"/>
        <w:bookmarkEnd w:id="6085"/>
        <w:bookmarkEnd w:id="6086"/>
      </w:del>
    </w:p>
    <w:p w14:paraId="2E55EA1A" w14:textId="1D14B13F" w:rsidR="00F46EE4" w:rsidRPr="00F46EE4" w:rsidDel="0087544E" w:rsidRDefault="00F46EE4" w:rsidP="00F46EE4">
      <w:pPr>
        <w:autoSpaceDE w:val="0"/>
        <w:autoSpaceDN w:val="0"/>
        <w:adjustRightInd w:val="0"/>
        <w:spacing w:after="0"/>
        <w:rPr>
          <w:del w:id="6087" w:author="Author"/>
          <w:rFonts w:ascii="Courier New" w:hAnsi="Courier New" w:cs="Courier New"/>
          <w:color w:val="auto"/>
          <w:sz w:val="14"/>
          <w:szCs w:val="14"/>
          <w:lang w:val="en-GB"/>
        </w:rPr>
      </w:pPr>
      <w:del w:id="6088" w:author="Author">
        <w:r w:rsidRPr="00F46EE4" w:rsidDel="0087544E">
          <w:rPr>
            <w:rFonts w:ascii="Courier New" w:hAnsi="Courier New" w:cs="Courier New"/>
            <w:color w:val="auto"/>
            <w:sz w:val="14"/>
            <w:szCs w:val="14"/>
            <w:lang w:val="en-GB"/>
          </w:rPr>
          <w:delText xml:space="preserve">                - sample measurement the sample is taken exactly at the end of the period (timeMeasurementWasSampled)</w:delText>
        </w:r>
        <w:bookmarkStart w:id="6089" w:name="_Toc192619267"/>
        <w:bookmarkStart w:id="6090" w:name="_Toc192620237"/>
        <w:bookmarkEnd w:id="6089"/>
        <w:bookmarkEnd w:id="6090"/>
      </w:del>
    </w:p>
    <w:p w14:paraId="3102B226" w14:textId="672A65CA" w:rsidR="00F46EE4" w:rsidRPr="00F46EE4" w:rsidDel="0087544E" w:rsidRDefault="00F46EE4" w:rsidP="00F46EE4">
      <w:pPr>
        <w:autoSpaceDE w:val="0"/>
        <w:autoSpaceDN w:val="0"/>
        <w:adjustRightInd w:val="0"/>
        <w:spacing w:after="0"/>
        <w:rPr>
          <w:del w:id="6091" w:author="Author"/>
          <w:rFonts w:ascii="Courier New" w:hAnsi="Courier New" w:cs="Courier New"/>
          <w:color w:val="auto"/>
          <w:sz w:val="14"/>
          <w:szCs w:val="14"/>
          <w:lang w:val="en-GB"/>
        </w:rPr>
      </w:pPr>
      <w:del w:id="6092" w:author="Author">
        <w:r w:rsidRPr="00F46EE4" w:rsidDel="0087544E">
          <w:rPr>
            <w:rFonts w:ascii="Courier New" w:hAnsi="Courier New" w:cs="Courier New"/>
            <w:color w:val="auto"/>
            <w:sz w:val="14"/>
            <w:szCs w:val="14"/>
            <w:lang w:val="en-GB"/>
          </w:rPr>
          <w:delText xml:space="preserve">                No cases have yet been identified that do not require this parameter.This is the time from the previous sample.</w:delText>
        </w:r>
        <w:bookmarkStart w:id="6093" w:name="_Toc192619268"/>
        <w:bookmarkStart w:id="6094" w:name="_Toc192620238"/>
        <w:bookmarkEnd w:id="6093"/>
        <w:bookmarkEnd w:id="6094"/>
      </w:del>
    </w:p>
    <w:p w14:paraId="4F793951" w14:textId="0CC01801" w:rsidR="00F46EE4" w:rsidRPr="00F46EE4" w:rsidDel="0087544E" w:rsidRDefault="00F46EE4" w:rsidP="00F46EE4">
      <w:pPr>
        <w:autoSpaceDE w:val="0"/>
        <w:autoSpaceDN w:val="0"/>
        <w:adjustRightInd w:val="0"/>
        <w:spacing w:after="0"/>
        <w:rPr>
          <w:del w:id="6095" w:author="Author"/>
          <w:rFonts w:ascii="Courier New" w:hAnsi="Courier New" w:cs="Courier New"/>
          <w:color w:val="auto"/>
          <w:sz w:val="14"/>
          <w:szCs w:val="14"/>
          <w:lang w:val="en-GB"/>
        </w:rPr>
      </w:pPr>
      <w:del w:id="6096" w:author="Author">
        <w:r w:rsidRPr="00F46EE4" w:rsidDel="0087544E">
          <w:rPr>
            <w:rFonts w:ascii="Courier New" w:hAnsi="Courier New" w:cs="Courier New"/>
            <w:color w:val="auto"/>
            <w:sz w:val="14"/>
            <w:szCs w:val="14"/>
            <w:lang w:val="en-GB"/>
          </w:rPr>
          <w:delText xml:space="preserve">                This will usually be the same from sample to sample of the same Measurement Type against the same Resource.</w:delText>
        </w:r>
        <w:bookmarkStart w:id="6097" w:name="_Toc192619269"/>
        <w:bookmarkStart w:id="6098" w:name="_Toc192620239"/>
        <w:bookmarkEnd w:id="6097"/>
        <w:bookmarkEnd w:id="6098"/>
      </w:del>
    </w:p>
    <w:p w14:paraId="7898A646" w14:textId="165EB6D6" w:rsidR="00F46EE4" w:rsidRPr="00F46EE4" w:rsidDel="0087544E" w:rsidRDefault="00F46EE4" w:rsidP="00F46EE4">
      <w:pPr>
        <w:autoSpaceDE w:val="0"/>
        <w:autoSpaceDN w:val="0"/>
        <w:adjustRightInd w:val="0"/>
        <w:spacing w:after="0"/>
        <w:rPr>
          <w:del w:id="6099" w:author="Author"/>
          <w:rFonts w:ascii="Courier New" w:hAnsi="Courier New" w:cs="Courier New"/>
          <w:color w:val="auto"/>
          <w:sz w:val="14"/>
          <w:szCs w:val="14"/>
          <w:lang w:val="en-GB"/>
        </w:rPr>
      </w:pPr>
      <w:del w:id="6100" w:author="Author">
        <w:r w:rsidRPr="00F46EE4" w:rsidDel="0087544E">
          <w:rPr>
            <w:rFonts w:ascii="Courier New" w:hAnsi="Courier New" w:cs="Courier New"/>
            <w:color w:val="auto"/>
            <w:sz w:val="14"/>
            <w:szCs w:val="14"/>
            <w:lang w:val="en-GB"/>
          </w:rPr>
          <w:delText xml:space="preserve">                There may be variation from sample to sample in the sample Interval due to:</w:delText>
        </w:r>
        <w:bookmarkStart w:id="6101" w:name="_Toc192619270"/>
        <w:bookmarkStart w:id="6102" w:name="_Toc192620240"/>
        <w:bookmarkEnd w:id="6101"/>
        <w:bookmarkEnd w:id="6102"/>
      </w:del>
    </w:p>
    <w:p w14:paraId="132FC112" w14:textId="68EF6EE1" w:rsidR="00F46EE4" w:rsidRPr="00F46EE4" w:rsidDel="0087544E" w:rsidRDefault="00F46EE4" w:rsidP="00F46EE4">
      <w:pPr>
        <w:autoSpaceDE w:val="0"/>
        <w:autoSpaceDN w:val="0"/>
        <w:adjustRightInd w:val="0"/>
        <w:spacing w:after="0"/>
        <w:rPr>
          <w:del w:id="6103" w:author="Author"/>
          <w:rFonts w:ascii="Courier New" w:hAnsi="Courier New" w:cs="Courier New"/>
          <w:color w:val="auto"/>
          <w:sz w:val="14"/>
          <w:szCs w:val="14"/>
          <w:lang w:val="en-GB"/>
        </w:rPr>
      </w:pPr>
      <w:del w:id="6104" w:author="Author">
        <w:r w:rsidRPr="00F46EE4" w:rsidDel="0087544E">
          <w:rPr>
            <w:rFonts w:ascii="Courier New" w:hAnsi="Courier New" w:cs="Courier New"/>
            <w:color w:val="auto"/>
            <w:sz w:val="14"/>
            <w:szCs w:val="14"/>
            <w:lang w:val="en-GB"/>
          </w:rPr>
          <w:delText xml:space="preserve">                - measurement policy.</w:delText>
        </w:r>
        <w:bookmarkStart w:id="6105" w:name="_Toc192619271"/>
        <w:bookmarkStart w:id="6106" w:name="_Toc192620241"/>
        <w:bookmarkEnd w:id="6105"/>
        <w:bookmarkEnd w:id="6106"/>
      </w:del>
    </w:p>
    <w:p w14:paraId="2A0E89E9" w14:textId="244A6AF1" w:rsidR="00F46EE4" w:rsidRPr="00F46EE4" w:rsidDel="0087544E" w:rsidRDefault="00F46EE4" w:rsidP="00F46EE4">
      <w:pPr>
        <w:autoSpaceDE w:val="0"/>
        <w:autoSpaceDN w:val="0"/>
        <w:adjustRightInd w:val="0"/>
        <w:spacing w:after="0"/>
        <w:rPr>
          <w:del w:id="6107" w:author="Author"/>
          <w:rFonts w:ascii="Courier New" w:hAnsi="Courier New" w:cs="Courier New"/>
          <w:color w:val="auto"/>
          <w:sz w:val="14"/>
          <w:szCs w:val="14"/>
          <w:lang w:val="en-GB"/>
        </w:rPr>
      </w:pPr>
      <w:del w:id="6108" w:author="Author">
        <w:r w:rsidRPr="00F46EE4" w:rsidDel="0087544E">
          <w:rPr>
            <w:rFonts w:ascii="Courier New" w:hAnsi="Courier New" w:cs="Courier New"/>
            <w:color w:val="auto"/>
            <w:sz w:val="14"/>
            <w:szCs w:val="14"/>
            <w:lang w:val="en-GB"/>
          </w:rPr>
          <w:delText xml:space="preserve">                - a specific change in the Sample Interval.</w:delText>
        </w:r>
        <w:bookmarkStart w:id="6109" w:name="_Toc192619272"/>
        <w:bookmarkStart w:id="6110" w:name="_Toc192620242"/>
        <w:bookmarkEnd w:id="6109"/>
        <w:bookmarkEnd w:id="6110"/>
      </w:del>
    </w:p>
    <w:p w14:paraId="0ACD763B" w14:textId="40E6550D" w:rsidR="00F46EE4" w:rsidRPr="00F46EE4" w:rsidDel="0087544E" w:rsidRDefault="00F46EE4" w:rsidP="00F46EE4">
      <w:pPr>
        <w:autoSpaceDE w:val="0"/>
        <w:autoSpaceDN w:val="0"/>
        <w:adjustRightInd w:val="0"/>
        <w:spacing w:after="0"/>
        <w:rPr>
          <w:del w:id="6111" w:author="Author"/>
          <w:rFonts w:ascii="Courier New" w:hAnsi="Courier New" w:cs="Courier New"/>
          <w:color w:val="auto"/>
          <w:sz w:val="14"/>
          <w:szCs w:val="14"/>
          <w:lang w:val="en-GB"/>
        </w:rPr>
      </w:pPr>
      <w:del w:id="6112" w:author="Author">
        <w:r w:rsidRPr="00F46EE4" w:rsidDel="0087544E">
          <w:rPr>
            <w:rFonts w:ascii="Courier New" w:hAnsi="Courier New" w:cs="Courier New"/>
            <w:color w:val="auto"/>
            <w:sz w:val="14"/>
            <w:szCs w:val="14"/>
            <w:lang w:val="en-GB"/>
          </w:rPr>
          <w:delText xml:space="preserve">                - where an additional sample was inserted.</w:delText>
        </w:r>
        <w:bookmarkStart w:id="6113" w:name="_Toc192619273"/>
        <w:bookmarkStart w:id="6114" w:name="_Toc192620243"/>
        <w:bookmarkEnd w:id="6113"/>
        <w:bookmarkEnd w:id="6114"/>
      </w:del>
    </w:p>
    <w:p w14:paraId="073D6CF6" w14:textId="0BDD7C16" w:rsidR="00F46EE4" w:rsidRPr="00F46EE4" w:rsidDel="0087544E" w:rsidRDefault="00F46EE4" w:rsidP="00F46EE4">
      <w:pPr>
        <w:autoSpaceDE w:val="0"/>
        <w:autoSpaceDN w:val="0"/>
        <w:adjustRightInd w:val="0"/>
        <w:spacing w:after="0"/>
        <w:rPr>
          <w:del w:id="6115" w:author="Author"/>
          <w:rFonts w:ascii="Courier New" w:hAnsi="Courier New" w:cs="Courier New"/>
          <w:color w:val="auto"/>
          <w:sz w:val="14"/>
          <w:szCs w:val="14"/>
          <w:lang w:val="en-GB"/>
        </w:rPr>
      </w:pPr>
      <w:del w:id="6116" w:author="Author">
        <w:r w:rsidRPr="00F46EE4" w:rsidDel="0087544E">
          <w:rPr>
            <w:rFonts w:ascii="Courier New" w:hAnsi="Courier New" w:cs="Courier New"/>
            <w:color w:val="auto"/>
            <w:sz w:val="14"/>
            <w:szCs w:val="14"/>
            <w:lang w:val="en-GB"/>
          </w:rPr>
          <w:delText xml:space="preserve">                - where the sampling is rephased.</w:delText>
        </w:r>
        <w:bookmarkStart w:id="6117" w:name="_Toc192619274"/>
        <w:bookmarkStart w:id="6118" w:name="_Toc192620244"/>
        <w:bookmarkEnd w:id="6117"/>
        <w:bookmarkEnd w:id="6118"/>
      </w:del>
    </w:p>
    <w:p w14:paraId="5A89BD55" w14:textId="2A23A1CB" w:rsidR="00F46EE4" w:rsidRPr="00F46EE4" w:rsidDel="0087544E" w:rsidRDefault="00F46EE4" w:rsidP="00F46EE4">
      <w:pPr>
        <w:autoSpaceDE w:val="0"/>
        <w:autoSpaceDN w:val="0"/>
        <w:adjustRightInd w:val="0"/>
        <w:spacing w:after="0"/>
        <w:rPr>
          <w:del w:id="6119" w:author="Author"/>
          <w:rFonts w:ascii="Courier New" w:hAnsi="Courier New" w:cs="Courier New"/>
          <w:color w:val="auto"/>
          <w:sz w:val="14"/>
          <w:szCs w:val="14"/>
          <w:lang w:val="en-GB"/>
        </w:rPr>
      </w:pPr>
      <w:del w:id="6120" w:author="Author">
        <w:r w:rsidRPr="00F46EE4" w:rsidDel="0087544E">
          <w:rPr>
            <w:rFonts w:ascii="Courier New" w:hAnsi="Courier New" w:cs="Courier New"/>
            <w:color w:val="auto"/>
            <w:sz w:val="14"/>
            <w:szCs w:val="14"/>
            <w:lang w:val="en-GB"/>
          </w:rPr>
          <w:delText xml:space="preserve">                - where there is some fluctuation in the sampling process (perhaps due to load on the measurement device causing it to operate slowly).</w:delText>
        </w:r>
        <w:bookmarkStart w:id="6121" w:name="_Toc192619275"/>
        <w:bookmarkStart w:id="6122" w:name="_Toc192620245"/>
        <w:bookmarkEnd w:id="6121"/>
        <w:bookmarkEnd w:id="6122"/>
      </w:del>
    </w:p>
    <w:p w14:paraId="713146E9" w14:textId="64D6955E" w:rsidR="00F46EE4" w:rsidRPr="00F46EE4" w:rsidDel="0087544E" w:rsidRDefault="00F46EE4" w:rsidP="00F46EE4">
      <w:pPr>
        <w:autoSpaceDE w:val="0"/>
        <w:autoSpaceDN w:val="0"/>
        <w:adjustRightInd w:val="0"/>
        <w:spacing w:after="0"/>
        <w:rPr>
          <w:del w:id="6123" w:author="Author"/>
          <w:rFonts w:ascii="Courier New" w:hAnsi="Courier New" w:cs="Courier New"/>
          <w:color w:val="auto"/>
          <w:sz w:val="14"/>
          <w:szCs w:val="14"/>
          <w:lang w:val="en-GB"/>
        </w:rPr>
      </w:pPr>
      <w:del w:id="6124" w:author="Author">
        <w:r w:rsidRPr="00F46EE4" w:rsidDel="0087544E">
          <w:rPr>
            <w:rFonts w:ascii="Courier New" w:hAnsi="Courier New" w:cs="Courier New"/>
            <w:color w:val="auto"/>
            <w:sz w:val="14"/>
            <w:szCs w:val="14"/>
            <w:lang w:val="en-GB"/>
          </w:rPr>
          <w:delText xml:space="preserve">                The Sample Interval may also not be the same as the normal ongoing interval that is explained by the Sample Qualifier:</w:delText>
        </w:r>
        <w:bookmarkStart w:id="6125" w:name="_Toc192619276"/>
        <w:bookmarkStart w:id="6126" w:name="_Toc192620246"/>
        <w:bookmarkEnd w:id="6125"/>
        <w:bookmarkEnd w:id="6126"/>
      </w:del>
    </w:p>
    <w:p w14:paraId="0A7A3B1B" w14:textId="3813DE85" w:rsidR="00F46EE4" w:rsidRPr="00F46EE4" w:rsidDel="0087544E" w:rsidRDefault="00F46EE4" w:rsidP="00F46EE4">
      <w:pPr>
        <w:autoSpaceDE w:val="0"/>
        <w:autoSpaceDN w:val="0"/>
        <w:adjustRightInd w:val="0"/>
        <w:spacing w:after="0"/>
        <w:rPr>
          <w:del w:id="6127" w:author="Author"/>
          <w:rFonts w:ascii="Courier New" w:hAnsi="Courier New" w:cs="Courier New"/>
          <w:color w:val="auto"/>
          <w:sz w:val="14"/>
          <w:szCs w:val="14"/>
          <w:lang w:val="en-GB"/>
        </w:rPr>
      </w:pPr>
      <w:del w:id="6128" w:author="Author">
        <w:r w:rsidRPr="00F46EE4" w:rsidDel="0087544E">
          <w:rPr>
            <w:rFonts w:ascii="Courier New" w:hAnsi="Courier New" w:cs="Courier New"/>
            <w:color w:val="auto"/>
            <w:sz w:val="14"/>
            <w:szCs w:val="14"/>
            <w:lang w:val="en-GB"/>
          </w:rPr>
          <w:delText xml:space="preserve">                - FIRST: the first sample where the time is from start of the measurement which may not be the normal interval for the measurement.</w:delText>
        </w:r>
        <w:bookmarkStart w:id="6129" w:name="_Toc192619277"/>
        <w:bookmarkStart w:id="6130" w:name="_Toc192620247"/>
        <w:bookmarkEnd w:id="6129"/>
        <w:bookmarkEnd w:id="6130"/>
      </w:del>
    </w:p>
    <w:p w14:paraId="0E3A2200" w14:textId="28F6DD06" w:rsidR="00F46EE4" w:rsidRPr="00F46EE4" w:rsidDel="0087544E" w:rsidRDefault="00F46EE4" w:rsidP="00F46EE4">
      <w:pPr>
        <w:autoSpaceDE w:val="0"/>
        <w:autoSpaceDN w:val="0"/>
        <w:adjustRightInd w:val="0"/>
        <w:spacing w:after="0"/>
        <w:rPr>
          <w:del w:id="6131" w:author="Author"/>
          <w:rFonts w:ascii="Courier New" w:hAnsi="Courier New" w:cs="Courier New"/>
          <w:color w:val="auto"/>
          <w:sz w:val="14"/>
          <w:szCs w:val="14"/>
          <w:lang w:val="en-GB"/>
        </w:rPr>
      </w:pPr>
      <w:del w:id="6132" w:author="Author">
        <w:r w:rsidRPr="00F46EE4" w:rsidDel="0087544E">
          <w:rPr>
            <w:rFonts w:ascii="Courier New" w:hAnsi="Courier New" w:cs="Courier New"/>
            <w:color w:val="auto"/>
            <w:sz w:val="14"/>
            <w:szCs w:val="14"/>
            <w:lang w:val="en-GB"/>
          </w:rPr>
          <w:delText xml:space="preserve">                - FINAL: the final sample which may be taken with less than the normal interval.</w:delText>
        </w:r>
        <w:bookmarkStart w:id="6133" w:name="_Toc192619278"/>
        <w:bookmarkStart w:id="6134" w:name="_Toc192620248"/>
        <w:bookmarkEnd w:id="6133"/>
        <w:bookmarkEnd w:id="6134"/>
      </w:del>
    </w:p>
    <w:p w14:paraId="67370D66" w14:textId="43DFC0A6" w:rsidR="00F46EE4" w:rsidRPr="00F46EE4" w:rsidDel="0087544E" w:rsidRDefault="00F46EE4" w:rsidP="00F46EE4">
      <w:pPr>
        <w:autoSpaceDE w:val="0"/>
        <w:autoSpaceDN w:val="0"/>
        <w:adjustRightInd w:val="0"/>
        <w:spacing w:after="0"/>
        <w:rPr>
          <w:del w:id="6135" w:author="Author"/>
          <w:rFonts w:ascii="Courier New" w:hAnsi="Courier New" w:cs="Courier New"/>
          <w:color w:val="auto"/>
          <w:sz w:val="14"/>
          <w:szCs w:val="14"/>
          <w:lang w:val="en-GB"/>
        </w:rPr>
      </w:pPr>
      <w:del w:id="6136" w:author="Author">
        <w:r w:rsidRPr="00F46EE4" w:rsidDel="0087544E">
          <w:rPr>
            <w:rFonts w:ascii="Courier New" w:hAnsi="Courier New" w:cs="Courier New"/>
            <w:color w:val="auto"/>
            <w:sz w:val="14"/>
            <w:szCs w:val="14"/>
            <w:lang w:val="en-GB"/>
          </w:rPr>
          <w:delText xml:space="preserve">                - DELAYED: if the reporting delay was due to a delay in sampling (as opposed to simply a delay in reporting).</w:delText>
        </w:r>
        <w:bookmarkStart w:id="6137" w:name="_Toc192619279"/>
        <w:bookmarkStart w:id="6138" w:name="_Toc192620249"/>
        <w:bookmarkEnd w:id="6137"/>
        <w:bookmarkEnd w:id="6138"/>
      </w:del>
    </w:p>
    <w:p w14:paraId="4609F31F" w14:textId="4CDC2E98" w:rsidR="00F46EE4" w:rsidRPr="00F46EE4" w:rsidDel="0087544E" w:rsidRDefault="00F46EE4" w:rsidP="00F46EE4">
      <w:pPr>
        <w:autoSpaceDE w:val="0"/>
        <w:autoSpaceDN w:val="0"/>
        <w:adjustRightInd w:val="0"/>
        <w:spacing w:after="0"/>
        <w:rPr>
          <w:del w:id="6139" w:author="Author"/>
          <w:rFonts w:ascii="Courier New" w:hAnsi="Courier New" w:cs="Courier New"/>
          <w:color w:val="auto"/>
          <w:sz w:val="14"/>
          <w:szCs w:val="14"/>
          <w:lang w:val="en-GB"/>
        </w:rPr>
      </w:pPr>
      <w:del w:id="6140" w:author="Author">
        <w:r w:rsidRPr="00F46EE4" w:rsidDel="0087544E">
          <w:rPr>
            <w:rFonts w:ascii="Courier New" w:hAnsi="Courier New" w:cs="Courier New"/>
            <w:color w:val="auto"/>
            <w:sz w:val="14"/>
            <w:szCs w:val="14"/>
            <w:lang w:val="en-GB"/>
          </w:rPr>
          <w:delText xml:space="preserve">                - BASELINE: where a special sample has been made to set a baseline against which to assess following samples.</w:delText>
        </w:r>
        <w:bookmarkStart w:id="6141" w:name="_Toc192619280"/>
        <w:bookmarkStart w:id="6142" w:name="_Toc192620250"/>
        <w:bookmarkEnd w:id="6141"/>
        <w:bookmarkEnd w:id="6142"/>
      </w:del>
    </w:p>
    <w:p w14:paraId="06C0C9C7" w14:textId="7CF886DF" w:rsidR="00F46EE4" w:rsidRPr="00F46EE4" w:rsidDel="0087544E" w:rsidRDefault="00F46EE4" w:rsidP="00F46EE4">
      <w:pPr>
        <w:autoSpaceDE w:val="0"/>
        <w:autoSpaceDN w:val="0"/>
        <w:adjustRightInd w:val="0"/>
        <w:spacing w:after="0"/>
        <w:rPr>
          <w:del w:id="6143" w:author="Author"/>
          <w:rFonts w:ascii="Courier New" w:hAnsi="Courier New" w:cs="Courier New"/>
          <w:color w:val="auto"/>
          <w:sz w:val="14"/>
          <w:szCs w:val="14"/>
          <w:lang w:val="en-GB"/>
        </w:rPr>
      </w:pPr>
      <w:del w:id="6144" w:author="Author">
        <w:r w:rsidRPr="00F46EE4" w:rsidDel="0087544E">
          <w:rPr>
            <w:rFonts w:ascii="Courier New" w:hAnsi="Courier New" w:cs="Courier New"/>
            <w:color w:val="auto"/>
            <w:sz w:val="14"/>
            <w:szCs w:val="14"/>
            <w:lang w:val="en-GB"/>
          </w:rPr>
          <w:delText xml:space="preserve">                The Sample Interval may be not provided when the interval is as expected or when there is another indication of the interval.</w:delText>
        </w:r>
        <w:bookmarkStart w:id="6145" w:name="_Toc192619281"/>
        <w:bookmarkStart w:id="6146" w:name="_Toc192620251"/>
        <w:bookmarkEnd w:id="6145"/>
        <w:bookmarkEnd w:id="6146"/>
      </w:del>
    </w:p>
    <w:p w14:paraId="2D097EC8" w14:textId="732DE15D" w:rsidR="00F46EE4" w:rsidRPr="00F46EE4" w:rsidDel="0087544E" w:rsidRDefault="00F46EE4" w:rsidP="00F46EE4">
      <w:pPr>
        <w:autoSpaceDE w:val="0"/>
        <w:autoSpaceDN w:val="0"/>
        <w:adjustRightInd w:val="0"/>
        <w:spacing w:after="0"/>
        <w:rPr>
          <w:del w:id="6147" w:author="Author"/>
          <w:rFonts w:ascii="Courier New" w:hAnsi="Courier New" w:cs="Courier New"/>
          <w:color w:val="auto"/>
          <w:sz w:val="14"/>
          <w:szCs w:val="14"/>
          <w:lang w:val="en-GB"/>
        </w:rPr>
      </w:pPr>
      <w:del w:id="6148" w:author="Author">
        <w:r w:rsidRPr="00F46EE4" w:rsidDel="0087544E">
          <w:rPr>
            <w:rFonts w:ascii="Courier New" w:hAnsi="Courier New" w:cs="Courier New"/>
            <w:color w:val="auto"/>
            <w:sz w:val="14"/>
            <w:szCs w:val="14"/>
            <w:lang w:val="en-GB"/>
          </w:rPr>
          <w:delText xml:space="preserve">                Where the measurement was not running for some part of the time since the previous sample, the Measured Value will be qualified to indicate this.</w:delText>
        </w:r>
        <w:bookmarkStart w:id="6149" w:name="_Toc192619282"/>
        <w:bookmarkStart w:id="6150" w:name="_Toc192620252"/>
        <w:bookmarkEnd w:id="6149"/>
        <w:bookmarkEnd w:id="6150"/>
      </w:del>
    </w:p>
    <w:p w14:paraId="60518DEE" w14:textId="1D0340D7" w:rsidR="00F46EE4" w:rsidRPr="00F46EE4" w:rsidDel="0087544E" w:rsidRDefault="00F46EE4" w:rsidP="00F46EE4">
      <w:pPr>
        <w:autoSpaceDE w:val="0"/>
        <w:autoSpaceDN w:val="0"/>
        <w:adjustRightInd w:val="0"/>
        <w:spacing w:after="0"/>
        <w:rPr>
          <w:del w:id="6151" w:author="Author"/>
          <w:rFonts w:ascii="Courier New" w:hAnsi="Courier New" w:cs="Courier New"/>
          <w:color w:val="auto"/>
          <w:sz w:val="14"/>
          <w:szCs w:val="14"/>
          <w:lang w:val="en-GB"/>
        </w:rPr>
      </w:pPr>
      <w:del w:id="6152" w:author="Author">
        <w:r w:rsidRPr="00F46EE4" w:rsidDel="0087544E">
          <w:rPr>
            <w:rFonts w:ascii="Courier New" w:hAnsi="Courier New" w:cs="Courier New"/>
            <w:color w:val="auto"/>
            <w:sz w:val="14"/>
            <w:szCs w:val="14"/>
            <w:lang w:val="en-GB"/>
          </w:rPr>
          <w:delText xml:space="preserve">                Note that some measurement devices:</w:delText>
        </w:r>
        <w:bookmarkStart w:id="6153" w:name="_Toc192619283"/>
        <w:bookmarkStart w:id="6154" w:name="_Toc192620253"/>
        <w:bookmarkEnd w:id="6153"/>
        <w:bookmarkEnd w:id="6154"/>
      </w:del>
    </w:p>
    <w:p w14:paraId="33BEC40B" w14:textId="149C53DD" w:rsidR="00F46EE4" w:rsidRPr="00F46EE4" w:rsidDel="0087544E" w:rsidRDefault="00F46EE4" w:rsidP="00F46EE4">
      <w:pPr>
        <w:autoSpaceDE w:val="0"/>
        <w:autoSpaceDN w:val="0"/>
        <w:adjustRightInd w:val="0"/>
        <w:spacing w:after="0"/>
        <w:rPr>
          <w:del w:id="6155" w:author="Author"/>
          <w:rFonts w:ascii="Courier New" w:hAnsi="Courier New" w:cs="Courier New"/>
          <w:color w:val="auto"/>
          <w:sz w:val="14"/>
          <w:szCs w:val="14"/>
          <w:lang w:val="en-GB"/>
        </w:rPr>
      </w:pPr>
      <w:del w:id="6156" w:author="Author">
        <w:r w:rsidRPr="00F46EE4" w:rsidDel="0087544E">
          <w:rPr>
            <w:rFonts w:ascii="Courier New" w:hAnsi="Courier New" w:cs="Courier New"/>
            <w:color w:val="auto"/>
            <w:sz w:val="14"/>
            <w:szCs w:val="14"/>
            <w:lang w:val="en-GB"/>
          </w:rPr>
          <w:delText xml:space="preserve">                - reset on sampling.</w:delText>
        </w:r>
        <w:bookmarkStart w:id="6157" w:name="_Toc192619284"/>
        <w:bookmarkStart w:id="6158" w:name="_Toc192620254"/>
        <w:bookmarkEnd w:id="6157"/>
        <w:bookmarkEnd w:id="6158"/>
      </w:del>
    </w:p>
    <w:p w14:paraId="3873B902" w14:textId="4C5D8813" w:rsidR="00F46EE4" w:rsidRPr="00F46EE4" w:rsidDel="0087544E" w:rsidRDefault="00F46EE4" w:rsidP="00F46EE4">
      <w:pPr>
        <w:autoSpaceDE w:val="0"/>
        <w:autoSpaceDN w:val="0"/>
        <w:adjustRightInd w:val="0"/>
        <w:spacing w:after="0"/>
        <w:rPr>
          <w:del w:id="6159" w:author="Author"/>
          <w:rFonts w:ascii="Courier New" w:hAnsi="Courier New" w:cs="Courier New"/>
          <w:color w:val="auto"/>
          <w:sz w:val="14"/>
          <w:szCs w:val="14"/>
          <w:lang w:val="en-GB"/>
        </w:rPr>
      </w:pPr>
      <w:del w:id="6160" w:author="Author">
        <w:r w:rsidRPr="00F46EE4" w:rsidDel="0087544E">
          <w:rPr>
            <w:rFonts w:ascii="Courier New" w:hAnsi="Courier New" w:cs="Courier New"/>
            <w:color w:val="auto"/>
            <w:sz w:val="14"/>
            <w:szCs w:val="14"/>
            <w:lang w:val="en-GB"/>
          </w:rPr>
          <w:delText xml:space="preserve">                - run continually independent of the sampling process.</w:delText>
        </w:r>
        <w:bookmarkStart w:id="6161" w:name="_Toc192619285"/>
        <w:bookmarkStart w:id="6162" w:name="_Toc192620255"/>
        <w:bookmarkEnd w:id="6161"/>
        <w:bookmarkEnd w:id="6162"/>
      </w:del>
    </w:p>
    <w:p w14:paraId="4A8D417D" w14:textId="3CDEF6B1" w:rsidR="00F46EE4" w:rsidRPr="00F46EE4" w:rsidDel="0087544E" w:rsidRDefault="00F46EE4" w:rsidP="00F46EE4">
      <w:pPr>
        <w:autoSpaceDE w:val="0"/>
        <w:autoSpaceDN w:val="0"/>
        <w:adjustRightInd w:val="0"/>
        <w:spacing w:after="0"/>
        <w:rPr>
          <w:del w:id="6163" w:author="Author"/>
          <w:rFonts w:ascii="Courier New" w:hAnsi="Courier New" w:cs="Courier New"/>
          <w:color w:val="auto"/>
          <w:sz w:val="14"/>
          <w:szCs w:val="14"/>
          <w:lang w:val="en-GB"/>
        </w:rPr>
      </w:pPr>
      <w:del w:id="6164" w:author="Author">
        <w:r w:rsidRPr="00F46EE4" w:rsidDel="0087544E">
          <w:rPr>
            <w:rFonts w:ascii="Courier New" w:hAnsi="Courier New" w:cs="Courier New"/>
            <w:color w:val="auto"/>
            <w:sz w:val="14"/>
            <w:szCs w:val="14"/>
            <w:lang w:val="en-GB"/>
          </w:rPr>
          <w:delText xml:space="preserve">                - reset on some other basis within a sample interval.</w:delText>
        </w:r>
        <w:bookmarkStart w:id="6165" w:name="_Toc192619286"/>
        <w:bookmarkStart w:id="6166" w:name="_Toc192620256"/>
        <w:bookmarkEnd w:id="6165"/>
        <w:bookmarkEnd w:id="6166"/>
      </w:del>
    </w:p>
    <w:p w14:paraId="2816485B" w14:textId="3EE3388E" w:rsidR="00F46EE4" w:rsidRPr="00F46EE4" w:rsidDel="0087544E" w:rsidRDefault="00F46EE4" w:rsidP="00F46EE4">
      <w:pPr>
        <w:autoSpaceDE w:val="0"/>
        <w:autoSpaceDN w:val="0"/>
        <w:adjustRightInd w:val="0"/>
        <w:spacing w:after="0"/>
        <w:rPr>
          <w:del w:id="6167" w:author="Author"/>
          <w:rFonts w:ascii="Courier New" w:hAnsi="Courier New" w:cs="Courier New"/>
          <w:color w:val="auto"/>
          <w:sz w:val="14"/>
          <w:szCs w:val="14"/>
          <w:lang w:val="en-GB"/>
        </w:rPr>
      </w:pPr>
      <w:del w:id="6168" w:author="Author">
        <w:r w:rsidRPr="00F46EE4" w:rsidDel="0087544E">
          <w:rPr>
            <w:rFonts w:ascii="Courier New" w:hAnsi="Courier New" w:cs="Courier New"/>
            <w:color w:val="auto"/>
            <w:sz w:val="14"/>
            <w:szCs w:val="14"/>
            <w:lang w:val="en-GB"/>
          </w:rPr>
          <w:delText xml:space="preserve">                Note that any type of measurement etc. may be sampled including:</w:delText>
        </w:r>
        <w:bookmarkStart w:id="6169" w:name="_Toc192619287"/>
        <w:bookmarkStart w:id="6170" w:name="_Toc192620257"/>
        <w:bookmarkEnd w:id="6169"/>
        <w:bookmarkEnd w:id="6170"/>
      </w:del>
    </w:p>
    <w:p w14:paraId="79E28CC4" w14:textId="70A3B6B5" w:rsidR="00F46EE4" w:rsidRPr="00F46EE4" w:rsidDel="0087544E" w:rsidRDefault="00F46EE4" w:rsidP="00F46EE4">
      <w:pPr>
        <w:autoSpaceDE w:val="0"/>
        <w:autoSpaceDN w:val="0"/>
        <w:adjustRightInd w:val="0"/>
        <w:spacing w:after="0"/>
        <w:rPr>
          <w:del w:id="6171" w:author="Author"/>
          <w:rFonts w:ascii="Courier New" w:hAnsi="Courier New" w:cs="Courier New"/>
          <w:color w:val="auto"/>
          <w:sz w:val="14"/>
          <w:szCs w:val="14"/>
          <w:lang w:val="en-GB"/>
        </w:rPr>
      </w:pPr>
      <w:del w:id="6172" w:author="Author">
        <w:r w:rsidRPr="00F46EE4" w:rsidDel="0087544E">
          <w:rPr>
            <w:rFonts w:ascii="Courier New" w:hAnsi="Courier New" w:cs="Courier New"/>
            <w:color w:val="auto"/>
            <w:sz w:val="14"/>
            <w:szCs w:val="14"/>
            <w:lang w:val="en-GB"/>
          </w:rPr>
          <w:delText xml:space="preserve">                - an incrementing counter</w:delText>
        </w:r>
        <w:bookmarkStart w:id="6173" w:name="_Toc192619288"/>
        <w:bookmarkStart w:id="6174" w:name="_Toc192620258"/>
        <w:bookmarkEnd w:id="6173"/>
        <w:bookmarkEnd w:id="6174"/>
      </w:del>
    </w:p>
    <w:p w14:paraId="033F46E0" w14:textId="01A63B74" w:rsidR="00F46EE4" w:rsidRPr="00F46EE4" w:rsidDel="0087544E" w:rsidRDefault="00F46EE4" w:rsidP="00F46EE4">
      <w:pPr>
        <w:autoSpaceDE w:val="0"/>
        <w:autoSpaceDN w:val="0"/>
        <w:adjustRightInd w:val="0"/>
        <w:spacing w:after="0"/>
        <w:rPr>
          <w:del w:id="6175" w:author="Author"/>
          <w:rFonts w:ascii="Courier New" w:hAnsi="Courier New" w:cs="Courier New"/>
          <w:color w:val="auto"/>
          <w:sz w:val="14"/>
          <w:szCs w:val="14"/>
          <w:lang w:val="en-GB"/>
        </w:rPr>
      </w:pPr>
      <w:del w:id="6176" w:author="Author">
        <w:r w:rsidRPr="00F46EE4" w:rsidDel="0087544E">
          <w:rPr>
            <w:rFonts w:ascii="Courier New" w:hAnsi="Courier New" w:cs="Courier New"/>
            <w:color w:val="auto"/>
            <w:sz w:val="14"/>
            <w:szCs w:val="14"/>
            <w:lang w:val="en-GB"/>
          </w:rPr>
          <w:delText xml:space="preserve">                - a varying value</w:delText>
        </w:r>
        <w:bookmarkStart w:id="6177" w:name="_Toc192619289"/>
        <w:bookmarkStart w:id="6178" w:name="_Toc192620259"/>
        <w:bookmarkEnd w:id="6177"/>
        <w:bookmarkEnd w:id="6178"/>
      </w:del>
    </w:p>
    <w:p w14:paraId="2D8EA2AB" w14:textId="7474A7E4" w:rsidR="00F46EE4" w:rsidRPr="00F46EE4" w:rsidDel="0087544E" w:rsidRDefault="00F46EE4" w:rsidP="00F46EE4">
      <w:pPr>
        <w:autoSpaceDE w:val="0"/>
        <w:autoSpaceDN w:val="0"/>
        <w:adjustRightInd w:val="0"/>
        <w:spacing w:after="0"/>
        <w:rPr>
          <w:del w:id="6179" w:author="Author"/>
          <w:rFonts w:ascii="Courier New" w:hAnsi="Courier New" w:cs="Courier New"/>
          <w:color w:val="auto"/>
          <w:sz w:val="14"/>
          <w:szCs w:val="14"/>
          <w:lang w:val="en-GB"/>
        </w:rPr>
      </w:pPr>
      <w:del w:id="6180" w:author="Author">
        <w:r w:rsidRPr="00F46EE4" w:rsidDel="0087544E">
          <w:rPr>
            <w:rFonts w:ascii="Courier New" w:hAnsi="Courier New" w:cs="Courier New"/>
            <w:color w:val="auto"/>
            <w:sz w:val="14"/>
            <w:szCs w:val="14"/>
            <w:lang w:val="en-GB"/>
          </w:rPr>
          <w:delText xml:space="preserve">                - a statistical report with multiple values</w:delText>
        </w:r>
        <w:bookmarkStart w:id="6181" w:name="_Toc192619290"/>
        <w:bookmarkStart w:id="6182" w:name="_Toc192620260"/>
        <w:bookmarkEnd w:id="6181"/>
        <w:bookmarkEnd w:id="6182"/>
      </w:del>
    </w:p>
    <w:p w14:paraId="540342CE" w14:textId="210D9E55" w:rsidR="00F46EE4" w:rsidRPr="00F46EE4" w:rsidDel="0087544E" w:rsidRDefault="00F46EE4" w:rsidP="00F46EE4">
      <w:pPr>
        <w:autoSpaceDE w:val="0"/>
        <w:autoSpaceDN w:val="0"/>
        <w:adjustRightInd w:val="0"/>
        <w:spacing w:after="0"/>
        <w:rPr>
          <w:del w:id="6183" w:author="Author"/>
          <w:rFonts w:ascii="Courier New" w:hAnsi="Courier New" w:cs="Courier New"/>
          <w:color w:val="auto"/>
          <w:sz w:val="14"/>
          <w:szCs w:val="14"/>
          <w:lang w:val="en-GB"/>
        </w:rPr>
      </w:pPr>
      <w:del w:id="6184" w:author="Author">
        <w:r w:rsidRPr="00F46EE4" w:rsidDel="0087544E">
          <w:rPr>
            <w:rFonts w:ascii="Courier New" w:hAnsi="Courier New" w:cs="Courier New"/>
            <w:color w:val="auto"/>
            <w:sz w:val="14"/>
            <w:szCs w:val="14"/>
            <w:lang w:val="en-GB"/>
          </w:rPr>
          <w:delText xml:space="preserve">                CONDITION: Mandatory as identified in the description above.";</w:delText>
        </w:r>
        <w:bookmarkStart w:id="6185" w:name="_Toc192619291"/>
        <w:bookmarkStart w:id="6186" w:name="_Toc192620261"/>
        <w:bookmarkEnd w:id="6185"/>
        <w:bookmarkEnd w:id="6186"/>
      </w:del>
    </w:p>
    <w:p w14:paraId="1C26AAA9" w14:textId="1E380842" w:rsidR="00F46EE4" w:rsidRPr="00F46EE4" w:rsidDel="0087544E" w:rsidRDefault="00F46EE4" w:rsidP="00F46EE4">
      <w:pPr>
        <w:autoSpaceDE w:val="0"/>
        <w:autoSpaceDN w:val="0"/>
        <w:adjustRightInd w:val="0"/>
        <w:spacing w:after="0"/>
        <w:rPr>
          <w:del w:id="6187" w:author="Author"/>
          <w:rFonts w:ascii="Courier New" w:hAnsi="Courier New" w:cs="Courier New"/>
          <w:color w:val="auto"/>
          <w:sz w:val="14"/>
          <w:szCs w:val="14"/>
          <w:lang w:val="en-GB"/>
        </w:rPr>
      </w:pPr>
      <w:del w:id="6188" w:author="Author">
        <w:r w:rsidRPr="00F46EE4" w:rsidDel="0087544E">
          <w:rPr>
            <w:rFonts w:ascii="Courier New" w:hAnsi="Courier New" w:cs="Courier New"/>
            <w:color w:val="auto"/>
            <w:sz w:val="14"/>
            <w:szCs w:val="14"/>
            <w:lang w:val="en-GB"/>
          </w:rPr>
          <w:delText xml:space="preserve">        }</w:delText>
        </w:r>
        <w:bookmarkStart w:id="6189" w:name="_Toc192619292"/>
        <w:bookmarkStart w:id="6190" w:name="_Toc192620262"/>
        <w:bookmarkEnd w:id="6189"/>
        <w:bookmarkEnd w:id="6190"/>
      </w:del>
    </w:p>
    <w:p w14:paraId="126DD65C" w14:textId="5E49E3CD" w:rsidR="00F46EE4" w:rsidRPr="00F46EE4" w:rsidDel="0087544E" w:rsidRDefault="00F46EE4" w:rsidP="00F46EE4">
      <w:pPr>
        <w:autoSpaceDE w:val="0"/>
        <w:autoSpaceDN w:val="0"/>
        <w:adjustRightInd w:val="0"/>
        <w:spacing w:after="0"/>
        <w:rPr>
          <w:del w:id="6191" w:author="Author"/>
          <w:rFonts w:ascii="Courier New" w:hAnsi="Courier New" w:cs="Courier New"/>
          <w:color w:val="auto"/>
          <w:sz w:val="14"/>
          <w:szCs w:val="14"/>
          <w:lang w:val="en-GB"/>
        </w:rPr>
      </w:pPr>
      <w:del w:id="6192" w:author="Author">
        <w:r w:rsidRPr="00F46EE4" w:rsidDel="0087544E">
          <w:rPr>
            <w:rFonts w:ascii="Courier New" w:hAnsi="Courier New" w:cs="Courier New"/>
            <w:color w:val="auto"/>
            <w:sz w:val="14"/>
            <w:szCs w:val="14"/>
            <w:lang w:val="en-GB"/>
          </w:rPr>
          <w:delText xml:space="preserve">        leaf abstract-resource-ref {</w:delText>
        </w:r>
        <w:bookmarkStart w:id="6193" w:name="_Toc192619293"/>
        <w:bookmarkStart w:id="6194" w:name="_Toc192620263"/>
        <w:bookmarkEnd w:id="6193"/>
        <w:bookmarkEnd w:id="6194"/>
      </w:del>
    </w:p>
    <w:p w14:paraId="1AC54D68" w14:textId="645566AC" w:rsidR="00F46EE4" w:rsidRPr="00F46EE4" w:rsidDel="0087544E" w:rsidRDefault="00F46EE4" w:rsidP="00F46EE4">
      <w:pPr>
        <w:autoSpaceDE w:val="0"/>
        <w:autoSpaceDN w:val="0"/>
        <w:adjustRightInd w:val="0"/>
        <w:spacing w:after="0"/>
        <w:rPr>
          <w:del w:id="6195" w:author="Author"/>
          <w:rFonts w:ascii="Courier New" w:hAnsi="Courier New" w:cs="Courier New"/>
          <w:color w:val="auto"/>
          <w:sz w:val="14"/>
          <w:szCs w:val="14"/>
          <w:lang w:val="en-GB"/>
        </w:rPr>
      </w:pPr>
      <w:del w:id="6196" w:author="Author">
        <w:r w:rsidRPr="00F46EE4" w:rsidDel="0087544E">
          <w:rPr>
            <w:rFonts w:ascii="Courier New" w:hAnsi="Courier New" w:cs="Courier New"/>
            <w:color w:val="auto"/>
            <w:sz w:val="14"/>
            <w:szCs w:val="14"/>
            <w:lang w:val="en-GB"/>
          </w:rPr>
          <w:delText xml:space="preserve">            type string;</w:delText>
        </w:r>
        <w:bookmarkStart w:id="6197" w:name="_Toc192619294"/>
        <w:bookmarkStart w:id="6198" w:name="_Toc192620264"/>
        <w:bookmarkEnd w:id="6197"/>
        <w:bookmarkEnd w:id="6198"/>
      </w:del>
    </w:p>
    <w:p w14:paraId="1E375B49" w14:textId="22088EA5" w:rsidR="00F46EE4" w:rsidRPr="00F46EE4" w:rsidDel="0087544E" w:rsidRDefault="00F46EE4" w:rsidP="00F46EE4">
      <w:pPr>
        <w:autoSpaceDE w:val="0"/>
        <w:autoSpaceDN w:val="0"/>
        <w:adjustRightInd w:val="0"/>
        <w:spacing w:after="0"/>
        <w:rPr>
          <w:del w:id="6199" w:author="Author"/>
          <w:rFonts w:ascii="Courier New" w:hAnsi="Courier New" w:cs="Courier New"/>
          <w:color w:val="auto"/>
          <w:sz w:val="14"/>
          <w:szCs w:val="14"/>
          <w:lang w:val="en-GB"/>
        </w:rPr>
      </w:pPr>
      <w:del w:id="6200" w:author="Author">
        <w:r w:rsidRPr="00F46EE4" w:rsidDel="0087544E">
          <w:rPr>
            <w:rFonts w:ascii="Courier New" w:hAnsi="Courier New" w:cs="Courier New"/>
            <w:color w:val="auto"/>
            <w:sz w:val="14"/>
            <w:szCs w:val="14"/>
            <w:lang w:val="en-GB"/>
          </w:rPr>
          <w:delText xml:space="preserve">            config false;</w:delText>
        </w:r>
        <w:bookmarkStart w:id="6201" w:name="_Toc192619295"/>
        <w:bookmarkStart w:id="6202" w:name="_Toc192620265"/>
        <w:bookmarkEnd w:id="6201"/>
        <w:bookmarkEnd w:id="6202"/>
      </w:del>
    </w:p>
    <w:p w14:paraId="4CB5C474" w14:textId="0384B99F" w:rsidR="00F46EE4" w:rsidRPr="00F46EE4" w:rsidDel="0087544E" w:rsidRDefault="00F46EE4" w:rsidP="00F46EE4">
      <w:pPr>
        <w:autoSpaceDE w:val="0"/>
        <w:autoSpaceDN w:val="0"/>
        <w:adjustRightInd w:val="0"/>
        <w:spacing w:after="0"/>
        <w:rPr>
          <w:del w:id="6203" w:author="Author"/>
          <w:rFonts w:ascii="Courier New" w:hAnsi="Courier New" w:cs="Courier New"/>
          <w:color w:val="auto"/>
          <w:sz w:val="14"/>
          <w:szCs w:val="14"/>
          <w:lang w:val="en-GB"/>
        </w:rPr>
      </w:pPr>
      <w:del w:id="6204" w:author="Author">
        <w:r w:rsidRPr="00F46EE4" w:rsidDel="0087544E">
          <w:rPr>
            <w:rFonts w:ascii="Courier New" w:hAnsi="Courier New" w:cs="Courier New"/>
            <w:color w:val="auto"/>
            <w:sz w:val="14"/>
            <w:szCs w:val="14"/>
            <w:lang w:val="en-GB"/>
          </w:rPr>
          <w:delText xml:space="preserve">            description "An identifier that is independent of the identifier of the resource being measured that is recorded in model entity representing the resource being measured and is used in the PM stream (via this attribute).</w:delText>
        </w:r>
        <w:bookmarkStart w:id="6205" w:name="_Toc192619296"/>
        <w:bookmarkStart w:id="6206" w:name="_Toc192620266"/>
        <w:bookmarkEnd w:id="6205"/>
        <w:bookmarkEnd w:id="6206"/>
      </w:del>
    </w:p>
    <w:p w14:paraId="743E742C" w14:textId="2AD8DA34" w:rsidR="00F46EE4" w:rsidRPr="00F46EE4" w:rsidDel="0087544E" w:rsidRDefault="00F46EE4" w:rsidP="00F46EE4">
      <w:pPr>
        <w:autoSpaceDE w:val="0"/>
        <w:autoSpaceDN w:val="0"/>
        <w:adjustRightInd w:val="0"/>
        <w:spacing w:after="0"/>
        <w:rPr>
          <w:del w:id="6207" w:author="Author"/>
          <w:rFonts w:ascii="Courier New" w:hAnsi="Courier New" w:cs="Courier New"/>
          <w:color w:val="auto"/>
          <w:sz w:val="14"/>
          <w:szCs w:val="14"/>
          <w:lang w:val="en-GB"/>
        </w:rPr>
      </w:pPr>
      <w:del w:id="6208" w:author="Author">
        <w:r w:rsidRPr="00F46EE4" w:rsidDel="0087544E">
          <w:rPr>
            <w:rFonts w:ascii="Courier New" w:hAnsi="Courier New" w:cs="Courier New"/>
            <w:color w:val="auto"/>
            <w:sz w:val="14"/>
            <w:szCs w:val="14"/>
            <w:lang w:val="en-GB"/>
          </w:rPr>
          <w:delText xml:space="preserve">                This allows correlation without full normalization of resource identifiers and resource modelling.</w:delText>
        </w:r>
        <w:bookmarkStart w:id="6209" w:name="_Toc192619297"/>
        <w:bookmarkStart w:id="6210" w:name="_Toc192620267"/>
        <w:bookmarkEnd w:id="6209"/>
        <w:bookmarkEnd w:id="6210"/>
      </w:del>
    </w:p>
    <w:p w14:paraId="1AFBBA9E" w14:textId="63330CC1" w:rsidR="00F46EE4" w:rsidRPr="00F46EE4" w:rsidDel="0087544E" w:rsidRDefault="00F46EE4" w:rsidP="00F46EE4">
      <w:pPr>
        <w:autoSpaceDE w:val="0"/>
        <w:autoSpaceDN w:val="0"/>
        <w:adjustRightInd w:val="0"/>
        <w:spacing w:after="0"/>
        <w:rPr>
          <w:del w:id="6211" w:author="Author"/>
          <w:rFonts w:ascii="Courier New" w:hAnsi="Courier New" w:cs="Courier New"/>
          <w:color w:val="auto"/>
          <w:sz w:val="14"/>
          <w:szCs w:val="14"/>
          <w:lang w:val="en-GB"/>
        </w:rPr>
      </w:pPr>
      <w:del w:id="6212" w:author="Author">
        <w:r w:rsidRPr="00F46EE4" w:rsidDel="0087544E">
          <w:rPr>
            <w:rFonts w:ascii="Courier New" w:hAnsi="Courier New" w:cs="Courier New"/>
            <w:color w:val="auto"/>
            <w:sz w:val="14"/>
            <w:szCs w:val="14"/>
            <w:lang w:val="en-GB"/>
          </w:rPr>
          <w:delText xml:space="preserve">                A resource may have a list of abstractResourceIds. </w:delText>
        </w:r>
        <w:bookmarkStart w:id="6213" w:name="_Toc192619298"/>
        <w:bookmarkStart w:id="6214" w:name="_Toc192620268"/>
        <w:bookmarkEnd w:id="6213"/>
        <w:bookmarkEnd w:id="6214"/>
      </w:del>
    </w:p>
    <w:p w14:paraId="4632F1FA" w14:textId="34CB70F5" w:rsidR="00F46EE4" w:rsidRPr="00F46EE4" w:rsidDel="0087544E" w:rsidRDefault="00F46EE4" w:rsidP="00F46EE4">
      <w:pPr>
        <w:autoSpaceDE w:val="0"/>
        <w:autoSpaceDN w:val="0"/>
        <w:adjustRightInd w:val="0"/>
        <w:spacing w:after="0"/>
        <w:rPr>
          <w:del w:id="6215" w:author="Author"/>
          <w:rFonts w:ascii="Courier New" w:hAnsi="Courier New" w:cs="Courier New"/>
          <w:color w:val="auto"/>
          <w:sz w:val="14"/>
          <w:szCs w:val="14"/>
          <w:lang w:val="en-GB"/>
        </w:rPr>
      </w:pPr>
      <w:del w:id="6216" w:author="Author">
        <w:r w:rsidRPr="00F46EE4" w:rsidDel="0087544E">
          <w:rPr>
            <w:rFonts w:ascii="Courier New" w:hAnsi="Courier New" w:cs="Courier New"/>
            <w:color w:val="auto"/>
            <w:sz w:val="14"/>
            <w:szCs w:val="14"/>
            <w:lang w:val="en-GB"/>
          </w:rPr>
          <w:delText xml:space="preserve">                If measurement that states a value for abstractResourceId that appears in a list in an entity representing a resource (and does not appear in any entity representing any other resource) then the measurement is against the resource represented by that entity.</w:delText>
        </w:r>
        <w:bookmarkStart w:id="6217" w:name="_Toc192619299"/>
        <w:bookmarkStart w:id="6218" w:name="_Toc192620269"/>
        <w:bookmarkEnd w:id="6217"/>
        <w:bookmarkEnd w:id="6218"/>
      </w:del>
    </w:p>
    <w:p w14:paraId="2B79CE9A" w14:textId="0F6394F0" w:rsidR="00F46EE4" w:rsidRPr="00F46EE4" w:rsidDel="0087544E" w:rsidRDefault="00F46EE4" w:rsidP="00F46EE4">
      <w:pPr>
        <w:autoSpaceDE w:val="0"/>
        <w:autoSpaceDN w:val="0"/>
        <w:adjustRightInd w:val="0"/>
        <w:spacing w:after="0"/>
        <w:rPr>
          <w:del w:id="6219" w:author="Author"/>
          <w:rFonts w:ascii="Courier New" w:hAnsi="Courier New" w:cs="Courier New"/>
          <w:color w:val="auto"/>
          <w:sz w:val="14"/>
          <w:szCs w:val="14"/>
          <w:lang w:val="en-GB"/>
        </w:rPr>
      </w:pPr>
      <w:del w:id="6220" w:author="Author">
        <w:r w:rsidRPr="00F46EE4" w:rsidDel="0087544E">
          <w:rPr>
            <w:rFonts w:ascii="Courier New" w:hAnsi="Courier New" w:cs="Courier New"/>
            <w:color w:val="auto"/>
            <w:sz w:val="14"/>
            <w:szCs w:val="14"/>
            <w:lang w:val="en-GB"/>
          </w:rPr>
          <w:delText xml:space="preserve">                A specific value for abstractResourceId may appear in more than one entity. </w:delText>
        </w:r>
        <w:bookmarkStart w:id="6221" w:name="_Toc192619300"/>
        <w:bookmarkStart w:id="6222" w:name="_Toc192620270"/>
        <w:bookmarkEnd w:id="6221"/>
        <w:bookmarkEnd w:id="6222"/>
      </w:del>
    </w:p>
    <w:p w14:paraId="7AF7A80F" w14:textId="3BAB541C" w:rsidR="00F46EE4" w:rsidRPr="00F46EE4" w:rsidDel="0087544E" w:rsidRDefault="00F46EE4" w:rsidP="00F46EE4">
      <w:pPr>
        <w:autoSpaceDE w:val="0"/>
        <w:autoSpaceDN w:val="0"/>
        <w:adjustRightInd w:val="0"/>
        <w:spacing w:after="0"/>
        <w:rPr>
          <w:del w:id="6223" w:author="Author"/>
          <w:rFonts w:ascii="Courier New" w:hAnsi="Courier New" w:cs="Courier New"/>
          <w:color w:val="auto"/>
          <w:sz w:val="14"/>
          <w:szCs w:val="14"/>
          <w:lang w:val="en-GB"/>
        </w:rPr>
      </w:pPr>
      <w:del w:id="6224" w:author="Author">
        <w:r w:rsidRPr="00F46EE4" w:rsidDel="0087544E">
          <w:rPr>
            <w:rFonts w:ascii="Courier New" w:hAnsi="Courier New" w:cs="Courier New"/>
            <w:color w:val="auto"/>
            <w:sz w:val="14"/>
            <w:szCs w:val="14"/>
            <w:lang w:val="en-GB"/>
          </w:rPr>
          <w:delText xml:space="preserve">                In this case a measurement stating that value will be for one of the resources that list the specific abstractResourceId. </w:delText>
        </w:r>
        <w:bookmarkStart w:id="6225" w:name="_Toc192619301"/>
        <w:bookmarkStart w:id="6226" w:name="_Toc192620271"/>
        <w:bookmarkEnd w:id="6225"/>
        <w:bookmarkEnd w:id="6226"/>
      </w:del>
    </w:p>
    <w:p w14:paraId="09F7378C" w14:textId="7A2259AC" w:rsidR="00F46EE4" w:rsidRPr="00F46EE4" w:rsidDel="0087544E" w:rsidRDefault="00F46EE4" w:rsidP="00F46EE4">
      <w:pPr>
        <w:autoSpaceDE w:val="0"/>
        <w:autoSpaceDN w:val="0"/>
        <w:adjustRightInd w:val="0"/>
        <w:spacing w:after="0"/>
        <w:rPr>
          <w:del w:id="6227" w:author="Author"/>
          <w:rFonts w:ascii="Courier New" w:hAnsi="Courier New" w:cs="Courier New"/>
          <w:color w:val="auto"/>
          <w:sz w:val="14"/>
          <w:szCs w:val="14"/>
          <w:lang w:val="en-GB"/>
        </w:rPr>
      </w:pPr>
      <w:del w:id="6228" w:author="Author">
        <w:r w:rsidRPr="00F46EE4" w:rsidDel="0087544E">
          <w:rPr>
            <w:rFonts w:ascii="Courier New" w:hAnsi="Courier New" w:cs="Courier New"/>
            <w:color w:val="auto"/>
            <w:sz w:val="14"/>
            <w:szCs w:val="14"/>
            <w:lang w:val="en-GB"/>
          </w:rPr>
          <w:delText xml:space="preserve">                Other aspects of the entity can be used, in conjunction with the properties of the measure itself, to determine which one the measurement is against.</w:delText>
        </w:r>
        <w:bookmarkStart w:id="6229" w:name="_Toc192619302"/>
        <w:bookmarkStart w:id="6230" w:name="_Toc192620272"/>
        <w:bookmarkEnd w:id="6229"/>
        <w:bookmarkEnd w:id="6230"/>
      </w:del>
    </w:p>
    <w:p w14:paraId="6C1A9F24" w14:textId="61B57C07" w:rsidR="00F46EE4" w:rsidRPr="00F46EE4" w:rsidDel="0087544E" w:rsidRDefault="00F46EE4" w:rsidP="00F46EE4">
      <w:pPr>
        <w:autoSpaceDE w:val="0"/>
        <w:autoSpaceDN w:val="0"/>
        <w:adjustRightInd w:val="0"/>
        <w:spacing w:after="0"/>
        <w:rPr>
          <w:del w:id="6231" w:author="Author"/>
          <w:rFonts w:ascii="Courier New" w:hAnsi="Courier New" w:cs="Courier New"/>
          <w:color w:val="auto"/>
          <w:sz w:val="14"/>
          <w:szCs w:val="14"/>
          <w:lang w:val="en-GB"/>
        </w:rPr>
      </w:pPr>
      <w:del w:id="6232" w:author="Author">
        <w:r w:rsidRPr="00F46EE4" w:rsidDel="0087544E">
          <w:rPr>
            <w:rFonts w:ascii="Courier New" w:hAnsi="Courier New" w:cs="Courier New"/>
            <w:color w:val="auto"/>
            <w:sz w:val="14"/>
            <w:szCs w:val="14"/>
            <w:lang w:val="en-GB"/>
          </w:rPr>
          <w:delText xml:space="preserve">                This is a conditional property that is required if an abstractResourceId method is being used to identify the resource measured.";</w:delText>
        </w:r>
        <w:bookmarkStart w:id="6233" w:name="_Toc192619303"/>
        <w:bookmarkStart w:id="6234" w:name="_Toc192620273"/>
        <w:bookmarkEnd w:id="6233"/>
        <w:bookmarkEnd w:id="6234"/>
      </w:del>
    </w:p>
    <w:p w14:paraId="54582B80" w14:textId="3913F73B" w:rsidR="00F46EE4" w:rsidRPr="00F46EE4" w:rsidDel="0087544E" w:rsidRDefault="00F46EE4" w:rsidP="00F46EE4">
      <w:pPr>
        <w:autoSpaceDE w:val="0"/>
        <w:autoSpaceDN w:val="0"/>
        <w:adjustRightInd w:val="0"/>
        <w:spacing w:after="0"/>
        <w:rPr>
          <w:del w:id="6235" w:author="Author"/>
          <w:rFonts w:ascii="Courier New" w:hAnsi="Courier New" w:cs="Courier New"/>
          <w:color w:val="auto"/>
          <w:sz w:val="14"/>
          <w:szCs w:val="14"/>
          <w:lang w:val="en-GB"/>
        </w:rPr>
      </w:pPr>
      <w:del w:id="6236" w:author="Author">
        <w:r w:rsidRPr="00F46EE4" w:rsidDel="0087544E">
          <w:rPr>
            <w:rFonts w:ascii="Courier New" w:hAnsi="Courier New" w:cs="Courier New"/>
            <w:color w:val="auto"/>
            <w:sz w:val="14"/>
            <w:szCs w:val="14"/>
            <w:lang w:val="en-GB"/>
          </w:rPr>
          <w:delText xml:space="preserve">        }</w:delText>
        </w:r>
        <w:bookmarkStart w:id="6237" w:name="_Toc192619304"/>
        <w:bookmarkStart w:id="6238" w:name="_Toc192620274"/>
        <w:bookmarkEnd w:id="6237"/>
        <w:bookmarkEnd w:id="6238"/>
      </w:del>
    </w:p>
    <w:p w14:paraId="5589BE6A" w14:textId="7D7816F1" w:rsidR="00F46EE4" w:rsidRPr="00F46EE4" w:rsidDel="0087544E" w:rsidRDefault="00F46EE4" w:rsidP="00F46EE4">
      <w:pPr>
        <w:autoSpaceDE w:val="0"/>
        <w:autoSpaceDN w:val="0"/>
        <w:adjustRightInd w:val="0"/>
        <w:spacing w:after="0"/>
        <w:rPr>
          <w:del w:id="6239" w:author="Author"/>
          <w:rFonts w:ascii="Courier New" w:hAnsi="Courier New" w:cs="Courier New"/>
          <w:color w:val="auto"/>
          <w:sz w:val="14"/>
          <w:szCs w:val="14"/>
          <w:lang w:val="en-GB"/>
        </w:rPr>
      </w:pPr>
      <w:del w:id="6240" w:author="Author">
        <w:r w:rsidRPr="00F46EE4" w:rsidDel="0087544E">
          <w:rPr>
            <w:rFonts w:ascii="Courier New" w:hAnsi="Courier New" w:cs="Courier New"/>
            <w:color w:val="auto"/>
            <w:sz w:val="14"/>
            <w:szCs w:val="14"/>
            <w:lang w:val="en-GB"/>
          </w:rPr>
          <w:delText xml:space="preserve">        leaf native-measurement-type {</w:delText>
        </w:r>
        <w:bookmarkStart w:id="6241" w:name="_Toc192619305"/>
        <w:bookmarkStart w:id="6242" w:name="_Toc192620275"/>
        <w:bookmarkEnd w:id="6241"/>
        <w:bookmarkEnd w:id="6242"/>
      </w:del>
    </w:p>
    <w:p w14:paraId="205ADE72" w14:textId="5869D461" w:rsidR="00F46EE4" w:rsidRPr="00F46EE4" w:rsidDel="0087544E" w:rsidRDefault="00F46EE4" w:rsidP="00F46EE4">
      <w:pPr>
        <w:autoSpaceDE w:val="0"/>
        <w:autoSpaceDN w:val="0"/>
        <w:adjustRightInd w:val="0"/>
        <w:spacing w:after="0"/>
        <w:rPr>
          <w:del w:id="6243" w:author="Author"/>
          <w:rFonts w:ascii="Courier New" w:hAnsi="Courier New" w:cs="Courier New"/>
          <w:color w:val="auto"/>
          <w:sz w:val="14"/>
          <w:szCs w:val="14"/>
          <w:lang w:val="en-GB"/>
        </w:rPr>
      </w:pPr>
      <w:del w:id="6244" w:author="Author">
        <w:r w:rsidRPr="00F46EE4" w:rsidDel="0087544E">
          <w:rPr>
            <w:rFonts w:ascii="Courier New" w:hAnsi="Courier New" w:cs="Courier New"/>
            <w:color w:val="auto"/>
            <w:sz w:val="14"/>
            <w:szCs w:val="14"/>
            <w:lang w:val="en-GB"/>
          </w:rPr>
          <w:delText xml:space="preserve">            type string;</w:delText>
        </w:r>
        <w:bookmarkStart w:id="6245" w:name="_Toc192619306"/>
        <w:bookmarkStart w:id="6246" w:name="_Toc192620276"/>
        <w:bookmarkEnd w:id="6245"/>
        <w:bookmarkEnd w:id="6246"/>
      </w:del>
    </w:p>
    <w:p w14:paraId="59149181" w14:textId="3DF9EB50" w:rsidR="00F46EE4" w:rsidRPr="00F46EE4" w:rsidDel="0087544E" w:rsidRDefault="00F46EE4" w:rsidP="00F46EE4">
      <w:pPr>
        <w:autoSpaceDE w:val="0"/>
        <w:autoSpaceDN w:val="0"/>
        <w:adjustRightInd w:val="0"/>
        <w:spacing w:after="0"/>
        <w:rPr>
          <w:del w:id="6247" w:author="Author"/>
          <w:rFonts w:ascii="Courier New" w:hAnsi="Courier New" w:cs="Courier New"/>
          <w:color w:val="auto"/>
          <w:sz w:val="14"/>
          <w:szCs w:val="14"/>
          <w:lang w:val="en-GB"/>
        </w:rPr>
      </w:pPr>
      <w:del w:id="6248" w:author="Author">
        <w:r w:rsidRPr="00F46EE4" w:rsidDel="0087544E">
          <w:rPr>
            <w:rFonts w:ascii="Courier New" w:hAnsi="Courier New" w:cs="Courier New"/>
            <w:color w:val="auto"/>
            <w:sz w:val="14"/>
            <w:szCs w:val="14"/>
            <w:lang w:val="en-GB"/>
          </w:rPr>
          <w:delText xml:space="preserve">            config false;</w:delText>
        </w:r>
        <w:bookmarkStart w:id="6249" w:name="_Toc192619307"/>
        <w:bookmarkStart w:id="6250" w:name="_Toc192620277"/>
        <w:bookmarkEnd w:id="6249"/>
        <w:bookmarkEnd w:id="6250"/>
      </w:del>
    </w:p>
    <w:p w14:paraId="051EF6C1" w14:textId="20535764" w:rsidR="00F46EE4" w:rsidRPr="00F46EE4" w:rsidDel="0087544E" w:rsidRDefault="00F46EE4" w:rsidP="00F46EE4">
      <w:pPr>
        <w:autoSpaceDE w:val="0"/>
        <w:autoSpaceDN w:val="0"/>
        <w:adjustRightInd w:val="0"/>
        <w:spacing w:after="0"/>
        <w:rPr>
          <w:del w:id="6251" w:author="Author"/>
          <w:rFonts w:ascii="Courier New" w:hAnsi="Courier New" w:cs="Courier New"/>
          <w:color w:val="auto"/>
          <w:sz w:val="14"/>
          <w:szCs w:val="14"/>
          <w:lang w:val="en-GB"/>
        </w:rPr>
      </w:pPr>
      <w:del w:id="6252" w:author="Author">
        <w:r w:rsidRPr="00F46EE4" w:rsidDel="0087544E">
          <w:rPr>
            <w:rFonts w:ascii="Courier New" w:hAnsi="Courier New" w:cs="Courier New"/>
            <w:color w:val="auto"/>
            <w:sz w:val="14"/>
            <w:szCs w:val="14"/>
            <w:lang w:val="en-GB"/>
          </w:rPr>
          <w:delText xml:space="preserve">            description "The name used for the type of measurement at the sources/originator of the measurement.</w:delText>
        </w:r>
        <w:bookmarkStart w:id="6253" w:name="_Toc192619308"/>
        <w:bookmarkStart w:id="6254" w:name="_Toc192620278"/>
        <w:bookmarkEnd w:id="6253"/>
        <w:bookmarkEnd w:id="6254"/>
      </w:del>
    </w:p>
    <w:p w14:paraId="0FED0B61" w14:textId="631AC448" w:rsidR="00F46EE4" w:rsidRPr="00F46EE4" w:rsidDel="0087544E" w:rsidRDefault="00F46EE4" w:rsidP="00F46EE4">
      <w:pPr>
        <w:autoSpaceDE w:val="0"/>
        <w:autoSpaceDN w:val="0"/>
        <w:adjustRightInd w:val="0"/>
        <w:spacing w:after="0"/>
        <w:rPr>
          <w:del w:id="6255" w:author="Author"/>
          <w:rFonts w:ascii="Courier New" w:hAnsi="Courier New" w:cs="Courier New"/>
          <w:color w:val="auto"/>
          <w:sz w:val="14"/>
          <w:szCs w:val="14"/>
          <w:lang w:val="en-GB"/>
        </w:rPr>
      </w:pPr>
      <w:del w:id="6256" w:author="Author">
        <w:r w:rsidRPr="00F46EE4" w:rsidDel="0087544E">
          <w:rPr>
            <w:rFonts w:ascii="Courier New" w:hAnsi="Courier New" w:cs="Courier New"/>
            <w:color w:val="auto"/>
            <w:sz w:val="14"/>
            <w:szCs w:val="14"/>
            <w:lang w:val="en-GB"/>
          </w:rPr>
          <w:delText xml:space="preserve">                CONDITION: Mandatory where a normalized measurement type is not available.";</w:delText>
        </w:r>
        <w:bookmarkStart w:id="6257" w:name="_Toc192619309"/>
        <w:bookmarkStart w:id="6258" w:name="_Toc192620279"/>
        <w:bookmarkEnd w:id="6257"/>
        <w:bookmarkEnd w:id="6258"/>
      </w:del>
    </w:p>
    <w:p w14:paraId="13DA43BC" w14:textId="44B017EE" w:rsidR="00F46EE4" w:rsidRPr="00F46EE4" w:rsidDel="0087544E" w:rsidRDefault="00F46EE4" w:rsidP="00F46EE4">
      <w:pPr>
        <w:autoSpaceDE w:val="0"/>
        <w:autoSpaceDN w:val="0"/>
        <w:adjustRightInd w:val="0"/>
        <w:spacing w:after="0"/>
        <w:rPr>
          <w:del w:id="6259" w:author="Author"/>
          <w:rFonts w:ascii="Courier New" w:hAnsi="Courier New" w:cs="Courier New"/>
          <w:color w:val="auto"/>
          <w:sz w:val="14"/>
          <w:szCs w:val="14"/>
          <w:lang w:val="en-GB"/>
        </w:rPr>
      </w:pPr>
      <w:del w:id="6260" w:author="Author">
        <w:r w:rsidRPr="00F46EE4" w:rsidDel="0087544E">
          <w:rPr>
            <w:rFonts w:ascii="Courier New" w:hAnsi="Courier New" w:cs="Courier New"/>
            <w:color w:val="auto"/>
            <w:sz w:val="14"/>
            <w:szCs w:val="14"/>
            <w:lang w:val="en-GB"/>
          </w:rPr>
          <w:delText xml:space="preserve">        }</w:delText>
        </w:r>
        <w:bookmarkStart w:id="6261" w:name="_Toc192619310"/>
        <w:bookmarkStart w:id="6262" w:name="_Toc192620280"/>
        <w:bookmarkEnd w:id="6261"/>
        <w:bookmarkEnd w:id="6262"/>
      </w:del>
    </w:p>
    <w:p w14:paraId="37653F51" w14:textId="44E13D6D" w:rsidR="00F46EE4" w:rsidRPr="00F46EE4" w:rsidDel="0087544E" w:rsidRDefault="00F46EE4" w:rsidP="00F46EE4">
      <w:pPr>
        <w:autoSpaceDE w:val="0"/>
        <w:autoSpaceDN w:val="0"/>
        <w:adjustRightInd w:val="0"/>
        <w:spacing w:after="0"/>
        <w:rPr>
          <w:del w:id="6263" w:author="Author"/>
          <w:rFonts w:ascii="Courier New" w:hAnsi="Courier New" w:cs="Courier New"/>
          <w:color w:val="auto"/>
          <w:sz w:val="14"/>
          <w:szCs w:val="14"/>
          <w:lang w:val="en-GB"/>
        </w:rPr>
      </w:pPr>
      <w:del w:id="6264" w:author="Author">
        <w:r w:rsidRPr="00F46EE4" w:rsidDel="0087544E">
          <w:rPr>
            <w:rFonts w:ascii="Courier New" w:hAnsi="Courier New" w:cs="Courier New"/>
            <w:color w:val="auto"/>
            <w:sz w:val="14"/>
            <w:szCs w:val="14"/>
            <w:lang w:val="en-GB"/>
          </w:rPr>
          <w:delText xml:space="preserve">        leaf normalized-measurement-type {</w:delText>
        </w:r>
        <w:bookmarkStart w:id="6265" w:name="_Toc192619311"/>
        <w:bookmarkStart w:id="6266" w:name="_Toc192620281"/>
        <w:bookmarkEnd w:id="6265"/>
        <w:bookmarkEnd w:id="6266"/>
      </w:del>
    </w:p>
    <w:p w14:paraId="423ACCDC" w14:textId="29042FD9" w:rsidR="00F46EE4" w:rsidRPr="00F46EE4" w:rsidDel="0087544E" w:rsidRDefault="00F46EE4" w:rsidP="00F46EE4">
      <w:pPr>
        <w:autoSpaceDE w:val="0"/>
        <w:autoSpaceDN w:val="0"/>
        <w:adjustRightInd w:val="0"/>
        <w:spacing w:after="0"/>
        <w:rPr>
          <w:del w:id="6267" w:author="Author"/>
          <w:rFonts w:ascii="Courier New" w:hAnsi="Courier New" w:cs="Courier New"/>
          <w:color w:val="auto"/>
          <w:sz w:val="14"/>
          <w:szCs w:val="14"/>
          <w:lang w:val="en-GB"/>
        </w:rPr>
      </w:pPr>
      <w:del w:id="6268" w:author="Author">
        <w:r w:rsidRPr="00F46EE4" w:rsidDel="0087544E">
          <w:rPr>
            <w:rFonts w:ascii="Courier New" w:hAnsi="Courier New" w:cs="Courier New"/>
            <w:color w:val="auto"/>
            <w:sz w:val="14"/>
            <w:szCs w:val="14"/>
            <w:lang w:val="en-GB"/>
          </w:rPr>
          <w:delText xml:space="preserve">            type normalized-measurement-type;</w:delText>
        </w:r>
        <w:bookmarkStart w:id="6269" w:name="_Toc192619312"/>
        <w:bookmarkStart w:id="6270" w:name="_Toc192620282"/>
        <w:bookmarkEnd w:id="6269"/>
        <w:bookmarkEnd w:id="6270"/>
      </w:del>
    </w:p>
    <w:p w14:paraId="64D1E3DE" w14:textId="0F95078F" w:rsidR="00F46EE4" w:rsidRPr="00F46EE4" w:rsidDel="0087544E" w:rsidRDefault="00F46EE4" w:rsidP="00F46EE4">
      <w:pPr>
        <w:autoSpaceDE w:val="0"/>
        <w:autoSpaceDN w:val="0"/>
        <w:adjustRightInd w:val="0"/>
        <w:spacing w:after="0"/>
        <w:rPr>
          <w:del w:id="6271" w:author="Author"/>
          <w:rFonts w:ascii="Courier New" w:hAnsi="Courier New" w:cs="Courier New"/>
          <w:color w:val="auto"/>
          <w:sz w:val="14"/>
          <w:szCs w:val="14"/>
          <w:lang w:val="en-GB"/>
        </w:rPr>
      </w:pPr>
      <w:del w:id="6272" w:author="Author">
        <w:r w:rsidRPr="00F46EE4" w:rsidDel="0087544E">
          <w:rPr>
            <w:rFonts w:ascii="Courier New" w:hAnsi="Courier New" w:cs="Courier New"/>
            <w:color w:val="auto"/>
            <w:sz w:val="14"/>
            <w:szCs w:val="14"/>
            <w:lang w:val="en-GB"/>
          </w:rPr>
          <w:delText xml:space="preserve">            config false;</w:delText>
        </w:r>
        <w:bookmarkStart w:id="6273" w:name="_Toc192619313"/>
        <w:bookmarkStart w:id="6274" w:name="_Toc192620283"/>
        <w:bookmarkEnd w:id="6273"/>
        <w:bookmarkEnd w:id="6274"/>
      </w:del>
    </w:p>
    <w:p w14:paraId="631FB495" w14:textId="05D27E07" w:rsidR="00F46EE4" w:rsidRPr="00F46EE4" w:rsidDel="0087544E" w:rsidRDefault="00F46EE4" w:rsidP="00F46EE4">
      <w:pPr>
        <w:autoSpaceDE w:val="0"/>
        <w:autoSpaceDN w:val="0"/>
        <w:adjustRightInd w:val="0"/>
        <w:spacing w:after="0"/>
        <w:rPr>
          <w:del w:id="6275" w:author="Author"/>
          <w:rFonts w:ascii="Courier New" w:hAnsi="Courier New" w:cs="Courier New"/>
          <w:color w:val="auto"/>
          <w:sz w:val="14"/>
          <w:szCs w:val="14"/>
          <w:lang w:val="en-GB"/>
        </w:rPr>
      </w:pPr>
      <w:del w:id="6276" w:author="Author">
        <w:r w:rsidRPr="00F46EE4" w:rsidDel="0087544E">
          <w:rPr>
            <w:rFonts w:ascii="Courier New" w:hAnsi="Courier New" w:cs="Courier New"/>
            <w:color w:val="auto"/>
            <w:sz w:val="14"/>
            <w:szCs w:val="14"/>
            <w:lang w:val="en-GB"/>
          </w:rPr>
          <w:delText xml:space="preserve">            description "The standard name used for the type of measurement, i.e., the type of the measurement as identified in the TAPI normalized scheme. </w:delText>
        </w:r>
        <w:bookmarkStart w:id="6277" w:name="_Toc192619314"/>
        <w:bookmarkStart w:id="6278" w:name="_Toc192620284"/>
        <w:bookmarkEnd w:id="6277"/>
        <w:bookmarkEnd w:id="6278"/>
      </w:del>
    </w:p>
    <w:p w14:paraId="525F9869" w14:textId="7521FC1F" w:rsidR="00F46EE4" w:rsidRPr="00F46EE4" w:rsidDel="0087544E" w:rsidRDefault="00F46EE4" w:rsidP="00F46EE4">
      <w:pPr>
        <w:autoSpaceDE w:val="0"/>
        <w:autoSpaceDN w:val="0"/>
        <w:adjustRightInd w:val="0"/>
        <w:spacing w:after="0"/>
        <w:rPr>
          <w:del w:id="6279" w:author="Author"/>
          <w:rFonts w:ascii="Courier New" w:hAnsi="Courier New" w:cs="Courier New"/>
          <w:color w:val="auto"/>
          <w:sz w:val="14"/>
          <w:szCs w:val="14"/>
          <w:lang w:val="en-GB"/>
        </w:rPr>
      </w:pPr>
      <w:del w:id="6280" w:author="Author">
        <w:r w:rsidRPr="00F46EE4" w:rsidDel="0087544E">
          <w:rPr>
            <w:rFonts w:ascii="Courier New" w:hAnsi="Courier New" w:cs="Courier New"/>
            <w:color w:val="auto"/>
            <w:sz w:val="14"/>
            <w:szCs w:val="14"/>
            <w:lang w:val="en-GB"/>
          </w:rPr>
          <w:delText xml:space="preserve">                This is a conditional property. </w:delText>
        </w:r>
        <w:bookmarkStart w:id="6281" w:name="_Toc192619315"/>
        <w:bookmarkStart w:id="6282" w:name="_Toc192620285"/>
        <w:bookmarkEnd w:id="6281"/>
        <w:bookmarkEnd w:id="6282"/>
      </w:del>
    </w:p>
    <w:p w14:paraId="3866DDA5" w14:textId="22DFE70C" w:rsidR="00F46EE4" w:rsidRPr="00F46EE4" w:rsidDel="0087544E" w:rsidRDefault="00F46EE4" w:rsidP="00F46EE4">
      <w:pPr>
        <w:autoSpaceDE w:val="0"/>
        <w:autoSpaceDN w:val="0"/>
        <w:adjustRightInd w:val="0"/>
        <w:spacing w:after="0"/>
        <w:rPr>
          <w:del w:id="6283" w:author="Author"/>
          <w:rFonts w:ascii="Courier New" w:hAnsi="Courier New" w:cs="Courier New"/>
          <w:color w:val="auto"/>
          <w:sz w:val="14"/>
          <w:szCs w:val="14"/>
          <w:lang w:val="en-GB"/>
        </w:rPr>
      </w:pPr>
      <w:del w:id="6284" w:author="Author">
        <w:r w:rsidRPr="00F46EE4" w:rsidDel="0087544E">
          <w:rPr>
            <w:rFonts w:ascii="Courier New" w:hAnsi="Courier New" w:cs="Courier New"/>
            <w:color w:val="auto"/>
            <w:sz w:val="14"/>
            <w:szCs w:val="14"/>
            <w:lang w:val="en-GB"/>
          </w:rPr>
          <w:delText xml:space="preserve">                CONDITION: Mandatory where a normalized measurement type is available.";</w:delText>
        </w:r>
        <w:bookmarkStart w:id="6285" w:name="_Toc192619316"/>
        <w:bookmarkStart w:id="6286" w:name="_Toc192620286"/>
        <w:bookmarkEnd w:id="6285"/>
        <w:bookmarkEnd w:id="6286"/>
      </w:del>
    </w:p>
    <w:p w14:paraId="5D51D330" w14:textId="2117E918" w:rsidR="00F46EE4" w:rsidRPr="00F46EE4" w:rsidDel="0087544E" w:rsidRDefault="00F46EE4" w:rsidP="00F46EE4">
      <w:pPr>
        <w:autoSpaceDE w:val="0"/>
        <w:autoSpaceDN w:val="0"/>
        <w:adjustRightInd w:val="0"/>
        <w:spacing w:after="0"/>
        <w:rPr>
          <w:del w:id="6287" w:author="Author"/>
          <w:rFonts w:ascii="Courier New" w:hAnsi="Courier New" w:cs="Courier New"/>
          <w:color w:val="auto"/>
          <w:sz w:val="14"/>
          <w:szCs w:val="14"/>
          <w:lang w:val="en-GB"/>
        </w:rPr>
      </w:pPr>
      <w:del w:id="6288" w:author="Author">
        <w:r w:rsidRPr="00F46EE4" w:rsidDel="0087544E">
          <w:rPr>
            <w:rFonts w:ascii="Courier New" w:hAnsi="Courier New" w:cs="Courier New"/>
            <w:color w:val="auto"/>
            <w:sz w:val="14"/>
            <w:szCs w:val="14"/>
            <w:lang w:val="en-GB"/>
          </w:rPr>
          <w:delText xml:space="preserve">        }</w:delText>
        </w:r>
        <w:bookmarkStart w:id="6289" w:name="_Toc192619317"/>
        <w:bookmarkStart w:id="6290" w:name="_Toc192620287"/>
        <w:bookmarkEnd w:id="6289"/>
        <w:bookmarkEnd w:id="6290"/>
      </w:del>
    </w:p>
    <w:p w14:paraId="271FC6E2" w14:textId="57BC3530" w:rsidR="00F46EE4" w:rsidRPr="00F46EE4" w:rsidDel="0087544E" w:rsidRDefault="00F46EE4" w:rsidP="00F46EE4">
      <w:pPr>
        <w:autoSpaceDE w:val="0"/>
        <w:autoSpaceDN w:val="0"/>
        <w:adjustRightInd w:val="0"/>
        <w:spacing w:after="0"/>
        <w:rPr>
          <w:del w:id="6291" w:author="Author"/>
          <w:rFonts w:ascii="Courier New" w:hAnsi="Courier New" w:cs="Courier New"/>
          <w:color w:val="auto"/>
          <w:sz w:val="14"/>
          <w:szCs w:val="14"/>
          <w:lang w:val="en-GB"/>
        </w:rPr>
      </w:pPr>
      <w:del w:id="6292" w:author="Author">
        <w:r w:rsidRPr="00F46EE4" w:rsidDel="0087544E">
          <w:rPr>
            <w:rFonts w:ascii="Courier New" w:hAnsi="Courier New" w:cs="Courier New"/>
            <w:color w:val="auto"/>
            <w:sz w:val="14"/>
            <w:szCs w:val="14"/>
            <w:lang w:val="en-GB"/>
          </w:rPr>
          <w:delText xml:space="preserve">        description "Provides the details of the measurement(s) being streamed from protobufEnumeration 1 to 10.";</w:delText>
        </w:r>
        <w:bookmarkStart w:id="6293" w:name="_Toc192619318"/>
        <w:bookmarkStart w:id="6294" w:name="_Toc192620288"/>
        <w:bookmarkEnd w:id="6293"/>
        <w:bookmarkEnd w:id="6294"/>
      </w:del>
    </w:p>
    <w:p w14:paraId="091D9BE7" w14:textId="4D973E11" w:rsidR="00F46EE4" w:rsidRPr="00F46EE4" w:rsidDel="0087544E" w:rsidRDefault="00F46EE4" w:rsidP="00F46EE4">
      <w:pPr>
        <w:autoSpaceDE w:val="0"/>
        <w:autoSpaceDN w:val="0"/>
        <w:adjustRightInd w:val="0"/>
        <w:spacing w:after="0"/>
        <w:rPr>
          <w:del w:id="6295" w:author="Author"/>
          <w:rFonts w:ascii="Courier New" w:hAnsi="Courier New" w:cs="Courier New"/>
          <w:color w:val="auto"/>
          <w:sz w:val="14"/>
          <w:szCs w:val="14"/>
          <w:lang w:val="en-GB"/>
        </w:rPr>
      </w:pPr>
      <w:del w:id="6296" w:author="Author">
        <w:r w:rsidRPr="00F46EE4" w:rsidDel="0087544E">
          <w:rPr>
            <w:rFonts w:ascii="Courier New" w:hAnsi="Courier New" w:cs="Courier New"/>
            <w:color w:val="auto"/>
            <w:sz w:val="14"/>
            <w:szCs w:val="14"/>
            <w:lang w:val="en-GB"/>
          </w:rPr>
          <w:delText xml:space="preserve">    }</w:delText>
        </w:r>
        <w:bookmarkStart w:id="6297" w:name="_Toc192619319"/>
        <w:bookmarkStart w:id="6298" w:name="_Toc192620289"/>
        <w:bookmarkEnd w:id="6297"/>
        <w:bookmarkEnd w:id="6298"/>
      </w:del>
    </w:p>
    <w:p w14:paraId="4FF2B18D" w14:textId="0E972F68" w:rsidR="00F46EE4" w:rsidRPr="00F46EE4" w:rsidDel="0087544E" w:rsidRDefault="00F46EE4" w:rsidP="00F46EE4">
      <w:pPr>
        <w:autoSpaceDE w:val="0"/>
        <w:autoSpaceDN w:val="0"/>
        <w:adjustRightInd w:val="0"/>
        <w:spacing w:after="0"/>
        <w:rPr>
          <w:del w:id="6299" w:author="Author"/>
          <w:rFonts w:ascii="Courier New" w:hAnsi="Courier New" w:cs="Courier New"/>
          <w:color w:val="auto"/>
          <w:sz w:val="14"/>
          <w:szCs w:val="14"/>
          <w:lang w:val="en-GB"/>
        </w:rPr>
      </w:pPr>
      <w:del w:id="6300" w:author="Author">
        <w:r w:rsidRPr="00F46EE4" w:rsidDel="0087544E">
          <w:rPr>
            <w:rFonts w:ascii="Courier New" w:hAnsi="Courier New" w:cs="Courier New"/>
            <w:color w:val="auto"/>
            <w:sz w:val="14"/>
            <w:szCs w:val="14"/>
            <w:lang w:val="en-GB"/>
          </w:rPr>
          <w:delText xml:space="preserve">    grouping qualified-measurement {</w:delText>
        </w:r>
        <w:bookmarkStart w:id="6301" w:name="_Toc192619320"/>
        <w:bookmarkStart w:id="6302" w:name="_Toc192620290"/>
        <w:bookmarkEnd w:id="6301"/>
        <w:bookmarkEnd w:id="6302"/>
      </w:del>
    </w:p>
    <w:p w14:paraId="2C9256C0" w14:textId="49D0EAB3" w:rsidR="00F46EE4" w:rsidRPr="00F46EE4" w:rsidDel="0087544E" w:rsidRDefault="00F46EE4" w:rsidP="00F46EE4">
      <w:pPr>
        <w:autoSpaceDE w:val="0"/>
        <w:autoSpaceDN w:val="0"/>
        <w:adjustRightInd w:val="0"/>
        <w:spacing w:after="0"/>
        <w:rPr>
          <w:del w:id="6303" w:author="Author"/>
          <w:rFonts w:ascii="Courier New" w:hAnsi="Courier New" w:cs="Courier New"/>
          <w:color w:val="auto"/>
          <w:sz w:val="14"/>
          <w:szCs w:val="14"/>
          <w:lang w:val="en-GB"/>
        </w:rPr>
      </w:pPr>
      <w:del w:id="6304" w:author="Author">
        <w:r w:rsidRPr="00F46EE4" w:rsidDel="0087544E">
          <w:rPr>
            <w:rFonts w:ascii="Courier New" w:hAnsi="Courier New" w:cs="Courier New"/>
            <w:color w:val="auto"/>
            <w:sz w:val="14"/>
            <w:szCs w:val="14"/>
            <w:lang w:val="en-GB"/>
          </w:rPr>
          <w:delText xml:space="preserve">        uses qualified-measurement-common-1-to-10;/** keep this first **/</w:delText>
        </w:r>
        <w:bookmarkStart w:id="6305" w:name="_Toc192619321"/>
        <w:bookmarkStart w:id="6306" w:name="_Toc192620291"/>
        <w:bookmarkEnd w:id="6305"/>
        <w:bookmarkEnd w:id="6306"/>
      </w:del>
    </w:p>
    <w:p w14:paraId="0516C624" w14:textId="26D4AAB3" w:rsidR="00F46EE4" w:rsidRPr="00F46EE4" w:rsidDel="0087544E" w:rsidRDefault="00F46EE4" w:rsidP="00F46EE4">
      <w:pPr>
        <w:autoSpaceDE w:val="0"/>
        <w:autoSpaceDN w:val="0"/>
        <w:adjustRightInd w:val="0"/>
        <w:spacing w:after="0"/>
        <w:rPr>
          <w:del w:id="6307" w:author="Author"/>
          <w:rFonts w:ascii="Courier New" w:hAnsi="Courier New" w:cs="Courier New"/>
          <w:color w:val="auto"/>
          <w:sz w:val="14"/>
          <w:szCs w:val="14"/>
          <w:lang w:val="en-GB"/>
        </w:rPr>
      </w:pPr>
      <w:del w:id="6308" w:author="Author">
        <w:r w:rsidRPr="00F46EE4" w:rsidDel="0087544E">
          <w:rPr>
            <w:rFonts w:ascii="Courier New" w:hAnsi="Courier New" w:cs="Courier New"/>
            <w:color w:val="auto"/>
            <w:sz w:val="14"/>
            <w:szCs w:val="14"/>
            <w:lang w:val="en-GB"/>
          </w:rPr>
          <w:delText xml:space="preserve">        leaf list-index {</w:delText>
        </w:r>
        <w:bookmarkStart w:id="6309" w:name="_Toc192619322"/>
        <w:bookmarkStart w:id="6310" w:name="_Toc192620292"/>
        <w:bookmarkEnd w:id="6309"/>
        <w:bookmarkEnd w:id="6310"/>
      </w:del>
    </w:p>
    <w:p w14:paraId="55BC0401" w14:textId="2B374A66" w:rsidR="00F46EE4" w:rsidRPr="00F46EE4" w:rsidDel="0087544E" w:rsidRDefault="00F46EE4" w:rsidP="00F46EE4">
      <w:pPr>
        <w:autoSpaceDE w:val="0"/>
        <w:autoSpaceDN w:val="0"/>
        <w:adjustRightInd w:val="0"/>
        <w:spacing w:after="0"/>
        <w:rPr>
          <w:del w:id="6311" w:author="Author"/>
          <w:rFonts w:ascii="Courier New" w:hAnsi="Courier New" w:cs="Courier New"/>
          <w:color w:val="auto"/>
          <w:sz w:val="14"/>
          <w:szCs w:val="14"/>
          <w:lang w:val="en-GB"/>
        </w:rPr>
      </w:pPr>
      <w:del w:id="6312" w:author="Author">
        <w:r w:rsidRPr="00F46EE4" w:rsidDel="0087544E">
          <w:rPr>
            <w:rFonts w:ascii="Courier New" w:hAnsi="Courier New" w:cs="Courier New"/>
            <w:color w:val="auto"/>
            <w:sz w:val="14"/>
            <w:szCs w:val="14"/>
            <w:lang w:val="en-GB"/>
          </w:rPr>
          <w:delText xml:space="preserve">            type uint64;</w:delText>
        </w:r>
        <w:bookmarkStart w:id="6313" w:name="_Toc192619323"/>
        <w:bookmarkStart w:id="6314" w:name="_Toc192620293"/>
        <w:bookmarkEnd w:id="6313"/>
        <w:bookmarkEnd w:id="6314"/>
      </w:del>
    </w:p>
    <w:p w14:paraId="28F28BA8" w14:textId="14E9749C" w:rsidR="00F46EE4" w:rsidRPr="00F46EE4" w:rsidDel="0087544E" w:rsidRDefault="00F46EE4" w:rsidP="00F46EE4">
      <w:pPr>
        <w:autoSpaceDE w:val="0"/>
        <w:autoSpaceDN w:val="0"/>
        <w:adjustRightInd w:val="0"/>
        <w:spacing w:after="0"/>
        <w:rPr>
          <w:del w:id="6315" w:author="Author"/>
          <w:rFonts w:ascii="Courier New" w:hAnsi="Courier New" w:cs="Courier New"/>
          <w:color w:val="auto"/>
          <w:sz w:val="14"/>
          <w:szCs w:val="14"/>
          <w:lang w:val="en-GB"/>
        </w:rPr>
      </w:pPr>
      <w:del w:id="6316" w:author="Author">
        <w:r w:rsidRPr="00F46EE4" w:rsidDel="0087544E">
          <w:rPr>
            <w:rFonts w:ascii="Courier New" w:hAnsi="Courier New" w:cs="Courier New"/>
            <w:color w:val="auto"/>
            <w:sz w:val="14"/>
            <w:szCs w:val="14"/>
            <w:lang w:val="en-GB"/>
          </w:rPr>
          <w:delText xml:space="preserve">            config false;</w:delText>
        </w:r>
        <w:bookmarkStart w:id="6317" w:name="_Toc192619324"/>
        <w:bookmarkStart w:id="6318" w:name="_Toc192620294"/>
        <w:bookmarkEnd w:id="6317"/>
        <w:bookmarkEnd w:id="6318"/>
      </w:del>
    </w:p>
    <w:p w14:paraId="7BE47815" w14:textId="28154471" w:rsidR="00F46EE4" w:rsidRPr="00F46EE4" w:rsidDel="0087544E" w:rsidRDefault="00F46EE4" w:rsidP="00F46EE4">
      <w:pPr>
        <w:autoSpaceDE w:val="0"/>
        <w:autoSpaceDN w:val="0"/>
        <w:adjustRightInd w:val="0"/>
        <w:spacing w:after="0"/>
        <w:rPr>
          <w:del w:id="6319" w:author="Author"/>
          <w:rFonts w:ascii="Courier New" w:hAnsi="Courier New" w:cs="Courier New"/>
          <w:color w:val="auto"/>
          <w:sz w:val="14"/>
          <w:szCs w:val="14"/>
          <w:lang w:val="en-GB"/>
        </w:rPr>
      </w:pPr>
      <w:del w:id="6320" w:author="Author">
        <w:r w:rsidRPr="00F46EE4" w:rsidDel="0087544E">
          <w:rPr>
            <w:rFonts w:ascii="Courier New" w:hAnsi="Courier New" w:cs="Courier New"/>
            <w:color w:val="auto"/>
            <w:sz w:val="14"/>
            <w:szCs w:val="14"/>
            <w:lang w:val="en-GB"/>
          </w:rPr>
          <w:delText xml:space="preserve">            description "Index to the list of measurements.";</w:delText>
        </w:r>
        <w:bookmarkStart w:id="6321" w:name="_Toc192619325"/>
        <w:bookmarkStart w:id="6322" w:name="_Toc192620295"/>
        <w:bookmarkEnd w:id="6321"/>
        <w:bookmarkEnd w:id="6322"/>
      </w:del>
    </w:p>
    <w:p w14:paraId="06DFA57C" w14:textId="45C588F6" w:rsidR="00F46EE4" w:rsidRPr="00F46EE4" w:rsidDel="0087544E" w:rsidRDefault="00F46EE4" w:rsidP="00F46EE4">
      <w:pPr>
        <w:autoSpaceDE w:val="0"/>
        <w:autoSpaceDN w:val="0"/>
        <w:adjustRightInd w:val="0"/>
        <w:spacing w:after="0"/>
        <w:rPr>
          <w:del w:id="6323" w:author="Author"/>
          <w:rFonts w:ascii="Courier New" w:hAnsi="Courier New" w:cs="Courier New"/>
          <w:color w:val="auto"/>
          <w:sz w:val="14"/>
          <w:szCs w:val="14"/>
          <w:lang w:val="en-GB"/>
        </w:rPr>
      </w:pPr>
      <w:del w:id="6324" w:author="Author">
        <w:r w:rsidRPr="00F46EE4" w:rsidDel="0087544E">
          <w:rPr>
            <w:rFonts w:ascii="Courier New" w:hAnsi="Courier New" w:cs="Courier New"/>
            <w:color w:val="auto"/>
            <w:sz w:val="14"/>
            <w:szCs w:val="14"/>
            <w:lang w:val="en-GB"/>
          </w:rPr>
          <w:delText xml:space="preserve">        }</w:delText>
        </w:r>
        <w:bookmarkStart w:id="6325" w:name="_Toc192619326"/>
        <w:bookmarkStart w:id="6326" w:name="_Toc192620296"/>
        <w:bookmarkEnd w:id="6325"/>
        <w:bookmarkEnd w:id="6326"/>
      </w:del>
    </w:p>
    <w:p w14:paraId="4CDC303B" w14:textId="72862928" w:rsidR="00F46EE4" w:rsidRPr="00F46EE4" w:rsidDel="0087544E" w:rsidRDefault="00F46EE4" w:rsidP="00F46EE4">
      <w:pPr>
        <w:autoSpaceDE w:val="0"/>
        <w:autoSpaceDN w:val="0"/>
        <w:adjustRightInd w:val="0"/>
        <w:spacing w:after="0"/>
        <w:rPr>
          <w:del w:id="6327" w:author="Author"/>
          <w:rFonts w:ascii="Courier New" w:hAnsi="Courier New" w:cs="Courier New"/>
          <w:color w:val="auto"/>
          <w:sz w:val="14"/>
          <w:szCs w:val="14"/>
          <w:lang w:val="en-GB"/>
        </w:rPr>
      </w:pPr>
      <w:del w:id="6328" w:author="Author">
        <w:r w:rsidRPr="00F46EE4" w:rsidDel="0087544E">
          <w:rPr>
            <w:rFonts w:ascii="Courier New" w:hAnsi="Courier New" w:cs="Courier New"/>
            <w:color w:val="auto"/>
            <w:sz w:val="14"/>
            <w:szCs w:val="14"/>
            <w:lang w:val="en-GB"/>
          </w:rPr>
          <w:delText xml:space="preserve">        uses qualified-measurement-common-12-onward;</w:delText>
        </w:r>
        <w:bookmarkStart w:id="6329" w:name="_Toc192619327"/>
        <w:bookmarkStart w:id="6330" w:name="_Toc192620297"/>
        <w:bookmarkEnd w:id="6329"/>
        <w:bookmarkEnd w:id="6330"/>
      </w:del>
    </w:p>
    <w:p w14:paraId="36332B64" w14:textId="4F7E6A91" w:rsidR="00F46EE4" w:rsidRPr="00F46EE4" w:rsidDel="0087544E" w:rsidRDefault="00F46EE4" w:rsidP="00F46EE4">
      <w:pPr>
        <w:autoSpaceDE w:val="0"/>
        <w:autoSpaceDN w:val="0"/>
        <w:adjustRightInd w:val="0"/>
        <w:spacing w:after="0"/>
        <w:rPr>
          <w:del w:id="6331" w:author="Author"/>
          <w:rFonts w:ascii="Courier New" w:hAnsi="Courier New" w:cs="Courier New"/>
          <w:color w:val="auto"/>
          <w:sz w:val="14"/>
          <w:szCs w:val="14"/>
          <w:lang w:val="en-GB"/>
        </w:rPr>
      </w:pPr>
      <w:del w:id="6332" w:author="Author">
        <w:r w:rsidRPr="00F46EE4" w:rsidDel="0087544E">
          <w:rPr>
            <w:rFonts w:ascii="Courier New" w:hAnsi="Courier New" w:cs="Courier New"/>
            <w:color w:val="auto"/>
            <w:sz w:val="14"/>
            <w:szCs w:val="14"/>
            <w:lang w:val="en-GB"/>
          </w:rPr>
          <w:delText xml:space="preserve">        description "none";</w:delText>
        </w:r>
        <w:bookmarkStart w:id="6333" w:name="_Toc192619328"/>
        <w:bookmarkStart w:id="6334" w:name="_Toc192620298"/>
        <w:bookmarkEnd w:id="6333"/>
        <w:bookmarkEnd w:id="6334"/>
      </w:del>
    </w:p>
    <w:p w14:paraId="64145AA4" w14:textId="6CC13C68" w:rsidR="00F46EE4" w:rsidRPr="00F46EE4" w:rsidDel="0087544E" w:rsidRDefault="00F46EE4" w:rsidP="00F46EE4">
      <w:pPr>
        <w:autoSpaceDE w:val="0"/>
        <w:autoSpaceDN w:val="0"/>
        <w:adjustRightInd w:val="0"/>
        <w:spacing w:after="0"/>
        <w:rPr>
          <w:del w:id="6335" w:author="Author"/>
          <w:rFonts w:ascii="Courier New" w:hAnsi="Courier New" w:cs="Courier New"/>
          <w:color w:val="auto"/>
          <w:sz w:val="14"/>
          <w:szCs w:val="14"/>
          <w:lang w:val="en-GB"/>
        </w:rPr>
      </w:pPr>
      <w:del w:id="6336" w:author="Author">
        <w:r w:rsidRPr="00F46EE4" w:rsidDel="0087544E">
          <w:rPr>
            <w:rFonts w:ascii="Courier New" w:hAnsi="Courier New" w:cs="Courier New"/>
            <w:color w:val="auto"/>
            <w:sz w:val="14"/>
            <w:szCs w:val="14"/>
            <w:lang w:val="en-GB"/>
          </w:rPr>
          <w:delText xml:space="preserve">    }</w:delText>
        </w:r>
        <w:bookmarkStart w:id="6337" w:name="_Toc192619329"/>
        <w:bookmarkStart w:id="6338" w:name="_Toc192620299"/>
        <w:bookmarkEnd w:id="6337"/>
        <w:bookmarkEnd w:id="6338"/>
      </w:del>
    </w:p>
    <w:p w14:paraId="7BE63212" w14:textId="038034AE" w:rsidR="00F46EE4" w:rsidRPr="00F46EE4" w:rsidDel="0087544E" w:rsidRDefault="00F46EE4" w:rsidP="00F46EE4">
      <w:pPr>
        <w:autoSpaceDE w:val="0"/>
        <w:autoSpaceDN w:val="0"/>
        <w:adjustRightInd w:val="0"/>
        <w:spacing w:after="0"/>
        <w:rPr>
          <w:del w:id="6339" w:author="Author"/>
          <w:rFonts w:ascii="Courier New" w:hAnsi="Courier New" w:cs="Courier New"/>
          <w:color w:val="auto"/>
          <w:sz w:val="14"/>
          <w:szCs w:val="14"/>
          <w:lang w:val="en-GB"/>
        </w:rPr>
      </w:pPr>
      <w:del w:id="6340" w:author="Author">
        <w:r w:rsidRPr="00F46EE4" w:rsidDel="0087544E">
          <w:rPr>
            <w:rFonts w:ascii="Courier New" w:hAnsi="Courier New" w:cs="Courier New"/>
            <w:color w:val="auto"/>
            <w:sz w:val="14"/>
            <w:szCs w:val="14"/>
            <w:lang w:val="en-GB"/>
          </w:rPr>
          <w:delText xml:space="preserve">    grouping measurement-details {</w:delText>
        </w:r>
        <w:bookmarkStart w:id="6341" w:name="_Toc192619330"/>
        <w:bookmarkStart w:id="6342" w:name="_Toc192620300"/>
        <w:bookmarkEnd w:id="6341"/>
        <w:bookmarkEnd w:id="6342"/>
      </w:del>
    </w:p>
    <w:p w14:paraId="491BDD57" w14:textId="6BD911AB" w:rsidR="00F46EE4" w:rsidRPr="00F46EE4" w:rsidDel="0087544E" w:rsidRDefault="00F46EE4" w:rsidP="00F46EE4">
      <w:pPr>
        <w:autoSpaceDE w:val="0"/>
        <w:autoSpaceDN w:val="0"/>
        <w:adjustRightInd w:val="0"/>
        <w:spacing w:after="0"/>
        <w:rPr>
          <w:del w:id="6343" w:author="Author"/>
          <w:rFonts w:ascii="Courier New" w:hAnsi="Courier New" w:cs="Courier New"/>
          <w:color w:val="auto"/>
          <w:sz w:val="14"/>
          <w:szCs w:val="14"/>
          <w:lang w:val="en-GB"/>
        </w:rPr>
      </w:pPr>
      <w:del w:id="6344" w:author="Author">
        <w:r w:rsidRPr="00F46EE4" w:rsidDel="0087544E">
          <w:rPr>
            <w:rFonts w:ascii="Courier New" w:hAnsi="Courier New" w:cs="Courier New"/>
            <w:color w:val="auto"/>
            <w:sz w:val="14"/>
            <w:szCs w:val="14"/>
            <w:lang w:val="en-GB"/>
          </w:rPr>
          <w:delText xml:space="preserve">        uses qualified-measurement-common-1-to-10;/** keep this first **/</w:delText>
        </w:r>
        <w:bookmarkStart w:id="6345" w:name="_Toc192619331"/>
        <w:bookmarkStart w:id="6346" w:name="_Toc192620301"/>
        <w:bookmarkEnd w:id="6345"/>
        <w:bookmarkEnd w:id="6346"/>
      </w:del>
    </w:p>
    <w:p w14:paraId="4D0735BC" w14:textId="4E47C414" w:rsidR="00F46EE4" w:rsidRPr="00F46EE4" w:rsidDel="0087544E" w:rsidRDefault="00F46EE4" w:rsidP="00F46EE4">
      <w:pPr>
        <w:autoSpaceDE w:val="0"/>
        <w:autoSpaceDN w:val="0"/>
        <w:adjustRightInd w:val="0"/>
        <w:spacing w:after="0"/>
        <w:rPr>
          <w:del w:id="6347" w:author="Author"/>
          <w:rFonts w:ascii="Courier New" w:hAnsi="Courier New" w:cs="Courier New"/>
          <w:color w:val="auto"/>
          <w:sz w:val="14"/>
          <w:szCs w:val="14"/>
          <w:lang w:val="en-GB"/>
        </w:rPr>
      </w:pPr>
      <w:del w:id="6348" w:author="Author">
        <w:r w:rsidRPr="00F46EE4" w:rsidDel="0087544E">
          <w:rPr>
            <w:rFonts w:ascii="Courier New" w:hAnsi="Courier New" w:cs="Courier New"/>
            <w:color w:val="auto"/>
            <w:sz w:val="14"/>
            <w:szCs w:val="14"/>
            <w:lang w:val="en-GB"/>
          </w:rPr>
          <w:delText xml:space="preserve">        list qualified-measurement {</w:delText>
        </w:r>
        <w:bookmarkStart w:id="6349" w:name="_Toc192619332"/>
        <w:bookmarkStart w:id="6350" w:name="_Toc192620302"/>
        <w:bookmarkEnd w:id="6349"/>
        <w:bookmarkEnd w:id="6350"/>
      </w:del>
    </w:p>
    <w:p w14:paraId="28A5530D" w14:textId="798E3100" w:rsidR="00F46EE4" w:rsidRPr="00F46EE4" w:rsidDel="0087544E" w:rsidRDefault="00F46EE4" w:rsidP="00F46EE4">
      <w:pPr>
        <w:autoSpaceDE w:val="0"/>
        <w:autoSpaceDN w:val="0"/>
        <w:adjustRightInd w:val="0"/>
        <w:spacing w:after="0"/>
        <w:rPr>
          <w:del w:id="6351" w:author="Author"/>
          <w:rFonts w:ascii="Courier New" w:hAnsi="Courier New" w:cs="Courier New"/>
          <w:color w:val="auto"/>
          <w:sz w:val="14"/>
          <w:szCs w:val="14"/>
          <w:lang w:val="en-GB"/>
        </w:rPr>
      </w:pPr>
      <w:del w:id="6352" w:author="Author">
        <w:r w:rsidRPr="00F46EE4" w:rsidDel="0087544E">
          <w:rPr>
            <w:rFonts w:ascii="Courier New" w:hAnsi="Courier New" w:cs="Courier New"/>
            <w:color w:val="auto"/>
            <w:sz w:val="14"/>
            <w:szCs w:val="14"/>
            <w:lang w:val="en-GB"/>
          </w:rPr>
          <w:delText xml:space="preserve">            key 'list-index';</w:delText>
        </w:r>
        <w:bookmarkStart w:id="6353" w:name="_Toc192619333"/>
        <w:bookmarkStart w:id="6354" w:name="_Toc192620303"/>
        <w:bookmarkEnd w:id="6353"/>
        <w:bookmarkEnd w:id="6354"/>
      </w:del>
    </w:p>
    <w:p w14:paraId="696FE6D2" w14:textId="54EFE909" w:rsidR="00F46EE4" w:rsidRPr="00F46EE4" w:rsidDel="0087544E" w:rsidRDefault="00F46EE4" w:rsidP="00F46EE4">
      <w:pPr>
        <w:autoSpaceDE w:val="0"/>
        <w:autoSpaceDN w:val="0"/>
        <w:adjustRightInd w:val="0"/>
        <w:spacing w:after="0"/>
        <w:rPr>
          <w:del w:id="6355" w:author="Author"/>
          <w:rFonts w:ascii="Courier New" w:hAnsi="Courier New" w:cs="Courier New"/>
          <w:color w:val="auto"/>
          <w:sz w:val="14"/>
          <w:szCs w:val="14"/>
          <w:lang w:val="en-GB"/>
        </w:rPr>
      </w:pPr>
      <w:del w:id="6356" w:author="Author">
        <w:r w:rsidRPr="00F46EE4" w:rsidDel="0087544E">
          <w:rPr>
            <w:rFonts w:ascii="Courier New" w:hAnsi="Courier New" w:cs="Courier New"/>
            <w:color w:val="auto"/>
            <w:sz w:val="14"/>
            <w:szCs w:val="14"/>
            <w:lang w:val="en-GB"/>
          </w:rPr>
          <w:delText xml:space="preserve">            config false;</w:delText>
        </w:r>
        <w:bookmarkStart w:id="6357" w:name="_Toc192619334"/>
        <w:bookmarkStart w:id="6358" w:name="_Toc192620304"/>
        <w:bookmarkEnd w:id="6357"/>
        <w:bookmarkEnd w:id="6358"/>
      </w:del>
    </w:p>
    <w:p w14:paraId="04F702F9" w14:textId="32CF4918" w:rsidR="00F46EE4" w:rsidRPr="00F46EE4" w:rsidDel="0087544E" w:rsidRDefault="00F46EE4" w:rsidP="00F46EE4">
      <w:pPr>
        <w:autoSpaceDE w:val="0"/>
        <w:autoSpaceDN w:val="0"/>
        <w:adjustRightInd w:val="0"/>
        <w:spacing w:after="0"/>
        <w:rPr>
          <w:del w:id="6359" w:author="Author"/>
          <w:rFonts w:ascii="Courier New" w:hAnsi="Courier New" w:cs="Courier New"/>
          <w:color w:val="auto"/>
          <w:sz w:val="14"/>
          <w:szCs w:val="14"/>
          <w:lang w:val="en-GB"/>
        </w:rPr>
      </w:pPr>
      <w:del w:id="6360" w:author="Author">
        <w:r w:rsidRPr="00F46EE4" w:rsidDel="0087544E">
          <w:rPr>
            <w:rFonts w:ascii="Courier New" w:hAnsi="Courier New" w:cs="Courier New"/>
            <w:color w:val="auto"/>
            <w:sz w:val="14"/>
            <w:szCs w:val="14"/>
            <w:lang w:val="en-GB"/>
          </w:rPr>
          <w:delText xml:space="preserve">            uses qualified-measurement;</w:delText>
        </w:r>
        <w:bookmarkStart w:id="6361" w:name="_Toc192619335"/>
        <w:bookmarkStart w:id="6362" w:name="_Toc192620305"/>
        <w:bookmarkEnd w:id="6361"/>
        <w:bookmarkEnd w:id="6362"/>
      </w:del>
    </w:p>
    <w:p w14:paraId="1339C787" w14:textId="424BC18C" w:rsidR="00F46EE4" w:rsidRPr="00F46EE4" w:rsidDel="0087544E" w:rsidRDefault="00F46EE4" w:rsidP="00F46EE4">
      <w:pPr>
        <w:autoSpaceDE w:val="0"/>
        <w:autoSpaceDN w:val="0"/>
        <w:adjustRightInd w:val="0"/>
        <w:spacing w:after="0"/>
        <w:rPr>
          <w:del w:id="6363" w:author="Author"/>
          <w:rFonts w:ascii="Courier New" w:hAnsi="Courier New" w:cs="Courier New"/>
          <w:color w:val="auto"/>
          <w:sz w:val="14"/>
          <w:szCs w:val="14"/>
          <w:lang w:val="en-GB"/>
        </w:rPr>
      </w:pPr>
      <w:del w:id="6364" w:author="Author">
        <w:r w:rsidRPr="00F46EE4" w:rsidDel="0087544E">
          <w:rPr>
            <w:rFonts w:ascii="Courier New" w:hAnsi="Courier New" w:cs="Courier New"/>
            <w:color w:val="auto"/>
            <w:sz w:val="14"/>
            <w:szCs w:val="14"/>
            <w:lang w:val="en-GB"/>
          </w:rPr>
          <w:delText xml:space="preserve">            description "Used where multiple independent measurements are being reported in one record.</w:delText>
        </w:r>
        <w:bookmarkStart w:id="6365" w:name="_Toc192619336"/>
        <w:bookmarkStart w:id="6366" w:name="_Toc192620306"/>
        <w:bookmarkEnd w:id="6365"/>
        <w:bookmarkEnd w:id="6366"/>
      </w:del>
    </w:p>
    <w:p w14:paraId="2AA83AF2" w14:textId="77BB7C5B" w:rsidR="00F46EE4" w:rsidRPr="00F46EE4" w:rsidDel="0087544E" w:rsidRDefault="00F46EE4" w:rsidP="00F46EE4">
      <w:pPr>
        <w:autoSpaceDE w:val="0"/>
        <w:autoSpaceDN w:val="0"/>
        <w:adjustRightInd w:val="0"/>
        <w:spacing w:after="0"/>
        <w:rPr>
          <w:del w:id="6367" w:author="Author"/>
          <w:rFonts w:ascii="Courier New" w:hAnsi="Courier New" w:cs="Courier New"/>
          <w:color w:val="auto"/>
          <w:sz w:val="14"/>
          <w:szCs w:val="14"/>
          <w:lang w:val="en-GB"/>
        </w:rPr>
      </w:pPr>
      <w:del w:id="6368" w:author="Author">
        <w:r w:rsidRPr="00F46EE4" w:rsidDel="0087544E">
          <w:rPr>
            <w:rFonts w:ascii="Courier New" w:hAnsi="Courier New" w:cs="Courier New"/>
            <w:color w:val="auto"/>
            <w:sz w:val="14"/>
            <w:szCs w:val="14"/>
            <w:lang w:val="en-GB"/>
          </w:rPr>
          <w:delText xml:space="preserve">                CONDITION: Mandatory where multiple measures are to be reported.";</w:delText>
        </w:r>
        <w:bookmarkStart w:id="6369" w:name="_Toc192619337"/>
        <w:bookmarkStart w:id="6370" w:name="_Toc192620307"/>
        <w:bookmarkEnd w:id="6369"/>
        <w:bookmarkEnd w:id="6370"/>
      </w:del>
    </w:p>
    <w:p w14:paraId="12EA1289" w14:textId="5A3D5D7F" w:rsidR="00F46EE4" w:rsidRPr="00F46EE4" w:rsidDel="0087544E" w:rsidRDefault="00F46EE4" w:rsidP="00F46EE4">
      <w:pPr>
        <w:autoSpaceDE w:val="0"/>
        <w:autoSpaceDN w:val="0"/>
        <w:adjustRightInd w:val="0"/>
        <w:spacing w:after="0"/>
        <w:rPr>
          <w:del w:id="6371" w:author="Author"/>
          <w:rFonts w:ascii="Courier New" w:hAnsi="Courier New" w:cs="Courier New"/>
          <w:color w:val="auto"/>
          <w:sz w:val="14"/>
          <w:szCs w:val="14"/>
          <w:lang w:val="en-GB"/>
        </w:rPr>
      </w:pPr>
      <w:del w:id="6372" w:author="Author">
        <w:r w:rsidRPr="00F46EE4" w:rsidDel="0087544E">
          <w:rPr>
            <w:rFonts w:ascii="Courier New" w:hAnsi="Courier New" w:cs="Courier New"/>
            <w:color w:val="auto"/>
            <w:sz w:val="14"/>
            <w:szCs w:val="14"/>
            <w:lang w:val="en-GB"/>
          </w:rPr>
          <w:delText xml:space="preserve">        }</w:delText>
        </w:r>
        <w:bookmarkStart w:id="6373" w:name="_Toc192619338"/>
        <w:bookmarkStart w:id="6374" w:name="_Toc192620308"/>
        <w:bookmarkEnd w:id="6373"/>
        <w:bookmarkEnd w:id="6374"/>
      </w:del>
    </w:p>
    <w:p w14:paraId="38D5C339" w14:textId="3F3FE53F" w:rsidR="00F46EE4" w:rsidRPr="00F46EE4" w:rsidDel="0087544E" w:rsidRDefault="00F46EE4" w:rsidP="00F46EE4">
      <w:pPr>
        <w:autoSpaceDE w:val="0"/>
        <w:autoSpaceDN w:val="0"/>
        <w:adjustRightInd w:val="0"/>
        <w:spacing w:after="0"/>
        <w:rPr>
          <w:del w:id="6375" w:author="Author"/>
          <w:rFonts w:ascii="Courier New" w:hAnsi="Courier New" w:cs="Courier New"/>
          <w:color w:val="auto"/>
          <w:sz w:val="14"/>
          <w:szCs w:val="14"/>
          <w:lang w:val="en-GB"/>
        </w:rPr>
      </w:pPr>
      <w:del w:id="6376" w:author="Author">
        <w:r w:rsidRPr="00F46EE4" w:rsidDel="0087544E">
          <w:rPr>
            <w:rFonts w:ascii="Courier New" w:hAnsi="Courier New" w:cs="Courier New"/>
            <w:color w:val="auto"/>
            <w:sz w:val="14"/>
            <w:szCs w:val="14"/>
            <w:lang w:val="en-GB"/>
          </w:rPr>
          <w:delText xml:space="preserve">        uses qualified-measurement-common-12-onward;</w:delText>
        </w:r>
        <w:bookmarkStart w:id="6377" w:name="_Toc192619339"/>
        <w:bookmarkStart w:id="6378" w:name="_Toc192620309"/>
        <w:bookmarkEnd w:id="6377"/>
        <w:bookmarkEnd w:id="6378"/>
      </w:del>
    </w:p>
    <w:p w14:paraId="7BAF370C" w14:textId="71C9DC9E" w:rsidR="00F46EE4" w:rsidRPr="00F46EE4" w:rsidDel="0087544E" w:rsidRDefault="00F46EE4" w:rsidP="00F46EE4">
      <w:pPr>
        <w:autoSpaceDE w:val="0"/>
        <w:autoSpaceDN w:val="0"/>
        <w:adjustRightInd w:val="0"/>
        <w:spacing w:after="0"/>
        <w:rPr>
          <w:del w:id="6379" w:author="Author"/>
          <w:rFonts w:ascii="Courier New" w:hAnsi="Courier New" w:cs="Courier New"/>
          <w:color w:val="auto"/>
          <w:sz w:val="14"/>
          <w:szCs w:val="14"/>
          <w:lang w:val="en-GB"/>
        </w:rPr>
      </w:pPr>
      <w:del w:id="6380" w:author="Author">
        <w:r w:rsidRPr="00F46EE4" w:rsidDel="0087544E">
          <w:rPr>
            <w:rFonts w:ascii="Courier New" w:hAnsi="Courier New" w:cs="Courier New"/>
            <w:color w:val="auto"/>
            <w:sz w:val="14"/>
            <w:szCs w:val="14"/>
            <w:lang w:val="en-GB"/>
          </w:rPr>
          <w:delText xml:space="preserve">        description "Allows:</w:delText>
        </w:r>
        <w:bookmarkStart w:id="6381" w:name="_Toc192619340"/>
        <w:bookmarkStart w:id="6382" w:name="_Toc192620310"/>
        <w:bookmarkEnd w:id="6381"/>
        <w:bookmarkEnd w:id="6382"/>
      </w:del>
    </w:p>
    <w:p w14:paraId="0BDFC34B" w14:textId="6BF1BBFC" w:rsidR="00F46EE4" w:rsidRPr="00F46EE4" w:rsidDel="0087544E" w:rsidRDefault="00F46EE4" w:rsidP="00F46EE4">
      <w:pPr>
        <w:autoSpaceDE w:val="0"/>
        <w:autoSpaceDN w:val="0"/>
        <w:adjustRightInd w:val="0"/>
        <w:spacing w:after="0"/>
        <w:rPr>
          <w:del w:id="6383" w:author="Author"/>
          <w:rFonts w:ascii="Courier New" w:hAnsi="Courier New" w:cs="Courier New"/>
          <w:color w:val="auto"/>
          <w:sz w:val="14"/>
          <w:szCs w:val="14"/>
          <w:lang w:val="en-GB"/>
        </w:rPr>
      </w:pPr>
      <w:del w:id="6384" w:author="Author">
        <w:r w:rsidRPr="00F46EE4" w:rsidDel="0087544E">
          <w:rPr>
            <w:rFonts w:ascii="Courier New" w:hAnsi="Courier New" w:cs="Courier New"/>
            <w:color w:val="auto"/>
            <w:sz w:val="14"/>
            <w:szCs w:val="14"/>
            <w:lang w:val="en-GB"/>
          </w:rPr>
          <w:delText xml:space="preserve">            o    a single measurement record to be conveyed via the QualifiedMeasurementCommon structure</w:delText>
        </w:r>
        <w:bookmarkStart w:id="6385" w:name="_Toc192619341"/>
        <w:bookmarkStart w:id="6386" w:name="_Toc192620311"/>
        <w:bookmarkEnd w:id="6385"/>
        <w:bookmarkEnd w:id="6386"/>
      </w:del>
    </w:p>
    <w:p w14:paraId="2253D882" w14:textId="3E0ED379" w:rsidR="00F46EE4" w:rsidRPr="00F46EE4" w:rsidDel="0087544E" w:rsidRDefault="00F46EE4" w:rsidP="00F46EE4">
      <w:pPr>
        <w:autoSpaceDE w:val="0"/>
        <w:autoSpaceDN w:val="0"/>
        <w:adjustRightInd w:val="0"/>
        <w:spacing w:after="0"/>
        <w:rPr>
          <w:del w:id="6387" w:author="Author"/>
          <w:rFonts w:ascii="Courier New" w:hAnsi="Courier New" w:cs="Courier New"/>
          <w:color w:val="auto"/>
          <w:sz w:val="14"/>
          <w:szCs w:val="14"/>
          <w:lang w:val="en-GB"/>
        </w:rPr>
      </w:pPr>
      <w:del w:id="6388" w:author="Author">
        <w:r w:rsidRPr="00F46EE4" w:rsidDel="0087544E">
          <w:rPr>
            <w:rFonts w:ascii="Courier New" w:hAnsi="Courier New" w:cs="Courier New"/>
            <w:color w:val="auto"/>
            <w:sz w:val="14"/>
            <w:szCs w:val="14"/>
            <w:lang w:val="en-GB"/>
          </w:rPr>
          <w:delText xml:space="preserve">            o    multiple measurements records to be conveyed via QualifiedMeasurement.</w:delText>
        </w:r>
        <w:bookmarkStart w:id="6389" w:name="_Toc192619342"/>
        <w:bookmarkStart w:id="6390" w:name="_Toc192620312"/>
        <w:bookmarkEnd w:id="6389"/>
        <w:bookmarkEnd w:id="6390"/>
      </w:del>
    </w:p>
    <w:p w14:paraId="05A5B8EA" w14:textId="24927AE2" w:rsidR="00F46EE4" w:rsidRPr="00F46EE4" w:rsidDel="0087544E" w:rsidRDefault="00F46EE4" w:rsidP="00F46EE4">
      <w:pPr>
        <w:autoSpaceDE w:val="0"/>
        <w:autoSpaceDN w:val="0"/>
        <w:adjustRightInd w:val="0"/>
        <w:spacing w:after="0"/>
        <w:rPr>
          <w:del w:id="6391" w:author="Author"/>
          <w:rFonts w:ascii="Courier New" w:hAnsi="Courier New" w:cs="Courier New"/>
          <w:color w:val="auto"/>
          <w:sz w:val="14"/>
          <w:szCs w:val="14"/>
          <w:lang w:val="en-GB"/>
        </w:rPr>
      </w:pPr>
      <w:del w:id="6392" w:author="Author">
        <w:r w:rsidRPr="00F46EE4" w:rsidDel="0087544E">
          <w:rPr>
            <w:rFonts w:ascii="Courier New" w:hAnsi="Courier New" w:cs="Courier New"/>
            <w:color w:val="auto"/>
            <w:sz w:val="14"/>
            <w:szCs w:val="14"/>
            <w:lang w:val="en-GB"/>
          </w:rPr>
          <w:delText xml:space="preserve">            When QualifiedMeasurement is used, multiple measurements can be conveyed in one stream record. </w:delText>
        </w:r>
        <w:bookmarkStart w:id="6393" w:name="_Toc192619343"/>
        <w:bookmarkStart w:id="6394" w:name="_Toc192620313"/>
        <w:bookmarkEnd w:id="6393"/>
        <w:bookmarkEnd w:id="6394"/>
      </w:del>
    </w:p>
    <w:p w14:paraId="41B399A3" w14:textId="46904BF6" w:rsidR="00F46EE4" w:rsidRPr="00F46EE4" w:rsidDel="0087544E" w:rsidRDefault="00F46EE4" w:rsidP="00F46EE4">
      <w:pPr>
        <w:autoSpaceDE w:val="0"/>
        <w:autoSpaceDN w:val="0"/>
        <w:adjustRightInd w:val="0"/>
        <w:spacing w:after="0"/>
        <w:rPr>
          <w:del w:id="6395" w:author="Author"/>
          <w:rFonts w:ascii="Courier New" w:hAnsi="Courier New" w:cs="Courier New"/>
          <w:color w:val="auto"/>
          <w:sz w:val="14"/>
          <w:szCs w:val="14"/>
          <w:lang w:val="en-GB"/>
        </w:rPr>
      </w:pPr>
      <w:del w:id="6396" w:author="Author">
        <w:r w:rsidRPr="00F46EE4" w:rsidDel="0087544E">
          <w:rPr>
            <w:rFonts w:ascii="Courier New" w:hAnsi="Courier New" w:cs="Courier New"/>
            <w:color w:val="auto"/>
            <w:sz w:val="14"/>
            <w:szCs w:val="14"/>
            <w:lang w:val="en-GB"/>
          </w:rPr>
          <w:delText xml:space="preserve">            Any properties, that have the same value across all measurements in the stream records, may be conveyed in the single measurement fields of the QualifiedMeasurementCommon augment of MeasurementDetails.</w:delText>
        </w:r>
        <w:bookmarkStart w:id="6397" w:name="_Toc192619344"/>
        <w:bookmarkStart w:id="6398" w:name="_Toc192620314"/>
        <w:bookmarkEnd w:id="6397"/>
        <w:bookmarkEnd w:id="6398"/>
      </w:del>
    </w:p>
    <w:p w14:paraId="2219D7A3" w14:textId="429EADEA" w:rsidR="00F46EE4" w:rsidRPr="00F46EE4" w:rsidDel="0087544E" w:rsidRDefault="00F46EE4" w:rsidP="00F46EE4">
      <w:pPr>
        <w:autoSpaceDE w:val="0"/>
        <w:autoSpaceDN w:val="0"/>
        <w:adjustRightInd w:val="0"/>
        <w:spacing w:after="0"/>
        <w:rPr>
          <w:del w:id="6399" w:author="Author"/>
          <w:rFonts w:ascii="Courier New" w:hAnsi="Courier New" w:cs="Courier New"/>
          <w:color w:val="auto"/>
          <w:sz w:val="14"/>
          <w:szCs w:val="14"/>
          <w:lang w:val="en-GB"/>
        </w:rPr>
      </w:pPr>
      <w:del w:id="6400" w:author="Author">
        <w:r w:rsidRPr="00F46EE4" w:rsidDel="0087544E">
          <w:rPr>
            <w:rFonts w:ascii="Courier New" w:hAnsi="Courier New" w:cs="Courier New"/>
            <w:color w:val="auto"/>
            <w:sz w:val="14"/>
            <w:szCs w:val="14"/>
            <w:lang w:val="en-GB"/>
          </w:rPr>
          <w:delText xml:space="preserve">            Where at least one of the measurements to be conveyed in the stream record has a different value from others, the value for each measurment should be conveyed in its dedicated QualifiedMeasurement.</w:delText>
        </w:r>
        <w:bookmarkStart w:id="6401" w:name="_Toc192619345"/>
        <w:bookmarkStart w:id="6402" w:name="_Toc192620315"/>
        <w:bookmarkEnd w:id="6401"/>
        <w:bookmarkEnd w:id="6402"/>
      </w:del>
    </w:p>
    <w:p w14:paraId="54723E63" w14:textId="20C28072" w:rsidR="00F46EE4" w:rsidRPr="00F46EE4" w:rsidDel="0087544E" w:rsidRDefault="00F46EE4" w:rsidP="00F46EE4">
      <w:pPr>
        <w:autoSpaceDE w:val="0"/>
        <w:autoSpaceDN w:val="0"/>
        <w:adjustRightInd w:val="0"/>
        <w:spacing w:after="0"/>
        <w:rPr>
          <w:del w:id="6403" w:author="Author"/>
          <w:rFonts w:ascii="Courier New" w:hAnsi="Courier New" w:cs="Courier New"/>
          <w:color w:val="auto"/>
          <w:sz w:val="14"/>
          <w:szCs w:val="14"/>
          <w:lang w:val="en-GB"/>
        </w:rPr>
      </w:pPr>
      <w:del w:id="6404" w:author="Author">
        <w:r w:rsidRPr="00F46EE4" w:rsidDel="0087544E">
          <w:rPr>
            <w:rFonts w:ascii="Courier New" w:hAnsi="Courier New" w:cs="Courier New"/>
            <w:color w:val="auto"/>
            <w:sz w:val="14"/>
            <w:szCs w:val="14"/>
            <w:lang w:val="en-GB"/>
          </w:rPr>
          <w:delText xml:space="preserve">            If a value is provided for a field is provided in QualifiedMeasurementCommon and a value for the same field is provided in QualifiedMeasurement, the value in QualifiedMeasurement applies for that specific measurement (i.e., it overrides the common value).";</w:delText>
        </w:r>
        <w:bookmarkStart w:id="6405" w:name="_Toc192619346"/>
        <w:bookmarkStart w:id="6406" w:name="_Toc192620316"/>
        <w:bookmarkEnd w:id="6405"/>
        <w:bookmarkEnd w:id="6406"/>
      </w:del>
    </w:p>
    <w:p w14:paraId="3DD04251" w14:textId="32B33B52" w:rsidR="00F46EE4" w:rsidRPr="00F46EE4" w:rsidDel="0087544E" w:rsidRDefault="00F46EE4" w:rsidP="00F46EE4">
      <w:pPr>
        <w:autoSpaceDE w:val="0"/>
        <w:autoSpaceDN w:val="0"/>
        <w:adjustRightInd w:val="0"/>
        <w:spacing w:after="0"/>
        <w:rPr>
          <w:del w:id="6407" w:author="Author"/>
          <w:rFonts w:ascii="Courier New" w:hAnsi="Courier New" w:cs="Courier New"/>
          <w:color w:val="auto"/>
          <w:sz w:val="14"/>
          <w:szCs w:val="14"/>
          <w:lang w:val="en-GB"/>
        </w:rPr>
      </w:pPr>
      <w:del w:id="6408" w:author="Author">
        <w:r w:rsidRPr="00F46EE4" w:rsidDel="0087544E">
          <w:rPr>
            <w:rFonts w:ascii="Courier New" w:hAnsi="Courier New" w:cs="Courier New"/>
            <w:color w:val="auto"/>
            <w:sz w:val="14"/>
            <w:szCs w:val="14"/>
            <w:lang w:val="en-GB"/>
          </w:rPr>
          <w:delText xml:space="preserve">    }</w:delText>
        </w:r>
        <w:bookmarkStart w:id="6409" w:name="_Toc192619347"/>
        <w:bookmarkStart w:id="6410" w:name="_Toc192620317"/>
        <w:bookmarkEnd w:id="6409"/>
        <w:bookmarkEnd w:id="6410"/>
      </w:del>
    </w:p>
    <w:p w14:paraId="798CFBE8" w14:textId="51150673" w:rsidR="00F46EE4" w:rsidRPr="00F46EE4" w:rsidDel="0087544E" w:rsidRDefault="00F46EE4" w:rsidP="00F46EE4">
      <w:pPr>
        <w:autoSpaceDE w:val="0"/>
        <w:autoSpaceDN w:val="0"/>
        <w:adjustRightInd w:val="0"/>
        <w:spacing w:after="0"/>
        <w:rPr>
          <w:del w:id="6411" w:author="Author"/>
          <w:rFonts w:ascii="Courier New" w:hAnsi="Courier New" w:cs="Courier New"/>
          <w:color w:val="auto"/>
          <w:sz w:val="14"/>
          <w:szCs w:val="14"/>
          <w:lang w:val="en-GB"/>
        </w:rPr>
      </w:pPr>
      <w:del w:id="6412" w:author="Author">
        <w:r w:rsidRPr="00F46EE4" w:rsidDel="0087544E">
          <w:rPr>
            <w:rFonts w:ascii="Courier New" w:hAnsi="Courier New" w:cs="Courier New"/>
            <w:color w:val="auto"/>
            <w:sz w:val="14"/>
            <w:szCs w:val="14"/>
            <w:lang w:val="en-GB"/>
          </w:rPr>
          <w:delText xml:space="preserve">    grouping qualified-measurement-common-12-onward {</w:delText>
        </w:r>
        <w:bookmarkStart w:id="6413" w:name="_Toc192619348"/>
        <w:bookmarkStart w:id="6414" w:name="_Toc192620318"/>
        <w:bookmarkEnd w:id="6413"/>
        <w:bookmarkEnd w:id="6414"/>
      </w:del>
    </w:p>
    <w:p w14:paraId="30A8F55C" w14:textId="15C96E71" w:rsidR="00F46EE4" w:rsidRPr="00F46EE4" w:rsidDel="0087544E" w:rsidRDefault="00F46EE4" w:rsidP="00F46EE4">
      <w:pPr>
        <w:autoSpaceDE w:val="0"/>
        <w:autoSpaceDN w:val="0"/>
        <w:adjustRightInd w:val="0"/>
        <w:spacing w:after="0"/>
        <w:rPr>
          <w:del w:id="6415" w:author="Author"/>
          <w:rFonts w:ascii="Courier New" w:hAnsi="Courier New" w:cs="Courier New"/>
          <w:color w:val="auto"/>
          <w:sz w:val="14"/>
          <w:szCs w:val="14"/>
          <w:lang w:val="en-GB"/>
        </w:rPr>
      </w:pPr>
      <w:del w:id="6416" w:author="Author">
        <w:r w:rsidRPr="00F46EE4" w:rsidDel="0087544E">
          <w:rPr>
            <w:rFonts w:ascii="Courier New" w:hAnsi="Courier New" w:cs="Courier New"/>
            <w:color w:val="auto"/>
            <w:sz w:val="14"/>
            <w:szCs w:val="14"/>
            <w:lang w:val="en-GB"/>
          </w:rPr>
          <w:delText xml:space="preserve">        container connection-end-point {</w:delText>
        </w:r>
        <w:bookmarkStart w:id="6417" w:name="_Toc192619349"/>
        <w:bookmarkStart w:id="6418" w:name="_Toc192620319"/>
        <w:bookmarkEnd w:id="6417"/>
        <w:bookmarkEnd w:id="6418"/>
      </w:del>
    </w:p>
    <w:p w14:paraId="5CD98A7C" w14:textId="420B79A6" w:rsidR="00F46EE4" w:rsidRPr="00F46EE4" w:rsidDel="0087544E" w:rsidRDefault="00F46EE4" w:rsidP="00F46EE4">
      <w:pPr>
        <w:autoSpaceDE w:val="0"/>
        <w:autoSpaceDN w:val="0"/>
        <w:adjustRightInd w:val="0"/>
        <w:spacing w:after="0"/>
        <w:rPr>
          <w:del w:id="6419" w:author="Author"/>
          <w:rFonts w:ascii="Courier New" w:hAnsi="Courier New" w:cs="Courier New"/>
          <w:color w:val="auto"/>
          <w:sz w:val="14"/>
          <w:szCs w:val="14"/>
          <w:lang w:val="en-GB"/>
        </w:rPr>
      </w:pPr>
      <w:del w:id="6420" w:author="Author">
        <w:r w:rsidRPr="00F46EE4" w:rsidDel="0087544E">
          <w:rPr>
            <w:rFonts w:ascii="Courier New" w:hAnsi="Courier New" w:cs="Courier New"/>
            <w:color w:val="auto"/>
            <w:sz w:val="14"/>
            <w:szCs w:val="14"/>
            <w:lang w:val="en-GB"/>
          </w:rPr>
          <w:delText xml:space="preserve">            uses tapi-connectivity:connection-end-point-ref;</w:delText>
        </w:r>
        <w:bookmarkStart w:id="6421" w:name="_Toc192619350"/>
        <w:bookmarkStart w:id="6422" w:name="_Toc192620320"/>
        <w:bookmarkEnd w:id="6421"/>
        <w:bookmarkEnd w:id="6422"/>
      </w:del>
    </w:p>
    <w:p w14:paraId="20A29C81" w14:textId="2CFBE1A1" w:rsidR="00F46EE4" w:rsidRPr="00F46EE4" w:rsidDel="0087544E" w:rsidRDefault="00F46EE4" w:rsidP="00F46EE4">
      <w:pPr>
        <w:autoSpaceDE w:val="0"/>
        <w:autoSpaceDN w:val="0"/>
        <w:adjustRightInd w:val="0"/>
        <w:spacing w:after="0"/>
        <w:rPr>
          <w:del w:id="6423" w:author="Author"/>
          <w:rFonts w:ascii="Courier New" w:hAnsi="Courier New" w:cs="Courier New"/>
          <w:color w:val="auto"/>
          <w:sz w:val="14"/>
          <w:szCs w:val="14"/>
          <w:lang w:val="en-GB"/>
        </w:rPr>
      </w:pPr>
      <w:del w:id="6424" w:author="Author">
        <w:r w:rsidRPr="00F46EE4" w:rsidDel="0087544E">
          <w:rPr>
            <w:rFonts w:ascii="Courier New" w:hAnsi="Courier New" w:cs="Courier New"/>
            <w:color w:val="auto"/>
            <w:sz w:val="14"/>
            <w:szCs w:val="14"/>
            <w:lang w:val="en-GB"/>
          </w:rPr>
          <w:delText xml:space="preserve">            config false;</w:delText>
        </w:r>
        <w:bookmarkStart w:id="6425" w:name="_Toc192619351"/>
        <w:bookmarkStart w:id="6426" w:name="_Toc192620321"/>
        <w:bookmarkEnd w:id="6425"/>
        <w:bookmarkEnd w:id="6426"/>
      </w:del>
    </w:p>
    <w:p w14:paraId="195AB218" w14:textId="1A45A609" w:rsidR="00F46EE4" w:rsidRPr="00F46EE4" w:rsidDel="0087544E" w:rsidRDefault="00F46EE4" w:rsidP="00F46EE4">
      <w:pPr>
        <w:autoSpaceDE w:val="0"/>
        <w:autoSpaceDN w:val="0"/>
        <w:adjustRightInd w:val="0"/>
        <w:spacing w:after="0"/>
        <w:rPr>
          <w:del w:id="6427" w:author="Author"/>
          <w:rFonts w:ascii="Courier New" w:hAnsi="Courier New" w:cs="Courier New"/>
          <w:color w:val="auto"/>
          <w:sz w:val="14"/>
          <w:szCs w:val="14"/>
          <w:lang w:val="en-GB"/>
        </w:rPr>
      </w:pPr>
      <w:del w:id="6428" w:author="Author">
        <w:r w:rsidRPr="00F46EE4" w:rsidDel="0087544E">
          <w:rPr>
            <w:rFonts w:ascii="Courier New" w:hAnsi="Courier New" w:cs="Courier New"/>
            <w:color w:val="auto"/>
            <w:sz w:val="14"/>
            <w:szCs w:val="14"/>
            <w:lang w:val="en-GB"/>
          </w:rPr>
          <w:delText xml:space="preserve">            description "The path to the CEP that represents the resources against which the measures were made (where the path includes topology-uuid etc.).</w:delText>
        </w:r>
        <w:bookmarkStart w:id="6429" w:name="_Toc192619352"/>
        <w:bookmarkStart w:id="6430" w:name="_Toc192620322"/>
        <w:bookmarkEnd w:id="6429"/>
        <w:bookmarkEnd w:id="6430"/>
      </w:del>
    </w:p>
    <w:p w14:paraId="476F0328" w14:textId="6D4E8BC7" w:rsidR="00F46EE4" w:rsidRPr="00F46EE4" w:rsidDel="0087544E" w:rsidRDefault="00F46EE4" w:rsidP="00F46EE4">
      <w:pPr>
        <w:autoSpaceDE w:val="0"/>
        <w:autoSpaceDN w:val="0"/>
        <w:adjustRightInd w:val="0"/>
        <w:spacing w:after="0"/>
        <w:rPr>
          <w:del w:id="6431" w:author="Author"/>
          <w:rFonts w:ascii="Courier New" w:hAnsi="Courier New" w:cs="Courier New"/>
          <w:color w:val="auto"/>
          <w:sz w:val="14"/>
          <w:szCs w:val="14"/>
          <w:lang w:val="en-GB"/>
        </w:rPr>
      </w:pPr>
      <w:del w:id="6432" w:author="Author">
        <w:r w:rsidRPr="00F46EE4" w:rsidDel="0087544E">
          <w:rPr>
            <w:rFonts w:ascii="Courier New" w:hAnsi="Courier New" w:cs="Courier New"/>
            <w:color w:val="auto"/>
            <w:sz w:val="14"/>
            <w:szCs w:val="14"/>
            <w:lang w:val="en-GB"/>
          </w:rPr>
          <w:delText xml:space="preserve">                CONDITION: Mandatory where abstract resource ref is not being used and a CEP is being measured.";</w:delText>
        </w:r>
        <w:bookmarkStart w:id="6433" w:name="_Toc192619353"/>
        <w:bookmarkStart w:id="6434" w:name="_Toc192620323"/>
        <w:bookmarkEnd w:id="6433"/>
        <w:bookmarkEnd w:id="6434"/>
      </w:del>
    </w:p>
    <w:p w14:paraId="08D8F777" w14:textId="572A5DA5" w:rsidR="00F46EE4" w:rsidRPr="00F46EE4" w:rsidDel="0087544E" w:rsidRDefault="00F46EE4" w:rsidP="00F46EE4">
      <w:pPr>
        <w:autoSpaceDE w:val="0"/>
        <w:autoSpaceDN w:val="0"/>
        <w:adjustRightInd w:val="0"/>
        <w:spacing w:after="0"/>
        <w:rPr>
          <w:del w:id="6435" w:author="Author"/>
          <w:rFonts w:ascii="Courier New" w:hAnsi="Courier New" w:cs="Courier New"/>
          <w:color w:val="auto"/>
          <w:sz w:val="14"/>
          <w:szCs w:val="14"/>
          <w:lang w:val="en-GB"/>
        </w:rPr>
      </w:pPr>
      <w:del w:id="6436" w:author="Author">
        <w:r w:rsidRPr="00F46EE4" w:rsidDel="0087544E">
          <w:rPr>
            <w:rFonts w:ascii="Courier New" w:hAnsi="Courier New" w:cs="Courier New"/>
            <w:color w:val="auto"/>
            <w:sz w:val="14"/>
            <w:szCs w:val="14"/>
            <w:lang w:val="en-GB"/>
          </w:rPr>
          <w:delText xml:space="preserve">        }</w:delText>
        </w:r>
        <w:bookmarkStart w:id="6437" w:name="_Toc192619354"/>
        <w:bookmarkStart w:id="6438" w:name="_Toc192620324"/>
        <w:bookmarkEnd w:id="6437"/>
        <w:bookmarkEnd w:id="6438"/>
      </w:del>
    </w:p>
    <w:p w14:paraId="069A5338" w14:textId="26023128" w:rsidR="00F46EE4" w:rsidRPr="00F46EE4" w:rsidDel="0087544E" w:rsidRDefault="00F46EE4" w:rsidP="00F46EE4">
      <w:pPr>
        <w:autoSpaceDE w:val="0"/>
        <w:autoSpaceDN w:val="0"/>
        <w:adjustRightInd w:val="0"/>
        <w:spacing w:after="0"/>
        <w:rPr>
          <w:del w:id="6439" w:author="Author"/>
          <w:rFonts w:ascii="Courier New" w:hAnsi="Courier New" w:cs="Courier New"/>
          <w:color w:val="auto"/>
          <w:sz w:val="14"/>
          <w:szCs w:val="14"/>
          <w:lang w:val="en-GB"/>
        </w:rPr>
      </w:pPr>
      <w:del w:id="6440" w:author="Author">
        <w:r w:rsidRPr="00F46EE4" w:rsidDel="0087544E">
          <w:rPr>
            <w:rFonts w:ascii="Courier New" w:hAnsi="Courier New" w:cs="Courier New"/>
            <w:color w:val="auto"/>
            <w:sz w:val="14"/>
            <w:szCs w:val="14"/>
            <w:lang w:val="en-GB"/>
          </w:rPr>
          <w:delText xml:space="preserve">        container maintenance-intermediate-point {</w:delText>
        </w:r>
        <w:bookmarkStart w:id="6441" w:name="_Toc192619355"/>
        <w:bookmarkStart w:id="6442" w:name="_Toc192620325"/>
        <w:bookmarkEnd w:id="6441"/>
        <w:bookmarkEnd w:id="6442"/>
      </w:del>
    </w:p>
    <w:p w14:paraId="69774DA7" w14:textId="4022D39E" w:rsidR="00F46EE4" w:rsidRPr="00F46EE4" w:rsidDel="0087544E" w:rsidRDefault="00F46EE4" w:rsidP="00F46EE4">
      <w:pPr>
        <w:autoSpaceDE w:val="0"/>
        <w:autoSpaceDN w:val="0"/>
        <w:adjustRightInd w:val="0"/>
        <w:spacing w:after="0"/>
        <w:rPr>
          <w:del w:id="6443" w:author="Author"/>
          <w:rFonts w:ascii="Courier New" w:hAnsi="Courier New" w:cs="Courier New"/>
          <w:color w:val="auto"/>
          <w:sz w:val="14"/>
          <w:szCs w:val="14"/>
          <w:lang w:val="en-GB"/>
        </w:rPr>
      </w:pPr>
      <w:del w:id="6444" w:author="Author">
        <w:r w:rsidRPr="00F46EE4" w:rsidDel="0087544E">
          <w:rPr>
            <w:rFonts w:ascii="Courier New" w:hAnsi="Courier New" w:cs="Courier New"/>
            <w:color w:val="auto"/>
            <w:sz w:val="14"/>
            <w:szCs w:val="14"/>
            <w:lang w:val="en-GB"/>
          </w:rPr>
          <w:delText xml:space="preserve">            uses tapi-oam:mip-ref;</w:delText>
        </w:r>
        <w:bookmarkStart w:id="6445" w:name="_Toc192619356"/>
        <w:bookmarkStart w:id="6446" w:name="_Toc192620326"/>
        <w:bookmarkEnd w:id="6445"/>
        <w:bookmarkEnd w:id="6446"/>
      </w:del>
    </w:p>
    <w:p w14:paraId="20EAF65B" w14:textId="614A2E6B" w:rsidR="00F46EE4" w:rsidRPr="00F46EE4" w:rsidDel="0087544E" w:rsidRDefault="00F46EE4" w:rsidP="00F46EE4">
      <w:pPr>
        <w:autoSpaceDE w:val="0"/>
        <w:autoSpaceDN w:val="0"/>
        <w:adjustRightInd w:val="0"/>
        <w:spacing w:after="0"/>
        <w:rPr>
          <w:del w:id="6447" w:author="Author"/>
          <w:rFonts w:ascii="Courier New" w:hAnsi="Courier New" w:cs="Courier New"/>
          <w:color w:val="auto"/>
          <w:sz w:val="14"/>
          <w:szCs w:val="14"/>
          <w:lang w:val="en-GB"/>
        </w:rPr>
      </w:pPr>
      <w:del w:id="6448" w:author="Author">
        <w:r w:rsidRPr="00F46EE4" w:rsidDel="0087544E">
          <w:rPr>
            <w:rFonts w:ascii="Courier New" w:hAnsi="Courier New" w:cs="Courier New"/>
            <w:color w:val="auto"/>
            <w:sz w:val="14"/>
            <w:szCs w:val="14"/>
            <w:lang w:val="en-GB"/>
          </w:rPr>
          <w:delText xml:space="preserve">            config false;</w:delText>
        </w:r>
        <w:bookmarkStart w:id="6449" w:name="_Toc192619357"/>
        <w:bookmarkStart w:id="6450" w:name="_Toc192620327"/>
        <w:bookmarkEnd w:id="6449"/>
        <w:bookmarkEnd w:id="6450"/>
      </w:del>
    </w:p>
    <w:p w14:paraId="70F9D01B" w14:textId="382F86BD" w:rsidR="00F46EE4" w:rsidRPr="00F46EE4" w:rsidDel="0087544E" w:rsidRDefault="00F46EE4" w:rsidP="00F46EE4">
      <w:pPr>
        <w:autoSpaceDE w:val="0"/>
        <w:autoSpaceDN w:val="0"/>
        <w:adjustRightInd w:val="0"/>
        <w:spacing w:after="0"/>
        <w:rPr>
          <w:del w:id="6451" w:author="Author"/>
          <w:rFonts w:ascii="Courier New" w:hAnsi="Courier New" w:cs="Courier New"/>
          <w:color w:val="auto"/>
          <w:sz w:val="14"/>
          <w:szCs w:val="14"/>
          <w:lang w:val="en-GB"/>
        </w:rPr>
      </w:pPr>
      <w:del w:id="6452" w:author="Author">
        <w:r w:rsidRPr="00F46EE4" w:rsidDel="0087544E">
          <w:rPr>
            <w:rFonts w:ascii="Courier New" w:hAnsi="Courier New" w:cs="Courier New"/>
            <w:color w:val="auto"/>
            <w:sz w:val="14"/>
            <w:szCs w:val="14"/>
            <w:lang w:val="en-GB"/>
          </w:rPr>
          <w:delText xml:space="preserve">            description "The path to the MIP that represents the resources against which the measures were made (where the path includes topology-uuid etc.).</w:delText>
        </w:r>
        <w:bookmarkStart w:id="6453" w:name="_Toc192619358"/>
        <w:bookmarkStart w:id="6454" w:name="_Toc192620328"/>
        <w:bookmarkEnd w:id="6453"/>
        <w:bookmarkEnd w:id="6454"/>
      </w:del>
    </w:p>
    <w:p w14:paraId="3AB18DDA" w14:textId="3FCD5559" w:rsidR="00F46EE4" w:rsidRPr="00F46EE4" w:rsidDel="0087544E" w:rsidRDefault="00F46EE4" w:rsidP="00F46EE4">
      <w:pPr>
        <w:autoSpaceDE w:val="0"/>
        <w:autoSpaceDN w:val="0"/>
        <w:adjustRightInd w:val="0"/>
        <w:spacing w:after="0"/>
        <w:rPr>
          <w:del w:id="6455" w:author="Author"/>
          <w:rFonts w:ascii="Courier New" w:hAnsi="Courier New" w:cs="Courier New"/>
          <w:color w:val="auto"/>
          <w:sz w:val="14"/>
          <w:szCs w:val="14"/>
          <w:lang w:val="en-GB"/>
        </w:rPr>
      </w:pPr>
      <w:del w:id="6456" w:author="Author">
        <w:r w:rsidRPr="00F46EE4" w:rsidDel="0087544E">
          <w:rPr>
            <w:rFonts w:ascii="Courier New" w:hAnsi="Courier New" w:cs="Courier New"/>
            <w:color w:val="auto"/>
            <w:sz w:val="14"/>
            <w:szCs w:val="14"/>
            <w:lang w:val="en-GB"/>
          </w:rPr>
          <w:delText xml:space="preserve">                CONDITION: Mandatory where abstract resource ref is not being used and a MIP is being measured.";</w:delText>
        </w:r>
        <w:bookmarkStart w:id="6457" w:name="_Toc192619359"/>
        <w:bookmarkStart w:id="6458" w:name="_Toc192620329"/>
        <w:bookmarkEnd w:id="6457"/>
        <w:bookmarkEnd w:id="6458"/>
      </w:del>
    </w:p>
    <w:p w14:paraId="489BA95B" w14:textId="72E048F2" w:rsidR="00F46EE4" w:rsidRPr="00F46EE4" w:rsidDel="0087544E" w:rsidRDefault="00F46EE4" w:rsidP="00F46EE4">
      <w:pPr>
        <w:autoSpaceDE w:val="0"/>
        <w:autoSpaceDN w:val="0"/>
        <w:adjustRightInd w:val="0"/>
        <w:spacing w:after="0"/>
        <w:rPr>
          <w:del w:id="6459" w:author="Author"/>
          <w:rFonts w:ascii="Courier New" w:hAnsi="Courier New" w:cs="Courier New"/>
          <w:color w:val="auto"/>
          <w:sz w:val="14"/>
          <w:szCs w:val="14"/>
          <w:lang w:val="en-GB"/>
        </w:rPr>
      </w:pPr>
      <w:del w:id="6460" w:author="Author">
        <w:r w:rsidRPr="00F46EE4" w:rsidDel="0087544E">
          <w:rPr>
            <w:rFonts w:ascii="Courier New" w:hAnsi="Courier New" w:cs="Courier New"/>
            <w:color w:val="auto"/>
            <w:sz w:val="14"/>
            <w:szCs w:val="14"/>
            <w:lang w:val="en-GB"/>
          </w:rPr>
          <w:delText xml:space="preserve">        }</w:delText>
        </w:r>
        <w:bookmarkStart w:id="6461" w:name="_Toc192619360"/>
        <w:bookmarkStart w:id="6462" w:name="_Toc192620330"/>
        <w:bookmarkEnd w:id="6461"/>
        <w:bookmarkEnd w:id="6462"/>
      </w:del>
    </w:p>
    <w:p w14:paraId="16BCD4A3" w14:textId="49052707" w:rsidR="00F46EE4" w:rsidRPr="00F46EE4" w:rsidDel="0087544E" w:rsidRDefault="00F46EE4" w:rsidP="00F46EE4">
      <w:pPr>
        <w:autoSpaceDE w:val="0"/>
        <w:autoSpaceDN w:val="0"/>
        <w:adjustRightInd w:val="0"/>
        <w:spacing w:after="0"/>
        <w:rPr>
          <w:del w:id="6463" w:author="Author"/>
          <w:rFonts w:ascii="Courier New" w:hAnsi="Courier New" w:cs="Courier New"/>
          <w:color w:val="auto"/>
          <w:sz w:val="14"/>
          <w:szCs w:val="14"/>
          <w:lang w:val="en-GB"/>
        </w:rPr>
      </w:pPr>
      <w:del w:id="6464" w:author="Author">
        <w:r w:rsidRPr="00F46EE4" w:rsidDel="0087544E">
          <w:rPr>
            <w:rFonts w:ascii="Courier New" w:hAnsi="Courier New" w:cs="Courier New"/>
            <w:color w:val="auto"/>
            <w:sz w:val="14"/>
            <w:szCs w:val="14"/>
            <w:lang w:val="en-GB"/>
          </w:rPr>
          <w:delText xml:space="preserve">        container maintenance-end-point {</w:delText>
        </w:r>
        <w:bookmarkStart w:id="6465" w:name="_Toc192619361"/>
        <w:bookmarkStart w:id="6466" w:name="_Toc192620331"/>
        <w:bookmarkEnd w:id="6465"/>
        <w:bookmarkEnd w:id="6466"/>
      </w:del>
    </w:p>
    <w:p w14:paraId="65363D1E" w14:textId="3B9E48B7" w:rsidR="00F46EE4" w:rsidRPr="00F46EE4" w:rsidDel="0087544E" w:rsidRDefault="00F46EE4" w:rsidP="00F46EE4">
      <w:pPr>
        <w:autoSpaceDE w:val="0"/>
        <w:autoSpaceDN w:val="0"/>
        <w:adjustRightInd w:val="0"/>
        <w:spacing w:after="0"/>
        <w:rPr>
          <w:del w:id="6467" w:author="Author"/>
          <w:rFonts w:ascii="Courier New" w:hAnsi="Courier New" w:cs="Courier New"/>
          <w:color w:val="auto"/>
          <w:sz w:val="14"/>
          <w:szCs w:val="14"/>
          <w:lang w:val="en-GB"/>
        </w:rPr>
      </w:pPr>
      <w:del w:id="6468" w:author="Author">
        <w:r w:rsidRPr="00F46EE4" w:rsidDel="0087544E">
          <w:rPr>
            <w:rFonts w:ascii="Courier New" w:hAnsi="Courier New" w:cs="Courier New"/>
            <w:color w:val="auto"/>
            <w:sz w:val="14"/>
            <w:szCs w:val="14"/>
            <w:lang w:val="en-GB"/>
          </w:rPr>
          <w:delText xml:space="preserve">            uses tapi-oam:mep-ref;</w:delText>
        </w:r>
        <w:bookmarkStart w:id="6469" w:name="_Toc192619362"/>
        <w:bookmarkStart w:id="6470" w:name="_Toc192620332"/>
        <w:bookmarkEnd w:id="6469"/>
        <w:bookmarkEnd w:id="6470"/>
      </w:del>
    </w:p>
    <w:p w14:paraId="6CD381CF" w14:textId="51EC9B3B" w:rsidR="00F46EE4" w:rsidRPr="00F46EE4" w:rsidDel="0087544E" w:rsidRDefault="00F46EE4" w:rsidP="00F46EE4">
      <w:pPr>
        <w:autoSpaceDE w:val="0"/>
        <w:autoSpaceDN w:val="0"/>
        <w:adjustRightInd w:val="0"/>
        <w:spacing w:after="0"/>
        <w:rPr>
          <w:del w:id="6471" w:author="Author"/>
          <w:rFonts w:ascii="Courier New" w:hAnsi="Courier New" w:cs="Courier New"/>
          <w:color w:val="auto"/>
          <w:sz w:val="14"/>
          <w:szCs w:val="14"/>
          <w:lang w:val="en-GB"/>
        </w:rPr>
      </w:pPr>
      <w:del w:id="6472" w:author="Author">
        <w:r w:rsidRPr="00F46EE4" w:rsidDel="0087544E">
          <w:rPr>
            <w:rFonts w:ascii="Courier New" w:hAnsi="Courier New" w:cs="Courier New"/>
            <w:color w:val="auto"/>
            <w:sz w:val="14"/>
            <w:szCs w:val="14"/>
            <w:lang w:val="en-GB"/>
          </w:rPr>
          <w:delText xml:space="preserve">            config false;</w:delText>
        </w:r>
        <w:bookmarkStart w:id="6473" w:name="_Toc192619363"/>
        <w:bookmarkStart w:id="6474" w:name="_Toc192620333"/>
        <w:bookmarkEnd w:id="6473"/>
        <w:bookmarkEnd w:id="6474"/>
      </w:del>
    </w:p>
    <w:p w14:paraId="0927E135" w14:textId="546441B5" w:rsidR="00F46EE4" w:rsidRPr="00F46EE4" w:rsidDel="0087544E" w:rsidRDefault="00F46EE4" w:rsidP="00F46EE4">
      <w:pPr>
        <w:autoSpaceDE w:val="0"/>
        <w:autoSpaceDN w:val="0"/>
        <w:adjustRightInd w:val="0"/>
        <w:spacing w:after="0"/>
        <w:rPr>
          <w:del w:id="6475" w:author="Author"/>
          <w:rFonts w:ascii="Courier New" w:hAnsi="Courier New" w:cs="Courier New"/>
          <w:color w:val="auto"/>
          <w:sz w:val="14"/>
          <w:szCs w:val="14"/>
          <w:lang w:val="en-GB"/>
        </w:rPr>
      </w:pPr>
      <w:del w:id="6476" w:author="Author">
        <w:r w:rsidRPr="00F46EE4" w:rsidDel="0087544E">
          <w:rPr>
            <w:rFonts w:ascii="Courier New" w:hAnsi="Courier New" w:cs="Courier New"/>
            <w:color w:val="auto"/>
            <w:sz w:val="14"/>
            <w:szCs w:val="14"/>
            <w:lang w:val="en-GB"/>
          </w:rPr>
          <w:delText xml:space="preserve">            description "The path to the MEP that represents the resources against which the measures were made (where the path includes topology-uuid etc.).</w:delText>
        </w:r>
        <w:bookmarkStart w:id="6477" w:name="_Toc192619364"/>
        <w:bookmarkStart w:id="6478" w:name="_Toc192620334"/>
        <w:bookmarkEnd w:id="6477"/>
        <w:bookmarkEnd w:id="6478"/>
      </w:del>
    </w:p>
    <w:p w14:paraId="59F75D3C" w14:textId="2EF6C403" w:rsidR="00F46EE4" w:rsidRPr="00F46EE4" w:rsidDel="0087544E" w:rsidRDefault="00F46EE4" w:rsidP="00F46EE4">
      <w:pPr>
        <w:autoSpaceDE w:val="0"/>
        <w:autoSpaceDN w:val="0"/>
        <w:adjustRightInd w:val="0"/>
        <w:spacing w:after="0"/>
        <w:rPr>
          <w:del w:id="6479" w:author="Author"/>
          <w:rFonts w:ascii="Courier New" w:hAnsi="Courier New" w:cs="Courier New"/>
          <w:color w:val="auto"/>
          <w:sz w:val="14"/>
          <w:szCs w:val="14"/>
          <w:lang w:val="en-GB"/>
        </w:rPr>
      </w:pPr>
      <w:del w:id="6480" w:author="Author">
        <w:r w:rsidRPr="00F46EE4" w:rsidDel="0087544E">
          <w:rPr>
            <w:rFonts w:ascii="Courier New" w:hAnsi="Courier New" w:cs="Courier New"/>
            <w:color w:val="auto"/>
            <w:sz w:val="14"/>
            <w:szCs w:val="14"/>
            <w:lang w:val="en-GB"/>
          </w:rPr>
          <w:delText xml:space="preserve">                CONDITION: Mandatory where abstract resource ref is not being used and a MEP is being measured.";</w:delText>
        </w:r>
        <w:bookmarkStart w:id="6481" w:name="_Toc192619365"/>
        <w:bookmarkStart w:id="6482" w:name="_Toc192620335"/>
        <w:bookmarkEnd w:id="6481"/>
        <w:bookmarkEnd w:id="6482"/>
      </w:del>
    </w:p>
    <w:p w14:paraId="01C09C5E" w14:textId="2EC1AA2D" w:rsidR="00F46EE4" w:rsidRPr="00F46EE4" w:rsidDel="0087544E" w:rsidRDefault="00F46EE4" w:rsidP="00F46EE4">
      <w:pPr>
        <w:autoSpaceDE w:val="0"/>
        <w:autoSpaceDN w:val="0"/>
        <w:adjustRightInd w:val="0"/>
        <w:spacing w:after="0"/>
        <w:rPr>
          <w:del w:id="6483" w:author="Author"/>
          <w:rFonts w:ascii="Courier New" w:hAnsi="Courier New" w:cs="Courier New"/>
          <w:color w:val="auto"/>
          <w:sz w:val="14"/>
          <w:szCs w:val="14"/>
          <w:lang w:val="en-GB"/>
        </w:rPr>
      </w:pPr>
      <w:del w:id="6484" w:author="Author">
        <w:r w:rsidRPr="00F46EE4" w:rsidDel="0087544E">
          <w:rPr>
            <w:rFonts w:ascii="Courier New" w:hAnsi="Courier New" w:cs="Courier New"/>
            <w:color w:val="auto"/>
            <w:sz w:val="14"/>
            <w:szCs w:val="14"/>
            <w:lang w:val="en-GB"/>
          </w:rPr>
          <w:delText xml:space="preserve">        }</w:delText>
        </w:r>
        <w:bookmarkStart w:id="6485" w:name="_Toc192619366"/>
        <w:bookmarkStart w:id="6486" w:name="_Toc192620336"/>
        <w:bookmarkEnd w:id="6485"/>
        <w:bookmarkEnd w:id="6486"/>
      </w:del>
    </w:p>
    <w:p w14:paraId="553B8642" w14:textId="5BE62810" w:rsidR="00F46EE4" w:rsidRPr="00F46EE4" w:rsidDel="0087544E" w:rsidRDefault="00F46EE4" w:rsidP="00F46EE4">
      <w:pPr>
        <w:autoSpaceDE w:val="0"/>
        <w:autoSpaceDN w:val="0"/>
        <w:adjustRightInd w:val="0"/>
        <w:spacing w:after="0"/>
        <w:rPr>
          <w:del w:id="6487" w:author="Author"/>
          <w:rFonts w:ascii="Courier New" w:hAnsi="Courier New" w:cs="Courier New"/>
          <w:color w:val="auto"/>
          <w:sz w:val="14"/>
          <w:szCs w:val="14"/>
          <w:lang w:val="en-GB"/>
        </w:rPr>
      </w:pPr>
      <w:del w:id="6488" w:author="Author">
        <w:r w:rsidRPr="00F46EE4" w:rsidDel="0087544E">
          <w:rPr>
            <w:rFonts w:ascii="Courier New" w:hAnsi="Courier New" w:cs="Courier New"/>
            <w:color w:val="auto"/>
            <w:sz w:val="14"/>
            <w:szCs w:val="14"/>
            <w:lang w:val="en-GB"/>
          </w:rPr>
          <w:delText xml:space="preserve">        leaf measurement-start-time {</w:delText>
        </w:r>
        <w:bookmarkStart w:id="6489" w:name="_Toc192619367"/>
        <w:bookmarkStart w:id="6490" w:name="_Toc192620337"/>
        <w:bookmarkEnd w:id="6489"/>
        <w:bookmarkEnd w:id="6490"/>
      </w:del>
    </w:p>
    <w:p w14:paraId="679A7016" w14:textId="20130EA6" w:rsidR="00F46EE4" w:rsidRPr="00F46EE4" w:rsidDel="0087544E" w:rsidRDefault="00F46EE4" w:rsidP="00F46EE4">
      <w:pPr>
        <w:autoSpaceDE w:val="0"/>
        <w:autoSpaceDN w:val="0"/>
        <w:adjustRightInd w:val="0"/>
        <w:spacing w:after="0"/>
        <w:rPr>
          <w:del w:id="6491" w:author="Author"/>
          <w:rFonts w:ascii="Courier New" w:hAnsi="Courier New" w:cs="Courier New"/>
          <w:color w:val="auto"/>
          <w:sz w:val="14"/>
          <w:szCs w:val="14"/>
          <w:lang w:val="en-GB"/>
        </w:rPr>
      </w:pPr>
      <w:del w:id="6492" w:author="Author">
        <w:r w:rsidRPr="00F46EE4" w:rsidDel="0087544E">
          <w:rPr>
            <w:rFonts w:ascii="Courier New" w:hAnsi="Courier New" w:cs="Courier New"/>
            <w:color w:val="auto"/>
            <w:sz w:val="14"/>
            <w:szCs w:val="14"/>
            <w:lang w:val="en-GB"/>
          </w:rPr>
          <w:delText xml:space="preserve">            type uint64;</w:delText>
        </w:r>
        <w:bookmarkStart w:id="6493" w:name="_Toc192619368"/>
        <w:bookmarkStart w:id="6494" w:name="_Toc192620338"/>
        <w:bookmarkEnd w:id="6493"/>
        <w:bookmarkEnd w:id="6494"/>
      </w:del>
    </w:p>
    <w:p w14:paraId="2ACAF23B" w14:textId="4289BA4E" w:rsidR="00F46EE4" w:rsidRPr="00F46EE4" w:rsidDel="0087544E" w:rsidRDefault="00F46EE4" w:rsidP="00F46EE4">
      <w:pPr>
        <w:autoSpaceDE w:val="0"/>
        <w:autoSpaceDN w:val="0"/>
        <w:adjustRightInd w:val="0"/>
        <w:spacing w:after="0"/>
        <w:rPr>
          <w:del w:id="6495" w:author="Author"/>
          <w:rFonts w:ascii="Courier New" w:hAnsi="Courier New" w:cs="Courier New"/>
          <w:color w:val="auto"/>
          <w:sz w:val="14"/>
          <w:szCs w:val="14"/>
          <w:lang w:val="en-GB"/>
        </w:rPr>
      </w:pPr>
      <w:del w:id="6496" w:author="Author">
        <w:r w:rsidRPr="00F46EE4" w:rsidDel="0087544E">
          <w:rPr>
            <w:rFonts w:ascii="Courier New" w:hAnsi="Courier New" w:cs="Courier New"/>
            <w:color w:val="auto"/>
            <w:sz w:val="14"/>
            <w:szCs w:val="14"/>
            <w:lang w:val="en-GB"/>
          </w:rPr>
          <w:delText xml:space="preserve">            config false;</w:delText>
        </w:r>
        <w:bookmarkStart w:id="6497" w:name="_Toc192619369"/>
        <w:bookmarkStart w:id="6498" w:name="_Toc192620339"/>
        <w:bookmarkEnd w:id="6497"/>
        <w:bookmarkEnd w:id="6498"/>
      </w:del>
    </w:p>
    <w:p w14:paraId="46BB8D09" w14:textId="499E3FA4" w:rsidR="00F46EE4" w:rsidRPr="00F46EE4" w:rsidDel="0087544E" w:rsidRDefault="00F46EE4" w:rsidP="00F46EE4">
      <w:pPr>
        <w:autoSpaceDE w:val="0"/>
        <w:autoSpaceDN w:val="0"/>
        <w:adjustRightInd w:val="0"/>
        <w:spacing w:after="0"/>
        <w:rPr>
          <w:del w:id="6499" w:author="Author"/>
          <w:rFonts w:ascii="Courier New" w:hAnsi="Courier New" w:cs="Courier New"/>
          <w:color w:val="auto"/>
          <w:sz w:val="14"/>
          <w:szCs w:val="14"/>
          <w:lang w:val="en-GB"/>
        </w:rPr>
      </w:pPr>
      <w:del w:id="6500" w:author="Author">
        <w:r w:rsidRPr="00F46EE4" w:rsidDel="0087544E">
          <w:rPr>
            <w:rFonts w:ascii="Courier New" w:hAnsi="Courier New" w:cs="Courier New"/>
            <w:color w:val="auto"/>
            <w:sz w:val="14"/>
            <w:szCs w:val="14"/>
            <w:lang w:val="en-GB"/>
          </w:rPr>
          <w:delText xml:space="preserve">            description "The time the measurement started.</w:delText>
        </w:r>
        <w:bookmarkStart w:id="6501" w:name="_Toc192619370"/>
        <w:bookmarkStart w:id="6502" w:name="_Toc192620340"/>
        <w:bookmarkEnd w:id="6501"/>
        <w:bookmarkEnd w:id="6502"/>
      </w:del>
    </w:p>
    <w:p w14:paraId="241E76AD" w14:textId="28A02ACE" w:rsidR="00F46EE4" w:rsidRPr="00F46EE4" w:rsidDel="0087544E" w:rsidRDefault="00F46EE4" w:rsidP="00F46EE4">
      <w:pPr>
        <w:autoSpaceDE w:val="0"/>
        <w:autoSpaceDN w:val="0"/>
        <w:adjustRightInd w:val="0"/>
        <w:spacing w:after="0"/>
        <w:rPr>
          <w:del w:id="6503" w:author="Author"/>
          <w:rFonts w:ascii="Courier New" w:hAnsi="Courier New" w:cs="Courier New"/>
          <w:color w:val="auto"/>
          <w:sz w:val="14"/>
          <w:szCs w:val="14"/>
          <w:lang w:val="en-GB"/>
        </w:rPr>
      </w:pPr>
      <w:del w:id="6504" w:author="Author">
        <w:r w:rsidRPr="00F46EE4" w:rsidDel="0087544E">
          <w:rPr>
            <w:rFonts w:ascii="Courier New" w:hAnsi="Courier New" w:cs="Courier New"/>
            <w:color w:val="auto"/>
            <w:sz w:val="14"/>
            <w:szCs w:val="14"/>
            <w:lang w:val="en-GB"/>
          </w:rPr>
          <w:delText xml:space="preserve">                This will usually be the time a moment, after the last measurement sample opportunity (i.e., essentially the previous timeMeasurementWasSampled).</w:delText>
        </w:r>
        <w:bookmarkStart w:id="6505" w:name="_Toc192619371"/>
        <w:bookmarkStart w:id="6506" w:name="_Toc192620341"/>
        <w:bookmarkEnd w:id="6505"/>
        <w:bookmarkEnd w:id="6506"/>
      </w:del>
    </w:p>
    <w:p w14:paraId="3FBB8D9C" w14:textId="6D86C548" w:rsidR="00F46EE4" w:rsidRPr="00F46EE4" w:rsidDel="0087544E" w:rsidRDefault="00F46EE4" w:rsidP="00F46EE4">
      <w:pPr>
        <w:autoSpaceDE w:val="0"/>
        <w:autoSpaceDN w:val="0"/>
        <w:adjustRightInd w:val="0"/>
        <w:spacing w:after="0"/>
        <w:rPr>
          <w:del w:id="6507" w:author="Author"/>
          <w:rFonts w:ascii="Courier New" w:hAnsi="Courier New" w:cs="Courier New"/>
          <w:color w:val="auto"/>
          <w:sz w:val="14"/>
          <w:szCs w:val="14"/>
          <w:lang w:val="en-GB"/>
        </w:rPr>
      </w:pPr>
      <w:del w:id="6508" w:author="Author">
        <w:r w:rsidRPr="00F46EE4" w:rsidDel="0087544E">
          <w:rPr>
            <w:rFonts w:ascii="Courier New" w:hAnsi="Courier New" w:cs="Courier New"/>
            <w:color w:val="auto"/>
            <w:sz w:val="14"/>
            <w:szCs w:val="14"/>
            <w:lang w:val="en-GB"/>
          </w:rPr>
          <w:delText xml:space="preserve">                Where this is essentially a moment after the last sample opportunity, the field may be omitted.</w:delText>
        </w:r>
        <w:bookmarkStart w:id="6509" w:name="_Toc192619372"/>
        <w:bookmarkStart w:id="6510" w:name="_Toc192620342"/>
        <w:bookmarkEnd w:id="6509"/>
        <w:bookmarkEnd w:id="6510"/>
      </w:del>
    </w:p>
    <w:p w14:paraId="19346D72" w14:textId="72EE7653" w:rsidR="00F46EE4" w:rsidRPr="00F46EE4" w:rsidDel="0087544E" w:rsidRDefault="00F46EE4" w:rsidP="00F46EE4">
      <w:pPr>
        <w:autoSpaceDE w:val="0"/>
        <w:autoSpaceDN w:val="0"/>
        <w:adjustRightInd w:val="0"/>
        <w:spacing w:after="0"/>
        <w:rPr>
          <w:del w:id="6511" w:author="Author"/>
          <w:rFonts w:ascii="Courier New" w:hAnsi="Courier New" w:cs="Courier New"/>
          <w:color w:val="auto"/>
          <w:sz w:val="14"/>
          <w:szCs w:val="14"/>
          <w:lang w:val="en-GB"/>
        </w:rPr>
      </w:pPr>
      <w:del w:id="6512" w:author="Author">
        <w:r w:rsidRPr="00F46EE4" w:rsidDel="0087544E">
          <w:rPr>
            <w:rFonts w:ascii="Courier New" w:hAnsi="Courier New" w:cs="Courier New"/>
            <w:color w:val="auto"/>
            <w:sz w:val="14"/>
            <w:szCs w:val="14"/>
            <w:lang w:val="en-GB"/>
          </w:rPr>
          <w:delText xml:space="preserve">                Where the measurementStartTime can be derived from the profile, the field may be omitted.</w:delText>
        </w:r>
        <w:bookmarkStart w:id="6513" w:name="_Toc192619373"/>
        <w:bookmarkStart w:id="6514" w:name="_Toc192620343"/>
        <w:bookmarkEnd w:id="6513"/>
        <w:bookmarkEnd w:id="6514"/>
      </w:del>
    </w:p>
    <w:p w14:paraId="0B5764BE" w14:textId="0A1ADB3B" w:rsidR="00F46EE4" w:rsidRPr="00F46EE4" w:rsidDel="0087544E" w:rsidRDefault="00F46EE4" w:rsidP="00F46EE4">
      <w:pPr>
        <w:autoSpaceDE w:val="0"/>
        <w:autoSpaceDN w:val="0"/>
        <w:adjustRightInd w:val="0"/>
        <w:spacing w:after="0"/>
        <w:rPr>
          <w:del w:id="6515" w:author="Author"/>
          <w:rFonts w:ascii="Courier New" w:hAnsi="Courier New" w:cs="Courier New"/>
          <w:color w:val="auto"/>
          <w:sz w:val="14"/>
          <w:szCs w:val="14"/>
          <w:lang w:val="en-GB"/>
        </w:rPr>
      </w:pPr>
      <w:del w:id="6516" w:author="Author">
        <w:r w:rsidRPr="00F46EE4" w:rsidDel="0087544E">
          <w:rPr>
            <w:rFonts w:ascii="Courier New" w:hAnsi="Courier New" w:cs="Courier New"/>
            <w:color w:val="auto"/>
            <w:sz w:val="14"/>
            <w:szCs w:val="14"/>
            <w:lang w:val="en-GB"/>
          </w:rPr>
          <w:delText xml:space="preserve">                Where the measurement started an an unexpected or unusual time, the field should be included.</w:delText>
        </w:r>
        <w:bookmarkStart w:id="6517" w:name="_Toc192619374"/>
        <w:bookmarkStart w:id="6518" w:name="_Toc192620344"/>
        <w:bookmarkEnd w:id="6517"/>
        <w:bookmarkEnd w:id="6518"/>
      </w:del>
    </w:p>
    <w:p w14:paraId="32C07496" w14:textId="4DD35F57" w:rsidR="00F46EE4" w:rsidRPr="00F46EE4" w:rsidDel="0087544E" w:rsidRDefault="00F46EE4" w:rsidP="00F46EE4">
      <w:pPr>
        <w:autoSpaceDE w:val="0"/>
        <w:autoSpaceDN w:val="0"/>
        <w:adjustRightInd w:val="0"/>
        <w:spacing w:after="0"/>
        <w:rPr>
          <w:del w:id="6519" w:author="Author"/>
          <w:rFonts w:ascii="Courier New" w:hAnsi="Courier New" w:cs="Courier New"/>
          <w:color w:val="auto"/>
          <w:sz w:val="14"/>
          <w:szCs w:val="14"/>
          <w:lang w:val="en-GB"/>
        </w:rPr>
      </w:pPr>
      <w:del w:id="6520" w:author="Author">
        <w:r w:rsidRPr="00F46EE4" w:rsidDel="0087544E">
          <w:rPr>
            <w:rFonts w:ascii="Courier New" w:hAnsi="Courier New" w:cs="Courier New"/>
            <w:color w:val="auto"/>
            <w:sz w:val="14"/>
            <w:szCs w:val="14"/>
            <w:lang w:val="en-GB"/>
          </w:rPr>
          <w:delText xml:space="preserve">                CONDITION: Mandatory as identified in the description above.";</w:delText>
        </w:r>
        <w:bookmarkStart w:id="6521" w:name="_Toc192619375"/>
        <w:bookmarkStart w:id="6522" w:name="_Toc192620345"/>
        <w:bookmarkEnd w:id="6521"/>
        <w:bookmarkEnd w:id="6522"/>
      </w:del>
    </w:p>
    <w:p w14:paraId="1C4574BD" w14:textId="54A35156" w:rsidR="00F46EE4" w:rsidRPr="00F46EE4" w:rsidDel="0087544E" w:rsidRDefault="00F46EE4" w:rsidP="00F46EE4">
      <w:pPr>
        <w:autoSpaceDE w:val="0"/>
        <w:autoSpaceDN w:val="0"/>
        <w:adjustRightInd w:val="0"/>
        <w:spacing w:after="0"/>
        <w:rPr>
          <w:del w:id="6523" w:author="Author"/>
          <w:rFonts w:ascii="Courier New" w:hAnsi="Courier New" w:cs="Courier New"/>
          <w:color w:val="auto"/>
          <w:sz w:val="14"/>
          <w:szCs w:val="14"/>
          <w:lang w:val="en-GB"/>
        </w:rPr>
      </w:pPr>
      <w:del w:id="6524" w:author="Author">
        <w:r w:rsidRPr="00F46EE4" w:rsidDel="0087544E">
          <w:rPr>
            <w:rFonts w:ascii="Courier New" w:hAnsi="Courier New" w:cs="Courier New"/>
            <w:color w:val="auto"/>
            <w:sz w:val="14"/>
            <w:szCs w:val="14"/>
            <w:lang w:val="en-GB"/>
          </w:rPr>
          <w:delText xml:space="preserve">        }</w:delText>
        </w:r>
        <w:bookmarkStart w:id="6525" w:name="_Toc192619376"/>
        <w:bookmarkStart w:id="6526" w:name="_Toc192620346"/>
        <w:bookmarkEnd w:id="6525"/>
        <w:bookmarkEnd w:id="6526"/>
      </w:del>
    </w:p>
    <w:p w14:paraId="2F9C2CC2" w14:textId="3AC461B5" w:rsidR="00F46EE4" w:rsidRPr="00F46EE4" w:rsidDel="0087544E" w:rsidRDefault="00F46EE4" w:rsidP="00F46EE4">
      <w:pPr>
        <w:autoSpaceDE w:val="0"/>
        <w:autoSpaceDN w:val="0"/>
        <w:adjustRightInd w:val="0"/>
        <w:spacing w:after="0"/>
        <w:rPr>
          <w:del w:id="6527" w:author="Author"/>
          <w:rFonts w:ascii="Courier New" w:hAnsi="Courier New" w:cs="Courier New"/>
          <w:color w:val="auto"/>
          <w:sz w:val="14"/>
          <w:szCs w:val="14"/>
          <w:lang w:val="en-GB"/>
        </w:rPr>
      </w:pPr>
      <w:del w:id="6528" w:author="Author">
        <w:r w:rsidRPr="00F46EE4" w:rsidDel="0087544E">
          <w:rPr>
            <w:rFonts w:ascii="Courier New" w:hAnsi="Courier New" w:cs="Courier New"/>
            <w:color w:val="auto"/>
            <w:sz w:val="14"/>
            <w:szCs w:val="14"/>
            <w:lang w:val="en-GB"/>
          </w:rPr>
          <w:delText xml:space="preserve">        list qualified-measured-value-set {</w:delText>
        </w:r>
        <w:bookmarkStart w:id="6529" w:name="_Toc192619377"/>
        <w:bookmarkStart w:id="6530" w:name="_Toc192620347"/>
        <w:bookmarkEnd w:id="6529"/>
        <w:bookmarkEnd w:id="6530"/>
      </w:del>
    </w:p>
    <w:p w14:paraId="156DEDDD" w14:textId="664118D4" w:rsidR="00F46EE4" w:rsidRPr="00F46EE4" w:rsidDel="0087544E" w:rsidRDefault="00F46EE4" w:rsidP="00F46EE4">
      <w:pPr>
        <w:autoSpaceDE w:val="0"/>
        <w:autoSpaceDN w:val="0"/>
        <w:adjustRightInd w:val="0"/>
        <w:spacing w:after="0"/>
        <w:rPr>
          <w:del w:id="6531" w:author="Author"/>
          <w:rFonts w:ascii="Courier New" w:hAnsi="Courier New" w:cs="Courier New"/>
          <w:color w:val="auto"/>
          <w:sz w:val="14"/>
          <w:szCs w:val="14"/>
          <w:lang w:val="en-GB"/>
        </w:rPr>
      </w:pPr>
      <w:del w:id="6532" w:author="Author">
        <w:r w:rsidRPr="00F46EE4" w:rsidDel="0087544E">
          <w:rPr>
            <w:rFonts w:ascii="Courier New" w:hAnsi="Courier New" w:cs="Courier New"/>
            <w:color w:val="auto"/>
            <w:sz w:val="14"/>
            <w:szCs w:val="14"/>
            <w:lang w:val="en-GB"/>
          </w:rPr>
          <w:delText xml:space="preserve">            config false;</w:delText>
        </w:r>
        <w:bookmarkStart w:id="6533" w:name="_Toc192619378"/>
        <w:bookmarkStart w:id="6534" w:name="_Toc192620348"/>
        <w:bookmarkEnd w:id="6533"/>
        <w:bookmarkEnd w:id="6534"/>
      </w:del>
    </w:p>
    <w:p w14:paraId="354AF387" w14:textId="5D1D5987" w:rsidR="00F46EE4" w:rsidRPr="00F46EE4" w:rsidDel="0087544E" w:rsidRDefault="00F46EE4" w:rsidP="00F46EE4">
      <w:pPr>
        <w:autoSpaceDE w:val="0"/>
        <w:autoSpaceDN w:val="0"/>
        <w:adjustRightInd w:val="0"/>
        <w:spacing w:after="0"/>
        <w:rPr>
          <w:del w:id="6535" w:author="Author"/>
          <w:rFonts w:ascii="Courier New" w:hAnsi="Courier New" w:cs="Courier New"/>
          <w:color w:val="auto"/>
          <w:sz w:val="14"/>
          <w:szCs w:val="14"/>
          <w:lang w:val="en-GB"/>
        </w:rPr>
      </w:pPr>
      <w:del w:id="6536" w:author="Author">
        <w:r w:rsidRPr="00F46EE4" w:rsidDel="0087544E">
          <w:rPr>
            <w:rFonts w:ascii="Courier New" w:hAnsi="Courier New" w:cs="Courier New"/>
            <w:color w:val="auto"/>
            <w:sz w:val="14"/>
            <w:szCs w:val="14"/>
            <w:lang w:val="en-GB"/>
          </w:rPr>
          <w:delText xml:space="preserve">            uses qualified-measured-value;</w:delText>
        </w:r>
        <w:bookmarkStart w:id="6537" w:name="_Toc192619379"/>
        <w:bookmarkStart w:id="6538" w:name="_Toc192620349"/>
        <w:bookmarkEnd w:id="6537"/>
        <w:bookmarkEnd w:id="6538"/>
      </w:del>
    </w:p>
    <w:p w14:paraId="176D5D62" w14:textId="0CF93421" w:rsidR="00F46EE4" w:rsidRPr="00F46EE4" w:rsidDel="0087544E" w:rsidRDefault="00F46EE4" w:rsidP="00F46EE4">
      <w:pPr>
        <w:autoSpaceDE w:val="0"/>
        <w:autoSpaceDN w:val="0"/>
        <w:adjustRightInd w:val="0"/>
        <w:spacing w:after="0"/>
        <w:rPr>
          <w:del w:id="6539" w:author="Author"/>
          <w:rFonts w:ascii="Courier New" w:hAnsi="Courier New" w:cs="Courier New"/>
          <w:color w:val="auto"/>
          <w:sz w:val="14"/>
          <w:szCs w:val="14"/>
          <w:lang w:val="en-GB"/>
        </w:rPr>
      </w:pPr>
      <w:del w:id="6540" w:author="Author">
        <w:r w:rsidRPr="00F46EE4" w:rsidDel="0087544E">
          <w:rPr>
            <w:rFonts w:ascii="Courier New" w:hAnsi="Courier New" w:cs="Courier New"/>
            <w:color w:val="auto"/>
            <w:sz w:val="14"/>
            <w:szCs w:val="14"/>
            <w:lang w:val="en-GB"/>
          </w:rPr>
          <w:delText xml:space="preserve">            description "A separate measurment as part of a list of related </w:delText>
        </w:r>
        <w:bookmarkStart w:id="6541" w:name="_Toc192619380"/>
        <w:bookmarkStart w:id="6542" w:name="_Toc192620350"/>
        <w:bookmarkEnd w:id="6541"/>
        <w:bookmarkEnd w:id="6542"/>
      </w:del>
    </w:p>
    <w:p w14:paraId="59A43C30" w14:textId="08AB6E08" w:rsidR="00F46EE4" w:rsidRPr="00F46EE4" w:rsidDel="0087544E" w:rsidRDefault="00F46EE4" w:rsidP="00F46EE4">
      <w:pPr>
        <w:autoSpaceDE w:val="0"/>
        <w:autoSpaceDN w:val="0"/>
        <w:adjustRightInd w:val="0"/>
        <w:spacing w:after="0"/>
        <w:rPr>
          <w:del w:id="6543" w:author="Author"/>
          <w:rFonts w:ascii="Courier New" w:hAnsi="Courier New" w:cs="Courier New"/>
          <w:color w:val="auto"/>
          <w:sz w:val="14"/>
          <w:szCs w:val="14"/>
          <w:lang w:val="en-GB"/>
        </w:rPr>
      </w:pPr>
      <w:del w:id="6544" w:author="Author">
        <w:r w:rsidRPr="00F46EE4" w:rsidDel="0087544E">
          <w:rPr>
            <w:rFonts w:ascii="Courier New" w:hAnsi="Courier New" w:cs="Courier New"/>
            <w:color w:val="auto"/>
            <w:sz w:val="14"/>
            <w:szCs w:val="14"/>
            <w:lang w:val="en-GB"/>
          </w:rPr>
          <w:delText xml:space="preserve">                Provides a simple list of values where there are multiple measurement values available in one measurement. In this case, each value must have a qualified value name to distinguish each member of the set.</w:delText>
        </w:r>
        <w:bookmarkStart w:id="6545" w:name="_Toc192619381"/>
        <w:bookmarkStart w:id="6546" w:name="_Toc192620351"/>
        <w:bookmarkEnd w:id="6545"/>
        <w:bookmarkEnd w:id="6546"/>
      </w:del>
    </w:p>
    <w:p w14:paraId="0CA5D123" w14:textId="711B41C3" w:rsidR="00F46EE4" w:rsidRPr="00F46EE4" w:rsidDel="0087544E" w:rsidRDefault="00F46EE4" w:rsidP="00F46EE4">
      <w:pPr>
        <w:autoSpaceDE w:val="0"/>
        <w:autoSpaceDN w:val="0"/>
        <w:adjustRightInd w:val="0"/>
        <w:spacing w:after="0"/>
        <w:rPr>
          <w:del w:id="6547" w:author="Author"/>
          <w:rFonts w:ascii="Courier New" w:hAnsi="Courier New" w:cs="Courier New"/>
          <w:color w:val="auto"/>
          <w:sz w:val="14"/>
          <w:szCs w:val="14"/>
          <w:lang w:val="en-GB"/>
        </w:rPr>
      </w:pPr>
      <w:del w:id="6548" w:author="Author">
        <w:r w:rsidRPr="00F46EE4" w:rsidDel="0087544E">
          <w:rPr>
            <w:rFonts w:ascii="Courier New" w:hAnsi="Courier New" w:cs="Courier New"/>
            <w:color w:val="auto"/>
            <w:sz w:val="14"/>
            <w:szCs w:val="14"/>
            <w:lang w:val="en-GB"/>
          </w:rPr>
          <w:delText xml:space="preserve">                An example could be where mean, max and min are considered as multiple measurement values for the same measurement.</w:delText>
        </w:r>
        <w:bookmarkStart w:id="6549" w:name="_Toc192619382"/>
        <w:bookmarkStart w:id="6550" w:name="_Toc192620352"/>
        <w:bookmarkEnd w:id="6549"/>
        <w:bookmarkEnd w:id="6550"/>
      </w:del>
    </w:p>
    <w:p w14:paraId="5054DB12" w14:textId="26F3FBB6" w:rsidR="00F46EE4" w:rsidRPr="00F46EE4" w:rsidDel="0087544E" w:rsidRDefault="00F46EE4" w:rsidP="00F46EE4">
      <w:pPr>
        <w:autoSpaceDE w:val="0"/>
        <w:autoSpaceDN w:val="0"/>
        <w:adjustRightInd w:val="0"/>
        <w:spacing w:after="0"/>
        <w:rPr>
          <w:del w:id="6551" w:author="Author"/>
          <w:rFonts w:ascii="Courier New" w:hAnsi="Courier New" w:cs="Courier New"/>
          <w:color w:val="auto"/>
          <w:sz w:val="14"/>
          <w:szCs w:val="14"/>
          <w:lang w:val="en-GB"/>
        </w:rPr>
      </w:pPr>
      <w:del w:id="6552" w:author="Author">
        <w:r w:rsidRPr="00F46EE4" w:rsidDel="0087544E">
          <w:rPr>
            <w:rFonts w:ascii="Courier New" w:hAnsi="Courier New" w:cs="Courier New"/>
            <w:color w:val="auto"/>
            <w:sz w:val="14"/>
            <w:szCs w:val="14"/>
            <w:lang w:val="en-GB"/>
          </w:rPr>
          <w:delText xml:space="preserve">                CONDITION: Mandatory where a list of values is to be provided.";</w:delText>
        </w:r>
        <w:bookmarkStart w:id="6553" w:name="_Toc192619383"/>
        <w:bookmarkStart w:id="6554" w:name="_Toc192620353"/>
        <w:bookmarkEnd w:id="6553"/>
        <w:bookmarkEnd w:id="6554"/>
      </w:del>
    </w:p>
    <w:p w14:paraId="62651395" w14:textId="673E0A2F" w:rsidR="00F46EE4" w:rsidRPr="00F46EE4" w:rsidDel="0087544E" w:rsidRDefault="00F46EE4" w:rsidP="00F46EE4">
      <w:pPr>
        <w:autoSpaceDE w:val="0"/>
        <w:autoSpaceDN w:val="0"/>
        <w:adjustRightInd w:val="0"/>
        <w:spacing w:after="0"/>
        <w:rPr>
          <w:del w:id="6555" w:author="Author"/>
          <w:rFonts w:ascii="Courier New" w:hAnsi="Courier New" w:cs="Courier New"/>
          <w:color w:val="auto"/>
          <w:sz w:val="14"/>
          <w:szCs w:val="14"/>
          <w:lang w:val="en-GB"/>
        </w:rPr>
      </w:pPr>
      <w:del w:id="6556" w:author="Author">
        <w:r w:rsidRPr="00F46EE4" w:rsidDel="0087544E">
          <w:rPr>
            <w:rFonts w:ascii="Courier New" w:hAnsi="Courier New" w:cs="Courier New"/>
            <w:color w:val="auto"/>
            <w:sz w:val="14"/>
            <w:szCs w:val="14"/>
            <w:lang w:val="en-GB"/>
          </w:rPr>
          <w:delText xml:space="preserve">        }</w:delText>
        </w:r>
        <w:bookmarkStart w:id="6557" w:name="_Toc192619384"/>
        <w:bookmarkStart w:id="6558" w:name="_Toc192620354"/>
        <w:bookmarkEnd w:id="6557"/>
        <w:bookmarkEnd w:id="6558"/>
      </w:del>
    </w:p>
    <w:p w14:paraId="5AAD375C" w14:textId="3B842C36" w:rsidR="00F46EE4" w:rsidRPr="00F46EE4" w:rsidDel="0087544E" w:rsidRDefault="00F46EE4" w:rsidP="00F46EE4">
      <w:pPr>
        <w:autoSpaceDE w:val="0"/>
        <w:autoSpaceDN w:val="0"/>
        <w:adjustRightInd w:val="0"/>
        <w:spacing w:after="0"/>
        <w:rPr>
          <w:del w:id="6559" w:author="Author"/>
          <w:rFonts w:ascii="Courier New" w:hAnsi="Courier New" w:cs="Courier New"/>
          <w:color w:val="auto"/>
          <w:sz w:val="14"/>
          <w:szCs w:val="14"/>
          <w:lang w:val="en-GB"/>
        </w:rPr>
      </w:pPr>
      <w:del w:id="6560" w:author="Author">
        <w:r w:rsidRPr="00F46EE4" w:rsidDel="0087544E">
          <w:rPr>
            <w:rFonts w:ascii="Courier New" w:hAnsi="Courier New" w:cs="Courier New"/>
            <w:color w:val="auto"/>
            <w:sz w:val="14"/>
            <w:szCs w:val="14"/>
            <w:lang w:val="en-GB"/>
          </w:rPr>
          <w:delText xml:space="preserve">        list additional-info {</w:delText>
        </w:r>
        <w:bookmarkStart w:id="6561" w:name="_Toc192619385"/>
        <w:bookmarkStart w:id="6562" w:name="_Toc192620355"/>
        <w:bookmarkEnd w:id="6561"/>
        <w:bookmarkEnd w:id="6562"/>
      </w:del>
    </w:p>
    <w:p w14:paraId="4231A468" w14:textId="2F02075A" w:rsidR="00F46EE4" w:rsidRPr="00F46EE4" w:rsidDel="0087544E" w:rsidRDefault="00F46EE4" w:rsidP="00F46EE4">
      <w:pPr>
        <w:autoSpaceDE w:val="0"/>
        <w:autoSpaceDN w:val="0"/>
        <w:adjustRightInd w:val="0"/>
        <w:spacing w:after="0"/>
        <w:rPr>
          <w:del w:id="6563" w:author="Author"/>
          <w:rFonts w:ascii="Courier New" w:hAnsi="Courier New" w:cs="Courier New"/>
          <w:color w:val="auto"/>
          <w:sz w:val="14"/>
          <w:szCs w:val="14"/>
          <w:lang w:val="en-GB"/>
        </w:rPr>
      </w:pPr>
      <w:del w:id="6564" w:author="Author">
        <w:r w:rsidRPr="00F46EE4" w:rsidDel="0087544E">
          <w:rPr>
            <w:rFonts w:ascii="Courier New" w:hAnsi="Courier New" w:cs="Courier New"/>
            <w:color w:val="auto"/>
            <w:sz w:val="14"/>
            <w:szCs w:val="14"/>
            <w:lang w:val="en-GB"/>
          </w:rPr>
          <w:delText xml:space="preserve">            key 'value-name';</w:delText>
        </w:r>
        <w:bookmarkStart w:id="6565" w:name="_Toc192619386"/>
        <w:bookmarkStart w:id="6566" w:name="_Toc192620356"/>
        <w:bookmarkEnd w:id="6565"/>
        <w:bookmarkEnd w:id="6566"/>
      </w:del>
    </w:p>
    <w:p w14:paraId="057CF769" w14:textId="7BC36740" w:rsidR="00F46EE4" w:rsidRPr="00F46EE4" w:rsidDel="0087544E" w:rsidRDefault="00F46EE4" w:rsidP="00F46EE4">
      <w:pPr>
        <w:autoSpaceDE w:val="0"/>
        <w:autoSpaceDN w:val="0"/>
        <w:adjustRightInd w:val="0"/>
        <w:spacing w:after="0"/>
        <w:rPr>
          <w:del w:id="6567" w:author="Author"/>
          <w:rFonts w:ascii="Courier New" w:hAnsi="Courier New" w:cs="Courier New"/>
          <w:color w:val="auto"/>
          <w:sz w:val="14"/>
          <w:szCs w:val="14"/>
          <w:lang w:val="en-GB"/>
        </w:rPr>
      </w:pPr>
      <w:del w:id="6568" w:author="Author">
        <w:r w:rsidRPr="00F46EE4" w:rsidDel="0087544E">
          <w:rPr>
            <w:rFonts w:ascii="Courier New" w:hAnsi="Courier New" w:cs="Courier New"/>
            <w:color w:val="auto"/>
            <w:sz w:val="14"/>
            <w:szCs w:val="14"/>
            <w:lang w:val="en-GB"/>
          </w:rPr>
          <w:delText xml:space="preserve">            uses tapi-common:name-and-value;</w:delText>
        </w:r>
        <w:bookmarkStart w:id="6569" w:name="_Toc192619387"/>
        <w:bookmarkStart w:id="6570" w:name="_Toc192620357"/>
        <w:bookmarkEnd w:id="6569"/>
        <w:bookmarkEnd w:id="6570"/>
      </w:del>
    </w:p>
    <w:p w14:paraId="262C3184" w14:textId="14EEF0FF" w:rsidR="00F46EE4" w:rsidRPr="00F46EE4" w:rsidDel="0087544E" w:rsidRDefault="00F46EE4" w:rsidP="00F46EE4">
      <w:pPr>
        <w:autoSpaceDE w:val="0"/>
        <w:autoSpaceDN w:val="0"/>
        <w:adjustRightInd w:val="0"/>
        <w:spacing w:after="0"/>
        <w:rPr>
          <w:del w:id="6571" w:author="Author"/>
          <w:rFonts w:ascii="Courier New" w:hAnsi="Courier New" w:cs="Courier New"/>
          <w:color w:val="auto"/>
          <w:sz w:val="14"/>
          <w:szCs w:val="14"/>
          <w:lang w:val="en-GB"/>
        </w:rPr>
      </w:pPr>
      <w:del w:id="6572" w:author="Author">
        <w:r w:rsidRPr="00F46EE4" w:rsidDel="0087544E">
          <w:rPr>
            <w:rFonts w:ascii="Courier New" w:hAnsi="Courier New" w:cs="Courier New"/>
            <w:color w:val="auto"/>
            <w:sz w:val="14"/>
            <w:szCs w:val="14"/>
            <w:lang w:val="en-GB"/>
          </w:rPr>
          <w:delText xml:space="preserve">            description "Named properties that add to the measurement data as a map of name to value (string, string).</w:delText>
        </w:r>
        <w:bookmarkStart w:id="6573" w:name="_Toc192619388"/>
        <w:bookmarkStart w:id="6574" w:name="_Toc192620358"/>
        <w:bookmarkEnd w:id="6573"/>
        <w:bookmarkEnd w:id="6574"/>
      </w:del>
    </w:p>
    <w:p w14:paraId="08745B8A" w14:textId="70A3CCE3" w:rsidR="00F46EE4" w:rsidRPr="00F46EE4" w:rsidDel="0087544E" w:rsidRDefault="00F46EE4" w:rsidP="00F46EE4">
      <w:pPr>
        <w:autoSpaceDE w:val="0"/>
        <w:autoSpaceDN w:val="0"/>
        <w:adjustRightInd w:val="0"/>
        <w:spacing w:after="0"/>
        <w:rPr>
          <w:del w:id="6575" w:author="Author"/>
          <w:rFonts w:ascii="Courier New" w:hAnsi="Courier New" w:cs="Courier New"/>
          <w:color w:val="auto"/>
          <w:sz w:val="14"/>
          <w:szCs w:val="14"/>
          <w:lang w:val="en-GB"/>
        </w:rPr>
      </w:pPr>
      <w:del w:id="6576" w:author="Author">
        <w:r w:rsidRPr="00F46EE4" w:rsidDel="0087544E">
          <w:rPr>
            <w:rFonts w:ascii="Courier New" w:hAnsi="Courier New" w:cs="Courier New"/>
            <w:color w:val="auto"/>
            <w:sz w:val="14"/>
            <w:szCs w:val="14"/>
            <w:lang w:val="en-GB"/>
          </w:rPr>
          <w:delText xml:space="preserve">                Hence the YANG should convert into a protobuf map.";</w:delText>
        </w:r>
        <w:bookmarkStart w:id="6577" w:name="_Toc192619389"/>
        <w:bookmarkStart w:id="6578" w:name="_Toc192620359"/>
        <w:bookmarkEnd w:id="6577"/>
        <w:bookmarkEnd w:id="6578"/>
      </w:del>
    </w:p>
    <w:p w14:paraId="72E874A7" w14:textId="0726FC03" w:rsidR="00F46EE4" w:rsidRPr="00F46EE4" w:rsidDel="0087544E" w:rsidRDefault="00F46EE4" w:rsidP="00F46EE4">
      <w:pPr>
        <w:autoSpaceDE w:val="0"/>
        <w:autoSpaceDN w:val="0"/>
        <w:adjustRightInd w:val="0"/>
        <w:spacing w:after="0"/>
        <w:rPr>
          <w:del w:id="6579" w:author="Author"/>
          <w:rFonts w:ascii="Courier New" w:hAnsi="Courier New" w:cs="Courier New"/>
          <w:color w:val="auto"/>
          <w:sz w:val="14"/>
          <w:szCs w:val="14"/>
          <w:lang w:val="en-GB"/>
        </w:rPr>
      </w:pPr>
      <w:del w:id="6580" w:author="Author">
        <w:r w:rsidRPr="00F46EE4" w:rsidDel="0087544E">
          <w:rPr>
            <w:rFonts w:ascii="Courier New" w:hAnsi="Courier New" w:cs="Courier New"/>
            <w:color w:val="auto"/>
            <w:sz w:val="14"/>
            <w:szCs w:val="14"/>
            <w:lang w:val="en-GB"/>
          </w:rPr>
          <w:delText xml:space="preserve">        }</w:delText>
        </w:r>
        <w:bookmarkStart w:id="6581" w:name="_Toc192619390"/>
        <w:bookmarkStart w:id="6582" w:name="_Toc192620360"/>
        <w:bookmarkEnd w:id="6581"/>
        <w:bookmarkEnd w:id="6582"/>
      </w:del>
    </w:p>
    <w:p w14:paraId="5AD01B5C" w14:textId="4EEFB6EC" w:rsidR="00F46EE4" w:rsidRPr="00F46EE4" w:rsidDel="0087544E" w:rsidRDefault="00F46EE4" w:rsidP="00F46EE4">
      <w:pPr>
        <w:autoSpaceDE w:val="0"/>
        <w:autoSpaceDN w:val="0"/>
        <w:adjustRightInd w:val="0"/>
        <w:spacing w:after="0"/>
        <w:rPr>
          <w:del w:id="6583" w:author="Author"/>
          <w:rFonts w:ascii="Courier New" w:hAnsi="Courier New" w:cs="Courier New"/>
          <w:color w:val="auto"/>
          <w:sz w:val="14"/>
          <w:szCs w:val="14"/>
          <w:lang w:val="en-GB"/>
        </w:rPr>
      </w:pPr>
      <w:del w:id="6584" w:author="Author">
        <w:r w:rsidRPr="00F46EE4" w:rsidDel="0087544E">
          <w:rPr>
            <w:rFonts w:ascii="Courier New" w:hAnsi="Courier New" w:cs="Courier New"/>
            <w:color w:val="auto"/>
            <w:sz w:val="14"/>
            <w:szCs w:val="14"/>
            <w:lang w:val="en-GB"/>
          </w:rPr>
          <w:delText xml:space="preserve">        description "Provides the details of the measurement(s) being streamed from protobufEnumeration 12 onwards.";</w:delText>
        </w:r>
        <w:bookmarkStart w:id="6585" w:name="_Toc192619391"/>
        <w:bookmarkStart w:id="6586" w:name="_Toc192620361"/>
        <w:bookmarkEnd w:id="6585"/>
        <w:bookmarkEnd w:id="6586"/>
      </w:del>
    </w:p>
    <w:p w14:paraId="7CB67973" w14:textId="60BE0193" w:rsidR="00F46EE4" w:rsidRPr="00F46EE4" w:rsidDel="0087544E" w:rsidRDefault="00F46EE4" w:rsidP="00F46EE4">
      <w:pPr>
        <w:autoSpaceDE w:val="0"/>
        <w:autoSpaceDN w:val="0"/>
        <w:adjustRightInd w:val="0"/>
        <w:spacing w:after="0"/>
        <w:rPr>
          <w:del w:id="6587" w:author="Author"/>
          <w:rFonts w:ascii="Courier New" w:hAnsi="Courier New" w:cs="Courier New"/>
          <w:color w:val="auto"/>
          <w:sz w:val="14"/>
          <w:szCs w:val="14"/>
          <w:lang w:val="en-GB"/>
        </w:rPr>
      </w:pPr>
      <w:del w:id="6588" w:author="Author">
        <w:r w:rsidRPr="00F46EE4" w:rsidDel="0087544E">
          <w:rPr>
            <w:rFonts w:ascii="Courier New" w:hAnsi="Courier New" w:cs="Courier New"/>
            <w:color w:val="auto"/>
            <w:sz w:val="14"/>
            <w:szCs w:val="14"/>
            <w:lang w:val="en-GB"/>
          </w:rPr>
          <w:delText xml:space="preserve">    }</w:delText>
        </w:r>
        <w:bookmarkStart w:id="6589" w:name="_Toc192619392"/>
        <w:bookmarkStart w:id="6590" w:name="_Toc192620362"/>
        <w:bookmarkEnd w:id="6589"/>
        <w:bookmarkEnd w:id="6590"/>
      </w:del>
    </w:p>
    <w:p w14:paraId="7F5E3998" w14:textId="744F46A1" w:rsidR="00F46EE4" w:rsidRPr="00F46EE4" w:rsidDel="0087544E" w:rsidRDefault="00F46EE4" w:rsidP="00F46EE4">
      <w:pPr>
        <w:autoSpaceDE w:val="0"/>
        <w:autoSpaceDN w:val="0"/>
        <w:adjustRightInd w:val="0"/>
        <w:spacing w:after="0"/>
        <w:rPr>
          <w:del w:id="6591" w:author="Author"/>
          <w:rFonts w:ascii="Courier New" w:hAnsi="Courier New" w:cs="Courier New"/>
          <w:color w:val="auto"/>
          <w:sz w:val="14"/>
          <w:szCs w:val="14"/>
          <w:lang w:val="en-GB"/>
        </w:rPr>
      </w:pPr>
      <w:bookmarkStart w:id="6592" w:name="_Toc192619393"/>
      <w:bookmarkStart w:id="6593" w:name="_Toc192620363"/>
      <w:bookmarkEnd w:id="6592"/>
      <w:bookmarkEnd w:id="6593"/>
    </w:p>
    <w:p w14:paraId="1D117A82" w14:textId="0E108576" w:rsidR="00A27F19" w:rsidDel="0087544E" w:rsidRDefault="00F46EE4" w:rsidP="00F46EE4">
      <w:pPr>
        <w:autoSpaceDE w:val="0"/>
        <w:autoSpaceDN w:val="0"/>
        <w:adjustRightInd w:val="0"/>
        <w:spacing w:after="0"/>
        <w:rPr>
          <w:del w:id="6594" w:author="Author"/>
          <w:rFonts w:ascii="Courier New" w:hAnsi="Courier New" w:cs="Courier New"/>
          <w:color w:val="auto"/>
          <w:sz w:val="14"/>
          <w:szCs w:val="14"/>
          <w:lang w:val="en-GB"/>
        </w:rPr>
      </w:pPr>
      <w:del w:id="6595" w:author="Author">
        <w:r w:rsidRPr="00F46EE4" w:rsidDel="0087544E">
          <w:rPr>
            <w:rFonts w:ascii="Courier New" w:hAnsi="Courier New" w:cs="Courier New"/>
            <w:color w:val="auto"/>
            <w:sz w:val="14"/>
            <w:szCs w:val="14"/>
            <w:lang w:val="en-GB"/>
          </w:rPr>
          <w:delText>}</w:delText>
        </w:r>
        <w:bookmarkStart w:id="6596" w:name="_Toc192619394"/>
        <w:bookmarkStart w:id="6597" w:name="_Toc192620364"/>
        <w:bookmarkEnd w:id="6596"/>
        <w:bookmarkEnd w:id="6597"/>
      </w:del>
    </w:p>
    <w:p w14:paraId="6B73072B" w14:textId="2ADCB944" w:rsidR="008B4EB5" w:rsidDel="0087544E" w:rsidRDefault="008B4EB5" w:rsidP="008B4EB5">
      <w:pPr>
        <w:autoSpaceDE w:val="0"/>
        <w:autoSpaceDN w:val="0"/>
        <w:adjustRightInd w:val="0"/>
        <w:spacing w:after="0"/>
        <w:rPr>
          <w:del w:id="6598" w:author="Author"/>
          <w:rFonts w:ascii="Courier New" w:hAnsi="Courier New" w:cs="Courier New"/>
          <w:color w:val="auto"/>
          <w:sz w:val="22"/>
          <w:szCs w:val="22"/>
          <w:lang w:val="en-GB"/>
        </w:rPr>
      </w:pPr>
      <w:bookmarkStart w:id="6599" w:name="_Toc192619395"/>
      <w:bookmarkStart w:id="6600" w:name="_Toc192620365"/>
      <w:bookmarkEnd w:id="6599"/>
      <w:bookmarkEnd w:id="6600"/>
    </w:p>
    <w:p w14:paraId="297642DF" w14:textId="629A5C0E" w:rsidR="00180082" w:rsidDel="0087544E" w:rsidRDefault="00180082" w:rsidP="0020686F">
      <w:pPr>
        <w:pStyle w:val="Heading1"/>
        <w:rPr>
          <w:del w:id="6601" w:author="Author"/>
        </w:rPr>
        <w:sectPr w:rsidR="00180082" w:rsidDel="0087544E" w:rsidSect="00180082">
          <w:pgSz w:w="16838" w:h="11906" w:orient="landscape" w:code="9"/>
          <w:pgMar w:top="720" w:right="720" w:bottom="720" w:left="720" w:header="720" w:footer="720" w:gutter="0"/>
          <w:cols w:space="720"/>
          <w:titlePg/>
          <w:docGrid w:linePitch="326"/>
        </w:sectPr>
      </w:pPr>
    </w:p>
    <w:p w14:paraId="38F02FA4" w14:textId="77777777" w:rsidR="002D551F" w:rsidRDefault="00EF49FA" w:rsidP="0020686F">
      <w:pPr>
        <w:pStyle w:val="Heading1"/>
      </w:pPr>
      <w:bookmarkStart w:id="6602" w:name="_Toc192620366"/>
      <w:r>
        <w:t>References</w:t>
      </w:r>
      <w:bookmarkEnd w:id="2912"/>
      <w:bookmarkEnd w:id="6602"/>
    </w:p>
    <w:p w14:paraId="71607D1E" w14:textId="16EB9816" w:rsidR="000F7EEA" w:rsidRDefault="000F7EEA" w:rsidP="00565B5E">
      <w:pPr>
        <w:pStyle w:val="enumlev1"/>
        <w:tabs>
          <w:tab w:val="clear" w:pos="794"/>
          <w:tab w:val="clear" w:pos="1191"/>
          <w:tab w:val="clear" w:pos="1588"/>
          <w:tab w:val="clear" w:pos="1985"/>
          <w:tab w:val="left" w:pos="2520"/>
        </w:tabs>
        <w:ind w:left="2520" w:hanging="2520"/>
      </w:pPr>
      <w:r>
        <w:t>[DDD]</w:t>
      </w:r>
      <w:r>
        <w:tab/>
      </w:r>
      <w:hyperlink r:id="rId44" w:history="1">
        <w:r w:rsidR="00555879" w:rsidRPr="00076361">
          <w:rPr>
            <w:rStyle w:val="Hyperlink"/>
          </w:rPr>
          <w:t>https://en.wikipedia.org/wiki/Domain-driven_design</w:t>
        </w:r>
      </w:hyperlink>
    </w:p>
    <w:p w14:paraId="1DACE03C" w14:textId="2A561617" w:rsidR="00C178CE" w:rsidRDefault="00C178CE" w:rsidP="00C178CE">
      <w:pPr>
        <w:pStyle w:val="enumlev1"/>
        <w:tabs>
          <w:tab w:val="clear" w:pos="794"/>
          <w:tab w:val="clear" w:pos="1191"/>
          <w:tab w:val="clear" w:pos="1588"/>
          <w:tab w:val="clear" w:pos="1985"/>
          <w:tab w:val="left" w:pos="2520"/>
        </w:tabs>
        <w:ind w:left="2520" w:hanging="2520"/>
      </w:pPr>
      <w:r>
        <w:t>[GNMI]</w:t>
      </w:r>
      <w:r>
        <w:tab/>
      </w:r>
      <w:hyperlink r:id="rId45" w:history="1">
        <w:r w:rsidRPr="00B3781C">
          <w:rPr>
            <w:rStyle w:val="Hyperlink"/>
          </w:rPr>
          <w:t>https://github.com/openconfig/reference/tree/master/rpc/gnmi</w:t>
        </w:r>
      </w:hyperlink>
      <w:r>
        <w:t xml:space="preserve"> </w:t>
      </w:r>
    </w:p>
    <w:p w14:paraId="0C232CDA" w14:textId="0D239F9F" w:rsidR="0045534B" w:rsidRPr="0045534B" w:rsidRDefault="00C178CE" w:rsidP="0045534B">
      <w:pPr>
        <w:pStyle w:val="enumlev1"/>
        <w:tabs>
          <w:tab w:val="clear" w:pos="794"/>
          <w:tab w:val="clear" w:pos="1191"/>
          <w:tab w:val="clear" w:pos="1588"/>
          <w:tab w:val="clear" w:pos="1985"/>
          <w:tab w:val="left" w:pos="2520"/>
        </w:tabs>
        <w:ind w:left="2520" w:hanging="2520"/>
        <w:rPr>
          <w:color w:val="00899F" w:themeColor="hyperlink"/>
          <w:u w:val="single"/>
        </w:rPr>
      </w:pPr>
      <w:r>
        <w:t>[GNMI-SPEC]</w:t>
      </w:r>
      <w:r>
        <w:tab/>
      </w:r>
      <w:bookmarkStart w:id="6603" w:name="_Hlk144891368"/>
      <w:r w:rsidR="0033340C">
        <w:fldChar w:fldCharType="begin"/>
      </w:r>
      <w:r w:rsidR="0033340C">
        <w:instrText>HYPERLINK "https://github.com/openconfig/reference/blob/master/rpc/gnmi/gnmi-specification.md"</w:instrText>
      </w:r>
      <w:r w:rsidR="0033340C">
        <w:fldChar w:fldCharType="separate"/>
      </w:r>
      <w:r w:rsidRPr="00B3781C">
        <w:rPr>
          <w:rStyle w:val="Hyperlink"/>
        </w:rPr>
        <w:t>https://github.com/openconfig/reference/blob/master/rpc/gnmi/gnmi-specification.md</w:t>
      </w:r>
      <w:r w:rsidR="0033340C">
        <w:rPr>
          <w:rStyle w:val="Hyperlink"/>
        </w:rPr>
        <w:fldChar w:fldCharType="end"/>
      </w:r>
      <w:r w:rsidR="0045534B">
        <w:t xml:space="preserve"> (version 0.10.0 from master branch current on 20230712)</w:t>
      </w:r>
      <w:bookmarkEnd w:id="6603"/>
    </w:p>
    <w:p w14:paraId="3C7C4C83" w14:textId="21D6D6CD" w:rsidR="002C20B9" w:rsidRPr="002C20B9" w:rsidRDefault="0045534B" w:rsidP="002C20B9">
      <w:pPr>
        <w:pStyle w:val="enumlev1"/>
        <w:tabs>
          <w:tab w:val="clear" w:pos="794"/>
          <w:tab w:val="clear" w:pos="1191"/>
          <w:tab w:val="clear" w:pos="1588"/>
          <w:tab w:val="clear" w:pos="1985"/>
          <w:tab w:val="left" w:pos="2520"/>
        </w:tabs>
        <w:ind w:left="2520" w:hanging="2520"/>
        <w:rPr>
          <w:color w:val="00899F" w:themeColor="hyperlink"/>
          <w:u w:val="single"/>
        </w:rPr>
      </w:pPr>
      <w:r>
        <w:t xml:space="preserve">[GNMI-HIST] </w:t>
      </w:r>
      <w:r>
        <w:tab/>
      </w:r>
      <w:hyperlink r:id="rId46" w:history="1">
        <w:r w:rsidRPr="008208B0">
          <w:rPr>
            <w:rStyle w:val="Hyperlink"/>
          </w:rPr>
          <w:t>https://github.com/openconfig/reference/blob/master/rpc/gnmi/gnmi-history.md</w:t>
        </w:r>
      </w:hyperlink>
      <w:r>
        <w:t xml:space="preserve"> (version 0.1.0 from master branch</w:t>
      </w:r>
      <w:ins w:id="6604" w:author="Author">
        <w:r w:rsidR="00C03246">
          <w:t>)</w:t>
        </w:r>
      </w:ins>
    </w:p>
    <w:p w14:paraId="0790029A" w14:textId="4442D86A" w:rsidR="002C20B9" w:rsidRDefault="002C20B9" w:rsidP="002974AB">
      <w:pPr>
        <w:pStyle w:val="enumlev1"/>
        <w:tabs>
          <w:tab w:val="clear" w:pos="794"/>
          <w:tab w:val="clear" w:pos="1191"/>
          <w:tab w:val="clear" w:pos="1588"/>
          <w:tab w:val="clear" w:pos="1985"/>
          <w:tab w:val="left" w:pos="2520"/>
        </w:tabs>
        <w:ind w:left="2520" w:hanging="2520"/>
      </w:pPr>
      <w:r>
        <w:t xml:space="preserve">[GNMI-PROTO] </w:t>
      </w:r>
      <w:r>
        <w:tab/>
      </w:r>
      <w:hyperlink r:id="rId47" w:history="1">
        <w:r w:rsidRPr="006A570B">
          <w:rPr>
            <w:rStyle w:val="Hyperlink"/>
          </w:rPr>
          <w:t>https://github.com/openconfig/gnmi/blob/master/proto/gnmi/gnmi.proto</w:t>
        </w:r>
      </w:hyperlink>
    </w:p>
    <w:p w14:paraId="3AC08C96" w14:textId="51D092BA" w:rsidR="0078179E" w:rsidRDefault="0078179E" w:rsidP="0078179E">
      <w:pPr>
        <w:pStyle w:val="enumlev1"/>
        <w:tabs>
          <w:tab w:val="clear" w:pos="794"/>
          <w:tab w:val="clear" w:pos="1191"/>
          <w:tab w:val="clear" w:pos="1588"/>
          <w:tab w:val="clear" w:pos="1985"/>
          <w:tab w:val="left" w:pos="2520"/>
        </w:tabs>
        <w:ind w:left="2520" w:hanging="2520"/>
      </w:pPr>
      <w:r>
        <w:t xml:space="preserve">[IETF-MOBO] </w:t>
      </w:r>
      <w:r>
        <w:tab/>
      </w:r>
      <w:hyperlink r:id="rId48" w:history="1">
        <w:r w:rsidRPr="008208B0">
          <w:rPr>
            <w:rStyle w:val="Hyperlink"/>
          </w:rPr>
          <w:t>https://datatracker.ietf.org/doc/html/draft-davis-netmod-modelling-boundaries-01</w:t>
        </w:r>
      </w:hyperlink>
    </w:p>
    <w:p w14:paraId="07DE2AA4" w14:textId="2E377ECC" w:rsidR="0078179E" w:rsidRDefault="0078179E" w:rsidP="0078179E">
      <w:pPr>
        <w:pStyle w:val="enumlev1"/>
        <w:tabs>
          <w:tab w:val="clear" w:pos="794"/>
          <w:tab w:val="clear" w:pos="1191"/>
          <w:tab w:val="clear" w:pos="1588"/>
          <w:tab w:val="clear" w:pos="1985"/>
          <w:tab w:val="left" w:pos="2520"/>
        </w:tabs>
        <w:ind w:left="2520" w:hanging="2520"/>
      </w:pPr>
      <w:r>
        <w:t>[JSON]</w:t>
      </w:r>
      <w:r>
        <w:tab/>
      </w:r>
      <w:hyperlink r:id="rId49" w:history="1">
        <w:r w:rsidRPr="008208B0">
          <w:rPr>
            <w:rStyle w:val="Hyperlink"/>
          </w:rPr>
          <w:t>https://www.json.org/json-en.html</w:t>
        </w:r>
      </w:hyperlink>
    </w:p>
    <w:p w14:paraId="71168860" w14:textId="2C073044" w:rsidR="0078179E" w:rsidRDefault="00C178CE" w:rsidP="0078179E">
      <w:pPr>
        <w:pStyle w:val="enumlev1"/>
        <w:tabs>
          <w:tab w:val="clear" w:pos="794"/>
          <w:tab w:val="clear" w:pos="1191"/>
          <w:tab w:val="clear" w:pos="1588"/>
          <w:tab w:val="clear" w:pos="1985"/>
          <w:tab w:val="left" w:pos="2520"/>
        </w:tabs>
        <w:ind w:left="2520" w:hanging="2520"/>
      </w:pPr>
      <w:r>
        <w:t>[KAFKA]</w:t>
      </w:r>
      <w:r>
        <w:tab/>
      </w:r>
      <w:hyperlink r:id="rId50" w:history="1">
        <w:r w:rsidRPr="00A00A6D">
          <w:rPr>
            <w:rStyle w:val="Hyperlink"/>
          </w:rPr>
          <w:t>https://kafka.apache.org/</w:t>
        </w:r>
      </w:hyperlink>
      <w:r>
        <w:t xml:space="preserve"> </w:t>
      </w:r>
    </w:p>
    <w:p w14:paraId="087AD0ED" w14:textId="0C05CFB5" w:rsidR="0078179E" w:rsidRDefault="0078179E" w:rsidP="002974AB">
      <w:pPr>
        <w:pStyle w:val="enumlev1"/>
        <w:tabs>
          <w:tab w:val="clear" w:pos="794"/>
          <w:tab w:val="clear" w:pos="1191"/>
          <w:tab w:val="clear" w:pos="1588"/>
          <w:tab w:val="clear" w:pos="1985"/>
          <w:tab w:val="left" w:pos="2520"/>
        </w:tabs>
        <w:ind w:left="2520" w:hanging="2520"/>
      </w:pPr>
      <w:bookmarkStart w:id="6605" w:name="_Hlk144891822"/>
      <w:r w:rsidRPr="0078179E">
        <w:t>[KAFKA-</w:t>
      </w:r>
      <w:proofErr w:type="gramStart"/>
      <w:r w:rsidRPr="0078179E">
        <w:t xml:space="preserve">COMP]  </w:t>
      </w:r>
      <w:r>
        <w:tab/>
      </w:r>
      <w:proofErr w:type="gramEnd"/>
      <w:r>
        <w:fldChar w:fldCharType="begin"/>
      </w:r>
      <w:r>
        <w:instrText>HYPERLINK "https://kafka.apache.org/documentation/" \l "compaction"</w:instrText>
      </w:r>
      <w:r>
        <w:fldChar w:fldCharType="separate"/>
      </w:r>
      <w:r w:rsidRPr="008208B0">
        <w:rPr>
          <w:rStyle w:val="Hyperlink"/>
        </w:rPr>
        <w:t>https://kafka.apache.org/documentation/#compaction</w:t>
      </w:r>
      <w:r>
        <w:fldChar w:fldCharType="end"/>
      </w:r>
    </w:p>
    <w:bookmarkEnd w:id="6605"/>
    <w:p w14:paraId="6AADC5EC" w14:textId="105B336A" w:rsidR="0078179E" w:rsidRDefault="0078179E" w:rsidP="002974AB">
      <w:pPr>
        <w:pStyle w:val="enumlev1"/>
        <w:tabs>
          <w:tab w:val="clear" w:pos="794"/>
          <w:tab w:val="clear" w:pos="1191"/>
          <w:tab w:val="clear" w:pos="1588"/>
          <w:tab w:val="clear" w:pos="1985"/>
          <w:tab w:val="left" w:pos="2520"/>
        </w:tabs>
        <w:ind w:left="2520" w:hanging="2520"/>
      </w:pPr>
      <w:r>
        <w:rPr>
          <w:rFonts w:eastAsia="Times New Roman"/>
        </w:rPr>
        <w:t xml:space="preserve">[NYQUIST] </w:t>
      </w:r>
      <w:r>
        <w:rPr>
          <w:rFonts w:eastAsia="Times New Roman"/>
        </w:rPr>
        <w:tab/>
      </w:r>
      <w:hyperlink r:id="rId51" w:history="1">
        <w:r w:rsidRPr="008208B0">
          <w:rPr>
            <w:rStyle w:val="Hyperlink"/>
          </w:rPr>
          <w:t>https://en.wikipedia.org/wiki/Nyquist-Shannon_sampling_theorem</w:t>
        </w:r>
      </w:hyperlink>
    </w:p>
    <w:p w14:paraId="278EE6EC" w14:textId="6DE8EAB7" w:rsidR="002974AB" w:rsidRDefault="002974AB" w:rsidP="002974AB">
      <w:pPr>
        <w:pStyle w:val="enumlev1"/>
        <w:tabs>
          <w:tab w:val="clear" w:pos="794"/>
          <w:tab w:val="clear" w:pos="1191"/>
          <w:tab w:val="clear" w:pos="1588"/>
          <w:tab w:val="clear" w:pos="1985"/>
          <w:tab w:val="left" w:pos="2520"/>
        </w:tabs>
        <w:ind w:left="2520" w:hanging="2520"/>
      </w:pPr>
      <w:r w:rsidRPr="00565B5E">
        <w:t xml:space="preserve">[ONF </w:t>
      </w:r>
      <w:r>
        <w:t>TR-512</w:t>
      </w:r>
      <w:r w:rsidRPr="00565B5E">
        <w:t xml:space="preserve">] </w:t>
      </w:r>
      <w:r>
        <w:tab/>
      </w:r>
      <w:hyperlink r:id="rId52" w:history="1">
        <w:r w:rsidRPr="00BE4C7F">
          <w:rPr>
            <w:rStyle w:val="Hyperlink"/>
          </w:rPr>
          <w:t>https://www.opennetworking.org/wp-content/uploads/2018/12/TR-512_v1.4_OnfCoreIm-info.zip</w:t>
        </w:r>
      </w:hyperlink>
      <w:r>
        <w:t xml:space="preserve"> </w:t>
      </w:r>
      <w:ins w:id="6606" w:author="Author">
        <w:r w:rsidR="00182983">
          <w:t xml:space="preserve">(also available as ITU-T G.7711 at </w:t>
        </w:r>
        <w:r w:rsidR="00182983" w:rsidRPr="008F283A">
          <w:t>https://www.itu.int/rec/T-REC-G.7711/en</w:t>
        </w:r>
        <w:r w:rsidR="00182983">
          <w:t>)</w:t>
        </w:r>
      </w:ins>
    </w:p>
    <w:p w14:paraId="303DACB3" w14:textId="4B752FE1" w:rsidR="002974AB" w:rsidRDefault="002974AB" w:rsidP="002974AB">
      <w:pPr>
        <w:pStyle w:val="enumlev1"/>
        <w:tabs>
          <w:tab w:val="clear" w:pos="794"/>
          <w:tab w:val="clear" w:pos="1191"/>
          <w:tab w:val="clear" w:pos="1588"/>
          <w:tab w:val="clear" w:pos="1985"/>
          <w:tab w:val="left" w:pos="2520"/>
        </w:tabs>
        <w:ind w:left="2520" w:hanging="2520"/>
      </w:pPr>
      <w:r w:rsidRPr="00AB1213">
        <w:t>[</w:t>
      </w:r>
      <w:del w:id="6607" w:author="Author">
        <w:r w:rsidRPr="00AB1213" w:rsidDel="00FC1099">
          <w:delText>ONF TR-5</w:delText>
        </w:r>
        <w:r w:rsidDel="00FC1099">
          <w:delText>47</w:delText>
        </w:r>
      </w:del>
      <w:ins w:id="6608" w:author="Author">
        <w:r w:rsidR="00FC1099">
          <w:t>LF TR-547</w:t>
        </w:r>
      </w:ins>
      <w:r w:rsidRPr="00AB1213">
        <w:t>]</w:t>
      </w:r>
      <w:r>
        <w:tab/>
      </w:r>
      <w:r w:rsidR="00D85473">
        <w:t>TAPI v2.</w:t>
      </w:r>
      <w:ins w:id="6609" w:author="Author">
        <w:r w:rsidR="00FC1099">
          <w:t>6</w:t>
        </w:r>
      </w:ins>
      <w:del w:id="6610" w:author="Author">
        <w:r w:rsidR="005E0C02" w:rsidDel="00FC1099">
          <w:delText>5</w:delText>
        </w:r>
      </w:del>
      <w:r w:rsidR="00D85473">
        <w:t>.0</w:t>
      </w:r>
      <w:r w:rsidR="00C54FD4">
        <w:t xml:space="preserve"> Reference Implementation Agreement </w:t>
      </w:r>
      <w:r w:rsidR="00D11918">
        <w:t>(</w:t>
      </w:r>
      <w:r w:rsidR="00C07D23">
        <w:t xml:space="preserve">TR-547 </w:t>
      </w:r>
      <w:r w:rsidR="0058112C">
        <w:t>v</w:t>
      </w:r>
      <w:r w:rsidR="005E0C02">
        <w:t>3</w:t>
      </w:r>
      <w:r w:rsidR="0058112C">
        <w:t>.</w:t>
      </w:r>
      <w:ins w:id="6611" w:author="Author">
        <w:r w:rsidR="00FC1099">
          <w:t>3</w:t>
        </w:r>
      </w:ins>
      <w:del w:id="6612" w:author="Author">
        <w:r w:rsidR="0058112C" w:rsidDel="00FC1099">
          <w:delText>0</w:delText>
        </w:r>
      </w:del>
      <w:r w:rsidR="00D11918">
        <w:t>)</w:t>
      </w:r>
      <w:r w:rsidR="00C54FD4">
        <w:t>. A</w:t>
      </w:r>
      <w:r w:rsidR="00C07D23">
        <w:t xml:space="preserve">vailable at </w:t>
      </w:r>
      <w:ins w:id="6613" w:author="Author">
        <w:r w:rsidR="00FA6EEC">
          <w:fldChar w:fldCharType="begin"/>
        </w:r>
        <w:r w:rsidR="00FA6EEC">
          <w:instrText>HYPERLINK "https://github.com/Open-Network-Models-and-Interfaces-ONMI/TAPI-Documentation/tree/v2.6.0/ReferenceImplementationAgreements"</w:instrText>
        </w:r>
        <w:r w:rsidR="00FA6EEC">
          <w:fldChar w:fldCharType="separate"/>
        </w:r>
        <w:r w:rsidR="00FA6EEC" w:rsidRPr="001646C0">
          <w:rPr>
            <w:rStyle w:val="Hyperlink"/>
          </w:rPr>
          <w:t>https://github.com/Open-Network-Models-and-Interfaces-ONMI/TAPI-Documentation/tree/v2.6.0/ReferenceImplementationAgreements</w:t>
        </w:r>
        <w:r w:rsidR="00FA6EEC">
          <w:fldChar w:fldCharType="end"/>
        </w:r>
      </w:ins>
      <w:del w:id="6614" w:author="Author">
        <w:r w:rsidR="0057619A" w:rsidDel="00E11DD1">
          <w:fldChar w:fldCharType="begin"/>
        </w:r>
        <w:r w:rsidR="0057619A" w:rsidDel="00E11DD1">
          <w:delInstrText>HYPERLINK "https://wiki.opennetworking.org/display/OTCC/TAPI+Reference+Implementation+Agreements+and+other+Documentation"</w:delInstrText>
        </w:r>
        <w:r w:rsidR="0057619A" w:rsidDel="00E11DD1">
          <w:fldChar w:fldCharType="separate"/>
        </w:r>
        <w:r w:rsidR="0057619A" w:rsidRPr="00A73C2D" w:rsidDel="00E11DD1">
          <w:rPr>
            <w:rStyle w:val="Hyperlink"/>
          </w:rPr>
          <w:delText>https://wiki.opennetworking.org/display/OTCC/TAPI+Reference+Implementation+Agreements+and+other+Documentation</w:delText>
        </w:r>
        <w:r w:rsidR="0057619A" w:rsidDel="00E11DD1">
          <w:fldChar w:fldCharType="end"/>
        </w:r>
        <w:r w:rsidR="0057619A" w:rsidDel="00E11DD1">
          <w:delText xml:space="preserve"> </w:delText>
        </w:r>
      </w:del>
    </w:p>
    <w:p w14:paraId="49171503" w14:textId="375FBDEA" w:rsidR="00483F69" w:rsidRDefault="005D6421" w:rsidP="002974AB">
      <w:pPr>
        <w:pStyle w:val="enumlev1"/>
        <w:tabs>
          <w:tab w:val="clear" w:pos="794"/>
          <w:tab w:val="clear" w:pos="1191"/>
          <w:tab w:val="clear" w:pos="1588"/>
          <w:tab w:val="clear" w:pos="1985"/>
          <w:tab w:val="left" w:pos="2520"/>
        </w:tabs>
        <w:ind w:left="2520" w:hanging="2520"/>
      </w:pPr>
      <w:r>
        <w:t>[PROTO-ENC]</w:t>
      </w:r>
      <w:r>
        <w:tab/>
      </w:r>
      <w:hyperlink r:id="rId53" w:anchor="simple" w:history="1">
        <w:r w:rsidRPr="00286747">
          <w:rPr>
            <w:rStyle w:val="Hyperlink"/>
          </w:rPr>
          <w:t>https://protobuf.dev/programming-guides/encoding/#simple</w:t>
        </w:r>
      </w:hyperlink>
    </w:p>
    <w:p w14:paraId="158DE098" w14:textId="423CB211" w:rsidR="000814F3" w:rsidRDefault="000814F3" w:rsidP="002974AB">
      <w:pPr>
        <w:pStyle w:val="enumlev1"/>
        <w:tabs>
          <w:tab w:val="clear" w:pos="794"/>
          <w:tab w:val="clear" w:pos="1191"/>
          <w:tab w:val="clear" w:pos="1588"/>
          <w:tab w:val="clear" w:pos="1985"/>
          <w:tab w:val="left" w:pos="2520"/>
        </w:tabs>
        <w:ind w:left="2520" w:hanging="2520"/>
      </w:pPr>
      <w:r>
        <w:t>[PROTO-DEC]</w:t>
      </w:r>
      <w:r>
        <w:tab/>
      </w:r>
      <w:hyperlink r:id="rId54" w:history="1">
        <w:r w:rsidRPr="00286747">
          <w:rPr>
            <w:rStyle w:val="Hyperlink"/>
          </w:rPr>
          <w:t>https://protobuf-decoder.netlify.app/</w:t>
        </w:r>
      </w:hyperlink>
    </w:p>
    <w:p w14:paraId="7EEDEC26" w14:textId="5842B678" w:rsidR="002974AB" w:rsidRDefault="002974AB" w:rsidP="002974AB">
      <w:pPr>
        <w:pStyle w:val="enumlev1"/>
        <w:tabs>
          <w:tab w:val="clear" w:pos="794"/>
          <w:tab w:val="clear" w:pos="1191"/>
          <w:tab w:val="clear" w:pos="1588"/>
          <w:tab w:val="clear" w:pos="1985"/>
          <w:tab w:val="left" w:pos="2520"/>
        </w:tabs>
        <w:ind w:left="2520" w:hanging="2520"/>
      </w:pPr>
      <w:r>
        <w:t>[RESTCONF]</w:t>
      </w:r>
      <w:r>
        <w:tab/>
      </w:r>
      <w:hyperlink r:id="rId55" w:history="1">
        <w:r w:rsidRPr="00A00A6D">
          <w:rPr>
            <w:rStyle w:val="Hyperlink"/>
          </w:rPr>
          <w:t>https://tools.ietf.org/html/rfc8040</w:t>
        </w:r>
      </w:hyperlink>
      <w:r>
        <w:t xml:space="preserve"> </w:t>
      </w:r>
    </w:p>
    <w:p w14:paraId="08897235" w14:textId="052F2158" w:rsidR="00D87FB4" w:rsidRDefault="00D87FB4" w:rsidP="00D04C69">
      <w:pPr>
        <w:pStyle w:val="enumlev1"/>
        <w:tabs>
          <w:tab w:val="clear" w:pos="794"/>
          <w:tab w:val="clear" w:pos="1191"/>
          <w:tab w:val="clear" w:pos="1588"/>
          <w:tab w:val="clear" w:pos="1985"/>
          <w:tab w:val="left" w:pos="2520"/>
        </w:tabs>
        <w:ind w:left="2520" w:hanging="2520"/>
      </w:pPr>
      <w:r>
        <w:t>[RIA</w:t>
      </w:r>
      <w:r w:rsidR="00E72FFD">
        <w:t xml:space="preserve"> A</w:t>
      </w:r>
      <w:r w:rsidR="008A2473">
        <w:t>T</w:t>
      </w:r>
      <w:r w:rsidR="00E72FFD">
        <w:t>]</w:t>
      </w:r>
      <w:r w:rsidR="00927E81">
        <w:tab/>
      </w:r>
      <w:r w:rsidR="007B76E2">
        <w:t xml:space="preserve">Located on </w:t>
      </w:r>
      <w:hyperlink r:id="rId56" w:history="1">
        <w:r w:rsidR="007B76E2" w:rsidRPr="00727955">
          <w:rPr>
            <w:rStyle w:val="Hyperlink"/>
          </w:rPr>
          <w:t>https://wiki.opennetworking.org/display/OTCC/TAPI+RIA+Associated+Documents</w:t>
        </w:r>
      </w:hyperlink>
      <w:r w:rsidR="007B76E2">
        <w:t xml:space="preserve"> find the most recent </w:t>
      </w:r>
      <w:hyperlink r:id="rId57" w:tooltip="Download" w:history="1">
        <w:r w:rsidR="00A943A8">
          <w:rPr>
            <w:rStyle w:val="Hyperlink"/>
            <w:rFonts w:ascii="Segoe UI" w:hAnsi="Segoe UI" w:cs="Segoe UI"/>
            <w:color w:val="0052CC"/>
            <w:sz w:val="21"/>
            <w:szCs w:val="21"/>
            <w:shd w:val="clear" w:color="auto" w:fill="F0F0F0"/>
          </w:rPr>
          <w:t>TAPI_Alarm_TCA_List.xlsx</w:t>
        </w:r>
      </w:hyperlink>
    </w:p>
    <w:p w14:paraId="1BEF0D3C" w14:textId="552547BE" w:rsidR="00B747FD" w:rsidRDefault="00B747FD" w:rsidP="00D04C69">
      <w:pPr>
        <w:pStyle w:val="enumlev1"/>
        <w:tabs>
          <w:tab w:val="clear" w:pos="794"/>
          <w:tab w:val="clear" w:pos="1191"/>
          <w:tab w:val="clear" w:pos="1588"/>
          <w:tab w:val="clear" w:pos="1985"/>
          <w:tab w:val="left" w:pos="2520"/>
        </w:tabs>
        <w:ind w:left="2520" w:hanging="2520"/>
      </w:pPr>
      <w:r>
        <w:t>[RIA SS]</w:t>
      </w:r>
      <w:r>
        <w:tab/>
        <w:t xml:space="preserve">Located on </w:t>
      </w:r>
      <w:hyperlink r:id="rId58" w:history="1">
        <w:r w:rsidRPr="00727955">
          <w:rPr>
            <w:rStyle w:val="Hyperlink"/>
          </w:rPr>
          <w:t>https://wiki.opennetworking.org/display/OTCC/TAPI+RIA+Associated+Documents</w:t>
        </w:r>
      </w:hyperlink>
      <w:r>
        <w:t xml:space="preserve"> find the most recent </w:t>
      </w:r>
      <w:hyperlink r:id="rId59" w:tooltip="Download" w:history="1">
        <w:r w:rsidR="00B55686" w:rsidRPr="00B55686">
          <w:rPr>
            <w:rFonts w:ascii="Segoe UI" w:hAnsi="Segoe UI" w:cs="Segoe UI"/>
            <w:color w:val="0052CC"/>
            <w:sz w:val="21"/>
            <w:szCs w:val="21"/>
            <w:u w:val="single"/>
            <w:shd w:val="clear" w:color="auto" w:fill="FFFFFF"/>
            <w:lang w:val="en-US" w:eastAsia="ja-JP"/>
          </w:rPr>
          <w:t>TAPI_Notification_and_Streaming_Sequences.xlsx</w:t>
        </w:r>
      </w:hyperlink>
    </w:p>
    <w:p w14:paraId="3CDB7031" w14:textId="76459F59" w:rsidR="002C20B9" w:rsidRDefault="002974AB" w:rsidP="00D04C69">
      <w:pPr>
        <w:pStyle w:val="enumlev1"/>
        <w:tabs>
          <w:tab w:val="clear" w:pos="794"/>
          <w:tab w:val="clear" w:pos="1191"/>
          <w:tab w:val="clear" w:pos="1588"/>
          <w:tab w:val="clear" w:pos="1985"/>
          <w:tab w:val="left" w:pos="2520"/>
        </w:tabs>
        <w:ind w:left="2520" w:hanging="2520"/>
      </w:pPr>
      <w:r>
        <w:t>[RFC6455]</w:t>
      </w:r>
      <w:r>
        <w:tab/>
      </w:r>
      <w:hyperlink r:id="rId60" w:history="1">
        <w:r w:rsidRPr="00BE4C7F">
          <w:rPr>
            <w:rStyle w:val="Hyperlink"/>
          </w:rPr>
          <w:t>https://tools.ietf.org/html/rfc6455</w:t>
        </w:r>
      </w:hyperlink>
      <w:r>
        <w:t xml:space="preserve">  The </w:t>
      </w:r>
      <w:proofErr w:type="spellStart"/>
      <w:r>
        <w:t>websocket</w:t>
      </w:r>
      <w:proofErr w:type="spellEnd"/>
      <w:r>
        <w:t xml:space="preserve"> protocol</w:t>
      </w:r>
    </w:p>
    <w:p w14:paraId="496BE6E2" w14:textId="3EE58124" w:rsidR="0078179E" w:rsidRDefault="0078179E" w:rsidP="002C20B9">
      <w:pPr>
        <w:pStyle w:val="enumlev1"/>
        <w:tabs>
          <w:tab w:val="clear" w:pos="794"/>
          <w:tab w:val="clear" w:pos="1191"/>
          <w:tab w:val="clear" w:pos="1588"/>
          <w:tab w:val="clear" w:pos="1985"/>
          <w:tab w:val="left" w:pos="2520"/>
        </w:tabs>
        <w:ind w:left="2520" w:hanging="2520"/>
      </w:pPr>
      <w:r w:rsidRPr="0078179E">
        <w:t>[RFC6455-AUTH]</w:t>
      </w:r>
      <w:r>
        <w:tab/>
      </w:r>
      <w:hyperlink r:id="rId61" w:anchor="page-53" w:history="1">
        <w:r w:rsidRPr="008208B0">
          <w:rPr>
            <w:rStyle w:val="Hyperlink"/>
          </w:rPr>
          <w:t>https://tools.ietf.org/html/rfc6455#page-53</w:t>
        </w:r>
      </w:hyperlink>
    </w:p>
    <w:p w14:paraId="4B855932" w14:textId="35600FF8" w:rsidR="002C20B9" w:rsidRDefault="002C20B9" w:rsidP="002C20B9">
      <w:pPr>
        <w:pStyle w:val="enumlev1"/>
        <w:tabs>
          <w:tab w:val="clear" w:pos="794"/>
          <w:tab w:val="clear" w:pos="1191"/>
          <w:tab w:val="clear" w:pos="1588"/>
          <w:tab w:val="clear" w:pos="1985"/>
          <w:tab w:val="left" w:pos="2520"/>
        </w:tabs>
        <w:ind w:left="2520" w:hanging="2520"/>
      </w:pPr>
      <w:r w:rsidRPr="002C20B9">
        <w:t>[RFC6455-PONG]</w:t>
      </w:r>
      <w:r>
        <w:tab/>
      </w:r>
      <w:hyperlink r:id="rId62" w:anchor="section-5.5.3" w:history="1">
        <w:r w:rsidRPr="008208B0">
          <w:rPr>
            <w:rStyle w:val="Hyperlink"/>
          </w:rPr>
          <w:t>https://tools.ietf.org/html/rfc6455#section-5.5.3</w:t>
        </w:r>
      </w:hyperlink>
      <w:r>
        <w:t xml:space="preserve"> </w:t>
      </w:r>
    </w:p>
    <w:p w14:paraId="55BBBEFC" w14:textId="6C8069AD" w:rsidR="0078179E" w:rsidRDefault="0078179E" w:rsidP="00565B5E">
      <w:pPr>
        <w:pStyle w:val="enumlev1"/>
        <w:tabs>
          <w:tab w:val="clear" w:pos="794"/>
          <w:tab w:val="clear" w:pos="1191"/>
          <w:tab w:val="clear" w:pos="1588"/>
          <w:tab w:val="clear" w:pos="1985"/>
          <w:tab w:val="left" w:pos="2520"/>
        </w:tabs>
        <w:ind w:left="2520" w:hanging="2520"/>
      </w:pPr>
      <w:r w:rsidRPr="0078179E">
        <w:t>[RFC6750]</w:t>
      </w:r>
      <w:r>
        <w:tab/>
      </w:r>
      <w:hyperlink r:id="rId63" w:history="1">
        <w:r w:rsidRPr="008208B0">
          <w:rPr>
            <w:rStyle w:val="Hyperlink"/>
          </w:rPr>
          <w:t>https://tools.ietf.org/html/rfc6750</w:t>
        </w:r>
      </w:hyperlink>
    </w:p>
    <w:p w14:paraId="1E9AB200" w14:textId="12820806" w:rsidR="002C20B9" w:rsidRDefault="002C20B9" w:rsidP="00565B5E">
      <w:pPr>
        <w:pStyle w:val="enumlev1"/>
        <w:tabs>
          <w:tab w:val="clear" w:pos="794"/>
          <w:tab w:val="clear" w:pos="1191"/>
          <w:tab w:val="clear" w:pos="1588"/>
          <w:tab w:val="clear" w:pos="1985"/>
          <w:tab w:val="left" w:pos="2520"/>
        </w:tabs>
        <w:ind w:left="2520" w:hanging="2520"/>
      </w:pPr>
      <w:r w:rsidRPr="002C20B9">
        <w:t xml:space="preserve">[RFC6902] </w:t>
      </w:r>
      <w:r>
        <w:tab/>
      </w:r>
      <w:hyperlink r:id="rId64" w:anchor="page-6" w:history="1">
        <w:r w:rsidRPr="008208B0">
          <w:rPr>
            <w:rStyle w:val="Hyperlink"/>
          </w:rPr>
          <w:t>https://datatracker.ietf.org/doc/html/rfc6902#page-6</w:t>
        </w:r>
      </w:hyperlink>
      <w:r>
        <w:t xml:space="preserve"> </w:t>
      </w:r>
    </w:p>
    <w:p w14:paraId="48CE3120" w14:textId="24C6D4EA" w:rsidR="002323DB" w:rsidRDefault="002323DB">
      <w:pPr>
        <w:pStyle w:val="enumlev1"/>
        <w:tabs>
          <w:tab w:val="clear" w:pos="794"/>
          <w:tab w:val="clear" w:pos="1191"/>
          <w:tab w:val="clear" w:pos="1588"/>
          <w:tab w:val="clear" w:pos="1985"/>
          <w:tab w:val="left" w:pos="2520"/>
        </w:tabs>
        <w:ind w:left="2520" w:hanging="2520"/>
        <w:rPr>
          <w:ins w:id="6615" w:author="Author"/>
        </w:rPr>
        <w:pPrChange w:id="6616" w:author="Author">
          <w:pPr>
            <w:pStyle w:val="enumlev1"/>
            <w:tabs>
              <w:tab w:val="clear" w:pos="794"/>
              <w:tab w:val="clear" w:pos="1191"/>
              <w:tab w:val="clear" w:pos="1588"/>
              <w:tab w:val="clear" w:pos="1985"/>
              <w:tab w:val="left" w:pos="2520"/>
            </w:tabs>
          </w:pPr>
        </w:pPrChange>
      </w:pPr>
      <w:ins w:id="6617" w:author="Author">
        <w:r>
          <w:t>[TAPI PROTO]</w:t>
        </w:r>
        <w:r>
          <w:tab/>
        </w:r>
        <w:r w:rsidRPr="001E0627">
          <w:t>https://github.com/Open-Network-Models-and-Interfaces-ONMI/TAPI/tree/v2.6.0/</w:t>
        </w:r>
        <w:r>
          <w:t>PROTOBUF</w:t>
        </w:r>
      </w:ins>
    </w:p>
    <w:p w14:paraId="2FAB656B" w14:textId="76C0D9B0" w:rsidR="000516E1" w:rsidRDefault="000516E1">
      <w:pPr>
        <w:pStyle w:val="enumlev1"/>
        <w:tabs>
          <w:tab w:val="clear" w:pos="794"/>
          <w:tab w:val="clear" w:pos="1191"/>
          <w:tab w:val="clear" w:pos="1588"/>
          <w:tab w:val="clear" w:pos="1985"/>
          <w:tab w:val="left" w:pos="2520"/>
        </w:tabs>
        <w:pPrChange w:id="6618" w:author="Author">
          <w:pPr>
            <w:pStyle w:val="enumlev1"/>
            <w:tabs>
              <w:tab w:val="clear" w:pos="794"/>
              <w:tab w:val="clear" w:pos="1191"/>
              <w:tab w:val="clear" w:pos="1588"/>
              <w:tab w:val="clear" w:pos="1985"/>
              <w:tab w:val="left" w:pos="2520"/>
            </w:tabs>
            <w:ind w:left="2520" w:hanging="2520"/>
          </w:pPr>
        </w:pPrChange>
      </w:pPr>
      <w:r w:rsidRPr="00565B5E">
        <w:t>[WC3 SSE]</w:t>
      </w:r>
      <w:r w:rsidRPr="00565B5E">
        <w:tab/>
      </w:r>
      <w:r w:rsidR="00E3352F">
        <w:fldChar w:fldCharType="begin"/>
      </w:r>
      <w:r w:rsidR="00E3352F">
        <w:instrText>HYPERLINK "https://www.w3.org/TR/eventsource/"</w:instrText>
      </w:r>
      <w:r w:rsidR="00E3352F">
        <w:fldChar w:fldCharType="separate"/>
      </w:r>
      <w:r w:rsidR="00E3352F" w:rsidRPr="00BE4C7F">
        <w:rPr>
          <w:rStyle w:val="Hyperlink"/>
        </w:rPr>
        <w:t>https://www.w3.org/TR/eventsource/</w:t>
      </w:r>
      <w:r w:rsidR="00E3352F">
        <w:fldChar w:fldCharType="end"/>
      </w:r>
      <w:r w:rsidR="00E3352F">
        <w:t xml:space="preserve"> </w:t>
      </w:r>
      <w:r w:rsidR="003550BB" w:rsidRPr="003550BB">
        <w:t>Server-Sent Events</w:t>
      </w:r>
    </w:p>
    <w:p w14:paraId="5D5E9548" w14:textId="53BB6935" w:rsidR="0078179E" w:rsidRDefault="0078179E" w:rsidP="00565B5E">
      <w:pPr>
        <w:pStyle w:val="enumlev1"/>
        <w:tabs>
          <w:tab w:val="clear" w:pos="794"/>
          <w:tab w:val="clear" w:pos="1191"/>
          <w:tab w:val="clear" w:pos="1588"/>
          <w:tab w:val="clear" w:pos="1985"/>
          <w:tab w:val="left" w:pos="2520"/>
        </w:tabs>
        <w:ind w:left="2520" w:hanging="2520"/>
      </w:pPr>
      <w:r>
        <w:t>[WC3 XML]</w:t>
      </w:r>
      <w:r>
        <w:tab/>
      </w:r>
      <w:hyperlink r:id="rId65" w:history="1">
        <w:r w:rsidRPr="008208B0">
          <w:rPr>
            <w:rStyle w:val="Hyperlink"/>
          </w:rPr>
          <w:t>https://www.w3.org/standards/xml/</w:t>
        </w:r>
      </w:hyperlink>
      <w:r>
        <w:t xml:space="preserve"> </w:t>
      </w:r>
    </w:p>
    <w:p w14:paraId="1091DC14" w14:textId="7C3C19ED" w:rsidR="001111A4" w:rsidRDefault="00551699" w:rsidP="000F246A">
      <w:pPr>
        <w:pStyle w:val="enumlev1"/>
        <w:tabs>
          <w:tab w:val="clear" w:pos="794"/>
          <w:tab w:val="clear" w:pos="1191"/>
          <w:tab w:val="clear" w:pos="1588"/>
          <w:tab w:val="clear" w:pos="1985"/>
          <w:tab w:val="left" w:pos="2520"/>
        </w:tabs>
        <w:ind w:left="2520" w:hanging="2520"/>
      </w:pPr>
      <w:r>
        <w:t>[YANG]</w:t>
      </w:r>
      <w:r>
        <w:tab/>
      </w:r>
      <w:hyperlink r:id="rId66" w:history="1">
        <w:r w:rsidRPr="00A00A6D">
          <w:rPr>
            <w:rStyle w:val="Hyperlink"/>
          </w:rPr>
          <w:t>https://tools.ietf.org/html/rfc6020</w:t>
        </w:r>
      </w:hyperlink>
    </w:p>
    <w:p w14:paraId="46B4947A" w14:textId="77777777" w:rsidR="00A60E56" w:rsidRDefault="00A60E56">
      <w:pPr>
        <w:spacing w:after="0"/>
        <w:rPr>
          <w:rFonts w:asciiTheme="majorHAnsi" w:eastAsiaTheme="majorEastAsia" w:hAnsiTheme="majorHAnsi" w:cstheme="majorBidi"/>
          <w:b/>
          <w:bCs/>
          <w:sz w:val="32"/>
          <w:szCs w:val="32"/>
        </w:rPr>
      </w:pPr>
      <w:bookmarkStart w:id="6619" w:name="_Toc26350090"/>
      <w:bookmarkStart w:id="6620" w:name="_Toc30496751"/>
      <w:bookmarkStart w:id="6621" w:name="_Toc37180513"/>
      <w:bookmarkStart w:id="6622" w:name="_Toc37180652"/>
      <w:bookmarkStart w:id="6623" w:name="_Toc26350091"/>
      <w:bookmarkStart w:id="6624" w:name="_Toc30496752"/>
      <w:bookmarkStart w:id="6625" w:name="_Toc37180514"/>
      <w:bookmarkStart w:id="6626" w:name="_Toc37180653"/>
      <w:bookmarkStart w:id="6627" w:name="_Toc26350092"/>
      <w:bookmarkStart w:id="6628" w:name="_Toc30496753"/>
      <w:bookmarkStart w:id="6629" w:name="_Toc37180515"/>
      <w:bookmarkStart w:id="6630" w:name="_Toc37180654"/>
      <w:bookmarkStart w:id="6631" w:name="_Toc26350093"/>
      <w:bookmarkStart w:id="6632" w:name="_Toc30496754"/>
      <w:bookmarkStart w:id="6633" w:name="_Toc37180516"/>
      <w:bookmarkStart w:id="6634" w:name="_Toc37180655"/>
      <w:bookmarkStart w:id="6635" w:name="_Toc26350094"/>
      <w:bookmarkStart w:id="6636" w:name="_Toc30496755"/>
      <w:bookmarkStart w:id="6637" w:name="_Toc37180517"/>
      <w:bookmarkStart w:id="6638" w:name="_Toc37180656"/>
      <w:bookmarkStart w:id="6639" w:name="_Toc410597933"/>
      <w:bookmarkStart w:id="6640" w:name="_Toc410597934"/>
      <w:bookmarkStart w:id="6641" w:name="_Toc410597935"/>
      <w:bookmarkStart w:id="6642" w:name="_Toc410597936"/>
      <w:bookmarkStart w:id="6643" w:name="_Toc410597937"/>
      <w:bookmarkStart w:id="6644" w:name="_Toc410597941"/>
      <w:bookmarkStart w:id="6645" w:name="_Toc410597942"/>
      <w:bookmarkStart w:id="6646" w:name="_Toc410597943"/>
      <w:bookmarkStart w:id="6647" w:name="_Toc410597944"/>
      <w:bookmarkStart w:id="6648" w:name="_Ref457548344"/>
      <w:bookmarkStart w:id="6649" w:name="_Ref457548351"/>
      <w:bookmarkStart w:id="6650" w:name="_Ref457548357"/>
      <w:bookmarkStart w:id="6651" w:name="_Toc16163789"/>
      <w:bookmarkEnd w:id="2900"/>
      <w:bookmarkEnd w:id="2901"/>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r>
        <w:br w:type="page"/>
      </w:r>
    </w:p>
    <w:p w14:paraId="18B0E26A" w14:textId="77777777" w:rsidR="00722ED2" w:rsidRDefault="00722ED2" w:rsidP="003873FC">
      <w:pPr>
        <w:pStyle w:val="Heading1"/>
      </w:pPr>
      <w:bookmarkStart w:id="6652" w:name="_Ref121383296"/>
      <w:bookmarkStart w:id="6653" w:name="_Ref121383301"/>
      <w:bookmarkStart w:id="6654" w:name="_Ref121383328"/>
      <w:bookmarkStart w:id="6655" w:name="_Ref121383428"/>
      <w:bookmarkStart w:id="6656" w:name="_Ref121383441"/>
      <w:bookmarkStart w:id="6657" w:name="_Ref121383494"/>
      <w:bookmarkStart w:id="6658" w:name="_Toc192620367"/>
      <w:r w:rsidRPr="003873FC">
        <w:lastRenderedPageBreak/>
        <w:t>Definitions</w:t>
      </w:r>
      <w:bookmarkEnd w:id="6648"/>
      <w:bookmarkEnd w:id="6649"/>
      <w:bookmarkEnd w:id="6650"/>
      <w:bookmarkEnd w:id="6651"/>
      <w:r w:rsidR="005E2151">
        <w:t xml:space="preserve"> and Terminology</w:t>
      </w:r>
      <w:bookmarkEnd w:id="6652"/>
      <w:bookmarkEnd w:id="6653"/>
      <w:bookmarkEnd w:id="6654"/>
      <w:bookmarkEnd w:id="6655"/>
      <w:bookmarkEnd w:id="6656"/>
      <w:bookmarkEnd w:id="6657"/>
      <w:bookmarkEnd w:id="6658"/>
    </w:p>
    <w:p w14:paraId="54EACB08" w14:textId="77777777" w:rsidR="00B758CA" w:rsidRPr="00B758CA" w:rsidRDefault="00B758CA" w:rsidP="00B758CA">
      <w:r>
        <w:t>No terms are special to this work.</w:t>
      </w:r>
    </w:p>
    <w:p w14:paraId="4E7BD988" w14:textId="77777777" w:rsidR="00722ED2" w:rsidRDefault="00722ED2" w:rsidP="00661FB9">
      <w:pPr>
        <w:jc w:val="both"/>
        <w:rPr>
          <w:rFonts w:cs="Times New Roman"/>
        </w:rPr>
      </w:pPr>
      <w:r w:rsidRPr="004271CE">
        <w:rPr>
          <w:rFonts w:cs="Times New Roman"/>
        </w:rPr>
        <w:t>This document uses terms defined elsewhere</w:t>
      </w:r>
      <w:r w:rsidR="009D0B04">
        <w:rPr>
          <w:rFonts w:cs="Times New Roman"/>
        </w:rPr>
        <w:t>. In some cases</w:t>
      </w:r>
      <w:r w:rsidR="003B35D7">
        <w:rPr>
          <w:rFonts w:cs="Times New Roman"/>
        </w:rPr>
        <w:t>,</w:t>
      </w:r>
      <w:r w:rsidR="009D0B04">
        <w:rPr>
          <w:rFonts w:cs="Times New Roman"/>
        </w:rPr>
        <w:t xml:space="preserve"> the term is used in a particular way in this document</w:t>
      </w:r>
      <w:r w:rsidR="003B35D7">
        <w:rPr>
          <w:rFonts w:cs="Times New Roman"/>
        </w:rPr>
        <w:t>;</w:t>
      </w:r>
      <w:r w:rsidR="00E46562">
        <w:rPr>
          <w:rFonts w:cs="Times New Roman"/>
        </w:rPr>
        <w:t xml:space="preserve"> </w:t>
      </w:r>
      <w:proofErr w:type="gramStart"/>
      <w:r w:rsidR="00E46562">
        <w:rPr>
          <w:rFonts w:cs="Times New Roman"/>
        </w:rPr>
        <w:t>Particular usage</w:t>
      </w:r>
      <w:proofErr w:type="gramEnd"/>
      <w:r w:rsidR="00E46562">
        <w:rPr>
          <w:rFonts w:cs="Times New Roman"/>
        </w:rPr>
        <w:t xml:space="preserve"> is highlighted.</w:t>
      </w:r>
    </w:p>
    <w:p w14:paraId="00551844" w14:textId="77777777" w:rsidR="00172DA6" w:rsidRDefault="00172DA6" w:rsidP="00172DA6">
      <w:pPr>
        <w:pStyle w:val="enumlev1"/>
        <w:tabs>
          <w:tab w:val="clear" w:pos="794"/>
          <w:tab w:val="clear" w:pos="1191"/>
          <w:tab w:val="clear" w:pos="1588"/>
          <w:tab w:val="clear" w:pos="1985"/>
          <w:tab w:val="left" w:pos="2520"/>
        </w:tabs>
        <w:ind w:left="2520" w:hanging="2520"/>
      </w:pPr>
      <w:r>
        <w:t>CEP</w:t>
      </w:r>
      <w:r>
        <w:tab/>
        <w:t>Connection End Point (a TAPI class) [ONF TR-547]</w:t>
      </w:r>
    </w:p>
    <w:p w14:paraId="5B90A4B8" w14:textId="77777777" w:rsidR="00B52BAC" w:rsidRDefault="00B96863" w:rsidP="005308D1">
      <w:pPr>
        <w:pStyle w:val="enumlev1"/>
        <w:tabs>
          <w:tab w:val="clear" w:pos="794"/>
          <w:tab w:val="clear" w:pos="1191"/>
          <w:tab w:val="clear" w:pos="1588"/>
          <w:tab w:val="clear" w:pos="1985"/>
          <w:tab w:val="left" w:pos="2520"/>
        </w:tabs>
        <w:ind w:left="2520" w:hanging="2520"/>
      </w:pPr>
      <w:r>
        <w:t>Client</w:t>
      </w:r>
      <w:r>
        <w:tab/>
      </w:r>
      <w:r w:rsidR="00E46562">
        <w:t>In this document</w:t>
      </w:r>
      <w:r w:rsidR="00D30930">
        <w:t>, an application</w:t>
      </w:r>
      <w:r w:rsidR="004757B4">
        <w:t>/system</w:t>
      </w:r>
      <w:r w:rsidR="00D30930">
        <w:t xml:space="preserve"> </w:t>
      </w:r>
      <w:r w:rsidR="00A7675C">
        <w:t>(</w:t>
      </w:r>
      <w:r w:rsidR="00D30930">
        <w:t>usually a controller</w:t>
      </w:r>
      <w:r w:rsidR="00B52BAC">
        <w:t xml:space="preserve"> (see below)</w:t>
      </w:r>
      <w:r w:rsidR="00A7675C">
        <w:t>)</w:t>
      </w:r>
      <w:r w:rsidR="009E2E1B">
        <w:t xml:space="preserve"> which uses TAPI streaming</w:t>
      </w:r>
      <w:r w:rsidR="00CE0611">
        <w:t xml:space="preserve"> (hence </w:t>
      </w:r>
      <w:r w:rsidR="00C2064E">
        <w:t xml:space="preserve">is </w:t>
      </w:r>
      <w:r w:rsidR="00CE0611">
        <w:t>a TAPI client)</w:t>
      </w:r>
      <w:r w:rsidR="009E2E1B">
        <w:t xml:space="preserve"> to gain and maintain alignment with the current state </w:t>
      </w:r>
      <w:r w:rsidR="00086DCE">
        <w:t>of a network that is exposed through a provider</w:t>
      </w:r>
      <w:r w:rsidR="00215362">
        <w:t xml:space="preserve"> system</w:t>
      </w:r>
    </w:p>
    <w:p w14:paraId="570C13A4" w14:textId="77777777" w:rsidR="008E0B99" w:rsidRDefault="008E0B99" w:rsidP="00515260">
      <w:pPr>
        <w:pStyle w:val="enumlev1"/>
        <w:numPr>
          <w:ilvl w:val="0"/>
          <w:numId w:val="63"/>
        </w:numPr>
        <w:tabs>
          <w:tab w:val="clear" w:pos="794"/>
          <w:tab w:val="clear" w:pos="1191"/>
          <w:tab w:val="clear" w:pos="1588"/>
          <w:tab w:val="clear" w:pos="1985"/>
          <w:tab w:val="left" w:pos="2520"/>
        </w:tabs>
      </w:pPr>
      <w:r>
        <w:t>The client is a superior controller to the provider</w:t>
      </w:r>
    </w:p>
    <w:p w14:paraId="055A58EB" w14:textId="77777777" w:rsidR="00A048BF" w:rsidRDefault="00A048BF" w:rsidP="00172DA6">
      <w:pPr>
        <w:pStyle w:val="enumlev1"/>
        <w:tabs>
          <w:tab w:val="clear" w:pos="794"/>
          <w:tab w:val="clear" w:pos="1191"/>
          <w:tab w:val="clear" w:pos="1588"/>
          <w:tab w:val="clear" w:pos="1985"/>
          <w:tab w:val="left" w:pos="2520"/>
        </w:tabs>
        <w:ind w:left="2520" w:hanging="2520"/>
      </w:pPr>
      <w:r>
        <w:t>Control</w:t>
      </w:r>
      <w:r>
        <w:tab/>
        <w:t>To attempt to achieve an agreed intent and measure the results to validate achievement and where necessary to initiate actions to fix any problems</w:t>
      </w:r>
    </w:p>
    <w:p w14:paraId="7611D6C8" w14:textId="77777777" w:rsidR="00A048BF" w:rsidRDefault="00A048BF" w:rsidP="00515260">
      <w:pPr>
        <w:pStyle w:val="enumlev1"/>
        <w:numPr>
          <w:ilvl w:val="0"/>
          <w:numId w:val="63"/>
        </w:numPr>
        <w:tabs>
          <w:tab w:val="clear" w:pos="794"/>
          <w:tab w:val="clear" w:pos="1191"/>
          <w:tab w:val="clear" w:pos="1588"/>
          <w:tab w:val="clear" w:pos="1985"/>
          <w:tab w:val="left" w:pos="2520"/>
        </w:tabs>
      </w:pPr>
      <w:r>
        <w:t>Note that automated management is control (see [ONF TR-512] (specifically TR-512.8))</w:t>
      </w:r>
    </w:p>
    <w:p w14:paraId="2569A554" w14:textId="77777777" w:rsidR="00F03C9D" w:rsidRDefault="00F03C9D" w:rsidP="00172DA6">
      <w:pPr>
        <w:pStyle w:val="enumlev1"/>
        <w:tabs>
          <w:tab w:val="clear" w:pos="794"/>
          <w:tab w:val="clear" w:pos="1191"/>
          <w:tab w:val="clear" w:pos="1588"/>
          <w:tab w:val="clear" w:pos="1985"/>
          <w:tab w:val="left" w:pos="2520"/>
        </w:tabs>
        <w:ind w:left="2520" w:hanging="2520"/>
      </w:pPr>
      <w:r>
        <w:t xml:space="preserve">Controlled network </w:t>
      </w:r>
      <w:r>
        <w:tab/>
        <w:t>A controlled system that consists of devices that provide networking functionality.</w:t>
      </w:r>
    </w:p>
    <w:p w14:paraId="60F845EE" w14:textId="77777777" w:rsidR="00F03C9D" w:rsidRDefault="00F03C9D" w:rsidP="00172DA6">
      <w:pPr>
        <w:pStyle w:val="enumlev1"/>
        <w:tabs>
          <w:tab w:val="clear" w:pos="794"/>
          <w:tab w:val="clear" w:pos="1191"/>
          <w:tab w:val="clear" w:pos="1588"/>
          <w:tab w:val="clear" w:pos="1985"/>
          <w:tab w:val="left" w:pos="2520"/>
        </w:tabs>
        <w:ind w:left="2520" w:hanging="2520"/>
      </w:pPr>
      <w:r>
        <w:t>Controlled system</w:t>
      </w:r>
      <w:r>
        <w:tab/>
        <w:t>A system of devices that are managed/controlled by a controller.</w:t>
      </w:r>
    </w:p>
    <w:p w14:paraId="2F9FA111" w14:textId="77777777" w:rsidR="00F03C9D" w:rsidRDefault="00CD175A" w:rsidP="00515260">
      <w:pPr>
        <w:pStyle w:val="enumlev1"/>
        <w:numPr>
          <w:ilvl w:val="0"/>
          <w:numId w:val="63"/>
        </w:numPr>
        <w:tabs>
          <w:tab w:val="clear" w:pos="794"/>
          <w:tab w:val="clear" w:pos="1191"/>
          <w:tab w:val="clear" w:pos="1588"/>
          <w:tab w:val="clear" w:pos="1985"/>
          <w:tab w:val="left" w:pos="2520"/>
        </w:tabs>
      </w:pPr>
      <w:r>
        <w:t xml:space="preserve">Also covers </w:t>
      </w:r>
      <w:r w:rsidR="00F03C9D">
        <w:t>managed system</w:t>
      </w:r>
      <w:r>
        <w:t xml:space="preserve"> as a</w:t>
      </w:r>
      <w:r w:rsidR="008C2168">
        <w:t>utomation of management is the focus and automated management is control</w:t>
      </w:r>
    </w:p>
    <w:p w14:paraId="19F2C858" w14:textId="77777777" w:rsidR="00BF2E12" w:rsidRDefault="00172DA6" w:rsidP="00172DA6">
      <w:pPr>
        <w:pStyle w:val="enumlev1"/>
        <w:tabs>
          <w:tab w:val="clear" w:pos="794"/>
          <w:tab w:val="clear" w:pos="1191"/>
          <w:tab w:val="clear" w:pos="1588"/>
          <w:tab w:val="clear" w:pos="1985"/>
          <w:tab w:val="left" w:pos="2520"/>
        </w:tabs>
        <w:ind w:left="2520" w:hanging="2520"/>
      </w:pPr>
      <w:r>
        <w:t>Controller</w:t>
      </w:r>
      <w:r>
        <w:tab/>
        <w:t xml:space="preserve">A devices </w:t>
      </w:r>
      <w:r w:rsidR="00A048BF">
        <w:t>that controls other devices</w:t>
      </w:r>
      <w:r>
        <w:t>.</w:t>
      </w:r>
      <w:r w:rsidR="00F63E14">
        <w:t xml:space="preserve"> </w:t>
      </w:r>
    </w:p>
    <w:p w14:paraId="11FC902B" w14:textId="3F920727" w:rsidR="00172DA6" w:rsidRDefault="000C0E43" w:rsidP="00515260">
      <w:pPr>
        <w:pStyle w:val="enumlev1"/>
        <w:numPr>
          <w:ilvl w:val="0"/>
          <w:numId w:val="62"/>
        </w:numPr>
        <w:tabs>
          <w:tab w:val="clear" w:pos="794"/>
          <w:tab w:val="clear" w:pos="1191"/>
          <w:tab w:val="clear" w:pos="1588"/>
          <w:tab w:val="clear" w:pos="1985"/>
          <w:tab w:val="left" w:pos="2520"/>
        </w:tabs>
      </w:pPr>
      <w:r>
        <w:t>E</w:t>
      </w:r>
      <w:r w:rsidR="00F63E14">
        <w:t>xample</w:t>
      </w:r>
      <w:r>
        <w:t>s, with varying degrees of control responsibility and varying degrees of automation</w:t>
      </w:r>
      <w:r w:rsidR="00870804">
        <w:t>,</w:t>
      </w:r>
      <w:r>
        <w:t xml:space="preserve"> include</w:t>
      </w:r>
      <w:r w:rsidR="00F63E14">
        <w:t xml:space="preserve"> </w:t>
      </w:r>
      <w:r w:rsidR="00A41EB7">
        <w:t>devices mention</w:t>
      </w:r>
      <w:r w:rsidR="00385F26">
        <w:t>ed</w:t>
      </w:r>
      <w:r w:rsidR="00A41EB7">
        <w:t xml:space="preserve"> in this definition list such as </w:t>
      </w:r>
      <w:r w:rsidR="00944596">
        <w:t xml:space="preserve">SDTN Controller, SDN-C, </w:t>
      </w:r>
      <w:r w:rsidR="00F63E14">
        <w:t>Orchestrator</w:t>
      </w:r>
      <w:r w:rsidR="00A41EB7">
        <w:t>,</w:t>
      </w:r>
      <w:r w:rsidR="00944596">
        <w:t xml:space="preserve"> EMS,</w:t>
      </w:r>
      <w:r w:rsidR="00A41EB7">
        <w:t xml:space="preserve"> NMS, OSS</w:t>
      </w:r>
      <w:r w:rsidR="005308D1">
        <w:t xml:space="preserve"> (see </w:t>
      </w:r>
      <w:r w:rsidR="00202DF8">
        <w:fldChar w:fldCharType="begin"/>
      </w:r>
      <w:r w:rsidR="00202DF8">
        <w:instrText xml:space="preserve"> REF _Ref86650242 \h </w:instrText>
      </w:r>
      <w:r w:rsidR="00202DF8">
        <w:fldChar w:fldCharType="separate"/>
      </w:r>
      <w:ins w:id="6659" w:author="Author">
        <w:r w:rsidR="00B53275" w:rsidRPr="00CA3534">
          <w:t xml:space="preserve">Figure </w:t>
        </w:r>
        <w:r w:rsidR="00B53275">
          <w:rPr>
            <w:noProof/>
          </w:rPr>
          <w:t>1</w:t>
        </w:r>
        <w:r w:rsidR="00B53275" w:rsidRPr="00CA3534">
          <w:t xml:space="preserve"> </w:t>
        </w:r>
        <w:r w:rsidR="00B53275">
          <w:t xml:space="preserve"> Example </w:t>
        </w:r>
        <w:r w:rsidR="00B53275" w:rsidRPr="00CA3534">
          <w:t>SDN architecture for WDM</w:t>
        </w:r>
        <w:r w:rsidR="00B53275">
          <w:t>/OTN network</w:t>
        </w:r>
        <w:del w:id="6660" w:author="Author">
          <w:r w:rsidR="006D1621" w:rsidRPr="00CA3534" w:rsidDel="00B53275">
            <w:delText xml:space="preserve">Figure </w:delText>
          </w:r>
          <w:r w:rsidR="006D1621" w:rsidDel="00B53275">
            <w:rPr>
              <w:noProof/>
            </w:rPr>
            <w:delText>1</w:delText>
          </w:r>
          <w:r w:rsidR="006D1621" w:rsidRPr="00CA3534" w:rsidDel="00B53275">
            <w:delText xml:space="preserve"> </w:delText>
          </w:r>
          <w:r w:rsidR="006D1621" w:rsidDel="00B53275">
            <w:delText xml:space="preserve"> Example </w:delText>
          </w:r>
          <w:r w:rsidR="006D1621" w:rsidRPr="00CA3534" w:rsidDel="00B53275">
            <w:delText>SDN architecture for WDM</w:delText>
          </w:r>
          <w:r w:rsidR="006D1621" w:rsidDel="00B53275">
            <w:delText>/OTN network</w:delText>
          </w:r>
        </w:del>
      </w:ins>
      <w:del w:id="6661" w:author="Author">
        <w:r w:rsidR="00C1187B" w:rsidRPr="00CA3534" w:rsidDel="00B53275">
          <w:delText xml:space="preserve">Figure </w:delText>
        </w:r>
        <w:r w:rsidR="00C1187B" w:rsidDel="00B53275">
          <w:rPr>
            <w:noProof/>
          </w:rPr>
          <w:delText>1</w:delText>
        </w:r>
        <w:r w:rsidR="00C1187B" w:rsidRPr="00CA3534" w:rsidDel="00B53275">
          <w:delText xml:space="preserve"> </w:delText>
        </w:r>
        <w:r w:rsidR="00C1187B" w:rsidDel="00B53275">
          <w:delText xml:space="preserve"> Example </w:delText>
        </w:r>
        <w:r w:rsidR="00C1187B" w:rsidRPr="00CA3534" w:rsidDel="00B53275">
          <w:delText>SDN architecture for WDM</w:delText>
        </w:r>
        <w:r w:rsidR="00C1187B" w:rsidDel="00B53275">
          <w:delText>/OTN network</w:delText>
        </w:r>
      </w:del>
      <w:r w:rsidR="00202DF8">
        <w:fldChar w:fldCharType="end"/>
      </w:r>
      <w:r w:rsidR="00202DF8">
        <w:t xml:space="preserve"> on </w:t>
      </w:r>
      <w:r w:rsidR="00574244">
        <w:t xml:space="preserve">page </w:t>
      </w:r>
      <w:r w:rsidR="00202DF8">
        <w:fldChar w:fldCharType="begin"/>
      </w:r>
      <w:r w:rsidR="00202DF8">
        <w:instrText xml:space="preserve"> PAGEREF _Ref86650265 \h </w:instrText>
      </w:r>
      <w:r w:rsidR="00202DF8">
        <w:fldChar w:fldCharType="separate"/>
      </w:r>
      <w:r w:rsidR="00B53275">
        <w:rPr>
          <w:noProof/>
        </w:rPr>
        <w:t>10</w:t>
      </w:r>
      <w:r w:rsidR="00202DF8">
        <w:fldChar w:fldCharType="end"/>
      </w:r>
      <w:r w:rsidR="00574244">
        <w:t>)</w:t>
      </w:r>
    </w:p>
    <w:p w14:paraId="21337DF1" w14:textId="77777777" w:rsidR="00635ADC" w:rsidRDefault="00635ADC" w:rsidP="00515260">
      <w:pPr>
        <w:pStyle w:val="enumlev1"/>
        <w:numPr>
          <w:ilvl w:val="0"/>
          <w:numId w:val="62"/>
        </w:numPr>
        <w:tabs>
          <w:tab w:val="clear" w:pos="794"/>
          <w:tab w:val="clear" w:pos="1191"/>
          <w:tab w:val="clear" w:pos="1588"/>
          <w:tab w:val="clear" w:pos="1985"/>
          <w:tab w:val="left" w:pos="2520"/>
        </w:tabs>
      </w:pPr>
      <w:r>
        <w:rPr>
          <w:rFonts w:eastAsia="Times New Roman"/>
        </w:rPr>
        <w:t xml:space="preserve">The primary focus for Streaming in TAPI </w:t>
      </w:r>
      <w:r w:rsidR="00B817A7">
        <w:rPr>
          <w:rFonts w:eastAsia="Times New Roman"/>
        </w:rPr>
        <w:t>2.4</w:t>
      </w:r>
      <w:r>
        <w:rPr>
          <w:rFonts w:eastAsia="Times New Roman"/>
        </w:rPr>
        <w:t xml:space="preserve"> is simple and efficient ongoing alignment of a Controller (client) with a view presented by another Controller (provider).</w:t>
      </w:r>
    </w:p>
    <w:p w14:paraId="4F73427E" w14:textId="77777777" w:rsidR="00453040" w:rsidRDefault="00453040" w:rsidP="00172DA6">
      <w:pPr>
        <w:pStyle w:val="enumlev1"/>
        <w:tabs>
          <w:tab w:val="clear" w:pos="794"/>
          <w:tab w:val="clear" w:pos="1191"/>
          <w:tab w:val="clear" w:pos="1588"/>
          <w:tab w:val="clear" w:pos="1985"/>
          <w:tab w:val="left" w:pos="2520"/>
        </w:tabs>
        <w:ind w:left="2520" w:hanging="2520"/>
      </w:pPr>
      <w:r>
        <w:t>DDD</w:t>
      </w:r>
      <w:r>
        <w:tab/>
        <w:t>Domain Driven Design</w:t>
      </w:r>
    </w:p>
    <w:p w14:paraId="13CAC19B" w14:textId="77777777" w:rsidR="00F03C9D" w:rsidRDefault="00F03C9D" w:rsidP="00172DA6">
      <w:pPr>
        <w:pStyle w:val="enumlev1"/>
        <w:tabs>
          <w:tab w:val="clear" w:pos="794"/>
          <w:tab w:val="clear" w:pos="1191"/>
          <w:tab w:val="clear" w:pos="1588"/>
          <w:tab w:val="clear" w:pos="1985"/>
          <w:tab w:val="left" w:pos="2520"/>
        </w:tabs>
        <w:ind w:left="2520" w:hanging="2520"/>
      </w:pPr>
      <w:r>
        <w:t>Device</w:t>
      </w:r>
      <w:r>
        <w:tab/>
      </w:r>
      <w:r w:rsidRPr="00F03C9D">
        <w:t xml:space="preserve">A thing </w:t>
      </w:r>
      <w:r>
        <w:t>formed from an assembly of e</w:t>
      </w:r>
      <w:r w:rsidRPr="00F03C9D">
        <w:t xml:space="preserve">lectronic </w:t>
      </w:r>
      <w:r>
        <w:t xml:space="preserve">(and mechanical) </w:t>
      </w:r>
      <w:r w:rsidRPr="00F03C9D">
        <w:t>equipment</w:t>
      </w:r>
      <w:r>
        <w:t xml:space="preserve"> usually running software that is </w:t>
      </w:r>
      <w:r w:rsidRPr="00F03C9D">
        <w:t>made or adapted for a particular purpose</w:t>
      </w:r>
      <w:r w:rsidR="00A048BF">
        <w:t>. See also:</w:t>
      </w:r>
    </w:p>
    <w:p w14:paraId="64720503" w14:textId="77777777" w:rsidR="00A048BF" w:rsidRDefault="00A048BF" w:rsidP="00515260">
      <w:pPr>
        <w:pStyle w:val="enumlev1"/>
        <w:numPr>
          <w:ilvl w:val="0"/>
          <w:numId w:val="64"/>
        </w:numPr>
        <w:tabs>
          <w:tab w:val="clear" w:pos="794"/>
          <w:tab w:val="clear" w:pos="1191"/>
          <w:tab w:val="clear" w:pos="1588"/>
          <w:tab w:val="clear" w:pos="1985"/>
          <w:tab w:val="left" w:pos="2520"/>
        </w:tabs>
      </w:pPr>
      <w:r>
        <w:t>network device</w:t>
      </w:r>
    </w:p>
    <w:p w14:paraId="05373CA7" w14:textId="77777777" w:rsidR="00A048BF" w:rsidRDefault="00A048BF" w:rsidP="00515260">
      <w:pPr>
        <w:pStyle w:val="enumlev1"/>
        <w:numPr>
          <w:ilvl w:val="0"/>
          <w:numId w:val="64"/>
        </w:numPr>
        <w:tabs>
          <w:tab w:val="clear" w:pos="794"/>
          <w:tab w:val="clear" w:pos="1191"/>
          <w:tab w:val="clear" w:pos="1588"/>
          <w:tab w:val="clear" w:pos="1985"/>
          <w:tab w:val="left" w:pos="2520"/>
        </w:tabs>
      </w:pPr>
      <w:r>
        <w:t>controller</w:t>
      </w:r>
    </w:p>
    <w:p w14:paraId="331E901C" w14:textId="77777777" w:rsidR="00172DA6" w:rsidRDefault="00172DA6" w:rsidP="00172DA6">
      <w:pPr>
        <w:pStyle w:val="enumlev1"/>
        <w:tabs>
          <w:tab w:val="clear" w:pos="794"/>
          <w:tab w:val="clear" w:pos="1191"/>
          <w:tab w:val="clear" w:pos="1588"/>
          <w:tab w:val="clear" w:pos="1985"/>
          <w:tab w:val="left" w:pos="2520"/>
        </w:tabs>
        <w:ind w:left="2520" w:hanging="2520"/>
      </w:pPr>
      <w:r>
        <w:t>EMS</w:t>
      </w:r>
      <w:r>
        <w:tab/>
        <w:t>Element Management System</w:t>
      </w:r>
    </w:p>
    <w:p w14:paraId="368B59EA" w14:textId="77777777" w:rsidR="00172DA6" w:rsidRDefault="00172DA6" w:rsidP="00172DA6">
      <w:pPr>
        <w:pStyle w:val="enumlev1"/>
        <w:tabs>
          <w:tab w:val="clear" w:pos="794"/>
          <w:tab w:val="clear" w:pos="1191"/>
          <w:tab w:val="clear" w:pos="1588"/>
          <w:tab w:val="clear" w:pos="1985"/>
          <w:tab w:val="left" w:pos="2520"/>
        </w:tabs>
        <w:ind w:left="2520" w:hanging="2520"/>
      </w:pPr>
      <w:proofErr w:type="spellStart"/>
      <w:r>
        <w:t>ForwardingDomain</w:t>
      </w:r>
      <w:bookmarkStart w:id="6662" w:name="_Ref436132159"/>
      <w:bookmarkStart w:id="6663" w:name="_Ref436132163"/>
      <w:bookmarkStart w:id="6664" w:name="_Ref436132169"/>
      <w:bookmarkStart w:id="6665" w:name="_Toc16163791"/>
      <w:proofErr w:type="spellEnd"/>
      <w:r>
        <w:tab/>
        <w:t xml:space="preserve">An ONF Core Model class </w:t>
      </w:r>
      <w:r w:rsidRPr="00565B5E">
        <w:t xml:space="preserve">[ONF </w:t>
      </w:r>
      <w:r>
        <w:t>TR-512</w:t>
      </w:r>
      <w:r w:rsidRPr="00565B5E">
        <w:t>]</w:t>
      </w:r>
    </w:p>
    <w:p w14:paraId="1B053463" w14:textId="77777777" w:rsidR="00172DA6" w:rsidRDefault="00172DA6" w:rsidP="00172DA6">
      <w:pPr>
        <w:pStyle w:val="enumlev1"/>
        <w:tabs>
          <w:tab w:val="clear" w:pos="794"/>
          <w:tab w:val="clear" w:pos="1191"/>
          <w:tab w:val="clear" w:pos="1588"/>
          <w:tab w:val="clear" w:pos="1985"/>
          <w:tab w:val="left" w:pos="2520"/>
        </w:tabs>
        <w:ind w:left="2520" w:hanging="2520"/>
      </w:pPr>
      <w:r>
        <w:t>GUI</w:t>
      </w:r>
      <w:r>
        <w:tab/>
        <w:t>Graphical (human) User Interface</w:t>
      </w:r>
    </w:p>
    <w:bookmarkEnd w:id="6662"/>
    <w:bookmarkEnd w:id="6663"/>
    <w:bookmarkEnd w:id="6664"/>
    <w:bookmarkEnd w:id="6665"/>
    <w:p w14:paraId="31B76D4B" w14:textId="30DBD139" w:rsidR="00172DA6" w:rsidRDefault="00C1764C" w:rsidP="00172DA6">
      <w:pPr>
        <w:pStyle w:val="enumlev1"/>
        <w:tabs>
          <w:tab w:val="clear" w:pos="794"/>
          <w:tab w:val="clear" w:pos="1191"/>
          <w:tab w:val="clear" w:pos="1588"/>
          <w:tab w:val="clear" w:pos="1985"/>
          <w:tab w:val="left" w:pos="2520"/>
        </w:tabs>
        <w:ind w:left="2520" w:hanging="2520"/>
      </w:pPr>
      <w:r>
        <w:t>KAFKA</w:t>
      </w:r>
      <w:r w:rsidR="00172DA6">
        <w:tab/>
      </w:r>
      <w:hyperlink r:id="rId67" w:history="1">
        <w:r w:rsidR="00172DA6" w:rsidRPr="00A00A6D">
          <w:rPr>
            <w:rStyle w:val="Hyperlink"/>
          </w:rPr>
          <w:t>https://kafka.apache.org/</w:t>
        </w:r>
      </w:hyperlink>
      <w:r w:rsidR="00575956">
        <w:t xml:space="preserve"> </w:t>
      </w:r>
    </w:p>
    <w:p w14:paraId="64E899FB" w14:textId="77777777" w:rsidR="00172DA6" w:rsidRDefault="00172DA6" w:rsidP="00172DA6">
      <w:pPr>
        <w:pStyle w:val="enumlev1"/>
        <w:tabs>
          <w:tab w:val="clear" w:pos="794"/>
          <w:tab w:val="clear" w:pos="1191"/>
          <w:tab w:val="clear" w:pos="1588"/>
          <w:tab w:val="clear" w:pos="1985"/>
          <w:tab w:val="left" w:pos="2520"/>
        </w:tabs>
        <w:ind w:left="2520" w:hanging="2520"/>
      </w:pPr>
      <w:r>
        <w:t>Log</w:t>
      </w:r>
      <w:r>
        <w:tab/>
        <w:t>A sequential store</w:t>
      </w:r>
    </w:p>
    <w:p w14:paraId="4A6813D1" w14:textId="77777777" w:rsidR="00A048BF" w:rsidRDefault="00A048BF" w:rsidP="00172DA6">
      <w:pPr>
        <w:pStyle w:val="enumlev1"/>
        <w:tabs>
          <w:tab w:val="clear" w:pos="794"/>
          <w:tab w:val="clear" w:pos="1191"/>
          <w:tab w:val="clear" w:pos="1588"/>
          <w:tab w:val="clear" w:pos="1985"/>
          <w:tab w:val="left" w:pos="2520"/>
        </w:tabs>
        <w:ind w:left="2520" w:hanging="2520"/>
      </w:pPr>
      <w:r>
        <w:t>Management</w:t>
      </w:r>
      <w:r>
        <w:tab/>
        <w:t>(see control)</w:t>
      </w:r>
    </w:p>
    <w:p w14:paraId="15CD0668" w14:textId="77777777" w:rsidR="00A048BF" w:rsidRDefault="00761253" w:rsidP="00172DA6">
      <w:pPr>
        <w:pStyle w:val="enumlev1"/>
        <w:tabs>
          <w:tab w:val="clear" w:pos="794"/>
          <w:tab w:val="clear" w:pos="1191"/>
          <w:tab w:val="clear" w:pos="1588"/>
          <w:tab w:val="clear" w:pos="1985"/>
          <w:tab w:val="left" w:pos="2520"/>
        </w:tabs>
        <w:ind w:left="2520" w:hanging="2520"/>
      </w:pPr>
      <w:r>
        <w:t>Management-Control</w:t>
      </w:r>
      <w:r w:rsidR="00A048BF">
        <w:tab/>
        <w:t>(see control)</w:t>
      </w:r>
    </w:p>
    <w:p w14:paraId="757B7036" w14:textId="694B8E17" w:rsidR="00172DA6" w:rsidRDefault="00172DA6" w:rsidP="00172DA6">
      <w:pPr>
        <w:pStyle w:val="enumlev1"/>
        <w:tabs>
          <w:tab w:val="clear" w:pos="794"/>
          <w:tab w:val="clear" w:pos="1191"/>
          <w:tab w:val="clear" w:pos="1588"/>
          <w:tab w:val="clear" w:pos="1985"/>
          <w:tab w:val="left" w:pos="2520"/>
        </w:tabs>
        <w:ind w:left="2520" w:hanging="2520"/>
      </w:pPr>
      <w:r>
        <w:t>MEP</w:t>
      </w:r>
      <w:r>
        <w:tab/>
        <w:t>Maintenance End Point (a TAPI class) [</w:t>
      </w:r>
      <w:del w:id="6666" w:author="Author">
        <w:r w:rsidDel="00FC1099">
          <w:delText>ONF TR-547</w:delText>
        </w:r>
      </w:del>
      <w:ins w:id="6667" w:author="Author">
        <w:r w:rsidR="00FC1099">
          <w:t>LF TR-547</w:t>
        </w:r>
      </w:ins>
      <w:r>
        <w:t>]</w:t>
      </w:r>
    </w:p>
    <w:p w14:paraId="1B8CBCCF" w14:textId="77777777" w:rsidR="00F03C9D" w:rsidRDefault="00F03C9D" w:rsidP="00172DA6">
      <w:pPr>
        <w:pStyle w:val="enumlev1"/>
        <w:tabs>
          <w:tab w:val="clear" w:pos="794"/>
          <w:tab w:val="clear" w:pos="1191"/>
          <w:tab w:val="clear" w:pos="1588"/>
          <w:tab w:val="clear" w:pos="1985"/>
          <w:tab w:val="left" w:pos="2520"/>
        </w:tabs>
        <w:ind w:left="2520" w:hanging="2520"/>
      </w:pPr>
      <w:r>
        <w:t>Network device</w:t>
      </w:r>
      <w:r>
        <w:tab/>
        <w:t>A device that is designed to and/or is used to support networking functions (e.g., an OTN Switch).</w:t>
      </w:r>
    </w:p>
    <w:p w14:paraId="013407FA" w14:textId="77777777" w:rsidR="00172DA6" w:rsidRDefault="00172DA6" w:rsidP="00172DA6">
      <w:pPr>
        <w:pStyle w:val="enumlev1"/>
        <w:tabs>
          <w:tab w:val="clear" w:pos="794"/>
          <w:tab w:val="clear" w:pos="1191"/>
          <w:tab w:val="clear" w:pos="1588"/>
          <w:tab w:val="clear" w:pos="1985"/>
          <w:tab w:val="left" w:pos="2520"/>
        </w:tabs>
        <w:ind w:left="2520" w:hanging="2520"/>
      </w:pPr>
      <w:r>
        <w:t>NMS</w:t>
      </w:r>
      <w:r>
        <w:tab/>
        <w:t>Network Management System</w:t>
      </w:r>
    </w:p>
    <w:p w14:paraId="4422ACD4" w14:textId="12E5B427" w:rsidR="00172DA6" w:rsidRDefault="00172DA6" w:rsidP="00172DA6">
      <w:pPr>
        <w:pStyle w:val="enumlev1"/>
        <w:tabs>
          <w:tab w:val="clear" w:pos="794"/>
          <w:tab w:val="clear" w:pos="1191"/>
          <w:tab w:val="clear" w:pos="1588"/>
          <w:tab w:val="clear" w:pos="1985"/>
          <w:tab w:val="left" w:pos="2520"/>
        </w:tabs>
        <w:ind w:left="2520" w:hanging="2520"/>
      </w:pPr>
      <w:r>
        <w:lastRenderedPageBreak/>
        <w:t>Node</w:t>
      </w:r>
      <w:r>
        <w:tab/>
        <w:t>A TAPI Class [</w:t>
      </w:r>
      <w:del w:id="6668" w:author="Author">
        <w:r w:rsidDel="00FC1099">
          <w:delText>ONF TR-547</w:delText>
        </w:r>
      </w:del>
      <w:ins w:id="6669" w:author="Author">
        <w:r w:rsidR="00FC1099">
          <w:t>LF TR-547</w:t>
        </w:r>
      </w:ins>
      <w:r>
        <w:t>]</w:t>
      </w:r>
    </w:p>
    <w:p w14:paraId="014D24E6" w14:textId="77777777" w:rsidR="00172DA6" w:rsidRDefault="00172DA6" w:rsidP="00172DA6">
      <w:pPr>
        <w:pStyle w:val="enumlev1"/>
        <w:tabs>
          <w:tab w:val="clear" w:pos="794"/>
          <w:tab w:val="clear" w:pos="1191"/>
          <w:tab w:val="clear" w:pos="1588"/>
          <w:tab w:val="clear" w:pos="1985"/>
          <w:tab w:val="left" w:pos="2520"/>
        </w:tabs>
        <w:ind w:left="2520" w:hanging="2520"/>
      </w:pPr>
      <w:r>
        <w:t>OAM</w:t>
      </w:r>
      <w:r>
        <w:tab/>
        <w:t>Operations Administration and Maintenance</w:t>
      </w:r>
    </w:p>
    <w:p w14:paraId="078D4F5E" w14:textId="326CC780" w:rsidR="00172DA6" w:rsidRDefault="00172DA6" w:rsidP="00172DA6">
      <w:pPr>
        <w:pStyle w:val="enumlev1"/>
        <w:tabs>
          <w:tab w:val="clear" w:pos="794"/>
          <w:tab w:val="clear" w:pos="1191"/>
          <w:tab w:val="clear" w:pos="1588"/>
          <w:tab w:val="clear" w:pos="1985"/>
          <w:tab w:val="left" w:pos="2520"/>
        </w:tabs>
        <w:ind w:left="2520" w:hanging="2520"/>
      </w:pPr>
      <w:r>
        <w:t>ONF</w:t>
      </w:r>
      <w:r>
        <w:tab/>
        <w:t xml:space="preserve">Open Networking Foundation </w:t>
      </w:r>
      <w:hyperlink r:id="rId68" w:history="1">
        <w:r w:rsidRPr="00172DA6">
          <w:t>https://www.opennetworking.org/</w:t>
        </w:r>
      </w:hyperlink>
    </w:p>
    <w:p w14:paraId="532A8B63" w14:textId="77777777" w:rsidR="00172DA6" w:rsidRDefault="00172DA6" w:rsidP="00172DA6">
      <w:pPr>
        <w:pStyle w:val="enumlev1"/>
        <w:tabs>
          <w:tab w:val="clear" w:pos="794"/>
          <w:tab w:val="clear" w:pos="1191"/>
          <w:tab w:val="clear" w:pos="1588"/>
          <w:tab w:val="clear" w:pos="1985"/>
          <w:tab w:val="left" w:pos="2520"/>
        </w:tabs>
        <w:ind w:left="2520" w:hanging="2520"/>
      </w:pPr>
      <w:r>
        <w:t>Orchestrator</w:t>
      </w:r>
      <w:r>
        <w:tab/>
        <w:t>An overarching Controller that coordinates other subordinate controllers</w:t>
      </w:r>
    </w:p>
    <w:p w14:paraId="223229D3" w14:textId="77777777" w:rsidR="00172DA6" w:rsidRDefault="00172DA6" w:rsidP="00172DA6">
      <w:pPr>
        <w:pStyle w:val="enumlev1"/>
        <w:tabs>
          <w:tab w:val="clear" w:pos="794"/>
          <w:tab w:val="clear" w:pos="1191"/>
          <w:tab w:val="clear" w:pos="1588"/>
          <w:tab w:val="clear" w:pos="1985"/>
          <w:tab w:val="left" w:pos="2520"/>
        </w:tabs>
        <w:ind w:left="2520" w:hanging="2520"/>
      </w:pPr>
      <w:r>
        <w:t>OSS</w:t>
      </w:r>
      <w:r>
        <w:tab/>
        <w:t>Operations Support System</w:t>
      </w:r>
    </w:p>
    <w:p w14:paraId="797B3F24" w14:textId="77777777" w:rsidR="00172DA6" w:rsidRDefault="00172DA6" w:rsidP="00172DA6">
      <w:pPr>
        <w:pStyle w:val="enumlev1"/>
        <w:tabs>
          <w:tab w:val="clear" w:pos="794"/>
          <w:tab w:val="clear" w:pos="1191"/>
          <w:tab w:val="clear" w:pos="1588"/>
          <w:tab w:val="clear" w:pos="1985"/>
          <w:tab w:val="left" w:pos="2520"/>
        </w:tabs>
        <w:ind w:left="2520" w:hanging="2520"/>
      </w:pPr>
      <w:r>
        <w:t>PoC</w:t>
      </w:r>
      <w:r>
        <w:tab/>
        <w:t>Proof of Concept</w:t>
      </w:r>
    </w:p>
    <w:p w14:paraId="083250D3" w14:textId="77777777" w:rsidR="00CE1EFA" w:rsidRDefault="00635ADC" w:rsidP="00CE1EFA">
      <w:pPr>
        <w:pStyle w:val="enumlev1"/>
        <w:tabs>
          <w:tab w:val="clear" w:pos="794"/>
          <w:tab w:val="clear" w:pos="1191"/>
          <w:tab w:val="clear" w:pos="1588"/>
          <w:tab w:val="clear" w:pos="1985"/>
          <w:tab w:val="left" w:pos="2520"/>
        </w:tabs>
        <w:ind w:left="2520" w:hanging="2520"/>
      </w:pPr>
      <w:r>
        <w:t>Provider</w:t>
      </w:r>
      <w:r>
        <w:tab/>
      </w:r>
      <w:r w:rsidR="00CE1EFA">
        <w:t xml:space="preserve">In this document, an application/system (usually a controller (see above)) which </w:t>
      </w:r>
      <w:r w:rsidR="00CD14F6">
        <w:t xml:space="preserve">offers </w:t>
      </w:r>
      <w:r w:rsidR="00CE1EFA">
        <w:t xml:space="preserve">TAPI streaming (hence </w:t>
      </w:r>
      <w:r w:rsidR="00C2064E">
        <w:t xml:space="preserve">is </w:t>
      </w:r>
      <w:r w:rsidR="00CE1EFA">
        <w:t xml:space="preserve">a TAPI </w:t>
      </w:r>
      <w:r w:rsidR="00C2064E">
        <w:t>provider</w:t>
      </w:r>
      <w:r w:rsidR="00CE1EFA">
        <w:t xml:space="preserve">) to </w:t>
      </w:r>
      <w:r w:rsidR="00CD14F6">
        <w:t xml:space="preserve">enable a client to </w:t>
      </w:r>
      <w:r w:rsidR="00CE1EFA">
        <w:t xml:space="preserve">gain and maintain alignment with the current state of </w:t>
      </w:r>
      <w:r w:rsidR="00F61329">
        <w:t>the</w:t>
      </w:r>
      <w:r w:rsidR="00CE1EFA">
        <w:t xml:space="preserve"> network that i</w:t>
      </w:r>
      <w:r w:rsidR="00F61329">
        <w:t xml:space="preserve">t, the provider, </w:t>
      </w:r>
      <w:r w:rsidR="00CE1EFA">
        <w:t>exposed</w:t>
      </w:r>
    </w:p>
    <w:p w14:paraId="0D53752A" w14:textId="77777777" w:rsidR="00635ADC" w:rsidRDefault="00CE1EFA" w:rsidP="00515260">
      <w:pPr>
        <w:pStyle w:val="enumlev1"/>
        <w:numPr>
          <w:ilvl w:val="0"/>
          <w:numId w:val="63"/>
        </w:numPr>
        <w:tabs>
          <w:tab w:val="clear" w:pos="794"/>
          <w:tab w:val="clear" w:pos="1191"/>
          <w:tab w:val="clear" w:pos="1588"/>
          <w:tab w:val="clear" w:pos="1985"/>
          <w:tab w:val="left" w:pos="2520"/>
        </w:tabs>
      </w:pPr>
      <w:r>
        <w:t>The client is a superior controller to the provider</w:t>
      </w:r>
    </w:p>
    <w:p w14:paraId="55C27CCF" w14:textId="71672C2E" w:rsidR="00172DA6" w:rsidRDefault="00172DA6" w:rsidP="00172DA6">
      <w:pPr>
        <w:pStyle w:val="enumlev1"/>
        <w:tabs>
          <w:tab w:val="clear" w:pos="794"/>
          <w:tab w:val="clear" w:pos="1191"/>
          <w:tab w:val="clear" w:pos="1588"/>
          <w:tab w:val="clear" w:pos="1985"/>
          <w:tab w:val="left" w:pos="2520"/>
        </w:tabs>
        <w:ind w:left="2520" w:hanging="2520"/>
      </w:pPr>
      <w:r>
        <w:t>SDN-C</w:t>
      </w:r>
      <w:r>
        <w:tab/>
        <w:t>Software Defined Network Controller [</w:t>
      </w:r>
      <w:del w:id="6670" w:author="Author">
        <w:r w:rsidDel="00FC1099">
          <w:delText>ONF TR-547</w:delText>
        </w:r>
      </w:del>
      <w:ins w:id="6671" w:author="Author">
        <w:r w:rsidR="00FC1099">
          <w:t>LF TR-547</w:t>
        </w:r>
      </w:ins>
      <w:r>
        <w:t>]</w:t>
      </w:r>
    </w:p>
    <w:p w14:paraId="213B0604" w14:textId="77777777" w:rsidR="009E228E" w:rsidRDefault="00172DA6" w:rsidP="00172DA6">
      <w:pPr>
        <w:pStyle w:val="enumlev1"/>
        <w:tabs>
          <w:tab w:val="clear" w:pos="794"/>
          <w:tab w:val="clear" w:pos="1191"/>
          <w:tab w:val="clear" w:pos="1588"/>
          <w:tab w:val="clear" w:pos="1985"/>
          <w:tab w:val="left" w:pos="2520"/>
        </w:tabs>
        <w:ind w:left="2520" w:hanging="2520"/>
      </w:pPr>
      <w:r>
        <w:t>SDTN</w:t>
      </w:r>
      <w:r>
        <w:tab/>
      </w:r>
      <w:r w:rsidR="009E228E">
        <w:t>Software-Defined Transport Network</w:t>
      </w:r>
    </w:p>
    <w:p w14:paraId="706281BF" w14:textId="5F8191F1" w:rsidR="00172DA6" w:rsidRDefault="009E228E" w:rsidP="00172DA6">
      <w:pPr>
        <w:pStyle w:val="enumlev1"/>
        <w:tabs>
          <w:tab w:val="clear" w:pos="794"/>
          <w:tab w:val="clear" w:pos="1191"/>
          <w:tab w:val="clear" w:pos="1588"/>
          <w:tab w:val="clear" w:pos="1985"/>
          <w:tab w:val="left" w:pos="2520"/>
        </w:tabs>
        <w:ind w:left="2520" w:hanging="2520"/>
      </w:pPr>
      <w:r>
        <w:t xml:space="preserve">SDTN Controller </w:t>
      </w:r>
      <w:r>
        <w:tab/>
      </w:r>
      <w:proofErr w:type="gramStart"/>
      <w:r w:rsidR="00172DA6">
        <w:t>An</w:t>
      </w:r>
      <w:proofErr w:type="gramEnd"/>
      <w:r>
        <w:t xml:space="preserve"> SDTN</w:t>
      </w:r>
      <w:r w:rsidR="00172DA6">
        <w:t xml:space="preserve"> Orchestrator [</w:t>
      </w:r>
      <w:del w:id="6672" w:author="Author">
        <w:r w:rsidR="00172DA6" w:rsidDel="00FC1099">
          <w:delText>ONF TR-547</w:delText>
        </w:r>
      </w:del>
      <w:ins w:id="6673" w:author="Author">
        <w:r w:rsidR="00FC1099">
          <w:t>LF TR-547</w:t>
        </w:r>
      </w:ins>
      <w:r w:rsidR="00172DA6">
        <w:t>]</w:t>
      </w:r>
    </w:p>
    <w:p w14:paraId="0E18625E" w14:textId="103DFDC0" w:rsidR="00172DA6" w:rsidRDefault="00172DA6" w:rsidP="00172DA6">
      <w:pPr>
        <w:pStyle w:val="enumlev1"/>
        <w:tabs>
          <w:tab w:val="clear" w:pos="794"/>
          <w:tab w:val="clear" w:pos="1191"/>
          <w:tab w:val="clear" w:pos="1588"/>
          <w:tab w:val="clear" w:pos="1985"/>
          <w:tab w:val="left" w:pos="2520"/>
        </w:tabs>
        <w:ind w:left="2520" w:hanging="2520"/>
      </w:pPr>
      <w:r>
        <w:t>TAPI</w:t>
      </w:r>
      <w:r>
        <w:tab/>
        <w:t>Transport API (Application Programmers Interface) [</w:t>
      </w:r>
      <w:del w:id="6674" w:author="Author">
        <w:r w:rsidDel="00FC1099">
          <w:delText>ONF TR-547</w:delText>
        </w:r>
      </w:del>
      <w:ins w:id="6675" w:author="Author">
        <w:r w:rsidR="00FC1099">
          <w:t>LF TR-547</w:t>
        </w:r>
      </w:ins>
      <w:r>
        <w:t>]</w:t>
      </w:r>
    </w:p>
    <w:p w14:paraId="58826BDD" w14:textId="77777777" w:rsidR="00172DA6" w:rsidRDefault="00C1764C" w:rsidP="00172DA6">
      <w:pPr>
        <w:pStyle w:val="enumlev1"/>
        <w:tabs>
          <w:tab w:val="clear" w:pos="794"/>
          <w:tab w:val="clear" w:pos="1191"/>
          <w:tab w:val="clear" w:pos="1588"/>
          <w:tab w:val="clear" w:pos="1985"/>
          <w:tab w:val="left" w:pos="2520"/>
        </w:tabs>
        <w:ind w:left="2520" w:hanging="2520"/>
      </w:pPr>
      <w:r>
        <w:t>Tombstone</w:t>
      </w:r>
      <w:r w:rsidR="00172DA6">
        <w:tab/>
      </w:r>
      <w:r w:rsidR="00575956">
        <w:t>A special message that indicates that an entity no longer exists.</w:t>
      </w:r>
    </w:p>
    <w:p w14:paraId="1E70F493" w14:textId="7FA8FA36" w:rsidR="00172DA6" w:rsidRDefault="00172DA6" w:rsidP="00172DA6">
      <w:pPr>
        <w:pStyle w:val="enumlev1"/>
        <w:tabs>
          <w:tab w:val="clear" w:pos="794"/>
          <w:tab w:val="clear" w:pos="1191"/>
          <w:tab w:val="clear" w:pos="1588"/>
          <w:tab w:val="clear" w:pos="1985"/>
          <w:tab w:val="left" w:pos="2520"/>
        </w:tabs>
        <w:ind w:left="2520" w:hanging="2520"/>
      </w:pPr>
      <w:r>
        <w:t>Topology</w:t>
      </w:r>
      <w:r>
        <w:tab/>
        <w:t>A TAPI Class [</w:t>
      </w:r>
      <w:del w:id="6676" w:author="Author">
        <w:r w:rsidDel="00FC1099">
          <w:delText>ONF TR-547</w:delText>
        </w:r>
      </w:del>
      <w:ins w:id="6677" w:author="Author">
        <w:r w:rsidR="00FC1099">
          <w:t>LF TR-547</w:t>
        </w:r>
      </w:ins>
      <w:r>
        <w:t>]</w:t>
      </w:r>
    </w:p>
    <w:p w14:paraId="6E636578" w14:textId="5C301A0C" w:rsidR="00172DA6" w:rsidRDefault="00172DA6" w:rsidP="00172DA6">
      <w:pPr>
        <w:pStyle w:val="enumlev1"/>
        <w:tabs>
          <w:tab w:val="clear" w:pos="794"/>
          <w:tab w:val="clear" w:pos="1191"/>
          <w:tab w:val="clear" w:pos="1588"/>
          <w:tab w:val="clear" w:pos="1985"/>
          <w:tab w:val="left" w:pos="2520"/>
        </w:tabs>
        <w:ind w:left="2520" w:hanging="2520"/>
      </w:pPr>
      <w:r>
        <w:t>TR</w:t>
      </w:r>
      <w:r>
        <w:tab/>
        <w:t xml:space="preserve">Technical Report (from </w:t>
      </w:r>
      <w:del w:id="6678" w:author="Author">
        <w:r w:rsidDel="00845BF6">
          <w:delText>ONF</w:delText>
        </w:r>
      </w:del>
      <w:ins w:id="6679" w:author="Author">
        <w:r w:rsidR="00845BF6">
          <w:t>LF</w:t>
        </w:r>
      </w:ins>
      <w:r>
        <w:t>)</w:t>
      </w:r>
    </w:p>
    <w:p w14:paraId="7638A407" w14:textId="77777777" w:rsidR="00172DA6" w:rsidRDefault="00172DA6" w:rsidP="00172DA6">
      <w:pPr>
        <w:pStyle w:val="enumlev1"/>
        <w:tabs>
          <w:tab w:val="clear" w:pos="794"/>
          <w:tab w:val="clear" w:pos="1191"/>
          <w:tab w:val="clear" w:pos="1588"/>
          <w:tab w:val="clear" w:pos="1985"/>
          <w:tab w:val="left" w:pos="2520"/>
        </w:tabs>
        <w:ind w:left="2520" w:hanging="2520"/>
      </w:pPr>
      <w:r>
        <w:t>UML</w:t>
      </w:r>
      <w:r>
        <w:tab/>
        <w:t xml:space="preserve">Universal </w:t>
      </w:r>
      <w:proofErr w:type="spellStart"/>
      <w:r>
        <w:t>Modeling</w:t>
      </w:r>
      <w:proofErr w:type="spellEnd"/>
      <w:r>
        <w:t xml:space="preserve"> Language</w:t>
      </w:r>
    </w:p>
    <w:p w14:paraId="75F98F0F" w14:textId="77777777" w:rsidR="00172DA6" w:rsidRDefault="00C1764C" w:rsidP="00172DA6">
      <w:pPr>
        <w:pStyle w:val="enumlev1"/>
        <w:tabs>
          <w:tab w:val="clear" w:pos="794"/>
          <w:tab w:val="clear" w:pos="1191"/>
          <w:tab w:val="clear" w:pos="1588"/>
          <w:tab w:val="clear" w:pos="1985"/>
          <w:tab w:val="left" w:pos="2520"/>
        </w:tabs>
        <w:ind w:left="2520" w:hanging="2520"/>
      </w:pPr>
      <w:r>
        <w:t>UUID</w:t>
      </w:r>
      <w:r w:rsidR="00172DA6">
        <w:tab/>
      </w:r>
      <w:r w:rsidR="00426B13">
        <w:t>Universally Unique I</w:t>
      </w:r>
      <w:r w:rsidR="00172DA6">
        <w:t>d</w:t>
      </w:r>
      <w:r w:rsidR="00426B13">
        <w:t>entifier</w:t>
      </w:r>
    </w:p>
    <w:p w14:paraId="01F22FA9" w14:textId="77777777" w:rsidR="00A776B4" w:rsidRDefault="00A776B4" w:rsidP="00172DA6">
      <w:pPr>
        <w:pStyle w:val="enumlev1"/>
        <w:tabs>
          <w:tab w:val="clear" w:pos="794"/>
          <w:tab w:val="clear" w:pos="1191"/>
          <w:tab w:val="clear" w:pos="1588"/>
          <w:tab w:val="clear" w:pos="1985"/>
          <w:tab w:val="left" w:pos="2520"/>
        </w:tabs>
        <w:ind w:left="2520" w:hanging="2520"/>
      </w:pPr>
      <w:r>
        <w:t>WS</w:t>
      </w:r>
      <w:r>
        <w:tab/>
      </w:r>
      <w:proofErr w:type="spellStart"/>
      <w:r>
        <w:t>WebSockets</w:t>
      </w:r>
      <w:proofErr w:type="spellEnd"/>
    </w:p>
    <w:p w14:paraId="431B0797" w14:textId="77777777" w:rsidR="00516614" w:rsidRDefault="00375A28" w:rsidP="00172DA6">
      <w:pPr>
        <w:pStyle w:val="enumlev1"/>
        <w:tabs>
          <w:tab w:val="clear" w:pos="794"/>
          <w:tab w:val="clear" w:pos="1191"/>
          <w:tab w:val="clear" w:pos="1588"/>
          <w:tab w:val="clear" w:pos="1985"/>
          <w:tab w:val="left" w:pos="2520"/>
        </w:tabs>
        <w:ind w:left="2520" w:hanging="2520"/>
      </w:pPr>
      <w:r>
        <w:t>YANG</w:t>
      </w:r>
      <w:r w:rsidR="00172DA6">
        <w:tab/>
      </w:r>
      <w:r w:rsidR="0006409D">
        <w:t xml:space="preserve">Yet Another Next Generation… </w:t>
      </w:r>
      <w:r w:rsidR="00551699">
        <w:t>see [YANG]</w:t>
      </w:r>
    </w:p>
    <w:p w14:paraId="7EFEF13D" w14:textId="77777777" w:rsidR="00A60E56" w:rsidRDefault="00A60E56">
      <w:pPr>
        <w:spacing w:after="0"/>
        <w:rPr>
          <w:rFonts w:asciiTheme="majorHAnsi" w:eastAsiaTheme="majorEastAsia" w:hAnsiTheme="majorHAnsi" w:cstheme="majorBidi"/>
          <w:b/>
          <w:bCs/>
          <w:sz w:val="32"/>
          <w:szCs w:val="32"/>
        </w:rPr>
      </w:pPr>
      <w:bookmarkStart w:id="6680" w:name="_Toc16163800"/>
      <w:r>
        <w:br w:type="page"/>
      </w:r>
    </w:p>
    <w:p w14:paraId="1579A9A6" w14:textId="77777777" w:rsidR="00722ED2" w:rsidRPr="004271CE" w:rsidRDefault="00722ED2" w:rsidP="003873FC">
      <w:pPr>
        <w:pStyle w:val="Heading1"/>
      </w:pPr>
      <w:bookmarkStart w:id="6681" w:name="_Toc192620368"/>
      <w:r w:rsidRPr="004271CE">
        <w:lastRenderedPageBreak/>
        <w:t xml:space="preserve">Individuals </w:t>
      </w:r>
      <w:r w:rsidRPr="003873FC">
        <w:t>engaged</w:t>
      </w:r>
      <w:bookmarkEnd w:id="6680"/>
      <w:bookmarkEnd w:id="6681"/>
    </w:p>
    <w:p w14:paraId="776DFBC6" w14:textId="77777777" w:rsidR="00722ED2" w:rsidRPr="004271CE" w:rsidRDefault="00722ED2" w:rsidP="00EB62A7">
      <w:pPr>
        <w:pStyle w:val="Heading2"/>
      </w:pPr>
      <w:bookmarkStart w:id="6682" w:name="_Toc16163801"/>
      <w:bookmarkStart w:id="6683" w:name="_Toc192620369"/>
      <w:r w:rsidRPr="004271CE">
        <w:t>Editors</w:t>
      </w:r>
      <w:bookmarkEnd w:id="6682"/>
      <w:bookmarkEnd w:id="6683"/>
    </w:p>
    <w:p w14:paraId="5160DD28" w14:textId="77777777" w:rsidR="00722ED2" w:rsidRPr="004271CE" w:rsidRDefault="00722ED2" w:rsidP="00661FB9">
      <w:pPr>
        <w:tabs>
          <w:tab w:val="left" w:pos="4253"/>
        </w:tabs>
        <w:spacing w:after="0"/>
        <w:ind w:left="576"/>
        <w:jc w:val="both"/>
        <w:rPr>
          <w:rFonts w:cs="Times New Roman"/>
        </w:rPr>
      </w:pPr>
      <w:r w:rsidRPr="004271CE">
        <w:rPr>
          <w:rFonts w:cs="Times New Roman"/>
        </w:rPr>
        <w:t xml:space="preserve">Nigel </w:t>
      </w:r>
      <w:r w:rsidR="00927848" w:rsidRPr="004271CE">
        <w:rPr>
          <w:rFonts w:cs="Times New Roman"/>
        </w:rPr>
        <w:t>Davis</w:t>
      </w:r>
      <w:r w:rsidRPr="004271CE">
        <w:rPr>
          <w:rFonts w:cs="Times New Roman"/>
        </w:rPr>
        <w:tab/>
        <w:t>Ciena</w:t>
      </w:r>
    </w:p>
    <w:p w14:paraId="0C1115AF" w14:textId="77777777" w:rsidR="00722ED2" w:rsidRPr="004271CE" w:rsidRDefault="00722ED2" w:rsidP="00EB62A7">
      <w:pPr>
        <w:pStyle w:val="Heading2"/>
      </w:pPr>
      <w:bookmarkStart w:id="6684" w:name="_Toc16163802"/>
      <w:bookmarkStart w:id="6685" w:name="_Toc192620370"/>
      <w:r w:rsidRPr="004271CE">
        <w:t>Contributors</w:t>
      </w:r>
      <w:bookmarkEnd w:id="6684"/>
      <w:bookmarkEnd w:id="6685"/>
    </w:p>
    <w:p w14:paraId="06799F5D" w14:textId="77777777" w:rsidR="00185F5F" w:rsidRDefault="00185F5F" w:rsidP="00185F5F">
      <w:pPr>
        <w:tabs>
          <w:tab w:val="left" w:pos="4253"/>
        </w:tabs>
        <w:spacing w:after="0"/>
        <w:ind w:left="576"/>
        <w:jc w:val="both"/>
        <w:rPr>
          <w:ins w:id="6686" w:author="Author"/>
          <w:rFonts w:cs="Times New Roman"/>
        </w:rPr>
      </w:pPr>
      <w:r w:rsidRPr="004271CE">
        <w:rPr>
          <w:rFonts w:cs="Times New Roman"/>
        </w:rPr>
        <w:t>Nigel Davis</w:t>
      </w:r>
      <w:r w:rsidRPr="004271CE">
        <w:rPr>
          <w:rFonts w:cs="Times New Roman"/>
        </w:rPr>
        <w:tab/>
        <w:t>Ciena</w:t>
      </w:r>
    </w:p>
    <w:p w14:paraId="11AF46D5" w14:textId="3859F328" w:rsidR="00B5061B" w:rsidRPr="004271CE" w:rsidRDefault="00B5061B" w:rsidP="00185F5F">
      <w:pPr>
        <w:tabs>
          <w:tab w:val="left" w:pos="4253"/>
        </w:tabs>
        <w:spacing w:after="0"/>
        <w:ind w:left="576"/>
        <w:jc w:val="both"/>
        <w:rPr>
          <w:rFonts w:cs="Times New Roman"/>
        </w:rPr>
      </w:pPr>
      <w:ins w:id="6687" w:author="Author">
        <w:r>
          <w:rPr>
            <w:rFonts w:cs="Times New Roman"/>
          </w:rPr>
          <w:t>Brian Johnson</w:t>
        </w:r>
        <w:r>
          <w:rPr>
            <w:rFonts w:cs="Times New Roman"/>
          </w:rPr>
          <w:tab/>
          <w:t>Ciena</w:t>
        </w:r>
      </w:ins>
    </w:p>
    <w:p w14:paraId="02E35C86" w14:textId="0C3C7C79" w:rsidR="0040286F" w:rsidDel="00B239D2" w:rsidRDefault="00B37A0F" w:rsidP="00FD3DF1">
      <w:pPr>
        <w:tabs>
          <w:tab w:val="left" w:pos="4253"/>
        </w:tabs>
        <w:spacing w:after="0"/>
        <w:ind w:left="576"/>
        <w:jc w:val="both"/>
        <w:rPr>
          <w:del w:id="6688" w:author="Author"/>
          <w:rFonts w:cs="Times New Roman"/>
        </w:rPr>
      </w:pPr>
      <w:del w:id="6689" w:author="Author">
        <w:r w:rsidDel="00B239D2">
          <w:rPr>
            <w:rFonts w:cs="Times New Roman"/>
          </w:rPr>
          <w:delText>Gabriele Galimberti</w:delText>
        </w:r>
        <w:r w:rsidDel="00B239D2">
          <w:rPr>
            <w:rFonts w:cs="Times New Roman"/>
          </w:rPr>
          <w:tab/>
          <w:delText>Cisco</w:delText>
        </w:r>
      </w:del>
      <w:ins w:id="6690" w:author="Author">
        <w:del w:id="6691" w:author="Author">
          <w:r w:rsidR="00005B11" w:rsidDel="00B239D2">
            <w:rPr>
              <w:rFonts w:cs="Times New Roman"/>
            </w:rPr>
            <w:delText>Nokia</w:delText>
          </w:r>
        </w:del>
      </w:ins>
    </w:p>
    <w:p w14:paraId="67613AD2" w14:textId="77777777" w:rsidR="00FD3DF1" w:rsidRDefault="00FD3DF1" w:rsidP="00FD3DF1">
      <w:pPr>
        <w:tabs>
          <w:tab w:val="left" w:pos="4253"/>
        </w:tabs>
        <w:spacing w:after="0"/>
        <w:ind w:left="576"/>
        <w:jc w:val="both"/>
        <w:rPr>
          <w:rFonts w:cs="Times New Roman"/>
        </w:rPr>
      </w:pPr>
      <w:r>
        <w:rPr>
          <w:rFonts w:cs="Times New Roman"/>
        </w:rPr>
        <w:t>Ramon Casellas</w:t>
      </w:r>
      <w:r>
        <w:rPr>
          <w:rFonts w:cs="Times New Roman"/>
        </w:rPr>
        <w:tab/>
        <w:t>CTTC</w:t>
      </w:r>
    </w:p>
    <w:p w14:paraId="181A88B3" w14:textId="77777777" w:rsidR="00857693" w:rsidRDefault="00857693" w:rsidP="00857693">
      <w:pPr>
        <w:tabs>
          <w:tab w:val="left" w:pos="4253"/>
        </w:tabs>
        <w:spacing w:after="0"/>
        <w:ind w:left="576"/>
        <w:jc w:val="both"/>
        <w:rPr>
          <w:rFonts w:cs="Times New Roman"/>
        </w:rPr>
      </w:pPr>
      <w:r w:rsidRPr="004271CE">
        <w:rPr>
          <w:rFonts w:cs="Times New Roman"/>
        </w:rPr>
        <w:t>Kam Lam</w:t>
      </w:r>
      <w:r w:rsidRPr="004271CE">
        <w:rPr>
          <w:rFonts w:cs="Times New Roman"/>
        </w:rPr>
        <w:tab/>
      </w:r>
      <w:proofErr w:type="spellStart"/>
      <w:r w:rsidRPr="004271CE">
        <w:rPr>
          <w:rFonts w:cs="Times New Roman"/>
        </w:rPr>
        <w:t>FiberHome</w:t>
      </w:r>
      <w:proofErr w:type="spellEnd"/>
      <w:r w:rsidR="00EA68DD">
        <w:rPr>
          <w:rFonts w:cs="Times New Roman"/>
        </w:rPr>
        <w:t xml:space="preserve"> Telecom US</w:t>
      </w:r>
      <w:r w:rsidR="008A5ED0">
        <w:rPr>
          <w:rFonts w:cs="Times New Roman"/>
        </w:rPr>
        <w:t>A</w:t>
      </w:r>
    </w:p>
    <w:p w14:paraId="4CFAEF8D" w14:textId="77777777" w:rsidR="001C6432" w:rsidRPr="004271CE" w:rsidRDefault="001C6432" w:rsidP="00857693">
      <w:pPr>
        <w:tabs>
          <w:tab w:val="left" w:pos="4253"/>
        </w:tabs>
        <w:spacing w:after="0"/>
        <w:ind w:left="576"/>
        <w:jc w:val="both"/>
        <w:rPr>
          <w:rFonts w:cs="Times New Roman"/>
        </w:rPr>
      </w:pPr>
      <w:r>
        <w:rPr>
          <w:rFonts w:cs="Times New Roman"/>
        </w:rPr>
        <w:t>Roshan Joyce</w:t>
      </w:r>
      <w:r>
        <w:rPr>
          <w:rFonts w:cs="Times New Roman"/>
        </w:rPr>
        <w:tab/>
        <w:t>Fujitsu</w:t>
      </w:r>
    </w:p>
    <w:p w14:paraId="51C4DAB9" w14:textId="4ABEA93A" w:rsidR="00857693" w:rsidRPr="004271CE" w:rsidDel="0072701C" w:rsidRDefault="00857693" w:rsidP="00857693">
      <w:pPr>
        <w:tabs>
          <w:tab w:val="left" w:pos="4253"/>
        </w:tabs>
        <w:spacing w:after="0"/>
        <w:ind w:left="576"/>
        <w:jc w:val="both"/>
        <w:rPr>
          <w:del w:id="6692" w:author="Author"/>
          <w:rFonts w:cs="Times New Roman"/>
        </w:rPr>
      </w:pPr>
      <w:del w:id="6693" w:author="Author">
        <w:r w:rsidRPr="004271CE" w:rsidDel="0072701C">
          <w:rPr>
            <w:rFonts w:cs="Times New Roman"/>
          </w:rPr>
          <w:delText>Pedro Amaral</w:delText>
        </w:r>
        <w:r w:rsidRPr="004271CE" w:rsidDel="0072701C">
          <w:rPr>
            <w:rFonts w:cs="Times New Roman"/>
          </w:rPr>
          <w:tab/>
          <w:delText>Infinera</w:delText>
        </w:r>
      </w:del>
    </w:p>
    <w:p w14:paraId="0807D7A2" w14:textId="1182FAE2" w:rsidR="00857693" w:rsidDel="0072701C" w:rsidRDefault="00857693" w:rsidP="00857693">
      <w:pPr>
        <w:tabs>
          <w:tab w:val="left" w:pos="4253"/>
        </w:tabs>
        <w:spacing w:after="0"/>
        <w:ind w:left="576"/>
        <w:jc w:val="both"/>
        <w:rPr>
          <w:del w:id="6694" w:author="Author"/>
          <w:rFonts w:cs="Times New Roman"/>
        </w:rPr>
      </w:pPr>
      <w:del w:id="6695" w:author="Author">
        <w:r w:rsidRPr="004271CE" w:rsidDel="0072701C">
          <w:rPr>
            <w:rFonts w:cs="Times New Roman"/>
          </w:rPr>
          <w:delText>Jonathan Sadler</w:delText>
        </w:r>
        <w:r w:rsidRPr="004271CE" w:rsidDel="0072701C">
          <w:rPr>
            <w:rFonts w:cs="Times New Roman"/>
          </w:rPr>
          <w:tab/>
          <w:delText>Infinera</w:delText>
        </w:r>
      </w:del>
      <w:ins w:id="6696" w:author="Author">
        <w:del w:id="6697" w:author="Author">
          <w:r w:rsidR="00F44F38" w:rsidDel="0072701C">
            <w:rPr>
              <w:rFonts w:cs="Times New Roman"/>
            </w:rPr>
            <w:delText>Nokia</w:delText>
          </w:r>
        </w:del>
      </w:ins>
    </w:p>
    <w:p w14:paraId="2FE80EF6" w14:textId="77777777" w:rsidR="00857693" w:rsidRPr="004271CE" w:rsidRDefault="00857693" w:rsidP="00857693">
      <w:pPr>
        <w:tabs>
          <w:tab w:val="left" w:pos="4253"/>
        </w:tabs>
        <w:spacing w:after="0"/>
        <w:ind w:left="576"/>
        <w:jc w:val="both"/>
        <w:rPr>
          <w:rFonts w:cs="Times New Roman"/>
        </w:rPr>
      </w:pPr>
      <w:r w:rsidRPr="004271CE">
        <w:rPr>
          <w:rFonts w:cs="Times New Roman"/>
        </w:rPr>
        <w:t>Karthik Sethuraman</w:t>
      </w:r>
      <w:r w:rsidRPr="004271CE">
        <w:rPr>
          <w:rFonts w:cs="Times New Roman"/>
        </w:rPr>
        <w:tab/>
        <w:t>NEC</w:t>
      </w:r>
    </w:p>
    <w:p w14:paraId="33EFBD59" w14:textId="77777777" w:rsidR="0072701C" w:rsidRPr="004271CE" w:rsidRDefault="0072701C" w:rsidP="0072701C">
      <w:pPr>
        <w:tabs>
          <w:tab w:val="left" w:pos="4253"/>
        </w:tabs>
        <w:spacing w:after="0"/>
        <w:ind w:left="576"/>
        <w:jc w:val="both"/>
        <w:rPr>
          <w:ins w:id="6698" w:author="Author"/>
          <w:rFonts w:cs="Times New Roman"/>
        </w:rPr>
      </w:pPr>
      <w:ins w:id="6699" w:author="Author">
        <w:r w:rsidRPr="004271CE">
          <w:rPr>
            <w:rFonts w:cs="Times New Roman"/>
          </w:rPr>
          <w:t>Pedro Amaral</w:t>
        </w:r>
        <w:r w:rsidRPr="004271CE">
          <w:rPr>
            <w:rFonts w:cs="Times New Roman"/>
          </w:rPr>
          <w:tab/>
        </w:r>
        <w:r>
          <w:rPr>
            <w:rFonts w:cs="Times New Roman"/>
          </w:rPr>
          <w:t>Nokia</w:t>
        </w:r>
      </w:ins>
    </w:p>
    <w:p w14:paraId="09740A63" w14:textId="77777777" w:rsidR="0072701C" w:rsidRDefault="0072701C" w:rsidP="0072701C">
      <w:pPr>
        <w:tabs>
          <w:tab w:val="left" w:pos="4253"/>
        </w:tabs>
        <w:spacing w:after="0"/>
        <w:ind w:left="576"/>
        <w:jc w:val="both"/>
        <w:rPr>
          <w:moveTo w:id="6700" w:author="Author" w16du:dateUtc="2025-03-13T12:48:00Z"/>
          <w:rFonts w:cs="Times New Roman"/>
        </w:rPr>
      </w:pPr>
      <w:moveToRangeStart w:id="6701" w:author="Author" w:name="move192762527"/>
      <w:moveTo w:id="6702" w:author="Author" w16du:dateUtc="2025-03-13T12:48:00Z">
        <w:r>
          <w:rPr>
            <w:rFonts w:cs="Times New Roman"/>
          </w:rPr>
          <w:t>Gabriele Galimberti</w:t>
        </w:r>
        <w:r>
          <w:rPr>
            <w:rFonts w:cs="Times New Roman"/>
          </w:rPr>
          <w:tab/>
          <w:t>Nokia</w:t>
        </w:r>
      </w:moveTo>
    </w:p>
    <w:moveToRangeEnd w:id="6701"/>
    <w:p w14:paraId="75EB0A08" w14:textId="3441738D" w:rsidR="00760BAD" w:rsidRDefault="00760BAD" w:rsidP="00857693">
      <w:pPr>
        <w:tabs>
          <w:tab w:val="left" w:pos="4253"/>
        </w:tabs>
        <w:spacing w:after="0"/>
        <w:ind w:left="576"/>
        <w:jc w:val="both"/>
        <w:rPr>
          <w:ins w:id="6703" w:author="Author"/>
          <w:rFonts w:cs="Times New Roman"/>
        </w:rPr>
      </w:pPr>
      <w:ins w:id="6704" w:author="Author">
        <w:r>
          <w:rPr>
            <w:rFonts w:cs="Times New Roman"/>
          </w:rPr>
          <w:t>Kishore Kumar</w:t>
        </w:r>
        <w:r>
          <w:rPr>
            <w:rFonts w:cs="Times New Roman"/>
          </w:rPr>
          <w:tab/>
          <w:t>Nokia</w:t>
        </w:r>
      </w:ins>
    </w:p>
    <w:p w14:paraId="7492B42D" w14:textId="1ECB3CDF" w:rsidR="00857693" w:rsidRPr="004271CE" w:rsidRDefault="00857693" w:rsidP="00857693">
      <w:pPr>
        <w:tabs>
          <w:tab w:val="left" w:pos="4253"/>
        </w:tabs>
        <w:spacing w:after="0"/>
        <w:ind w:left="576"/>
        <w:jc w:val="both"/>
        <w:rPr>
          <w:rFonts w:cs="Times New Roman"/>
        </w:rPr>
      </w:pPr>
      <w:r w:rsidRPr="004271CE">
        <w:rPr>
          <w:rFonts w:cs="Times New Roman"/>
        </w:rPr>
        <w:t>Andrea Mazzini</w:t>
      </w:r>
      <w:r w:rsidRPr="004271CE">
        <w:rPr>
          <w:rFonts w:cs="Times New Roman"/>
        </w:rPr>
        <w:tab/>
        <w:t>Nokia</w:t>
      </w:r>
    </w:p>
    <w:p w14:paraId="61717E93" w14:textId="77777777" w:rsidR="0072701C" w:rsidRDefault="0072701C" w:rsidP="0072701C">
      <w:pPr>
        <w:tabs>
          <w:tab w:val="left" w:pos="4253"/>
        </w:tabs>
        <w:spacing w:after="0"/>
        <w:ind w:left="576"/>
        <w:jc w:val="both"/>
        <w:rPr>
          <w:ins w:id="6705" w:author="Author"/>
          <w:rFonts w:cs="Times New Roman"/>
        </w:rPr>
      </w:pPr>
      <w:ins w:id="6706" w:author="Author">
        <w:r w:rsidRPr="004271CE">
          <w:rPr>
            <w:rFonts w:cs="Times New Roman"/>
          </w:rPr>
          <w:t>Jonathan Sadler</w:t>
        </w:r>
        <w:r w:rsidRPr="004271CE">
          <w:rPr>
            <w:rFonts w:cs="Times New Roman"/>
          </w:rPr>
          <w:tab/>
        </w:r>
        <w:r>
          <w:rPr>
            <w:rFonts w:cs="Times New Roman"/>
          </w:rPr>
          <w:t>Nokia</w:t>
        </w:r>
      </w:ins>
    </w:p>
    <w:p w14:paraId="69061BB4" w14:textId="68E337D1" w:rsidR="00B239D2" w:rsidDel="0072701C" w:rsidRDefault="00B239D2" w:rsidP="00B239D2">
      <w:pPr>
        <w:tabs>
          <w:tab w:val="left" w:pos="4253"/>
        </w:tabs>
        <w:spacing w:after="0"/>
        <w:ind w:left="576"/>
        <w:jc w:val="both"/>
        <w:rPr>
          <w:ins w:id="6707" w:author="Author"/>
          <w:moveFrom w:id="6708" w:author="Author" w16du:dateUtc="2025-03-13T12:48:00Z"/>
          <w:rFonts w:cs="Times New Roman"/>
        </w:rPr>
      </w:pPr>
      <w:moveFromRangeStart w:id="6709" w:author="Author" w:name="move192762527"/>
      <w:moveFrom w:id="6710" w:author="Author" w16du:dateUtc="2025-03-13T12:48:00Z">
        <w:ins w:id="6711" w:author="Author">
          <w:r w:rsidDel="0072701C">
            <w:rPr>
              <w:rFonts w:cs="Times New Roman"/>
            </w:rPr>
            <w:t>Gabriele Galimberti</w:t>
          </w:r>
          <w:r w:rsidDel="0072701C">
            <w:rPr>
              <w:rFonts w:cs="Times New Roman"/>
            </w:rPr>
            <w:tab/>
            <w:t>Nokia</w:t>
          </w:r>
        </w:ins>
      </w:moveFrom>
    </w:p>
    <w:moveFromRangeEnd w:id="6709"/>
    <w:p w14:paraId="3B17271F" w14:textId="4290BC86" w:rsidR="00C4377A" w:rsidRPr="004271CE" w:rsidRDefault="00C4377A" w:rsidP="00C4377A">
      <w:pPr>
        <w:tabs>
          <w:tab w:val="left" w:pos="4253"/>
        </w:tabs>
        <w:spacing w:after="0"/>
        <w:ind w:left="576"/>
        <w:jc w:val="both"/>
        <w:rPr>
          <w:rFonts w:cs="Times New Roman"/>
        </w:rPr>
      </w:pPr>
      <w:r w:rsidRPr="004271CE">
        <w:rPr>
          <w:rFonts w:cs="Times New Roman"/>
        </w:rPr>
        <w:t>Arturo Mayoral</w:t>
      </w:r>
      <w:r w:rsidRPr="004271CE">
        <w:rPr>
          <w:rFonts w:cs="Times New Roman"/>
        </w:rPr>
        <w:tab/>
      </w:r>
      <w:r>
        <w:rPr>
          <w:rFonts w:cs="Times New Roman"/>
        </w:rPr>
        <w:t>Telecom Infra Project</w:t>
      </w:r>
      <w:del w:id="6712" w:author="Author">
        <w:r w:rsidDel="00B253A5">
          <w:rPr>
            <w:rFonts w:cs="Times New Roman"/>
          </w:rPr>
          <w:delText xml:space="preserve"> (Arturo previously at </w:delText>
        </w:r>
        <w:r w:rsidRPr="004271CE" w:rsidDel="00B253A5">
          <w:rPr>
            <w:rFonts w:cs="Times New Roman"/>
          </w:rPr>
          <w:delText>Telefónica</w:delText>
        </w:r>
        <w:r w:rsidDel="00B253A5">
          <w:rPr>
            <w:rFonts w:cs="Times New Roman"/>
          </w:rPr>
          <w:delText xml:space="preserve"> &amp; Meta)</w:delText>
        </w:r>
      </w:del>
    </w:p>
    <w:p w14:paraId="0244A502" w14:textId="77777777" w:rsidR="0080423C" w:rsidRDefault="0080423C" w:rsidP="00901F3F">
      <w:pPr>
        <w:tabs>
          <w:tab w:val="left" w:pos="4253"/>
        </w:tabs>
        <w:spacing w:after="0"/>
        <w:ind w:left="576"/>
        <w:jc w:val="both"/>
        <w:rPr>
          <w:rFonts w:cs="Times New Roman"/>
        </w:rPr>
      </w:pPr>
      <w:r>
        <w:rPr>
          <w:rFonts w:cs="Times New Roman"/>
        </w:rPr>
        <w:t>Ronald Zabaleta</w:t>
      </w:r>
      <w:r>
        <w:rPr>
          <w:rFonts w:cs="Times New Roman"/>
        </w:rPr>
        <w:tab/>
      </w:r>
      <w:r w:rsidRPr="004271CE">
        <w:rPr>
          <w:rFonts w:cs="Times New Roman"/>
        </w:rPr>
        <w:t xml:space="preserve">Telefónica </w:t>
      </w:r>
    </w:p>
    <w:p w14:paraId="1E7B01EA" w14:textId="77777777" w:rsidR="00390C35" w:rsidRPr="004271CE" w:rsidRDefault="00390C35" w:rsidP="00901F3F">
      <w:pPr>
        <w:tabs>
          <w:tab w:val="left" w:pos="4253"/>
        </w:tabs>
        <w:spacing w:after="0"/>
        <w:ind w:left="576"/>
        <w:jc w:val="both"/>
        <w:rPr>
          <w:rFonts w:cs="Times New Roman"/>
        </w:rPr>
      </w:pPr>
      <w:r w:rsidRPr="004271CE">
        <w:rPr>
          <w:rFonts w:cs="Times New Roman"/>
        </w:rPr>
        <w:t>Malcolm Betts</w:t>
      </w:r>
      <w:r w:rsidRPr="004271CE">
        <w:rPr>
          <w:rFonts w:cs="Times New Roman"/>
        </w:rPr>
        <w:tab/>
        <w:t>ZTE</w:t>
      </w:r>
    </w:p>
    <w:p w14:paraId="70052CB9" w14:textId="77777777" w:rsidR="00C31881" w:rsidRDefault="00C31881" w:rsidP="00C31881">
      <w:pPr>
        <w:tabs>
          <w:tab w:val="left" w:pos="4253"/>
        </w:tabs>
        <w:spacing w:after="0"/>
        <w:ind w:left="576"/>
        <w:jc w:val="both"/>
        <w:rPr>
          <w:rFonts w:cs="Times New Roman"/>
        </w:rPr>
      </w:pPr>
      <w:r>
        <w:rPr>
          <w:rFonts w:cs="Times New Roman"/>
        </w:rPr>
        <w:t>Xiaobing Niu</w:t>
      </w:r>
      <w:r>
        <w:rPr>
          <w:rFonts w:cs="Times New Roman"/>
        </w:rPr>
        <w:tab/>
        <w:t>ZTE</w:t>
      </w:r>
    </w:p>
    <w:p w14:paraId="1191A753" w14:textId="77777777" w:rsidR="0060306A" w:rsidRDefault="003B4C01" w:rsidP="00901F3F">
      <w:pPr>
        <w:tabs>
          <w:tab w:val="left" w:pos="4253"/>
        </w:tabs>
        <w:spacing w:after="0"/>
        <w:ind w:left="576"/>
        <w:jc w:val="both"/>
        <w:rPr>
          <w:rFonts w:cs="Times New Roman"/>
        </w:rPr>
      </w:pPr>
      <w:r>
        <w:rPr>
          <w:rFonts w:cs="Times New Roman"/>
        </w:rPr>
        <w:t>Jai</w:t>
      </w:r>
      <w:r w:rsidR="0018249C">
        <w:rPr>
          <w:rFonts w:cs="Times New Roman"/>
        </w:rPr>
        <w:t xml:space="preserve"> Qian</w:t>
      </w:r>
      <w:r w:rsidR="00645B0C">
        <w:rPr>
          <w:rFonts w:cs="Times New Roman"/>
        </w:rPr>
        <w:tab/>
        <w:t>ZTE</w:t>
      </w:r>
    </w:p>
    <w:p w14:paraId="1BCCE735" w14:textId="77777777" w:rsidR="00722ED2" w:rsidRDefault="00722ED2" w:rsidP="00E43876">
      <w:pPr>
        <w:spacing w:after="120"/>
        <w:jc w:val="both"/>
        <w:rPr>
          <w:rFonts w:cs="Times New Roman"/>
        </w:rPr>
      </w:pPr>
    </w:p>
    <w:p w14:paraId="1ECE9DBE" w14:textId="77777777" w:rsidR="00CC14F2" w:rsidRDefault="00CC14F2">
      <w:pPr>
        <w:spacing w:after="0"/>
        <w:rPr>
          <w:rFonts w:cs="Times New Roman"/>
        </w:rPr>
      </w:pPr>
      <w:r>
        <w:rPr>
          <w:rFonts w:cs="Times New Roman"/>
        </w:rPr>
        <w:br w:type="page"/>
      </w:r>
    </w:p>
    <w:p w14:paraId="7786526B" w14:textId="77777777" w:rsidR="00CC14F2" w:rsidRDefault="00CC14F2" w:rsidP="00CC14F2">
      <w:pPr>
        <w:pStyle w:val="Heading1"/>
      </w:pPr>
      <w:bookmarkStart w:id="6713" w:name="_Ref121383667"/>
      <w:bookmarkStart w:id="6714" w:name="_Ref121383672"/>
      <w:bookmarkStart w:id="6715" w:name="_Ref121383675"/>
      <w:bookmarkStart w:id="6716" w:name="_Toc192620371"/>
      <w:r>
        <w:lastRenderedPageBreak/>
        <w:t>Appendix</w:t>
      </w:r>
      <w:r w:rsidR="00375209">
        <w:t>: Changes between versions</w:t>
      </w:r>
      <w:bookmarkEnd w:id="6713"/>
      <w:bookmarkEnd w:id="6714"/>
      <w:bookmarkEnd w:id="6715"/>
      <w:bookmarkEnd w:id="6716"/>
    </w:p>
    <w:p w14:paraId="7714CF40" w14:textId="77777777" w:rsidR="00CC14F2" w:rsidRDefault="00CC14F2" w:rsidP="00CC14F2">
      <w:pPr>
        <w:pStyle w:val="Heading2"/>
      </w:pPr>
      <w:bookmarkStart w:id="6717" w:name="_Ref121383656"/>
      <w:bookmarkStart w:id="6718" w:name="_Toc192620372"/>
      <w:r>
        <w:t>Changes between v1.1 and v2.0</w:t>
      </w:r>
      <w:bookmarkEnd w:id="6717"/>
      <w:bookmarkEnd w:id="6718"/>
    </w:p>
    <w:p w14:paraId="745FB82B" w14:textId="77777777" w:rsidR="00D36D6F" w:rsidRDefault="00D36D6F" w:rsidP="00586681">
      <w:pPr>
        <w:numPr>
          <w:ilvl w:val="0"/>
          <w:numId w:val="10"/>
        </w:numPr>
        <w:spacing w:before="100" w:beforeAutospacing="1" w:after="100" w:afterAutospacing="1"/>
        <w:rPr>
          <w:rFonts w:eastAsia="Times New Roman"/>
        </w:rPr>
      </w:pPr>
      <w:r w:rsidRPr="00586681">
        <w:rPr>
          <w:rFonts w:eastAsia="Times New Roman"/>
        </w:rPr>
        <w:t xml:space="preserve">Updated </w:t>
      </w:r>
      <w:r w:rsidR="007B79E1">
        <w:rPr>
          <w:rFonts w:eastAsia="Times New Roman"/>
        </w:rPr>
        <w:t>UML/YANG – 2.4.0</w:t>
      </w:r>
      <w:r w:rsidR="00095559">
        <w:rPr>
          <w:rFonts w:eastAsia="Times New Roman"/>
        </w:rPr>
        <w:t xml:space="preserve"> (including UML diagrams)</w:t>
      </w:r>
      <w:r w:rsidR="009C4C7A">
        <w:rPr>
          <w:rFonts w:eastAsia="Times New Roman"/>
        </w:rPr>
        <w:t xml:space="preserve"> </w:t>
      </w:r>
      <w:r w:rsidR="00A716F4">
        <w:rPr>
          <w:rFonts w:eastAsia="Times New Roman"/>
        </w:rPr>
        <w:t xml:space="preserve">covering v2.4.0 changes in </w:t>
      </w:r>
      <w:proofErr w:type="spellStart"/>
      <w:r w:rsidR="00A716F4">
        <w:rPr>
          <w:rFonts w:eastAsia="Times New Roman"/>
        </w:rPr>
        <w:t>tapi</w:t>
      </w:r>
      <w:proofErr w:type="spellEnd"/>
      <w:r w:rsidR="00A716F4">
        <w:rPr>
          <w:rFonts w:eastAsia="Times New Roman"/>
        </w:rPr>
        <w:t>-streaming:</w:t>
      </w:r>
    </w:p>
    <w:p w14:paraId="17293572" w14:textId="77777777" w:rsidR="0060538C" w:rsidRDefault="0060538C" w:rsidP="0060538C">
      <w:pPr>
        <w:numPr>
          <w:ilvl w:val="1"/>
          <w:numId w:val="10"/>
        </w:numPr>
        <w:spacing w:before="100" w:beforeAutospacing="1" w:after="100" w:afterAutospacing="1"/>
        <w:rPr>
          <w:rFonts w:eastAsia="Times New Roman"/>
        </w:rPr>
      </w:pPr>
      <w:r>
        <w:rPr>
          <w:rFonts w:eastAsia="Times New Roman"/>
        </w:rPr>
        <w:t xml:space="preserve">RPCs </w:t>
      </w:r>
      <w:r w:rsidR="00A716F4">
        <w:rPr>
          <w:rFonts w:eastAsia="Times New Roman"/>
        </w:rPr>
        <w:t xml:space="preserve">have been </w:t>
      </w:r>
      <w:r>
        <w:rPr>
          <w:rFonts w:eastAsia="Times New Roman"/>
        </w:rPr>
        <w:t>removed</w:t>
      </w:r>
    </w:p>
    <w:p w14:paraId="22F41894" w14:textId="77777777" w:rsidR="007B79E1" w:rsidRDefault="005A1D09" w:rsidP="009C4C7A">
      <w:pPr>
        <w:numPr>
          <w:ilvl w:val="1"/>
          <w:numId w:val="10"/>
        </w:numPr>
        <w:spacing w:before="100" w:beforeAutospacing="1" w:after="100" w:afterAutospacing="1"/>
        <w:rPr>
          <w:rFonts w:eastAsia="Times New Roman"/>
        </w:rPr>
      </w:pPr>
      <w:r w:rsidRPr="009C4C7A">
        <w:rPr>
          <w:rFonts w:eastAsia="Times New Roman"/>
        </w:rPr>
        <w:t xml:space="preserve">Most properties are now Conditional with the </w:t>
      </w:r>
      <w:r w:rsidR="008577AB" w:rsidRPr="009C4C7A">
        <w:rPr>
          <w:rFonts w:eastAsia="Times New Roman"/>
        </w:rPr>
        <w:t xml:space="preserve">CONDITION stated in the </w:t>
      </w:r>
      <w:r w:rsidR="00095559" w:rsidRPr="009C4C7A">
        <w:rPr>
          <w:rFonts w:eastAsia="Times New Roman"/>
        </w:rPr>
        <w:t>description.</w:t>
      </w:r>
    </w:p>
    <w:p w14:paraId="095FA828" w14:textId="77777777" w:rsidR="00A716F4" w:rsidRDefault="00E37347" w:rsidP="009C4C7A">
      <w:pPr>
        <w:numPr>
          <w:ilvl w:val="1"/>
          <w:numId w:val="10"/>
        </w:numPr>
        <w:spacing w:before="100" w:beforeAutospacing="1" w:after="100" w:afterAutospacing="1"/>
        <w:rPr>
          <w:rFonts w:eastAsia="Times New Roman"/>
        </w:rPr>
      </w:pPr>
      <w:r>
        <w:rPr>
          <w:rFonts w:eastAsia="Times New Roman"/>
        </w:rPr>
        <w:t>record-trigger</w:t>
      </w:r>
      <w:r w:rsidR="00F8068D">
        <w:rPr>
          <w:rFonts w:eastAsia="Times New Roman"/>
        </w:rPr>
        <w:t xml:space="preserve"> (ON_CHANGE, PERIODIC)</w:t>
      </w:r>
      <w:r>
        <w:rPr>
          <w:rFonts w:eastAsia="Times New Roman"/>
        </w:rPr>
        <w:t xml:space="preserve"> aspect separated out from log-record-strategy</w:t>
      </w:r>
      <w:r w:rsidR="00F8068D">
        <w:rPr>
          <w:rFonts w:eastAsia="Times New Roman"/>
        </w:rPr>
        <w:t xml:space="preserve"> (now CHANGE_ONLY and WHOLE_ENTITY)</w:t>
      </w:r>
    </w:p>
    <w:p w14:paraId="35C2B776" w14:textId="77777777" w:rsidR="00931967" w:rsidRDefault="00C041B2" w:rsidP="000F5F42">
      <w:pPr>
        <w:numPr>
          <w:ilvl w:val="1"/>
          <w:numId w:val="10"/>
        </w:numPr>
        <w:spacing w:before="100" w:beforeAutospacing="1" w:after="100" w:afterAutospacing="1"/>
        <w:rPr>
          <w:rFonts w:eastAsia="Times New Roman"/>
        </w:rPr>
      </w:pPr>
      <w:r>
        <w:rPr>
          <w:rFonts w:eastAsia="Times New Roman"/>
        </w:rPr>
        <w:t xml:space="preserve">object-class-identifier, used </w:t>
      </w:r>
      <w:proofErr w:type="gramStart"/>
      <w:r>
        <w:rPr>
          <w:rFonts w:eastAsia="Times New Roman"/>
        </w:rPr>
        <w:t xml:space="preserve">in </w:t>
      </w:r>
      <w:r w:rsidR="000F5F42">
        <w:rPr>
          <w:rFonts w:eastAsia="Times New Roman"/>
        </w:rPr>
        <w:t xml:space="preserve"> v2.1.3</w:t>
      </w:r>
      <w:proofErr w:type="gramEnd"/>
      <w:r w:rsidR="000F5F42">
        <w:rPr>
          <w:rFonts w:eastAsia="Times New Roman"/>
        </w:rPr>
        <w:t xml:space="preserve"> has been replaced by object-type from </w:t>
      </w:r>
      <w:proofErr w:type="spellStart"/>
      <w:r w:rsidR="000F5F42">
        <w:rPr>
          <w:rFonts w:eastAsia="Times New Roman"/>
        </w:rPr>
        <w:t>tapi</w:t>
      </w:r>
      <w:proofErr w:type="spellEnd"/>
      <w:r w:rsidR="000F5F42">
        <w:rPr>
          <w:rFonts w:eastAsia="Times New Roman"/>
        </w:rPr>
        <w:t>-common and this is now</w:t>
      </w:r>
      <w:r>
        <w:rPr>
          <w:rFonts w:eastAsia="Times New Roman"/>
        </w:rPr>
        <w:t xml:space="preserve"> </w:t>
      </w:r>
      <w:r w:rsidR="000F5F42">
        <w:rPr>
          <w:rFonts w:eastAsia="Times New Roman"/>
        </w:rPr>
        <w:t xml:space="preserve">augmented with classes from </w:t>
      </w:r>
      <w:proofErr w:type="spellStart"/>
      <w:r w:rsidR="000F5F42">
        <w:rPr>
          <w:rFonts w:eastAsia="Times New Roman"/>
        </w:rPr>
        <w:t>tapi</w:t>
      </w:r>
      <w:proofErr w:type="spellEnd"/>
      <w:r w:rsidR="000F5F42">
        <w:rPr>
          <w:rFonts w:eastAsia="Times New Roman"/>
        </w:rPr>
        <w:t>-streaming</w:t>
      </w:r>
      <w:r w:rsidR="00287CA6">
        <w:rPr>
          <w:rFonts w:eastAsia="Times New Roman"/>
        </w:rPr>
        <w:t xml:space="preserve"> (and all relevant classes in each other model)</w:t>
      </w:r>
    </w:p>
    <w:p w14:paraId="0A04F4CD" w14:textId="659556E9" w:rsidR="00E61F35" w:rsidRDefault="00931967" w:rsidP="000F5F42">
      <w:pPr>
        <w:numPr>
          <w:ilvl w:val="1"/>
          <w:numId w:val="10"/>
        </w:numPr>
        <w:spacing w:before="100" w:beforeAutospacing="1" w:after="100" w:afterAutospacing="1"/>
        <w:rPr>
          <w:rFonts w:eastAsia="Times New Roman"/>
        </w:rPr>
      </w:pPr>
      <w:r>
        <w:rPr>
          <w:rFonts w:eastAsia="Times New Roman"/>
        </w:rPr>
        <w:t xml:space="preserve">Formalized enumerations (represented as identities) </w:t>
      </w:r>
      <w:r w:rsidR="007F1245">
        <w:rPr>
          <w:rFonts w:eastAsia="Times New Roman"/>
        </w:rPr>
        <w:t>for connection-protocol and encoding-format replace strings used in v2.1.3</w:t>
      </w:r>
      <w:r w:rsidR="001C1548">
        <w:rPr>
          <w:rFonts w:eastAsia="Times New Roman"/>
        </w:rPr>
        <w:t xml:space="preserve"> and</w:t>
      </w:r>
      <w:r w:rsidR="004015F6">
        <w:rPr>
          <w:rFonts w:eastAsia="Times New Roman"/>
        </w:rPr>
        <w:t xml:space="preserve"> </w:t>
      </w:r>
      <w:proofErr w:type="spellStart"/>
      <w:r w:rsidR="003F1A9E">
        <w:rPr>
          <w:rFonts w:eastAsia="Times New Roman"/>
        </w:rPr>
        <w:t>gNMI</w:t>
      </w:r>
      <w:proofErr w:type="spellEnd"/>
      <w:r w:rsidR="004015F6">
        <w:rPr>
          <w:rFonts w:eastAsia="Times New Roman"/>
        </w:rPr>
        <w:t xml:space="preserve"> and PROTOBUF added for streaming options</w:t>
      </w:r>
    </w:p>
    <w:p w14:paraId="7B300229" w14:textId="77777777" w:rsidR="00134C4A" w:rsidRDefault="00E61F35" w:rsidP="000F5F42">
      <w:pPr>
        <w:numPr>
          <w:ilvl w:val="1"/>
          <w:numId w:val="10"/>
        </w:numPr>
        <w:spacing w:before="100" w:beforeAutospacing="1" w:after="100" w:afterAutospacing="1"/>
        <w:rPr>
          <w:rFonts w:eastAsia="Times New Roman"/>
        </w:rPr>
      </w:pPr>
      <w:r>
        <w:rPr>
          <w:rFonts w:eastAsia="Times New Roman"/>
        </w:rPr>
        <w:t>Two new compacted log properties (</w:t>
      </w:r>
      <w:r w:rsidR="00C65EA6">
        <w:rPr>
          <w:rFonts w:eastAsia="Times New Roman"/>
        </w:rPr>
        <w:t>max-allowed-segment-roll-delay and max-compaction-lag added</w:t>
      </w:r>
    </w:p>
    <w:p w14:paraId="7BCFC6BE" w14:textId="77777777" w:rsidR="00C041B2" w:rsidRDefault="00134C4A" w:rsidP="000F5F42">
      <w:pPr>
        <w:numPr>
          <w:ilvl w:val="1"/>
          <w:numId w:val="10"/>
        </w:numPr>
        <w:spacing w:before="100" w:beforeAutospacing="1" w:after="100" w:afterAutospacing="1"/>
        <w:rPr>
          <w:rFonts w:eastAsia="Times New Roman"/>
        </w:rPr>
      </w:pPr>
      <w:r>
        <w:rPr>
          <w:rFonts w:eastAsia="Times New Roman"/>
        </w:rPr>
        <w:t>informatio</w:t>
      </w:r>
      <w:r w:rsidR="001C1548">
        <w:rPr>
          <w:rFonts w:eastAsia="Times New Roman"/>
        </w:rPr>
        <w:t>n-record-strategy added in preparation for advanced PM streaming</w:t>
      </w:r>
      <w:r w:rsidR="00C041B2" w:rsidRPr="000F5F42">
        <w:rPr>
          <w:rFonts w:eastAsia="Times New Roman"/>
        </w:rPr>
        <w:t xml:space="preserve"> </w:t>
      </w:r>
    </w:p>
    <w:p w14:paraId="6D085DEF" w14:textId="77777777" w:rsidR="00B52A2D" w:rsidRDefault="00D940F1" w:rsidP="000F5F42">
      <w:pPr>
        <w:numPr>
          <w:ilvl w:val="1"/>
          <w:numId w:val="10"/>
        </w:numPr>
        <w:spacing w:before="100" w:beforeAutospacing="1" w:after="100" w:afterAutospacing="1"/>
        <w:rPr>
          <w:rFonts w:eastAsia="Times New Roman"/>
        </w:rPr>
      </w:pPr>
      <w:r>
        <w:rPr>
          <w:rFonts w:eastAsia="Times New Roman"/>
        </w:rPr>
        <w:t xml:space="preserve">detected-condition from </w:t>
      </w:r>
      <w:proofErr w:type="spellStart"/>
      <w:r>
        <w:rPr>
          <w:rFonts w:eastAsia="Times New Roman"/>
        </w:rPr>
        <w:t>tapi-</w:t>
      </w:r>
      <w:proofErr w:type="gramStart"/>
      <w:r>
        <w:rPr>
          <w:rFonts w:eastAsia="Times New Roman"/>
        </w:rPr>
        <w:t>fm.yang</w:t>
      </w:r>
      <w:proofErr w:type="spellEnd"/>
      <w:proofErr w:type="gramEnd"/>
      <w:r>
        <w:rPr>
          <w:rFonts w:eastAsia="Times New Roman"/>
        </w:rPr>
        <w:t xml:space="preserve"> </w:t>
      </w:r>
      <w:r w:rsidR="0018311C">
        <w:rPr>
          <w:rFonts w:eastAsia="Times New Roman"/>
        </w:rPr>
        <w:t xml:space="preserve">used in place of alarm-condition-detector-detail </w:t>
      </w:r>
      <w:r w:rsidR="0083119A">
        <w:rPr>
          <w:rFonts w:eastAsia="Times New Roman"/>
        </w:rPr>
        <w:t>(which is deprecated)</w:t>
      </w:r>
    </w:p>
    <w:p w14:paraId="75087DDA" w14:textId="77777777" w:rsidR="00B070EB" w:rsidRPr="000F5F42" w:rsidRDefault="00B070EB" w:rsidP="000F5F42">
      <w:pPr>
        <w:numPr>
          <w:ilvl w:val="1"/>
          <w:numId w:val="10"/>
        </w:numPr>
        <w:spacing w:before="100" w:beforeAutospacing="1" w:after="100" w:afterAutospacing="1"/>
        <w:rPr>
          <w:rFonts w:eastAsia="Times New Roman"/>
        </w:rPr>
      </w:pPr>
      <w:r>
        <w:rPr>
          <w:rFonts w:eastAsia="Times New Roman"/>
        </w:rPr>
        <w:t xml:space="preserve">condition-detector-type used to </w:t>
      </w:r>
      <w:r w:rsidR="007A345E">
        <w:rPr>
          <w:rFonts w:eastAsia="Times New Roman"/>
        </w:rPr>
        <w:t>explain choice of details in detected-condition augmentation</w:t>
      </w:r>
    </w:p>
    <w:p w14:paraId="61D100EA" w14:textId="77777777" w:rsidR="005D22CC" w:rsidRDefault="00F07A38" w:rsidP="00586681">
      <w:pPr>
        <w:numPr>
          <w:ilvl w:val="0"/>
          <w:numId w:val="10"/>
        </w:numPr>
        <w:spacing w:before="100" w:beforeAutospacing="1" w:after="100" w:afterAutospacing="1"/>
        <w:rPr>
          <w:rFonts w:eastAsia="Times New Roman"/>
        </w:rPr>
      </w:pPr>
      <w:r>
        <w:rPr>
          <w:rFonts w:eastAsia="Times New Roman"/>
        </w:rPr>
        <w:t xml:space="preserve">YANG explanations have been improved to reference condition statements in the YANG </w:t>
      </w:r>
      <w:r w:rsidR="005D22CC">
        <w:rPr>
          <w:rFonts w:eastAsia="Times New Roman"/>
        </w:rPr>
        <w:t xml:space="preserve">descriptions </w:t>
      </w:r>
    </w:p>
    <w:p w14:paraId="2A1D006E" w14:textId="77777777" w:rsidR="00095559" w:rsidRDefault="00022B58" w:rsidP="00586681">
      <w:pPr>
        <w:numPr>
          <w:ilvl w:val="0"/>
          <w:numId w:val="10"/>
        </w:numPr>
        <w:spacing w:before="100" w:beforeAutospacing="1" w:after="100" w:afterAutospacing="1"/>
        <w:rPr>
          <w:rFonts w:eastAsia="Times New Roman"/>
        </w:rPr>
      </w:pPr>
      <w:r>
        <w:rPr>
          <w:rFonts w:eastAsia="Times New Roman"/>
        </w:rPr>
        <w:t>Various wording clarifications and improvements</w:t>
      </w:r>
    </w:p>
    <w:p w14:paraId="35A63342" w14:textId="77777777" w:rsidR="00F8068D" w:rsidRDefault="00F8068D" w:rsidP="00586681">
      <w:pPr>
        <w:numPr>
          <w:ilvl w:val="0"/>
          <w:numId w:val="10"/>
        </w:numPr>
        <w:spacing w:before="100" w:beforeAutospacing="1" w:after="100" w:afterAutospacing="1"/>
        <w:rPr>
          <w:rFonts w:eastAsia="Times New Roman"/>
        </w:rPr>
      </w:pPr>
      <w:r>
        <w:rPr>
          <w:rFonts w:eastAsia="Times New Roman"/>
        </w:rPr>
        <w:t>More data types included in the explanatory text</w:t>
      </w:r>
    </w:p>
    <w:p w14:paraId="440946C4" w14:textId="77777777" w:rsidR="0025690B" w:rsidRDefault="0025690B" w:rsidP="0025690B">
      <w:pPr>
        <w:numPr>
          <w:ilvl w:val="0"/>
          <w:numId w:val="10"/>
        </w:numPr>
        <w:spacing w:before="100" w:beforeAutospacing="1" w:after="100" w:afterAutospacing="1"/>
        <w:rPr>
          <w:rFonts w:eastAsia="Times New Roman"/>
        </w:rPr>
      </w:pPr>
      <w:r>
        <w:rPr>
          <w:rFonts w:eastAsia="Times New Roman"/>
        </w:rPr>
        <w:t>Improvements to non-normative proposal for periodic measurements streaming</w:t>
      </w:r>
    </w:p>
    <w:p w14:paraId="32EC943C" w14:textId="77777777" w:rsidR="00F8068D" w:rsidRDefault="00812EA0" w:rsidP="00586681">
      <w:pPr>
        <w:numPr>
          <w:ilvl w:val="0"/>
          <w:numId w:val="10"/>
        </w:numPr>
        <w:spacing w:before="100" w:beforeAutospacing="1" w:after="100" w:afterAutospacing="1"/>
        <w:rPr>
          <w:rFonts w:eastAsia="Times New Roman"/>
        </w:rPr>
      </w:pPr>
      <w:r>
        <w:rPr>
          <w:rFonts w:eastAsia="Times New Roman"/>
        </w:rPr>
        <w:t xml:space="preserve">parent-address explanation improved and specific usage for each object class </w:t>
      </w:r>
      <w:r w:rsidR="006E287B">
        <w:rPr>
          <w:rFonts w:eastAsia="Times New Roman"/>
        </w:rPr>
        <w:t>detailed</w:t>
      </w:r>
    </w:p>
    <w:p w14:paraId="38FFA321" w14:textId="77777777" w:rsidR="00022B58" w:rsidRDefault="00F04398" w:rsidP="00586681">
      <w:pPr>
        <w:numPr>
          <w:ilvl w:val="0"/>
          <w:numId w:val="10"/>
        </w:numPr>
        <w:spacing w:before="100" w:beforeAutospacing="1" w:after="100" w:afterAutospacing="1"/>
        <w:rPr>
          <w:rFonts w:eastAsia="Times New Roman"/>
        </w:rPr>
      </w:pPr>
      <w:r>
        <w:rPr>
          <w:rFonts w:eastAsia="Times New Roman"/>
        </w:rPr>
        <w:t xml:space="preserve">Use of </w:t>
      </w:r>
      <w:proofErr w:type="spellStart"/>
      <w:r>
        <w:rPr>
          <w:rFonts w:eastAsia="Times New Roman"/>
        </w:rPr>
        <w:t>tapi-fm</w:t>
      </w:r>
      <w:proofErr w:type="spellEnd"/>
      <w:r>
        <w:rPr>
          <w:rFonts w:eastAsia="Times New Roman"/>
        </w:rPr>
        <w:t xml:space="preserve"> </w:t>
      </w:r>
      <w:r w:rsidR="008117EF">
        <w:rPr>
          <w:rFonts w:eastAsia="Times New Roman"/>
        </w:rPr>
        <w:t>introduced and explained</w:t>
      </w:r>
    </w:p>
    <w:p w14:paraId="422200F4" w14:textId="77777777" w:rsidR="002F674B" w:rsidRDefault="00323A0D" w:rsidP="00586681">
      <w:pPr>
        <w:numPr>
          <w:ilvl w:val="0"/>
          <w:numId w:val="10"/>
        </w:numPr>
        <w:spacing w:before="100" w:beforeAutospacing="1" w:after="100" w:afterAutospacing="1"/>
        <w:rPr>
          <w:rFonts w:eastAsia="Times New Roman"/>
        </w:rPr>
      </w:pPr>
      <w:r>
        <w:rPr>
          <w:rFonts w:eastAsia="Times New Roman"/>
        </w:rPr>
        <w:t xml:space="preserve">References to TR-547 </w:t>
      </w:r>
      <w:r w:rsidR="00F6355F">
        <w:rPr>
          <w:rFonts w:eastAsia="Times New Roman"/>
        </w:rPr>
        <w:t>detail of relevant parameters improved</w:t>
      </w:r>
    </w:p>
    <w:p w14:paraId="2D8B73EC" w14:textId="77777777" w:rsidR="00CC14F2" w:rsidRDefault="002F57E2" w:rsidP="00CC14F2">
      <w:pPr>
        <w:numPr>
          <w:ilvl w:val="0"/>
          <w:numId w:val="10"/>
        </w:numPr>
        <w:spacing w:before="100" w:beforeAutospacing="1" w:after="100" w:afterAutospacing="1"/>
        <w:rPr>
          <w:rFonts w:eastAsia="Times New Roman"/>
        </w:rPr>
      </w:pPr>
      <w:r>
        <w:rPr>
          <w:rFonts w:eastAsia="Times New Roman"/>
        </w:rPr>
        <w:t>Some use case steps improved</w:t>
      </w:r>
    </w:p>
    <w:p w14:paraId="59EAF20F" w14:textId="77777777" w:rsidR="00F77D09" w:rsidRPr="00D3284F" w:rsidRDefault="00F77D09" w:rsidP="00F77D09">
      <w:pPr>
        <w:numPr>
          <w:ilvl w:val="0"/>
          <w:numId w:val="10"/>
        </w:numPr>
        <w:spacing w:before="100" w:beforeAutospacing="1" w:after="100" w:afterAutospacing="1"/>
        <w:rPr>
          <w:rFonts w:eastAsia="Times New Roman"/>
        </w:rPr>
      </w:pPr>
      <w:r w:rsidRPr="00D3284F">
        <w:rPr>
          <w:rFonts w:eastAsia="Times New Roman"/>
        </w:rPr>
        <w:t>Alarm examples has been updated (Appendix)</w:t>
      </w:r>
    </w:p>
    <w:p w14:paraId="255514AC" w14:textId="77777777" w:rsidR="00F77D09" w:rsidRDefault="00F77D09" w:rsidP="00F77D09">
      <w:pPr>
        <w:numPr>
          <w:ilvl w:val="0"/>
          <w:numId w:val="10"/>
        </w:numPr>
        <w:spacing w:before="100" w:beforeAutospacing="1" w:after="100" w:afterAutospacing="1"/>
        <w:rPr>
          <w:rFonts w:eastAsia="Times New Roman"/>
        </w:rPr>
      </w:pPr>
      <w:r w:rsidRPr="00D3284F">
        <w:rPr>
          <w:rFonts w:eastAsia="Times New Roman"/>
        </w:rPr>
        <w:t>References to the TAPI RIA Associated Documents (TAPI_Alarm_TCA_List.xlsx and TAPI_Notification_and_Streaming_Sequences.xlsx) have been added</w:t>
      </w:r>
    </w:p>
    <w:p w14:paraId="4C06E18D" w14:textId="4CED57E9" w:rsidR="00024316" w:rsidRDefault="00024316" w:rsidP="00024316">
      <w:pPr>
        <w:pStyle w:val="Heading2"/>
      </w:pPr>
      <w:bookmarkStart w:id="6719" w:name="_Toc192620373"/>
      <w:r>
        <w:t>Changes between v</w:t>
      </w:r>
      <w:r w:rsidR="006E382B">
        <w:t>2.0</w:t>
      </w:r>
      <w:r>
        <w:t xml:space="preserve"> and v</w:t>
      </w:r>
      <w:r w:rsidR="006E382B">
        <w:t>3</w:t>
      </w:r>
      <w:r>
        <w:t>.</w:t>
      </w:r>
      <w:r w:rsidR="00012C3F">
        <w:t>1</w:t>
      </w:r>
      <w:bookmarkEnd w:id="6719"/>
    </w:p>
    <w:p w14:paraId="3F07BA9C" w14:textId="77777777" w:rsidR="00024316" w:rsidRDefault="002A2F19" w:rsidP="002A2F19">
      <w:pPr>
        <w:numPr>
          <w:ilvl w:val="0"/>
          <w:numId w:val="10"/>
        </w:numPr>
        <w:spacing w:before="100" w:beforeAutospacing="1" w:after="100" w:afterAutospacing="1"/>
        <w:rPr>
          <w:rFonts w:eastAsia="Times New Roman"/>
        </w:rPr>
      </w:pPr>
      <w:r>
        <w:rPr>
          <w:rFonts w:eastAsia="Times New Roman"/>
        </w:rPr>
        <w:t xml:space="preserve">Addition of </w:t>
      </w:r>
      <w:r w:rsidR="00D60E40">
        <w:rPr>
          <w:rFonts w:eastAsia="Times New Roman"/>
        </w:rPr>
        <w:t>detailed description of the use of the CHANGE_ONLY (delta) streaming approach</w:t>
      </w:r>
    </w:p>
    <w:p w14:paraId="268ECB17" w14:textId="77777777" w:rsidR="001B7557" w:rsidRDefault="001B7557" w:rsidP="001B7557">
      <w:pPr>
        <w:numPr>
          <w:ilvl w:val="1"/>
          <w:numId w:val="10"/>
        </w:numPr>
        <w:spacing w:before="100" w:beforeAutospacing="1" w:after="100" w:afterAutospacing="1"/>
        <w:rPr>
          <w:rFonts w:eastAsia="Times New Roman"/>
        </w:rPr>
      </w:pPr>
      <w:r>
        <w:rPr>
          <w:rFonts w:eastAsia="Times New Roman"/>
        </w:rPr>
        <w:t>Adjustments to existing section to account for the additions</w:t>
      </w:r>
      <w:r w:rsidR="006E382B">
        <w:rPr>
          <w:rFonts w:eastAsia="Times New Roman"/>
        </w:rPr>
        <w:t>.</w:t>
      </w:r>
    </w:p>
    <w:p w14:paraId="4F11F1B8" w14:textId="40A35175" w:rsidR="001B7557" w:rsidRDefault="0005204F" w:rsidP="0005204F">
      <w:pPr>
        <w:numPr>
          <w:ilvl w:val="0"/>
          <w:numId w:val="10"/>
        </w:numPr>
        <w:spacing w:before="100" w:beforeAutospacing="1" w:after="100" w:afterAutospacing="1"/>
        <w:rPr>
          <w:rFonts w:eastAsia="Times New Roman"/>
        </w:rPr>
      </w:pPr>
      <w:r>
        <w:rPr>
          <w:rFonts w:eastAsia="Times New Roman"/>
        </w:rPr>
        <w:t xml:space="preserve">Addition of PM streaming via </w:t>
      </w:r>
      <w:proofErr w:type="spellStart"/>
      <w:r w:rsidR="003F1A9E">
        <w:rPr>
          <w:rFonts w:eastAsia="Times New Roman"/>
        </w:rPr>
        <w:t>gNMI</w:t>
      </w:r>
      <w:proofErr w:type="spellEnd"/>
      <w:r>
        <w:rPr>
          <w:rFonts w:eastAsia="Times New Roman"/>
        </w:rPr>
        <w:t>/</w:t>
      </w:r>
      <w:proofErr w:type="spellStart"/>
      <w:r>
        <w:rPr>
          <w:rFonts w:eastAsia="Times New Roman"/>
        </w:rPr>
        <w:t>Protobuf</w:t>
      </w:r>
      <w:proofErr w:type="spellEnd"/>
    </w:p>
    <w:p w14:paraId="7E72FACE" w14:textId="77777777" w:rsidR="006E382B" w:rsidRDefault="006E382B" w:rsidP="006E382B">
      <w:pPr>
        <w:numPr>
          <w:ilvl w:val="1"/>
          <w:numId w:val="10"/>
        </w:numPr>
        <w:spacing w:before="100" w:beforeAutospacing="1" w:after="100" w:afterAutospacing="1"/>
        <w:rPr>
          <w:rFonts w:eastAsia="Times New Roman"/>
        </w:rPr>
      </w:pPr>
      <w:r>
        <w:rPr>
          <w:rFonts w:eastAsia="Times New Roman"/>
        </w:rPr>
        <w:t>Addition of new description, model and use cases.</w:t>
      </w:r>
    </w:p>
    <w:p w14:paraId="1C0C9E4F" w14:textId="77777777" w:rsidR="003550D4" w:rsidRDefault="003550D4" w:rsidP="003550D4">
      <w:pPr>
        <w:numPr>
          <w:ilvl w:val="0"/>
          <w:numId w:val="10"/>
        </w:numPr>
        <w:spacing w:before="100" w:beforeAutospacing="1" w:after="100" w:afterAutospacing="1"/>
        <w:rPr>
          <w:ins w:id="6720" w:author="Author"/>
          <w:rFonts w:eastAsia="Times New Roman"/>
        </w:rPr>
      </w:pPr>
      <w:r>
        <w:rPr>
          <w:rFonts w:eastAsia="Times New Roman"/>
        </w:rPr>
        <w:t>Improvements to some documentation</w:t>
      </w:r>
      <w:r w:rsidR="002F2937">
        <w:rPr>
          <w:rFonts w:eastAsia="Times New Roman"/>
        </w:rPr>
        <w:t>.</w:t>
      </w:r>
    </w:p>
    <w:p w14:paraId="57EE9C01" w14:textId="03E074EA" w:rsidR="00A24B01" w:rsidRDefault="00A24B01" w:rsidP="00A24B01">
      <w:pPr>
        <w:pStyle w:val="Heading2"/>
        <w:rPr>
          <w:ins w:id="6721" w:author="Author"/>
        </w:rPr>
      </w:pPr>
      <w:bookmarkStart w:id="6722" w:name="_Toc192620374"/>
      <w:ins w:id="6723" w:author="Author">
        <w:r>
          <w:t>Changes between v3.1 and v3.2</w:t>
        </w:r>
        <w:bookmarkEnd w:id="6722"/>
      </w:ins>
    </w:p>
    <w:p w14:paraId="2A1699B2" w14:textId="118F31BD" w:rsidR="00A24B01" w:rsidRDefault="00A24B01" w:rsidP="00A24B01">
      <w:pPr>
        <w:numPr>
          <w:ilvl w:val="0"/>
          <w:numId w:val="10"/>
        </w:numPr>
        <w:spacing w:before="100" w:beforeAutospacing="1" w:after="100" w:afterAutospacing="1"/>
        <w:rPr>
          <w:ins w:id="6724" w:author="Author"/>
          <w:rFonts w:eastAsia="Times New Roman"/>
        </w:rPr>
      </w:pPr>
      <w:ins w:id="6725" w:author="Author">
        <w:r>
          <w:rPr>
            <w:rFonts w:eastAsia="Times New Roman"/>
          </w:rPr>
          <w:t>ONF replaced with LF in most cases (other than where ONF is historically relevant</w:t>
        </w:r>
        <w:r w:rsidR="00551734">
          <w:rPr>
            <w:rFonts w:eastAsia="Times New Roman"/>
          </w:rPr>
          <w:t>,</w:t>
        </w:r>
        <w:r>
          <w:rPr>
            <w:rFonts w:eastAsia="Times New Roman"/>
          </w:rPr>
          <w:t xml:space="preserve"> or the reference is only available as ONF material</w:t>
        </w:r>
        <w:r w:rsidR="00551734">
          <w:rPr>
            <w:rFonts w:eastAsia="Times New Roman"/>
          </w:rPr>
          <w:t>)</w:t>
        </w:r>
        <w:r>
          <w:rPr>
            <w:rFonts w:eastAsia="Times New Roman"/>
          </w:rPr>
          <w:t>.</w:t>
        </w:r>
        <w:r w:rsidR="000220A9">
          <w:rPr>
            <w:rFonts w:eastAsia="Times New Roman"/>
          </w:rPr>
          <w:t xml:space="preserve"> LF copyright etc. has been added to the cover and foot</w:t>
        </w:r>
        <w:r w:rsidR="001A0D50">
          <w:rPr>
            <w:rFonts w:eastAsia="Times New Roman"/>
          </w:rPr>
          <w:t>er.</w:t>
        </w:r>
        <w:del w:id="6726" w:author="Author">
          <w:r w:rsidR="000220A9" w:rsidDel="001A0D50">
            <w:rPr>
              <w:rFonts w:eastAsia="Times New Roman"/>
            </w:rPr>
            <w:delText>notes.</w:delText>
          </w:r>
        </w:del>
      </w:ins>
    </w:p>
    <w:p w14:paraId="64A253CF" w14:textId="170705D6" w:rsidR="00551734" w:rsidRDefault="00551734" w:rsidP="00A24B01">
      <w:pPr>
        <w:numPr>
          <w:ilvl w:val="0"/>
          <w:numId w:val="10"/>
        </w:numPr>
        <w:spacing w:before="100" w:beforeAutospacing="1" w:after="100" w:afterAutospacing="1"/>
        <w:rPr>
          <w:ins w:id="6727" w:author="Author"/>
          <w:rFonts w:eastAsia="Times New Roman"/>
        </w:rPr>
      </w:pPr>
      <w:ins w:id="6728" w:author="Author">
        <w:r>
          <w:rPr>
            <w:rFonts w:eastAsia="Times New Roman"/>
          </w:rPr>
          <w:t>Clari</w:t>
        </w:r>
        <w:r w:rsidR="00A633CD">
          <w:rPr>
            <w:rFonts w:eastAsia="Times New Roman"/>
          </w:rPr>
          <w:t xml:space="preserve">fication of usage of </w:t>
        </w:r>
        <w:r w:rsidR="00C03246">
          <w:rPr>
            <w:rFonts w:eastAsia="Times New Roman"/>
          </w:rPr>
          <w:t>use of [GNMI-HIST] for u</w:t>
        </w:r>
        <w:r w:rsidR="00FC3817">
          <w:rPr>
            <w:rFonts w:eastAsia="Times New Roman"/>
          </w:rPr>
          <w:t>se in subscription for “lossless” recovery.</w:t>
        </w:r>
      </w:ins>
    </w:p>
    <w:p w14:paraId="431266BB" w14:textId="1C7970B0" w:rsidR="00941E5D" w:rsidRDefault="00941E5D" w:rsidP="00A24B01">
      <w:pPr>
        <w:numPr>
          <w:ilvl w:val="0"/>
          <w:numId w:val="10"/>
        </w:numPr>
        <w:spacing w:before="100" w:beforeAutospacing="1" w:after="100" w:afterAutospacing="1"/>
        <w:rPr>
          <w:ins w:id="6729" w:author="Author"/>
          <w:rFonts w:eastAsia="Times New Roman"/>
        </w:rPr>
      </w:pPr>
      <w:ins w:id="6730" w:author="Author">
        <w:r>
          <w:rPr>
            <w:rFonts w:eastAsia="Times New Roman"/>
          </w:rPr>
          <w:t xml:space="preserve">Explanation of use of available streams for </w:t>
        </w:r>
        <w:proofErr w:type="spellStart"/>
        <w:r>
          <w:rPr>
            <w:rFonts w:eastAsia="Times New Roman"/>
          </w:rPr>
          <w:t>gNMI</w:t>
        </w:r>
        <w:proofErr w:type="spellEnd"/>
        <w:r>
          <w:rPr>
            <w:rFonts w:eastAsia="Times New Roman"/>
          </w:rPr>
          <w:t>/</w:t>
        </w:r>
        <w:proofErr w:type="spellStart"/>
        <w:r>
          <w:rPr>
            <w:rFonts w:eastAsia="Times New Roman"/>
          </w:rPr>
          <w:t>Protobuf</w:t>
        </w:r>
        <w:proofErr w:type="spellEnd"/>
        <w:r>
          <w:rPr>
            <w:rFonts w:eastAsia="Times New Roman"/>
          </w:rPr>
          <w:t xml:space="preserve"> streams</w:t>
        </w:r>
      </w:ins>
    </w:p>
    <w:p w14:paraId="111191FC" w14:textId="0E7BD50D" w:rsidR="00941E5D" w:rsidRDefault="00256C12" w:rsidP="00A24B01">
      <w:pPr>
        <w:numPr>
          <w:ilvl w:val="0"/>
          <w:numId w:val="10"/>
        </w:numPr>
        <w:spacing w:before="100" w:beforeAutospacing="1" w:after="100" w:afterAutospacing="1"/>
        <w:rPr>
          <w:ins w:id="6731" w:author="Author"/>
          <w:rFonts w:eastAsia="Times New Roman"/>
        </w:rPr>
      </w:pPr>
      <w:ins w:id="6732" w:author="Author">
        <w:r>
          <w:rPr>
            <w:rFonts w:eastAsia="Times New Roman"/>
          </w:rPr>
          <w:t xml:space="preserve">A </w:t>
        </w:r>
        <w:proofErr w:type="spellStart"/>
        <w:r>
          <w:rPr>
            <w:rFonts w:eastAsia="Times New Roman"/>
          </w:rPr>
          <w:t>protobuf</w:t>
        </w:r>
        <w:proofErr w:type="spellEnd"/>
        <w:r>
          <w:rPr>
            <w:rFonts w:eastAsia="Times New Roman"/>
          </w:rPr>
          <w:t xml:space="preserve"> file has been constructed and published separately from this document, hence the </w:t>
        </w:r>
        <w:proofErr w:type="spellStart"/>
        <w:r>
          <w:rPr>
            <w:rFonts w:eastAsia="Times New Roman"/>
          </w:rPr>
          <w:t>protobuf</w:t>
        </w:r>
        <w:proofErr w:type="spellEnd"/>
        <w:r>
          <w:rPr>
            <w:rFonts w:eastAsia="Times New Roman"/>
          </w:rPr>
          <w:t xml:space="preserve"> content has been removed from this document.</w:t>
        </w:r>
      </w:ins>
    </w:p>
    <w:p w14:paraId="7AD6FD72" w14:textId="5D64B6B6" w:rsidR="00A47B6B" w:rsidRDefault="00A47B6B" w:rsidP="00A24B01">
      <w:pPr>
        <w:numPr>
          <w:ilvl w:val="0"/>
          <w:numId w:val="10"/>
        </w:numPr>
        <w:spacing w:before="100" w:beforeAutospacing="1" w:after="100" w:afterAutospacing="1"/>
        <w:rPr>
          <w:ins w:id="6733" w:author="Author"/>
          <w:rFonts w:eastAsia="Times New Roman"/>
        </w:rPr>
      </w:pPr>
      <w:ins w:id="6734" w:author="Author">
        <w:r>
          <w:rPr>
            <w:rFonts w:eastAsia="Times New Roman"/>
          </w:rPr>
          <w:lastRenderedPageBreak/>
          <w:t xml:space="preserve">Clarified that this release only supports a single </w:t>
        </w:r>
        <w:proofErr w:type="spellStart"/>
        <w:r>
          <w:rPr>
            <w:rFonts w:eastAsia="Times New Roman"/>
          </w:rPr>
          <w:t>gNMI</w:t>
        </w:r>
        <w:proofErr w:type="spellEnd"/>
        <w:r>
          <w:rPr>
            <w:rFonts w:eastAsia="Times New Roman"/>
          </w:rPr>
          <w:t xml:space="preserve"> stream per port.</w:t>
        </w:r>
      </w:ins>
    </w:p>
    <w:p w14:paraId="2CEA200B" w14:textId="3830A586" w:rsidR="000220A9" w:rsidRPr="000220A9" w:rsidRDefault="00A47B6B" w:rsidP="000220A9">
      <w:pPr>
        <w:numPr>
          <w:ilvl w:val="0"/>
          <w:numId w:val="10"/>
        </w:numPr>
        <w:spacing w:before="100" w:beforeAutospacing="1" w:after="100" w:afterAutospacing="1"/>
        <w:rPr>
          <w:rFonts w:eastAsia="Times New Roman"/>
        </w:rPr>
      </w:pPr>
      <w:ins w:id="6735" w:author="Author">
        <w:r>
          <w:rPr>
            <w:rFonts w:eastAsia="Times New Roman"/>
          </w:rPr>
          <w:t>There was a full YANG definition in an appendix in previous releases of this document, this has been removed and instead the formal YANG has been referenced.</w:t>
        </w:r>
      </w:ins>
    </w:p>
    <w:p w14:paraId="2B21FEB6" w14:textId="77777777" w:rsidR="00DB2597" w:rsidRPr="00927848" w:rsidRDefault="00722ED2" w:rsidP="00FF0A8F">
      <w:pPr>
        <w:spacing w:after="120"/>
        <w:jc w:val="center"/>
        <w:rPr>
          <w:rFonts w:cs="Times New Roman"/>
          <w:b/>
        </w:rPr>
      </w:pPr>
      <w:r w:rsidRPr="004271CE">
        <w:rPr>
          <w:rFonts w:cs="Times New Roman"/>
          <w:b/>
        </w:rPr>
        <w:t>End of Document</w:t>
      </w:r>
    </w:p>
    <w:sectPr w:rsidR="00DB2597" w:rsidRPr="00927848" w:rsidSect="00180082">
      <w:pgSz w:w="11906" w:h="16838"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FA1876" w14:textId="77777777" w:rsidR="00C521C6" w:rsidRDefault="00C521C6" w:rsidP="005752F2">
      <w:pPr>
        <w:spacing w:after="0"/>
      </w:pPr>
      <w:r>
        <w:separator/>
      </w:r>
    </w:p>
  </w:endnote>
  <w:endnote w:type="continuationSeparator" w:id="0">
    <w:p w14:paraId="77283590" w14:textId="77777777" w:rsidR="00C521C6" w:rsidRDefault="00C521C6" w:rsidP="005752F2">
      <w:pPr>
        <w:spacing w:after="0"/>
      </w:pPr>
      <w:r>
        <w:continuationSeparator/>
      </w:r>
    </w:p>
  </w:endnote>
  <w:endnote w:type="continuationNotice" w:id="1">
    <w:p w14:paraId="5E0DE0B8" w14:textId="77777777" w:rsidR="00C521C6" w:rsidRDefault="00C521C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auto"/>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DF403" w14:textId="272E9469" w:rsidR="0012106E" w:rsidRDefault="0012106E">
    <w:pPr>
      <w:pStyle w:val="Footer"/>
    </w:pPr>
  </w:p>
  <w:p w14:paraId="18671DF7" w14:textId="68527A54" w:rsidR="00AE0F58" w:rsidRDefault="00D52011" w:rsidP="0012106E">
    <w:pPr>
      <w:pStyle w:val="Footer"/>
      <w:tabs>
        <w:tab w:val="clear" w:pos="9360"/>
        <w:tab w:val="right" w:pos="10466"/>
      </w:tabs>
    </w:pPr>
    <w:r w:rsidRPr="00194CC3">
      <w:t xml:space="preserve">Page </w:t>
    </w:r>
    <w:r>
      <w:fldChar w:fldCharType="begin"/>
    </w:r>
    <w:r>
      <w:instrText xml:space="preserve"> PAGE </w:instrText>
    </w:r>
    <w:r>
      <w:fldChar w:fldCharType="separate"/>
    </w:r>
    <w:r>
      <w:t>10</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r w:rsidRPr="00194CC3">
      <w:tab/>
    </w:r>
    <w:r w:rsidRPr="00194CC3">
      <w:tab/>
      <w:t xml:space="preserve">© </w:t>
    </w:r>
    <w:r>
      <w:t>202</w:t>
    </w:r>
    <w:ins w:id="3570" w:author="Author">
      <w:r w:rsidR="00F43CB7">
        <w:t>5</w:t>
      </w:r>
    </w:ins>
    <w:del w:id="3571" w:author="Author">
      <w:r w:rsidR="004A5007" w:rsidDel="00F43CB7">
        <w:delText>3</w:delText>
      </w:r>
    </w:del>
    <w:r>
      <w:t xml:space="preserve"> </w:t>
    </w:r>
    <w:del w:id="3572" w:author="Author">
      <w:r w:rsidRPr="00194CC3" w:rsidDel="00F43CB7">
        <w:delText>Open Networking</w:delText>
      </w:r>
    </w:del>
    <w:ins w:id="3573" w:author="Author">
      <w:r w:rsidR="00F43CB7">
        <w:t>Linux</w:t>
      </w:r>
    </w:ins>
    <w:r w:rsidRPr="00194CC3">
      <w:t xml:space="preserve"> Foundation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4DA57A" w14:textId="77777777" w:rsidR="00C521C6" w:rsidRDefault="00C521C6" w:rsidP="005752F2">
      <w:pPr>
        <w:spacing w:after="0"/>
      </w:pPr>
      <w:r>
        <w:separator/>
      </w:r>
    </w:p>
  </w:footnote>
  <w:footnote w:type="continuationSeparator" w:id="0">
    <w:p w14:paraId="6C1B50B0" w14:textId="77777777" w:rsidR="00C521C6" w:rsidRDefault="00C521C6" w:rsidP="005752F2">
      <w:pPr>
        <w:spacing w:after="0"/>
      </w:pPr>
      <w:r>
        <w:continuationSeparator/>
      </w:r>
    </w:p>
  </w:footnote>
  <w:footnote w:type="continuationNotice" w:id="1">
    <w:p w14:paraId="0A7E39B6" w14:textId="77777777" w:rsidR="00C521C6" w:rsidRDefault="00C521C6">
      <w:pPr>
        <w:spacing w:after="0"/>
      </w:pPr>
    </w:p>
  </w:footnote>
  <w:footnote w:id="2">
    <w:p w14:paraId="36BC2A1D" w14:textId="77777777" w:rsidR="00033784" w:rsidRPr="009F3617" w:rsidRDefault="00033784" w:rsidP="00D0304F">
      <w:pPr>
        <w:pStyle w:val="FootnoteText"/>
        <w:rPr>
          <w:lang w:val="en-GB"/>
        </w:rPr>
      </w:pPr>
      <w:r>
        <w:rPr>
          <w:rStyle w:val="FootnoteReference"/>
        </w:rPr>
        <w:footnoteRef/>
      </w:r>
      <w:r>
        <w:t xml:space="preserve"> </w:t>
      </w:r>
      <w:r>
        <w:rPr>
          <w:lang w:val="en-GB"/>
        </w:rPr>
        <w:t>See definitions in TR-547.</w:t>
      </w:r>
    </w:p>
  </w:footnote>
  <w:footnote w:id="3">
    <w:p w14:paraId="6BA85FC4" w14:textId="77777777" w:rsidR="00427D89" w:rsidRPr="00A56331" w:rsidRDefault="00427D89">
      <w:pPr>
        <w:pStyle w:val="FootnoteText"/>
        <w:rPr>
          <w:lang w:val="en-GB"/>
        </w:rPr>
      </w:pPr>
      <w:r>
        <w:rPr>
          <w:rStyle w:val="FootnoteReference"/>
        </w:rPr>
        <w:footnoteRef/>
      </w:r>
      <w:r>
        <w:t xml:space="preserve"> </w:t>
      </w:r>
      <w:r>
        <w:rPr>
          <w:lang w:val="en-GB"/>
        </w:rPr>
        <w:t>Where mandatory as explained by the conditions stated, the attribute must be present an appropriately populated. Where not mandatory, the attribute does not need to be represented (and in most cases is not expected to be present).</w:t>
      </w:r>
    </w:p>
  </w:footnote>
  <w:footnote w:id="4">
    <w:p w14:paraId="356EDC1D" w14:textId="77777777" w:rsidR="000F05E4" w:rsidRPr="00A56331" w:rsidRDefault="000F05E4">
      <w:pPr>
        <w:pStyle w:val="FootnoteText"/>
        <w:rPr>
          <w:lang w:val="en-GB"/>
        </w:rPr>
      </w:pPr>
      <w:r>
        <w:rPr>
          <w:rStyle w:val="FootnoteReference"/>
        </w:rPr>
        <w:footnoteRef/>
      </w:r>
      <w:r>
        <w:t xml:space="preserve"> </w:t>
      </w:r>
      <w:r>
        <w:rPr>
          <w:lang w:val="en-GB"/>
        </w:rPr>
        <w:t>The flow rate and</w:t>
      </w:r>
      <w:r w:rsidR="00F24CFF">
        <w:rPr>
          <w:lang w:val="en-GB"/>
        </w:rPr>
        <w:t xml:space="preserve"> the</w:t>
      </w:r>
      <w:r>
        <w:rPr>
          <w:lang w:val="en-GB"/>
        </w:rPr>
        <w:t xml:space="preserve"> presence depend upon the need to send information.</w:t>
      </w:r>
    </w:p>
  </w:footnote>
  <w:footnote w:id="5">
    <w:p w14:paraId="78FF0C63" w14:textId="77777777" w:rsidR="00033784" w:rsidRDefault="00033784" w:rsidP="007B4527">
      <w:pPr>
        <w:pStyle w:val="FootnoteText"/>
      </w:pPr>
      <w:r>
        <w:rPr>
          <w:rStyle w:val="FootnoteReference"/>
        </w:rPr>
        <w:footnoteRef/>
      </w:r>
      <w:r>
        <w:t xml:space="preserve"> This term loses relevance once the readings have been processed and abstracted but is often still used.</w:t>
      </w:r>
    </w:p>
  </w:footnote>
  <w:footnote w:id="6">
    <w:p w14:paraId="6B8B3995" w14:textId="50537C71" w:rsidR="00C608E8" w:rsidRPr="00A56331" w:rsidRDefault="00C608E8">
      <w:pPr>
        <w:pStyle w:val="FootnoteText"/>
        <w:rPr>
          <w:lang w:val="en-GB"/>
        </w:rPr>
      </w:pPr>
      <w:r>
        <w:rPr>
          <w:rStyle w:val="FootnoteReference"/>
        </w:rPr>
        <w:footnoteRef/>
      </w:r>
      <w:r w:rsidR="00224C27">
        <w:t xml:space="preserve">For example, an instance of node-edge-point (global class with its </w:t>
      </w:r>
      <w:r w:rsidR="006250DE">
        <w:t>UUID</w:t>
      </w:r>
      <w:r w:rsidR="00224C27">
        <w:t>) includes all locally identified branches and leaves but NOT contained instances of connection-</w:t>
      </w:r>
      <w:proofErr w:type="gramStart"/>
      <w:r w:rsidR="00224C27">
        <w:t>end-points</w:t>
      </w:r>
      <w:proofErr w:type="gramEnd"/>
      <w:r w:rsidR="00224C27">
        <w:t xml:space="preserve">, as the connection-end-point is a global class separately identifiable using its </w:t>
      </w:r>
      <w:proofErr w:type="spellStart"/>
      <w:r w:rsidR="00224C27">
        <w:t>uuid</w:t>
      </w:r>
      <w:proofErr w:type="spellEnd"/>
      <w:r w:rsidR="00224C27">
        <w:t xml:space="preserve">. Note also that the attributes that reference (list) the contained global class instances </w:t>
      </w:r>
      <w:r w:rsidR="00BF4002">
        <w:t xml:space="preserve">(e.g., connection-end-point attribute in the </w:t>
      </w:r>
      <w:r w:rsidR="00D57F25">
        <w:t xml:space="preserve">node-edge-point) </w:t>
      </w:r>
      <w:r w:rsidR="007A2306">
        <w:t xml:space="preserve">are </w:t>
      </w:r>
      <w:r w:rsidR="00224C27">
        <w:t xml:space="preserve">NOT included. This information is conveyed by parent-address (see </w:t>
      </w:r>
      <w:r w:rsidR="00224C27">
        <w:fldChar w:fldCharType="begin"/>
      </w:r>
      <w:r w:rsidR="00224C27">
        <w:instrText xml:space="preserve"> REF _Ref52981813 \r \h </w:instrText>
      </w:r>
      <w:r w:rsidR="00224C27">
        <w:fldChar w:fldCharType="separate"/>
      </w:r>
      <w:r w:rsidR="00D20F09">
        <w:t>3.10.3</w:t>
      </w:r>
      <w:r w:rsidR="00224C27">
        <w:fldChar w:fldCharType="end"/>
      </w:r>
      <w:r w:rsidR="00224C27">
        <w:t xml:space="preserve"> </w:t>
      </w:r>
      <w:r w:rsidR="00224C27">
        <w:fldChar w:fldCharType="begin"/>
      </w:r>
      <w:r w:rsidR="00224C27">
        <w:instrText xml:space="preserve"> REF _Ref52981813 \h </w:instrText>
      </w:r>
      <w:r w:rsidR="00224C27">
        <w:fldChar w:fldCharType="separate"/>
      </w:r>
      <w:r w:rsidR="00D20F09">
        <w:t>Considering parent-address</w:t>
      </w:r>
      <w:r w:rsidR="00224C27">
        <w:fldChar w:fldCharType="end"/>
      </w:r>
      <w:r w:rsidR="00224C27">
        <w:t xml:space="preserve"> on page </w:t>
      </w:r>
      <w:r w:rsidR="00224C27">
        <w:fldChar w:fldCharType="begin"/>
      </w:r>
      <w:r w:rsidR="00224C27">
        <w:instrText xml:space="preserve"> PAGEREF _Ref52981813 \h </w:instrText>
      </w:r>
      <w:r w:rsidR="00224C27">
        <w:fldChar w:fldCharType="separate"/>
      </w:r>
      <w:r w:rsidR="00224C27">
        <w:rPr>
          <w:noProof/>
        </w:rPr>
        <w:t>29</w:t>
      </w:r>
      <w:r w:rsidR="00224C27">
        <w:fldChar w:fldCharType="end"/>
      </w:r>
      <w:r w:rsidR="00224C27">
        <w:t>)</w:t>
      </w:r>
      <w:r w:rsidR="00225913">
        <w:t>.</w:t>
      </w:r>
    </w:p>
  </w:footnote>
  <w:footnote w:id="7">
    <w:p w14:paraId="572D00A3" w14:textId="76DCFE78" w:rsidR="007F1442" w:rsidRPr="00A56331" w:rsidRDefault="007F1442" w:rsidP="00505576">
      <w:pPr>
        <w:spacing w:after="0"/>
        <w:rPr>
          <w:lang w:val="en-GB"/>
        </w:rPr>
      </w:pPr>
      <w:r>
        <w:rPr>
          <w:rStyle w:val="FootnoteReference"/>
        </w:rPr>
        <w:footnoteRef/>
      </w:r>
      <w:r>
        <w:t xml:space="preserve"> </w:t>
      </w:r>
      <w:r>
        <w:rPr>
          <w:rFonts w:eastAsia="Times New Roman"/>
        </w:rPr>
        <w:t xml:space="preserve">See </w:t>
      </w:r>
      <w:r w:rsidR="00505576">
        <w:rPr>
          <w:rFonts w:eastAsia="Times New Roman"/>
        </w:rPr>
        <w:t xml:space="preserve">section </w:t>
      </w:r>
      <w:r w:rsidR="00505576">
        <w:rPr>
          <w:rFonts w:eastAsia="Times New Roman"/>
        </w:rPr>
        <w:fldChar w:fldCharType="begin"/>
      </w:r>
      <w:r w:rsidR="00505576">
        <w:rPr>
          <w:rFonts w:eastAsia="Times New Roman"/>
        </w:rPr>
        <w:instrText xml:space="preserve"> REF _Ref121383428 \r \h </w:instrText>
      </w:r>
      <w:r w:rsidR="00505576">
        <w:rPr>
          <w:rFonts w:eastAsia="Times New Roman"/>
        </w:rPr>
      </w:r>
      <w:r w:rsidR="00505576">
        <w:rPr>
          <w:rFonts w:eastAsia="Times New Roman"/>
        </w:rPr>
        <w:fldChar w:fldCharType="separate"/>
      </w:r>
      <w:r w:rsidR="00D20F09">
        <w:rPr>
          <w:rFonts w:eastAsia="Times New Roman"/>
        </w:rPr>
        <w:t>10</w:t>
      </w:r>
      <w:r w:rsidR="00505576">
        <w:rPr>
          <w:rFonts w:eastAsia="Times New Roman"/>
        </w:rPr>
        <w:fldChar w:fldCharType="end"/>
      </w:r>
      <w:r w:rsidR="00505576">
        <w:rPr>
          <w:rFonts w:eastAsia="Times New Roman"/>
        </w:rPr>
        <w:t xml:space="preserve"> </w:t>
      </w:r>
      <w:r w:rsidR="00505576">
        <w:rPr>
          <w:rFonts w:eastAsia="Times New Roman"/>
        </w:rPr>
        <w:fldChar w:fldCharType="begin"/>
      </w:r>
      <w:r w:rsidR="00505576">
        <w:rPr>
          <w:rFonts w:eastAsia="Times New Roman"/>
        </w:rPr>
        <w:instrText xml:space="preserve"> REF _Ref121383441 \h </w:instrText>
      </w:r>
      <w:r w:rsidR="00505576">
        <w:rPr>
          <w:rFonts w:eastAsia="Times New Roman"/>
        </w:rPr>
      </w:r>
      <w:r w:rsidR="00505576">
        <w:rPr>
          <w:rFonts w:eastAsia="Times New Roman"/>
        </w:rPr>
        <w:fldChar w:fldCharType="separate"/>
      </w:r>
      <w:r w:rsidR="00D20F09" w:rsidRPr="003873FC">
        <w:t>Definitions</w:t>
      </w:r>
      <w:r w:rsidR="00D20F09">
        <w:t xml:space="preserve"> and Terminology</w:t>
      </w:r>
      <w:r w:rsidR="00505576">
        <w:rPr>
          <w:rFonts w:eastAsia="Times New Roman"/>
        </w:rPr>
        <w:fldChar w:fldCharType="end"/>
      </w:r>
      <w:r w:rsidR="00505576">
        <w:rPr>
          <w:rFonts w:eastAsia="Times New Roman"/>
        </w:rPr>
        <w:t xml:space="preserve"> </w:t>
      </w:r>
      <w:r>
        <w:rPr>
          <w:rFonts w:eastAsia="Times New Roman"/>
        </w:rPr>
        <w:t xml:space="preserve">on page </w:t>
      </w:r>
      <w:r w:rsidR="00505576">
        <w:rPr>
          <w:rFonts w:eastAsia="Times New Roman"/>
        </w:rPr>
        <w:fldChar w:fldCharType="begin"/>
      </w:r>
      <w:r w:rsidR="00505576">
        <w:rPr>
          <w:rFonts w:eastAsia="Times New Roman"/>
        </w:rPr>
        <w:instrText xml:space="preserve"> PAGEREF _Ref121383494 \h </w:instrText>
      </w:r>
      <w:r w:rsidR="00505576">
        <w:rPr>
          <w:rFonts w:eastAsia="Times New Roman"/>
        </w:rPr>
      </w:r>
      <w:r w:rsidR="00505576">
        <w:rPr>
          <w:rFonts w:eastAsia="Times New Roman"/>
        </w:rPr>
        <w:fldChar w:fldCharType="separate"/>
      </w:r>
      <w:r w:rsidR="00505576">
        <w:rPr>
          <w:rFonts w:eastAsia="Times New Roman"/>
          <w:noProof/>
        </w:rPr>
        <w:t>107</w:t>
      </w:r>
      <w:r w:rsidR="00505576">
        <w:rPr>
          <w:rFonts w:eastAsia="Times New Roman"/>
        </w:rPr>
        <w:fldChar w:fldCharType="end"/>
      </w:r>
      <w:r>
        <w:rPr>
          <w:rFonts w:eastAsia="Times New Roman"/>
        </w:rPr>
        <w:t xml:space="preserve"> for usage of “client” in this document</w:t>
      </w:r>
    </w:p>
  </w:footnote>
  <w:footnote w:id="8">
    <w:p w14:paraId="747E62A0" w14:textId="72CB91DB" w:rsidR="007F1442" w:rsidRPr="00A56331" w:rsidRDefault="007F1442">
      <w:pPr>
        <w:pStyle w:val="FootnoteText"/>
        <w:rPr>
          <w:lang w:val="en-GB"/>
        </w:rPr>
      </w:pPr>
      <w:r>
        <w:rPr>
          <w:rStyle w:val="FootnoteReference"/>
        </w:rPr>
        <w:footnoteRef/>
      </w:r>
      <w:r>
        <w:t xml:space="preserve"> S</w:t>
      </w:r>
      <w:r w:rsidRPr="009D47DE">
        <w:rPr>
          <w:rFonts w:eastAsia="Times New Roman"/>
        </w:rPr>
        <w:t xml:space="preserve">ee </w:t>
      </w:r>
      <w:r>
        <w:rPr>
          <w:rFonts w:eastAsia="Times New Roman"/>
        </w:rPr>
        <w:fldChar w:fldCharType="begin"/>
      </w:r>
      <w:r>
        <w:rPr>
          <w:rFonts w:eastAsia="Times New Roman"/>
        </w:rPr>
        <w:instrText xml:space="preserve"> REF _Ref49753911 \r \h </w:instrText>
      </w:r>
      <w:r>
        <w:rPr>
          <w:rFonts w:eastAsia="Times New Roman"/>
        </w:rPr>
      </w:r>
      <w:r>
        <w:rPr>
          <w:rFonts w:eastAsia="Times New Roman"/>
        </w:rPr>
        <w:fldChar w:fldCharType="separate"/>
      </w:r>
      <w:r w:rsidR="00D20F09">
        <w:rPr>
          <w:rFonts w:eastAsia="Times New Roman"/>
        </w:rPr>
        <w:t>3.17</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_Ref49753911 \h </w:instrText>
      </w:r>
      <w:r>
        <w:rPr>
          <w:rFonts w:eastAsia="Times New Roman"/>
        </w:rPr>
      </w:r>
      <w:r>
        <w:rPr>
          <w:rFonts w:eastAsia="Times New Roman"/>
        </w:rPr>
        <w:fldChar w:fldCharType="separate"/>
      </w:r>
      <w:r w:rsidR="00D20F09">
        <w:t>Eventual Consistency and Fidelity</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_Ref49753911 \h </w:instrText>
      </w:r>
      <w:r>
        <w:rPr>
          <w:rFonts w:eastAsia="Times New Roman"/>
        </w:rPr>
      </w:r>
      <w:r>
        <w:rPr>
          <w:rFonts w:eastAsia="Times New Roman"/>
        </w:rPr>
        <w:fldChar w:fldCharType="separate"/>
      </w:r>
      <w:r>
        <w:rPr>
          <w:rFonts w:eastAsia="Times New Roman"/>
          <w:noProof/>
        </w:rPr>
        <w:t>29</w:t>
      </w:r>
      <w:r>
        <w:rPr>
          <w:rFonts w:eastAsia="Times New Roman"/>
        </w:rPr>
        <w:fldChar w:fldCharType="end"/>
      </w:r>
      <w:r>
        <w:rPr>
          <w:rFonts w:eastAsia="Times New Roman"/>
        </w:rPr>
        <w:t>.</w:t>
      </w:r>
    </w:p>
  </w:footnote>
  <w:footnote w:id="9">
    <w:p w14:paraId="2F9A862B" w14:textId="77777777" w:rsidR="00635544" w:rsidRPr="00635544" w:rsidRDefault="00635544">
      <w:pPr>
        <w:pStyle w:val="FootnoteText"/>
        <w:rPr>
          <w:lang w:val="en-GB"/>
        </w:rPr>
      </w:pPr>
      <w:r>
        <w:rPr>
          <w:rStyle w:val="FootnoteReference"/>
        </w:rPr>
        <w:footnoteRef/>
      </w:r>
      <w:r>
        <w:t xml:space="preserve"> For example, using</w:t>
      </w:r>
      <w:r>
        <w:rPr>
          <w:lang w:val="en-GB"/>
        </w:rPr>
        <w:t xml:space="preserve"> REST</w:t>
      </w:r>
      <w:r w:rsidR="00762748">
        <w:rPr>
          <w:lang w:val="en-GB"/>
        </w:rPr>
        <w:t>CONF</w:t>
      </w:r>
      <w:r>
        <w:rPr>
          <w:lang w:val="en-GB"/>
        </w:rPr>
        <w:t xml:space="preserve"> GET</w:t>
      </w:r>
      <w:r w:rsidR="00EA7855">
        <w:rPr>
          <w:lang w:val="en-GB"/>
        </w:rPr>
        <w:t>.</w:t>
      </w:r>
    </w:p>
  </w:footnote>
  <w:footnote w:id="10">
    <w:p w14:paraId="5619E4C7" w14:textId="57F406D9" w:rsidR="00A42D19" w:rsidRPr="00A56331" w:rsidRDefault="00A42D19" w:rsidP="00505576">
      <w:pPr>
        <w:spacing w:after="0"/>
        <w:rPr>
          <w:lang w:val="en-GB"/>
        </w:rPr>
      </w:pPr>
      <w:r>
        <w:rPr>
          <w:rStyle w:val="FootnoteReference"/>
        </w:rPr>
        <w:footnoteRef/>
      </w:r>
      <w:r>
        <w:t xml:space="preserve"> S</w:t>
      </w:r>
      <w:r>
        <w:rPr>
          <w:rFonts w:eastAsia="Times New Roman"/>
        </w:rPr>
        <w:t xml:space="preserve">ee </w:t>
      </w:r>
      <w:r w:rsidR="00505576">
        <w:rPr>
          <w:rFonts w:eastAsia="Times New Roman"/>
        </w:rPr>
        <w:t xml:space="preserve">section </w:t>
      </w:r>
      <w:r w:rsidR="00505576">
        <w:rPr>
          <w:rFonts w:eastAsia="Times New Roman"/>
        </w:rPr>
        <w:fldChar w:fldCharType="begin"/>
      </w:r>
      <w:r w:rsidR="00505576">
        <w:rPr>
          <w:rFonts w:eastAsia="Times New Roman"/>
        </w:rPr>
        <w:instrText xml:space="preserve"> REF _Ref121383428 \r \h </w:instrText>
      </w:r>
      <w:r w:rsidR="00505576">
        <w:rPr>
          <w:rFonts w:eastAsia="Times New Roman"/>
        </w:rPr>
      </w:r>
      <w:r w:rsidR="00505576">
        <w:rPr>
          <w:rFonts w:eastAsia="Times New Roman"/>
        </w:rPr>
        <w:fldChar w:fldCharType="separate"/>
      </w:r>
      <w:r w:rsidR="00D20F09">
        <w:rPr>
          <w:rFonts w:eastAsia="Times New Roman"/>
        </w:rPr>
        <w:t>10</w:t>
      </w:r>
      <w:r w:rsidR="00505576">
        <w:rPr>
          <w:rFonts w:eastAsia="Times New Roman"/>
        </w:rPr>
        <w:fldChar w:fldCharType="end"/>
      </w:r>
      <w:r w:rsidR="00505576">
        <w:rPr>
          <w:rFonts w:eastAsia="Times New Roman"/>
        </w:rPr>
        <w:t xml:space="preserve"> </w:t>
      </w:r>
      <w:r w:rsidR="00505576">
        <w:rPr>
          <w:rFonts w:eastAsia="Times New Roman"/>
        </w:rPr>
        <w:fldChar w:fldCharType="begin"/>
      </w:r>
      <w:r w:rsidR="00505576">
        <w:rPr>
          <w:rFonts w:eastAsia="Times New Roman"/>
        </w:rPr>
        <w:instrText xml:space="preserve"> REF _Ref121383441 \h </w:instrText>
      </w:r>
      <w:r w:rsidR="00505576">
        <w:rPr>
          <w:rFonts w:eastAsia="Times New Roman"/>
        </w:rPr>
      </w:r>
      <w:r w:rsidR="00505576">
        <w:rPr>
          <w:rFonts w:eastAsia="Times New Roman"/>
        </w:rPr>
        <w:fldChar w:fldCharType="separate"/>
      </w:r>
      <w:r w:rsidR="00D20F09" w:rsidRPr="003873FC">
        <w:t>Definitions</w:t>
      </w:r>
      <w:r w:rsidR="00D20F09">
        <w:t xml:space="preserve"> and Terminology</w:t>
      </w:r>
      <w:r w:rsidR="00505576">
        <w:rPr>
          <w:rFonts w:eastAsia="Times New Roman"/>
        </w:rPr>
        <w:fldChar w:fldCharType="end"/>
      </w:r>
      <w:r w:rsidR="00505576">
        <w:rPr>
          <w:rFonts w:eastAsia="Times New Roman"/>
        </w:rPr>
        <w:t xml:space="preserve"> on page </w:t>
      </w:r>
      <w:r w:rsidR="00505576">
        <w:rPr>
          <w:rFonts w:eastAsia="Times New Roman"/>
        </w:rPr>
        <w:fldChar w:fldCharType="begin"/>
      </w:r>
      <w:r w:rsidR="00505576">
        <w:rPr>
          <w:rFonts w:eastAsia="Times New Roman"/>
        </w:rPr>
        <w:instrText xml:space="preserve"> PAGEREF _Ref121383494 \h </w:instrText>
      </w:r>
      <w:r w:rsidR="00505576">
        <w:rPr>
          <w:rFonts w:eastAsia="Times New Roman"/>
        </w:rPr>
      </w:r>
      <w:r w:rsidR="00505576">
        <w:rPr>
          <w:rFonts w:eastAsia="Times New Roman"/>
        </w:rPr>
        <w:fldChar w:fldCharType="separate"/>
      </w:r>
      <w:r w:rsidR="00505576">
        <w:rPr>
          <w:rFonts w:eastAsia="Times New Roman"/>
          <w:noProof/>
        </w:rPr>
        <w:t>107</w:t>
      </w:r>
      <w:r w:rsidR="00505576">
        <w:rPr>
          <w:rFonts w:eastAsia="Times New Roman"/>
        </w:rPr>
        <w:fldChar w:fldCharType="end"/>
      </w:r>
      <w:r w:rsidR="00505576">
        <w:rPr>
          <w:rFonts w:eastAsia="Times New Roman"/>
        </w:rPr>
        <w:t xml:space="preserve"> </w:t>
      </w:r>
      <w:r>
        <w:rPr>
          <w:rFonts w:eastAsia="Times New Roman"/>
        </w:rPr>
        <w:t>for usage of “provider” in this document.</w:t>
      </w:r>
    </w:p>
  </w:footnote>
  <w:footnote w:id="11">
    <w:p w14:paraId="3A6A993C" w14:textId="77777777" w:rsidR="00DD00B7" w:rsidRPr="00DD00B7" w:rsidRDefault="00DD00B7">
      <w:pPr>
        <w:pStyle w:val="FootnoteText"/>
        <w:rPr>
          <w:lang w:val="en-GB"/>
        </w:rPr>
      </w:pPr>
      <w:r>
        <w:rPr>
          <w:rStyle w:val="FootnoteReference"/>
        </w:rPr>
        <w:footnoteRef/>
      </w:r>
      <w:r>
        <w:t xml:space="preserve"> </w:t>
      </w:r>
      <w:r>
        <w:rPr>
          <w:rFonts w:eastAsia="Times New Roman"/>
        </w:rPr>
        <w:t xml:space="preserve">Clearly the client implementation </w:t>
      </w:r>
      <w:proofErr w:type="gramStart"/>
      <w:r>
        <w:rPr>
          <w:rFonts w:eastAsia="Times New Roman"/>
        </w:rPr>
        <w:t>has to</w:t>
      </w:r>
      <w:proofErr w:type="gramEnd"/>
      <w:r>
        <w:rPr>
          <w:rFonts w:eastAsia="Times New Roman"/>
        </w:rPr>
        <w:t xml:space="preserve"> take advantage of this correctly as defined in the relevant use cases.</w:t>
      </w:r>
    </w:p>
  </w:footnote>
  <w:footnote w:id="12">
    <w:p w14:paraId="26855EB3" w14:textId="77777777" w:rsidR="00000E3B" w:rsidRPr="00000E3B" w:rsidRDefault="00000E3B">
      <w:pPr>
        <w:pStyle w:val="FootnoteText"/>
        <w:rPr>
          <w:lang w:val="en-GB"/>
        </w:rPr>
      </w:pPr>
      <w:r>
        <w:rPr>
          <w:rStyle w:val="FootnoteReference"/>
        </w:rPr>
        <w:footnoteRef/>
      </w:r>
      <w:r>
        <w:t xml:space="preserve"> </w:t>
      </w:r>
      <w:r>
        <w:rPr>
          <w:rFonts w:eastAsia="Times New Roman"/>
        </w:rPr>
        <w:t xml:space="preserve">This removes the need to grab a snapshot of the entire repository to service a </w:t>
      </w:r>
      <w:proofErr w:type="gramStart"/>
      <w:r>
        <w:rPr>
          <w:rFonts w:eastAsia="Times New Roman"/>
        </w:rPr>
        <w:t>full-alignment</w:t>
      </w:r>
      <w:proofErr w:type="gramEnd"/>
      <w:r>
        <w:rPr>
          <w:rFonts w:eastAsia="Times New Roman"/>
        </w:rPr>
        <w:t xml:space="preserve"> get and removes the need for an alternative get fragment approach</w:t>
      </w:r>
    </w:p>
  </w:footnote>
  <w:footnote w:id="13">
    <w:p w14:paraId="658ED2F0" w14:textId="2E1105B8" w:rsidR="00484DB1" w:rsidRPr="00A56331" w:rsidRDefault="00484DB1">
      <w:pPr>
        <w:pStyle w:val="FootnoteText"/>
        <w:rPr>
          <w:lang w:val="en-GB"/>
        </w:rPr>
      </w:pPr>
      <w:r>
        <w:rPr>
          <w:rStyle w:val="FootnoteReference"/>
        </w:rPr>
        <w:footnoteRef/>
      </w:r>
      <w:r>
        <w:t xml:space="preserve"> S</w:t>
      </w:r>
      <w:r>
        <w:rPr>
          <w:rFonts w:eastAsia="Times New Roman"/>
        </w:rPr>
        <w:t xml:space="preserve">ee </w:t>
      </w:r>
      <w:r>
        <w:rPr>
          <w:rFonts w:eastAsia="Times New Roman"/>
        </w:rPr>
        <w:fldChar w:fldCharType="begin"/>
      </w:r>
      <w:r>
        <w:rPr>
          <w:rFonts w:eastAsia="Times New Roman"/>
        </w:rPr>
        <w:instrText xml:space="preserve"> REF _Ref70684876 \r \h </w:instrText>
      </w:r>
      <w:r>
        <w:rPr>
          <w:rFonts w:eastAsia="Times New Roman"/>
        </w:rPr>
      </w:r>
      <w:r>
        <w:rPr>
          <w:rFonts w:eastAsia="Times New Roman"/>
        </w:rPr>
        <w:fldChar w:fldCharType="separate"/>
      </w:r>
      <w:r w:rsidR="00D20F09">
        <w:rPr>
          <w:rFonts w:eastAsia="Times New Roman"/>
        </w:rPr>
        <w:t>7.2.7</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_Ref70684880 \h </w:instrText>
      </w:r>
      <w:r>
        <w:rPr>
          <w:rFonts w:eastAsia="Times New Roman"/>
        </w:rPr>
      </w:r>
      <w:r>
        <w:rPr>
          <w:rFonts w:eastAsia="Times New Roman"/>
        </w:rPr>
        <w:fldChar w:fldCharType="separate"/>
      </w:r>
      <w:r w:rsidR="00D20F09">
        <w:t>Use Case ST-0.7: Short loss of communications</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_Ref70684884 \h </w:instrText>
      </w:r>
      <w:r>
        <w:rPr>
          <w:rFonts w:eastAsia="Times New Roman"/>
        </w:rPr>
      </w:r>
      <w:r>
        <w:rPr>
          <w:rFonts w:eastAsia="Times New Roman"/>
        </w:rPr>
        <w:fldChar w:fldCharType="separate"/>
      </w:r>
      <w:r>
        <w:rPr>
          <w:rFonts w:eastAsia="Times New Roman"/>
          <w:noProof/>
        </w:rPr>
        <w:t>48</w:t>
      </w:r>
      <w:r>
        <w:rPr>
          <w:rFonts w:eastAsia="Times New Roman"/>
        </w:rPr>
        <w:fldChar w:fldCharType="end"/>
      </w:r>
      <w:r>
        <w:rPr>
          <w:rFonts w:eastAsia="Times New Roman"/>
        </w:rPr>
        <w:t>.</w:t>
      </w:r>
    </w:p>
  </w:footnote>
  <w:footnote w:id="14">
    <w:p w14:paraId="333F4031" w14:textId="3CF61B17" w:rsidR="00484DB1" w:rsidRPr="00A56331" w:rsidRDefault="00484DB1">
      <w:pPr>
        <w:pStyle w:val="FootnoteText"/>
        <w:rPr>
          <w:lang w:val="en-GB"/>
        </w:rPr>
      </w:pPr>
      <w:r>
        <w:rPr>
          <w:rStyle w:val="FootnoteReference"/>
        </w:rPr>
        <w:footnoteRef/>
      </w:r>
      <w:r>
        <w:t xml:space="preserve"> </w:t>
      </w:r>
      <w:r w:rsidR="004D6BD0">
        <w:t>S</w:t>
      </w:r>
      <w:r w:rsidR="004D6BD0">
        <w:rPr>
          <w:rFonts w:eastAsia="Times New Roman"/>
        </w:rPr>
        <w:t xml:space="preserve">ee </w:t>
      </w:r>
      <w:r w:rsidR="004D6BD0">
        <w:rPr>
          <w:rFonts w:eastAsia="Times New Roman"/>
        </w:rPr>
        <w:fldChar w:fldCharType="begin"/>
      </w:r>
      <w:r w:rsidR="004D6BD0">
        <w:rPr>
          <w:rFonts w:eastAsia="Times New Roman"/>
        </w:rPr>
        <w:instrText xml:space="preserve"> REF _Ref70684876 \r \h </w:instrText>
      </w:r>
      <w:r w:rsidR="004D6BD0">
        <w:rPr>
          <w:rFonts w:eastAsia="Times New Roman"/>
        </w:rPr>
      </w:r>
      <w:r w:rsidR="004D6BD0">
        <w:rPr>
          <w:rFonts w:eastAsia="Times New Roman"/>
        </w:rPr>
        <w:fldChar w:fldCharType="separate"/>
      </w:r>
      <w:r w:rsidR="00D20F09">
        <w:rPr>
          <w:rFonts w:eastAsia="Times New Roman"/>
        </w:rPr>
        <w:t>7.2.7</w:t>
      </w:r>
      <w:r w:rsidR="004D6BD0">
        <w:rPr>
          <w:rFonts w:eastAsia="Times New Roman"/>
        </w:rPr>
        <w:fldChar w:fldCharType="end"/>
      </w:r>
      <w:r w:rsidR="004D6BD0">
        <w:rPr>
          <w:rFonts w:eastAsia="Times New Roman"/>
        </w:rPr>
        <w:t xml:space="preserve"> </w:t>
      </w:r>
      <w:r w:rsidR="004D6BD0">
        <w:rPr>
          <w:rFonts w:eastAsia="Times New Roman"/>
        </w:rPr>
        <w:fldChar w:fldCharType="begin"/>
      </w:r>
      <w:r w:rsidR="004D6BD0">
        <w:rPr>
          <w:rFonts w:eastAsia="Times New Roman"/>
        </w:rPr>
        <w:instrText xml:space="preserve"> REF _Ref70684880 \h </w:instrText>
      </w:r>
      <w:r w:rsidR="004D6BD0">
        <w:rPr>
          <w:rFonts w:eastAsia="Times New Roman"/>
        </w:rPr>
      </w:r>
      <w:r w:rsidR="004D6BD0">
        <w:rPr>
          <w:rFonts w:eastAsia="Times New Roman"/>
        </w:rPr>
        <w:fldChar w:fldCharType="separate"/>
      </w:r>
      <w:r w:rsidR="00D20F09">
        <w:t>Use Case ST-0.7: Short loss of communications</w:t>
      </w:r>
      <w:r w:rsidR="004D6BD0">
        <w:rPr>
          <w:rFonts w:eastAsia="Times New Roman"/>
        </w:rPr>
        <w:fldChar w:fldCharType="end"/>
      </w:r>
      <w:r w:rsidR="004D6BD0">
        <w:rPr>
          <w:rFonts w:eastAsia="Times New Roman"/>
        </w:rPr>
        <w:t xml:space="preserve"> on page </w:t>
      </w:r>
      <w:r w:rsidR="004D6BD0">
        <w:rPr>
          <w:rFonts w:eastAsia="Times New Roman"/>
        </w:rPr>
        <w:fldChar w:fldCharType="begin"/>
      </w:r>
      <w:r w:rsidR="004D6BD0">
        <w:rPr>
          <w:rFonts w:eastAsia="Times New Roman"/>
        </w:rPr>
        <w:instrText xml:space="preserve"> PAGEREF _Ref70684884 \h </w:instrText>
      </w:r>
      <w:r w:rsidR="004D6BD0">
        <w:rPr>
          <w:rFonts w:eastAsia="Times New Roman"/>
        </w:rPr>
      </w:r>
      <w:r w:rsidR="004D6BD0">
        <w:rPr>
          <w:rFonts w:eastAsia="Times New Roman"/>
        </w:rPr>
        <w:fldChar w:fldCharType="separate"/>
      </w:r>
      <w:r w:rsidR="004D6BD0">
        <w:rPr>
          <w:rFonts w:eastAsia="Times New Roman"/>
          <w:noProof/>
        </w:rPr>
        <w:t>48</w:t>
      </w:r>
      <w:r w:rsidR="004D6BD0">
        <w:rPr>
          <w:rFonts w:eastAsia="Times New Roman"/>
        </w:rPr>
        <w:fldChar w:fldCharType="end"/>
      </w:r>
    </w:p>
  </w:footnote>
  <w:footnote w:id="15">
    <w:p w14:paraId="1C8E6D12" w14:textId="38E363A8" w:rsidR="005E69F7" w:rsidRPr="00A56331" w:rsidRDefault="005E69F7">
      <w:pPr>
        <w:pStyle w:val="FootnoteText"/>
        <w:rPr>
          <w:lang w:val="en-GB"/>
        </w:rPr>
      </w:pPr>
      <w:r>
        <w:rPr>
          <w:rStyle w:val="FootnoteReference"/>
        </w:rPr>
        <w:footnoteRef/>
      </w:r>
      <w:r>
        <w:t xml:space="preserve"> S</w:t>
      </w:r>
      <w:r>
        <w:rPr>
          <w:rFonts w:eastAsia="Times New Roman"/>
        </w:rPr>
        <w:t xml:space="preserve">ee </w:t>
      </w:r>
      <w:r>
        <w:rPr>
          <w:rFonts w:eastAsia="Times New Roman"/>
        </w:rPr>
        <w:fldChar w:fldCharType="begin"/>
      </w:r>
      <w:r>
        <w:rPr>
          <w:rFonts w:eastAsia="Times New Roman"/>
        </w:rPr>
        <w:instrText xml:space="preserve"> REF _Ref53471945 \r \h </w:instrText>
      </w:r>
      <w:r>
        <w:rPr>
          <w:rFonts w:eastAsia="Times New Roman"/>
        </w:rPr>
      </w:r>
      <w:r>
        <w:rPr>
          <w:rFonts w:eastAsia="Times New Roman"/>
        </w:rPr>
        <w:fldChar w:fldCharType="separate"/>
      </w:r>
      <w:r w:rsidR="00D20F09">
        <w:rPr>
          <w:rFonts w:eastAsia="Times New Roman"/>
        </w:rPr>
        <w:t>3.9.2</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_Ref53471945 \h </w:instrText>
      </w:r>
      <w:r>
        <w:rPr>
          <w:rFonts w:eastAsia="Times New Roman"/>
        </w:rPr>
      </w:r>
      <w:r>
        <w:rPr>
          <w:rFonts w:eastAsia="Times New Roman"/>
        </w:rPr>
        <w:fldChar w:fldCharType="separate"/>
      </w:r>
      <w:r w:rsidR="00D20F09">
        <w:t>Future combination considerations (by example)</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_Ref53471945 \h </w:instrText>
      </w:r>
      <w:r>
        <w:rPr>
          <w:rFonts w:eastAsia="Times New Roman"/>
        </w:rPr>
      </w:r>
      <w:r>
        <w:rPr>
          <w:rFonts w:eastAsia="Times New Roman"/>
        </w:rPr>
        <w:fldChar w:fldCharType="separate"/>
      </w:r>
      <w:r>
        <w:rPr>
          <w:rFonts w:eastAsia="Times New Roman"/>
          <w:noProof/>
        </w:rPr>
        <w:t>21</w:t>
      </w:r>
      <w:r>
        <w:rPr>
          <w:rFonts w:eastAsia="Times New Roman"/>
        </w:rPr>
        <w:fldChar w:fldCharType="end"/>
      </w:r>
    </w:p>
  </w:footnote>
  <w:footnote w:id="16">
    <w:p w14:paraId="1EFB1A24" w14:textId="77777777" w:rsidR="00CF48D1" w:rsidRPr="00CF48D1" w:rsidRDefault="00CF48D1">
      <w:pPr>
        <w:pStyle w:val="FootnoteText"/>
        <w:rPr>
          <w:lang w:val="en-GB"/>
        </w:rPr>
      </w:pPr>
      <w:r>
        <w:rPr>
          <w:rStyle w:val="FootnoteReference"/>
        </w:rPr>
        <w:footnoteRef/>
      </w:r>
      <w:r>
        <w:t xml:space="preserve"> </w:t>
      </w:r>
      <w:r>
        <w:rPr>
          <w:rFonts w:eastAsia="Times New Roman"/>
        </w:rPr>
        <w:t>It is assumed here that this would be performed through control of the scope of the context</w:t>
      </w:r>
    </w:p>
  </w:footnote>
  <w:footnote w:id="17">
    <w:p w14:paraId="22269F50" w14:textId="77777777" w:rsidR="00CF48D1" w:rsidRPr="00CF48D1" w:rsidRDefault="00CF48D1">
      <w:pPr>
        <w:pStyle w:val="FootnoteText"/>
        <w:rPr>
          <w:lang w:val="en-GB"/>
        </w:rPr>
      </w:pPr>
      <w:r>
        <w:rPr>
          <w:rStyle w:val="FootnoteReference"/>
        </w:rPr>
        <w:footnoteRef/>
      </w:r>
      <w:r>
        <w:t xml:space="preserve"> A</w:t>
      </w:r>
      <w:r w:rsidRPr="00CF48D1">
        <w:t xml:space="preserve"> </w:t>
      </w:r>
      <w:proofErr w:type="spellStart"/>
      <w:r w:rsidRPr="00CF48D1">
        <w:t>plesiochronous</w:t>
      </w:r>
      <w:proofErr w:type="spellEnd"/>
      <w:r w:rsidRPr="00CF48D1">
        <w:t xml:space="preserve"> system is one where different parts of the system are almost, but not quite, perfectly </w:t>
      </w:r>
      <w:r w:rsidR="00145C62" w:rsidRPr="00CF48D1">
        <w:t>synchronized</w:t>
      </w:r>
      <w:r w:rsidRPr="00CF48D1">
        <w:t>.</w:t>
      </w:r>
    </w:p>
  </w:footnote>
  <w:footnote w:id="18">
    <w:p w14:paraId="3EBA776F" w14:textId="77777777" w:rsidR="00033784" w:rsidRPr="003873FC" w:rsidRDefault="00033784">
      <w:pPr>
        <w:pStyle w:val="FootnoteText"/>
        <w:rPr>
          <w:lang w:val="en-GB"/>
        </w:rPr>
      </w:pPr>
      <w:r>
        <w:rPr>
          <w:rStyle w:val="FootnoteReference"/>
        </w:rPr>
        <w:footnoteRef/>
      </w:r>
      <w:r>
        <w:t xml:space="preserve"> Sufficient to buffer against variable client performance. </w:t>
      </w:r>
    </w:p>
  </w:footnote>
  <w:footnote w:id="19">
    <w:p w14:paraId="1284C015" w14:textId="77777777" w:rsidR="00033784" w:rsidRPr="003873FC" w:rsidRDefault="00033784">
      <w:pPr>
        <w:pStyle w:val="FootnoteText"/>
        <w:rPr>
          <w:lang w:val="en-GB"/>
        </w:rPr>
      </w:pPr>
      <w:r>
        <w:rPr>
          <w:rStyle w:val="FootnoteReference"/>
        </w:rPr>
        <w:footnoteRef/>
      </w:r>
      <w:r>
        <w:t xml:space="preserve"> </w:t>
      </w:r>
      <w:r>
        <w:rPr>
          <w:lang w:val="en-GB"/>
        </w:rPr>
        <w:t>It will also allow the client to request changes starting from a specified sequence number.</w:t>
      </w:r>
    </w:p>
  </w:footnote>
  <w:footnote w:id="20">
    <w:p w14:paraId="09C9A88B" w14:textId="77777777" w:rsidR="00033784" w:rsidRPr="003873FC" w:rsidRDefault="00033784">
      <w:pPr>
        <w:pStyle w:val="FootnoteText"/>
        <w:rPr>
          <w:lang w:val="en-GB"/>
        </w:rPr>
      </w:pPr>
      <w:r>
        <w:rPr>
          <w:rStyle w:val="FootnoteReference"/>
        </w:rPr>
        <w:footnoteRef/>
      </w:r>
      <w:r>
        <w:t xml:space="preserve"> The provider controls feeding the stream per client based upon backpressure from the client and is aware where it is reading from in the log, if the log record read is older than the tombstone</w:t>
      </w:r>
      <w:r w:rsidR="004B2316">
        <w:t>-</w:t>
      </w:r>
      <w:r>
        <w:t>retention (see definition/explanation later in this document), then the client will have potentially lost relevant tombstones and hence has possibly lost “eventual consistency”</w:t>
      </w:r>
    </w:p>
  </w:footnote>
  <w:footnote w:id="21">
    <w:p w14:paraId="185397D8" w14:textId="77777777" w:rsidR="00033784" w:rsidRPr="00794B9F" w:rsidRDefault="00033784">
      <w:pPr>
        <w:pStyle w:val="FootnoteText"/>
        <w:rPr>
          <w:lang w:val="en-GB"/>
        </w:rPr>
      </w:pPr>
      <w:r>
        <w:rPr>
          <w:rStyle w:val="FootnoteReference"/>
        </w:rPr>
        <w:footnoteRef/>
      </w:r>
      <w:r>
        <w:t xml:space="preserve"> The capability assumes reliable communications such as TCP. </w:t>
      </w:r>
    </w:p>
  </w:footnote>
  <w:footnote w:id="22">
    <w:p w14:paraId="59F4E78C" w14:textId="492CB2CB" w:rsidR="005E7039" w:rsidRPr="005E7039" w:rsidRDefault="005E7039">
      <w:pPr>
        <w:pStyle w:val="FootnoteText"/>
        <w:rPr>
          <w:lang w:val="en-GB"/>
        </w:rPr>
      </w:pPr>
      <w:r>
        <w:rPr>
          <w:rStyle w:val="FootnoteReference"/>
        </w:rPr>
        <w:footnoteRef/>
      </w:r>
      <w:r>
        <w:t xml:space="preserve"> </w:t>
      </w:r>
      <w:r>
        <w:rPr>
          <w:lang w:val="en-GB"/>
        </w:rPr>
        <w:t xml:space="preserve">A TAPI entity </w:t>
      </w:r>
      <w:r w:rsidR="00665F03">
        <w:rPr>
          <w:lang w:val="en-GB"/>
        </w:rPr>
        <w:t xml:space="preserve">in this context is a Global Class, i.e., </w:t>
      </w:r>
      <w:r w:rsidR="00354F19">
        <w:rPr>
          <w:lang w:val="en-GB"/>
        </w:rPr>
        <w:t xml:space="preserve">an instance identified by a </w:t>
      </w:r>
      <w:r w:rsidR="006250DE">
        <w:rPr>
          <w:lang w:val="en-GB"/>
        </w:rPr>
        <w:t>UUID</w:t>
      </w:r>
      <w:r w:rsidR="00354F19">
        <w:rPr>
          <w:lang w:val="en-GB"/>
        </w:rPr>
        <w:t xml:space="preserve"> and hence </w:t>
      </w:r>
      <w:r w:rsidR="001D4CA1">
        <w:rPr>
          <w:lang w:val="en-GB"/>
        </w:rPr>
        <w:t>the corresponding Yang sub-tree.</w:t>
      </w:r>
    </w:p>
  </w:footnote>
  <w:footnote w:id="23">
    <w:p w14:paraId="2363DAE6" w14:textId="56BC9F63" w:rsidR="00CA25F5" w:rsidRPr="00914C98" w:rsidRDefault="00CA25F5" w:rsidP="00CA25F5">
      <w:pPr>
        <w:pStyle w:val="FootnoteText"/>
        <w:rPr>
          <w:lang w:val="en-GB"/>
        </w:rPr>
      </w:pPr>
      <w:r>
        <w:rPr>
          <w:rStyle w:val="FootnoteReference"/>
        </w:rPr>
        <w:footnoteRef/>
      </w:r>
      <w:r>
        <w:t xml:space="preserve"> </w:t>
      </w:r>
      <w:r>
        <w:rPr>
          <w:rFonts w:ascii="Segoe UI" w:hAnsi="Segoe UI" w:cs="Segoe UI"/>
          <w:color w:val="172B4D"/>
          <w:sz w:val="21"/>
          <w:szCs w:val="21"/>
        </w:rPr>
        <w:t>"</w:t>
      </w:r>
      <w:r w:rsidRPr="00E85F07">
        <w:rPr>
          <w:lang w:val="en-GB"/>
        </w:rPr>
        <w:t>Few (~2) direct client</w:t>
      </w:r>
      <w:r w:rsidR="00AF2A5A" w:rsidRPr="00E85F07">
        <w:rPr>
          <w:lang w:val="en-GB"/>
        </w:rPr>
        <w:t>s</w:t>
      </w:r>
      <w:r w:rsidRPr="00E85F07">
        <w:rPr>
          <w:lang w:val="en-GB"/>
        </w:rPr>
        <w:t>" is intended as order of magnitude, i.e.</w:t>
      </w:r>
      <w:r w:rsidR="00E85F07">
        <w:rPr>
          <w:lang w:val="en-GB"/>
        </w:rPr>
        <w:t>,</w:t>
      </w:r>
      <w:r w:rsidRPr="00E85F07">
        <w:rPr>
          <w:lang w:val="en-GB"/>
        </w:rPr>
        <w:t xml:space="preserve"> are not expected several tens of clients. In a future version there will be a broader consideration regarding client multiplicity for other applications</w:t>
      </w:r>
    </w:p>
  </w:footnote>
  <w:footnote w:id="24">
    <w:p w14:paraId="48D178C1" w14:textId="77777777" w:rsidR="00033784" w:rsidRPr="00794B9F" w:rsidRDefault="00033784">
      <w:pPr>
        <w:pStyle w:val="FootnoteText"/>
        <w:rPr>
          <w:lang w:val="en-GB"/>
        </w:rPr>
      </w:pPr>
      <w:r>
        <w:rPr>
          <w:rStyle w:val="FootnoteReference"/>
        </w:rPr>
        <w:footnoteRef/>
      </w:r>
      <w:r>
        <w:t xml:space="preserve"> </w:t>
      </w:r>
      <w:r>
        <w:rPr>
          <w:lang w:val="en-GB"/>
        </w:rPr>
        <w:t>Applying some control to reduce the flow from the provider such that the client does not lose information.</w:t>
      </w:r>
    </w:p>
  </w:footnote>
  <w:footnote w:id="25">
    <w:p w14:paraId="27125DBB" w14:textId="77777777" w:rsidR="00B575A4" w:rsidRPr="00794B9F" w:rsidRDefault="00B575A4" w:rsidP="00B575A4">
      <w:pPr>
        <w:pStyle w:val="FootnoteText"/>
        <w:rPr>
          <w:lang w:val="en-GB"/>
        </w:rPr>
      </w:pPr>
      <w:r>
        <w:rPr>
          <w:rStyle w:val="FootnoteReference"/>
        </w:rPr>
        <w:footnoteRef/>
      </w:r>
      <w:r>
        <w:t xml:space="preserve"> </w:t>
      </w:r>
      <w:r>
        <w:rPr>
          <w:lang w:val="en-GB"/>
        </w:rPr>
        <w:t xml:space="preserve">It is assumed that the Context has been designed to include all the entities that the client is interested in and hence the process of Context formation at the provider does all the necessary filtering to ensure that the client gets what it needs. </w:t>
      </w:r>
    </w:p>
  </w:footnote>
  <w:footnote w:id="26">
    <w:p w14:paraId="06A28BB4" w14:textId="77777777" w:rsidR="00375A28" w:rsidRPr="00375A28" w:rsidRDefault="00375A28" w:rsidP="00375A28">
      <w:pPr>
        <w:pStyle w:val="FootnoteText"/>
        <w:rPr>
          <w:lang w:val="en-GB"/>
        </w:rPr>
      </w:pPr>
      <w:r>
        <w:rPr>
          <w:rStyle w:val="FootnoteReference"/>
        </w:rPr>
        <w:footnoteRef/>
      </w:r>
      <w:r>
        <w:t xml:space="preserve"> </w:t>
      </w:r>
      <w:r>
        <w:rPr>
          <w:lang w:val="en-GB"/>
        </w:rPr>
        <w:t xml:space="preserve">A DELETE record will also be appended just before the TOMBSTONE record (hence the TOMBSTONE </w:t>
      </w:r>
      <w:r w:rsidR="004B2316">
        <w:rPr>
          <w:lang w:val="en-GB"/>
        </w:rPr>
        <w:t xml:space="preserve">record </w:t>
      </w:r>
      <w:r>
        <w:rPr>
          <w:lang w:val="en-GB"/>
        </w:rPr>
        <w:t>is the latest record</w:t>
      </w:r>
      <w:r w:rsidR="004B2316">
        <w:rPr>
          <w:lang w:val="en-GB"/>
        </w:rPr>
        <w:t>)</w:t>
      </w:r>
      <w:r>
        <w:rPr>
          <w:lang w:val="en-GB"/>
        </w:rPr>
        <w:t>.</w:t>
      </w:r>
    </w:p>
  </w:footnote>
  <w:footnote w:id="27">
    <w:p w14:paraId="24D637C8" w14:textId="77777777" w:rsidR="00211B7B" w:rsidRPr="00211B7B" w:rsidRDefault="00211B7B" w:rsidP="00A56331">
      <w:pPr>
        <w:pStyle w:val="FootnoteText"/>
        <w:tabs>
          <w:tab w:val="left" w:pos="6379"/>
        </w:tabs>
        <w:rPr>
          <w:lang w:val="en-GB"/>
        </w:rPr>
      </w:pPr>
      <w:r>
        <w:rPr>
          <w:rStyle w:val="FootnoteReference"/>
        </w:rPr>
        <w:footnoteRef/>
      </w:r>
      <w:r>
        <w:t xml:space="preserve"> </w:t>
      </w:r>
      <w:r w:rsidR="00081C2C">
        <w:rPr>
          <w:lang w:val="en-GB"/>
        </w:rPr>
        <w:t xml:space="preserve">The time is determined by system engineering considerations. For example, </w:t>
      </w:r>
      <w:r w:rsidR="003A0850">
        <w:rPr>
          <w:lang w:val="en-GB"/>
        </w:rPr>
        <w:t xml:space="preserve">in a specific solution, </w:t>
      </w:r>
      <w:r w:rsidR="00081C2C">
        <w:rPr>
          <w:lang w:val="en-GB"/>
        </w:rPr>
        <w:t xml:space="preserve">comms failures between the </w:t>
      </w:r>
      <w:r w:rsidR="00355D9F">
        <w:rPr>
          <w:lang w:val="en-GB"/>
        </w:rPr>
        <w:t>client</w:t>
      </w:r>
      <w:r w:rsidR="00081C2C">
        <w:rPr>
          <w:lang w:val="en-GB"/>
        </w:rPr>
        <w:t xml:space="preserve"> and the </w:t>
      </w:r>
      <w:r w:rsidR="00355D9F">
        <w:rPr>
          <w:lang w:val="en-GB"/>
        </w:rPr>
        <w:t>provider</w:t>
      </w:r>
      <w:r w:rsidR="00081C2C">
        <w:rPr>
          <w:lang w:val="en-GB"/>
        </w:rPr>
        <w:t xml:space="preserve"> </w:t>
      </w:r>
      <w:r w:rsidR="00D44393">
        <w:rPr>
          <w:lang w:val="en-GB"/>
        </w:rPr>
        <w:t xml:space="preserve">of greater than </w:t>
      </w:r>
      <w:r w:rsidR="003A0850">
        <w:rPr>
          <w:lang w:val="en-GB"/>
        </w:rPr>
        <w:t>4</w:t>
      </w:r>
      <w:r w:rsidR="00D44393">
        <w:rPr>
          <w:lang w:val="en-GB"/>
        </w:rPr>
        <w:t xml:space="preserve"> hours </w:t>
      </w:r>
      <w:r w:rsidR="00FD3469">
        <w:rPr>
          <w:lang w:val="en-GB"/>
        </w:rPr>
        <w:t xml:space="preserve">may be considered as </w:t>
      </w:r>
      <w:r w:rsidR="0044090D">
        <w:rPr>
          <w:lang w:val="en-GB"/>
        </w:rPr>
        <w:t>extremely unlikely</w:t>
      </w:r>
      <w:r w:rsidR="005C25E3">
        <w:rPr>
          <w:lang w:val="en-GB"/>
        </w:rPr>
        <w:t xml:space="preserve">, and general system recovery from a </w:t>
      </w:r>
      <w:proofErr w:type="gramStart"/>
      <w:r w:rsidR="005C25E3">
        <w:rPr>
          <w:lang w:val="en-GB"/>
        </w:rPr>
        <w:t>4 hour</w:t>
      </w:r>
      <w:proofErr w:type="gramEnd"/>
      <w:r w:rsidR="005C25E3">
        <w:rPr>
          <w:lang w:val="en-GB"/>
        </w:rPr>
        <w:t xml:space="preserve"> log may take 2 hours</w:t>
      </w:r>
      <w:r w:rsidR="0044090D">
        <w:rPr>
          <w:lang w:val="en-GB"/>
        </w:rPr>
        <w:t>. In this case a tombstone</w:t>
      </w:r>
      <w:r w:rsidR="004B2316">
        <w:rPr>
          <w:lang w:val="en-GB"/>
        </w:rPr>
        <w:t>-</w:t>
      </w:r>
      <w:r w:rsidR="0044090D">
        <w:rPr>
          <w:lang w:val="en-GB"/>
        </w:rPr>
        <w:t xml:space="preserve">retention of </w:t>
      </w:r>
      <w:r w:rsidR="005C25E3">
        <w:rPr>
          <w:lang w:val="en-GB"/>
        </w:rPr>
        <w:t xml:space="preserve">slightly more than </w:t>
      </w:r>
      <w:r w:rsidR="00132E07">
        <w:rPr>
          <w:lang w:val="en-GB"/>
        </w:rPr>
        <w:t>6</w:t>
      </w:r>
      <w:r w:rsidR="005C25E3">
        <w:rPr>
          <w:lang w:val="en-GB"/>
        </w:rPr>
        <w:t xml:space="preserve"> hours is suitable. This is </w:t>
      </w:r>
      <w:r w:rsidR="00132E07">
        <w:rPr>
          <w:lang w:val="en-GB"/>
        </w:rPr>
        <w:t>a relatively short period of time.</w:t>
      </w:r>
    </w:p>
  </w:footnote>
  <w:footnote w:id="28">
    <w:p w14:paraId="4926C0C2" w14:textId="77777777" w:rsidR="00033784" w:rsidRPr="00794B9F" w:rsidRDefault="00033784">
      <w:pPr>
        <w:pStyle w:val="FootnoteText"/>
        <w:rPr>
          <w:lang w:val="en-GB"/>
        </w:rPr>
      </w:pPr>
      <w:r>
        <w:rPr>
          <w:rStyle w:val="FootnoteReference"/>
        </w:rPr>
        <w:footnoteRef/>
      </w:r>
      <w:r>
        <w:t xml:space="preserve"> </w:t>
      </w:r>
      <w:r>
        <w:rPr>
          <w:lang w:val="en-GB"/>
        </w:rPr>
        <w:t xml:space="preserve">A </w:t>
      </w:r>
      <w:r w:rsidR="004B2316">
        <w:rPr>
          <w:lang w:val="en-GB"/>
        </w:rPr>
        <w:t>TOMBSTONE</w:t>
      </w:r>
      <w:r>
        <w:rPr>
          <w:lang w:val="en-GB"/>
        </w:rPr>
        <w:t xml:space="preserve"> record provides sufficient to express the delete of an entity, tombstone-retention is the time for which a </w:t>
      </w:r>
      <w:r w:rsidR="004B2316">
        <w:rPr>
          <w:lang w:val="en-GB"/>
        </w:rPr>
        <w:t>TOMBSTONE</w:t>
      </w:r>
      <w:r>
        <w:rPr>
          <w:lang w:val="en-GB"/>
        </w:rPr>
        <w:t xml:space="preserve"> record will be held in the log.</w:t>
      </w:r>
    </w:p>
  </w:footnote>
  <w:footnote w:id="29">
    <w:p w14:paraId="6EBDA8CB" w14:textId="77777777" w:rsidR="008B42F4" w:rsidRPr="00794B9F" w:rsidRDefault="008B42F4" w:rsidP="008B42F4">
      <w:pPr>
        <w:pStyle w:val="FootnoteText"/>
        <w:rPr>
          <w:lang w:val="en-GB"/>
        </w:rPr>
      </w:pPr>
      <w:r>
        <w:rPr>
          <w:rStyle w:val="FootnoteReference"/>
        </w:rPr>
        <w:footnoteRef/>
      </w:r>
      <w:r>
        <w:t xml:space="preserve"> </w:t>
      </w:r>
      <w:r>
        <w:rPr>
          <w:lang w:val="en-GB"/>
        </w:rPr>
        <w:t>These are described in the Yang/UML.</w:t>
      </w:r>
    </w:p>
  </w:footnote>
  <w:footnote w:id="30">
    <w:p w14:paraId="7D01572C" w14:textId="77777777" w:rsidR="00705C1F" w:rsidRPr="00705C1F" w:rsidRDefault="00705C1F">
      <w:pPr>
        <w:pStyle w:val="FootnoteText"/>
        <w:rPr>
          <w:lang w:val="en-GB"/>
        </w:rPr>
      </w:pPr>
      <w:r>
        <w:rPr>
          <w:rStyle w:val="FootnoteReference"/>
        </w:rPr>
        <w:footnoteRef/>
      </w:r>
      <w:r>
        <w:t xml:space="preserve"> </w:t>
      </w:r>
      <w:r>
        <w:rPr>
          <w:lang w:val="en-GB"/>
        </w:rPr>
        <w:t xml:space="preserve">The </w:t>
      </w:r>
      <w:r w:rsidR="004B2316">
        <w:rPr>
          <w:lang w:val="en-GB"/>
        </w:rPr>
        <w:t>TOMBSTONE</w:t>
      </w:r>
      <w:r>
        <w:rPr>
          <w:lang w:val="en-GB"/>
        </w:rPr>
        <w:t xml:space="preserve"> record is extremely small minimising the log space used indicating that an entity no longer exists and hence allowing for a relatively long buffer of delete indications supporting maintenance of alignment from the compacted section of the log.</w:t>
      </w:r>
    </w:p>
  </w:footnote>
  <w:footnote w:id="31">
    <w:p w14:paraId="377A34B0" w14:textId="77777777" w:rsidR="00705C1F" w:rsidRPr="00705C1F" w:rsidRDefault="00705C1F">
      <w:pPr>
        <w:pStyle w:val="FootnoteText"/>
        <w:rPr>
          <w:lang w:val="en-GB"/>
        </w:rPr>
      </w:pPr>
      <w:r>
        <w:rPr>
          <w:rStyle w:val="FootnoteReference"/>
        </w:rPr>
        <w:footnoteRef/>
      </w:r>
      <w:r>
        <w:t xml:space="preserve"> The delete record can carry information about the delete reason that may be of interest to a client that is maintaining alignment and is not overloaded. When in the compaction zone, the client is attempting to regain </w:t>
      </w:r>
      <w:proofErr w:type="gramStart"/>
      <w:r>
        <w:t>alignment</w:t>
      </w:r>
      <w:proofErr w:type="gramEnd"/>
      <w:r>
        <w:t xml:space="preserve"> and this detail is superfluous.</w:t>
      </w:r>
    </w:p>
  </w:footnote>
  <w:footnote w:id="32">
    <w:p w14:paraId="66440799" w14:textId="77777777" w:rsidR="00705C1F" w:rsidRPr="00705C1F" w:rsidRDefault="00705C1F">
      <w:pPr>
        <w:pStyle w:val="FootnoteText"/>
        <w:rPr>
          <w:lang w:val="en-GB"/>
        </w:rPr>
      </w:pPr>
      <w:r>
        <w:rPr>
          <w:rStyle w:val="FootnoteReference"/>
        </w:rPr>
        <w:footnoteRef/>
      </w:r>
      <w:r>
        <w:t xml:space="preserve"> </w:t>
      </w:r>
      <w:r>
        <w:rPr>
          <w:lang w:val="en-GB"/>
        </w:rPr>
        <w:t>The delete record will also be removed through the compaction process.</w:t>
      </w:r>
    </w:p>
  </w:footnote>
  <w:footnote w:id="33">
    <w:p w14:paraId="5AE4533E" w14:textId="77777777" w:rsidR="00006C6B" w:rsidRPr="00006C6B" w:rsidRDefault="00006C6B">
      <w:pPr>
        <w:pStyle w:val="FootnoteText"/>
        <w:rPr>
          <w:lang w:val="en-GB"/>
        </w:rPr>
      </w:pPr>
      <w:r>
        <w:rPr>
          <w:rStyle w:val="FootnoteReference"/>
        </w:rPr>
        <w:footnoteRef/>
      </w:r>
      <w:r>
        <w:t xml:space="preserve"> </w:t>
      </w:r>
      <w:r>
        <w:rPr>
          <w:lang w:val="en-GB"/>
        </w:rPr>
        <w:t xml:space="preserve">A baseline is a </w:t>
      </w:r>
      <w:r w:rsidR="003000F5">
        <w:rPr>
          <w:lang w:val="en-GB"/>
        </w:rPr>
        <w:t xml:space="preserve">statement of </w:t>
      </w:r>
      <w:r w:rsidR="00501976">
        <w:rPr>
          <w:lang w:val="en-GB"/>
        </w:rPr>
        <w:t xml:space="preserve">absolute state (in this case of all resources relevant to the stream). Updates alone cannot be meaningfully interpreted as they are updates against some state. A full history will have all state </w:t>
      </w:r>
      <w:proofErr w:type="gramStart"/>
      <w:r w:rsidR="00501976">
        <w:rPr>
          <w:lang w:val="en-GB"/>
        </w:rPr>
        <w:t>changes,</w:t>
      </w:r>
      <w:r w:rsidR="0013734B">
        <w:rPr>
          <w:lang w:val="en-GB"/>
        </w:rPr>
        <w:t xml:space="preserve"> </w:t>
      </w:r>
      <w:r w:rsidR="00501976">
        <w:rPr>
          <w:lang w:val="en-GB"/>
        </w:rPr>
        <w:t>but</w:t>
      </w:r>
      <w:proofErr w:type="gramEnd"/>
      <w:r w:rsidR="00501976">
        <w:rPr>
          <w:lang w:val="en-GB"/>
        </w:rPr>
        <w:t xml:space="preserve"> starting from </w:t>
      </w:r>
      <w:r w:rsidR="00B849CB">
        <w:rPr>
          <w:lang w:val="en-GB"/>
        </w:rPr>
        <w:t xml:space="preserve">the first moment in the history to determine the current state, running through all changes would be extremely expensive. Hence </w:t>
      </w:r>
      <w:r w:rsidR="0013734B">
        <w:rPr>
          <w:lang w:val="en-GB"/>
        </w:rPr>
        <w:t>providing a baseline from time to time can speed up alignment when a system connects for the first time.</w:t>
      </w:r>
    </w:p>
  </w:footnote>
  <w:footnote w:id="34">
    <w:p w14:paraId="045A697D" w14:textId="77777777" w:rsidR="00FF4408" w:rsidRPr="00A56331" w:rsidRDefault="00FF4408">
      <w:pPr>
        <w:pStyle w:val="FootnoteText"/>
        <w:rPr>
          <w:lang w:val="en-GB"/>
        </w:rPr>
      </w:pPr>
      <w:r>
        <w:rPr>
          <w:rStyle w:val="FootnoteReference"/>
        </w:rPr>
        <w:footnoteRef/>
      </w:r>
      <w:r>
        <w:t xml:space="preserve"> </w:t>
      </w:r>
      <w:r>
        <w:rPr>
          <w:lang w:val="en-GB"/>
        </w:rPr>
        <w:t>Note that the RECORD_TRIGGER_DEFINED_TRIGGER is not covered here as it is for future use and has not been fully developed.</w:t>
      </w:r>
    </w:p>
  </w:footnote>
  <w:footnote w:id="35">
    <w:p w14:paraId="1B8D8C78" w14:textId="77777777" w:rsidR="00033784" w:rsidRPr="00794B9F" w:rsidRDefault="00033784">
      <w:pPr>
        <w:pStyle w:val="FootnoteText"/>
        <w:rPr>
          <w:lang w:val="en-GB"/>
        </w:rPr>
      </w:pPr>
      <w:r>
        <w:rPr>
          <w:rStyle w:val="FootnoteReference"/>
        </w:rPr>
        <w:footnoteRef/>
      </w:r>
      <w:r>
        <w:t xml:space="preserve"> </w:t>
      </w:r>
      <w:r>
        <w:rPr>
          <w:lang w:val="en-GB"/>
        </w:rPr>
        <w:t>Currently Operational</w:t>
      </w:r>
      <w:r w:rsidR="00B7084D">
        <w:rPr>
          <w:lang w:val="en-GB"/>
        </w:rPr>
        <w:t xml:space="preserve"> </w:t>
      </w:r>
      <w:r>
        <w:rPr>
          <w:lang w:val="en-GB"/>
        </w:rPr>
        <w:t xml:space="preserve">State is part of the main entity where there is a large volume of slow changing data. Operational </w:t>
      </w:r>
      <w:r w:rsidR="00B7084D">
        <w:rPr>
          <w:lang w:val="en-GB"/>
        </w:rPr>
        <w:t>S</w:t>
      </w:r>
      <w:r>
        <w:rPr>
          <w:lang w:val="en-GB"/>
        </w:rPr>
        <w:t xml:space="preserve">tate </w:t>
      </w:r>
      <w:proofErr w:type="gramStart"/>
      <w:r>
        <w:rPr>
          <w:lang w:val="en-GB"/>
        </w:rPr>
        <w:t>actually has</w:t>
      </w:r>
      <w:proofErr w:type="gramEnd"/>
      <w:r>
        <w:rPr>
          <w:lang w:val="en-GB"/>
        </w:rPr>
        <w:t xml:space="preserve"> an alarm like behaviour and should be reported as an alarm.</w:t>
      </w:r>
    </w:p>
  </w:footnote>
  <w:footnote w:id="36">
    <w:p w14:paraId="2052A9F1" w14:textId="77777777" w:rsidR="00033784" w:rsidRPr="003873FC" w:rsidRDefault="00033784">
      <w:pPr>
        <w:pStyle w:val="FootnoteText"/>
        <w:rPr>
          <w:lang w:val="en-GB"/>
        </w:rPr>
      </w:pPr>
      <w:r>
        <w:rPr>
          <w:rStyle w:val="FootnoteReference"/>
        </w:rPr>
        <w:footnoteRef/>
      </w:r>
      <w:r>
        <w:t xml:space="preserve"> </w:t>
      </w:r>
      <w:r>
        <w:rPr>
          <w:lang w:val="en-GB"/>
        </w:rPr>
        <w:t>For example, if the system has been running for three years and a thing was created when the system started. If that thing has never changed since creation, then the record of its creation from three years ago will still be in the log.</w:t>
      </w:r>
    </w:p>
  </w:footnote>
  <w:footnote w:id="37">
    <w:p w14:paraId="1E4E4DEE" w14:textId="77777777" w:rsidR="00033784" w:rsidRPr="00794B9F" w:rsidRDefault="00033784">
      <w:pPr>
        <w:pStyle w:val="FootnoteText"/>
        <w:rPr>
          <w:lang w:val="en-GB"/>
        </w:rPr>
      </w:pPr>
      <w:r>
        <w:rPr>
          <w:rStyle w:val="FootnoteReference"/>
        </w:rPr>
        <w:footnoteRef/>
      </w:r>
      <w:r>
        <w:t xml:space="preserve"> </w:t>
      </w:r>
      <w:r w:rsidR="004B2316">
        <w:rPr>
          <w:lang w:val="en-GB"/>
        </w:rPr>
        <w:t>TOMBSTONE records</w:t>
      </w:r>
      <w:r>
        <w:rPr>
          <w:lang w:val="en-GB"/>
        </w:rPr>
        <w:t xml:space="preserve"> (</w:t>
      </w:r>
      <w:r w:rsidR="00055884">
        <w:rPr>
          <w:lang w:val="en-GB"/>
        </w:rPr>
        <w:t xml:space="preserve">representing </w:t>
      </w:r>
      <w:r>
        <w:rPr>
          <w:lang w:val="en-GB"/>
        </w:rPr>
        <w:t xml:space="preserve">deletes) are only retained for a limited time. </w:t>
      </w:r>
      <w:r w:rsidR="004B2316">
        <w:rPr>
          <w:lang w:val="en-GB"/>
        </w:rPr>
        <w:t>TOMBSTONE</w:t>
      </w:r>
      <w:r>
        <w:rPr>
          <w:lang w:val="en-GB"/>
        </w:rPr>
        <w:t xml:space="preserve"> records older than the </w:t>
      </w:r>
      <w:r w:rsidR="004B2316">
        <w:rPr>
          <w:lang w:val="en-GB"/>
        </w:rPr>
        <w:t>t</w:t>
      </w:r>
      <w:r>
        <w:rPr>
          <w:lang w:val="en-GB"/>
        </w:rPr>
        <w:t>ombstone</w:t>
      </w:r>
      <w:r w:rsidR="004B2316">
        <w:rPr>
          <w:lang w:val="en-GB"/>
        </w:rPr>
        <w:t>-</w:t>
      </w:r>
      <w:r>
        <w:rPr>
          <w:lang w:val="en-GB"/>
        </w:rPr>
        <w:t>retention are removed from the log.</w:t>
      </w:r>
    </w:p>
  </w:footnote>
  <w:footnote w:id="38">
    <w:p w14:paraId="3D1072F6" w14:textId="77777777" w:rsidR="00033784" w:rsidRPr="003873FC" w:rsidRDefault="00033784">
      <w:pPr>
        <w:pStyle w:val="FootnoteText"/>
        <w:rPr>
          <w:lang w:val="en-GB"/>
        </w:rPr>
      </w:pPr>
      <w:r>
        <w:rPr>
          <w:rStyle w:val="FootnoteReference"/>
        </w:rPr>
        <w:footnoteRef/>
      </w:r>
      <w:r>
        <w:t xml:space="preserve"> </w:t>
      </w:r>
      <w:r>
        <w:rPr>
          <w:lang w:val="en-GB"/>
        </w:rPr>
        <w:t xml:space="preserve">Because the provider logs the whole entity on each change then the most recent record for an entity, retained after compaction has removed earlier records, will include </w:t>
      </w:r>
      <w:proofErr w:type="gramStart"/>
      <w:r>
        <w:rPr>
          <w:lang w:val="en-GB"/>
        </w:rPr>
        <w:t>all of</w:t>
      </w:r>
      <w:proofErr w:type="gramEnd"/>
      <w:r>
        <w:rPr>
          <w:lang w:val="en-GB"/>
        </w:rPr>
        <w:t xml:space="preserve"> its properties.</w:t>
      </w:r>
    </w:p>
  </w:footnote>
  <w:footnote w:id="39">
    <w:p w14:paraId="3B17167E" w14:textId="77777777" w:rsidR="00C13321" w:rsidRPr="00C13321" w:rsidRDefault="00C13321">
      <w:pPr>
        <w:pStyle w:val="FootnoteText"/>
        <w:rPr>
          <w:lang w:val="en-GB"/>
        </w:rPr>
      </w:pPr>
      <w:r>
        <w:rPr>
          <w:rStyle w:val="FootnoteReference"/>
        </w:rPr>
        <w:footnoteRef/>
      </w:r>
      <w:r>
        <w:t xml:space="preserve"> </w:t>
      </w:r>
      <w:r>
        <w:rPr>
          <w:lang w:val="en-GB"/>
        </w:rPr>
        <w:t xml:space="preserve">The TCP buffering will provide some additional time for a client beyond the </w:t>
      </w:r>
      <w:r w:rsidR="004B2316">
        <w:rPr>
          <w:lang w:val="en-GB"/>
        </w:rPr>
        <w:t>t</w:t>
      </w:r>
      <w:r>
        <w:rPr>
          <w:lang w:val="en-GB"/>
        </w:rPr>
        <w:t>ombstone</w:t>
      </w:r>
      <w:r w:rsidR="004B2316">
        <w:rPr>
          <w:lang w:val="en-GB"/>
        </w:rPr>
        <w:t>-</w:t>
      </w:r>
      <w:r>
        <w:rPr>
          <w:lang w:val="en-GB"/>
        </w:rPr>
        <w:t>retention.</w:t>
      </w:r>
    </w:p>
  </w:footnote>
  <w:footnote w:id="40">
    <w:p w14:paraId="7FC6B26A" w14:textId="77777777" w:rsidR="00D62B5F" w:rsidRPr="00D62B5F" w:rsidRDefault="00D62B5F">
      <w:pPr>
        <w:pStyle w:val="FootnoteText"/>
        <w:rPr>
          <w:lang w:val="en-GB"/>
        </w:rPr>
      </w:pPr>
      <w:r>
        <w:rPr>
          <w:rStyle w:val="FootnoteReference"/>
        </w:rPr>
        <w:footnoteRef/>
      </w:r>
      <w:r>
        <w:t xml:space="preserve"> </w:t>
      </w:r>
      <w:r>
        <w:rPr>
          <w:lang w:val="en-GB"/>
        </w:rPr>
        <w:t xml:space="preserve">Further work is required </w:t>
      </w:r>
      <w:proofErr w:type="gramStart"/>
      <w:r>
        <w:rPr>
          <w:lang w:val="en-GB"/>
        </w:rPr>
        <w:t>in the area of</w:t>
      </w:r>
      <w:proofErr w:type="gramEnd"/>
      <w:r>
        <w:rPr>
          <w:lang w:val="en-GB"/>
        </w:rPr>
        <w:t xml:space="preserve"> PM collection and PM streaming.</w:t>
      </w:r>
    </w:p>
  </w:footnote>
  <w:footnote w:id="41">
    <w:p w14:paraId="04B79A20" w14:textId="553467F4" w:rsidR="00132397" w:rsidRPr="003873FC" w:rsidRDefault="00132397" w:rsidP="00132397">
      <w:pPr>
        <w:pStyle w:val="FootnoteText"/>
        <w:rPr>
          <w:lang w:val="en-GB"/>
        </w:rPr>
      </w:pPr>
      <w:r>
        <w:rPr>
          <w:rStyle w:val="FootnoteReference"/>
        </w:rPr>
        <w:footnoteRef/>
      </w:r>
      <w:r>
        <w:t xml:space="preserve"> </w:t>
      </w:r>
      <w:r>
        <w:rPr>
          <w:lang w:val="en-GB"/>
        </w:rPr>
        <w:t xml:space="preserve">Kafka, described very briefly in </w:t>
      </w:r>
      <w:r>
        <w:rPr>
          <w:lang w:val="en-GB"/>
        </w:rPr>
        <w:fldChar w:fldCharType="begin"/>
      </w:r>
      <w:r>
        <w:rPr>
          <w:lang w:val="en-GB"/>
        </w:rPr>
        <w:instrText xml:space="preserve"> REF _Ref48040152 \r \h </w:instrText>
      </w:r>
      <w:r>
        <w:rPr>
          <w:lang w:val="en-GB"/>
        </w:rPr>
      </w:r>
      <w:r>
        <w:rPr>
          <w:lang w:val="en-GB"/>
        </w:rPr>
        <w:fldChar w:fldCharType="separate"/>
      </w:r>
      <w:r w:rsidR="00D20F09">
        <w:rPr>
          <w:lang w:val="en-GB"/>
        </w:rPr>
        <w:t>8.1</w:t>
      </w:r>
      <w:r>
        <w:rPr>
          <w:lang w:val="en-GB"/>
        </w:rPr>
        <w:fldChar w:fldCharType="end"/>
      </w:r>
      <w:r>
        <w:rPr>
          <w:lang w:val="en-GB"/>
        </w:rPr>
        <w:t xml:space="preserve"> </w:t>
      </w:r>
      <w:r>
        <w:rPr>
          <w:lang w:val="en-GB"/>
        </w:rPr>
        <w:fldChar w:fldCharType="begin"/>
      </w:r>
      <w:r>
        <w:rPr>
          <w:lang w:val="en-GB"/>
        </w:rPr>
        <w:instrText xml:space="preserve"> REF _Ref48040156 \h </w:instrText>
      </w:r>
      <w:r>
        <w:rPr>
          <w:lang w:val="en-GB"/>
        </w:rPr>
      </w:r>
      <w:r>
        <w:rPr>
          <w:lang w:val="en-GB"/>
        </w:rPr>
        <w:fldChar w:fldCharType="separate"/>
      </w:r>
      <w:r w:rsidR="00D20F09">
        <w:t>Appendix – Considering compacted logs</w:t>
      </w:r>
      <w:r>
        <w:rPr>
          <w:lang w:val="en-GB"/>
        </w:rPr>
        <w:fldChar w:fldCharType="end"/>
      </w:r>
      <w:r>
        <w:rPr>
          <w:lang w:val="en-GB"/>
        </w:rPr>
        <w:t xml:space="preserve"> on page </w:t>
      </w:r>
      <w:r>
        <w:rPr>
          <w:lang w:val="en-GB"/>
        </w:rPr>
        <w:fldChar w:fldCharType="begin"/>
      </w:r>
      <w:r>
        <w:rPr>
          <w:lang w:val="en-GB"/>
        </w:rPr>
        <w:instrText xml:space="preserve"> PAGEREF _Ref48040163 \h </w:instrText>
      </w:r>
      <w:r>
        <w:rPr>
          <w:lang w:val="en-GB"/>
        </w:rPr>
      </w:r>
      <w:r>
        <w:rPr>
          <w:lang w:val="en-GB"/>
        </w:rPr>
        <w:fldChar w:fldCharType="separate"/>
      </w:r>
      <w:r>
        <w:rPr>
          <w:noProof/>
          <w:lang w:val="en-GB"/>
        </w:rPr>
        <w:t>38</w:t>
      </w:r>
      <w:r>
        <w:rPr>
          <w:lang w:val="en-GB"/>
        </w:rPr>
        <w:fldChar w:fldCharType="end"/>
      </w:r>
      <w:r>
        <w:rPr>
          <w:lang w:val="en-GB"/>
        </w:rPr>
        <w:t>, supports partitioning of logs to improve scale and performance.</w:t>
      </w:r>
    </w:p>
  </w:footnote>
  <w:footnote w:id="42">
    <w:p w14:paraId="12A07CCB" w14:textId="77777777" w:rsidR="00132397" w:rsidRPr="00794B9F" w:rsidRDefault="00132397" w:rsidP="00132397">
      <w:pPr>
        <w:pStyle w:val="FootnoteText"/>
        <w:rPr>
          <w:lang w:val="en-GB"/>
        </w:rPr>
      </w:pPr>
      <w:r>
        <w:rPr>
          <w:rStyle w:val="FootnoteReference"/>
        </w:rPr>
        <w:footnoteRef/>
      </w:r>
      <w:r>
        <w:t xml:space="preserve"> </w:t>
      </w:r>
      <w:r>
        <w:rPr>
          <w:lang w:val="en-GB"/>
        </w:rPr>
        <w:t xml:space="preserve">The mechanism for generation of the value and validation of the value has not </w:t>
      </w:r>
      <w:proofErr w:type="gramStart"/>
      <w:r>
        <w:rPr>
          <w:lang w:val="en-GB"/>
        </w:rPr>
        <w:t>be</w:t>
      </w:r>
      <w:proofErr w:type="gramEnd"/>
      <w:r>
        <w:rPr>
          <w:lang w:val="en-GB"/>
        </w:rPr>
        <w:t xml:space="preserve"> set at this stage, it is intended that in a later TAPI version a formal approach to setting the value will be specified.</w:t>
      </w:r>
    </w:p>
  </w:footnote>
  <w:footnote w:id="43">
    <w:p w14:paraId="31E02FF2" w14:textId="77777777" w:rsidR="00015E4F" w:rsidRPr="00A56331" w:rsidRDefault="00015E4F">
      <w:pPr>
        <w:pStyle w:val="FootnoteText"/>
        <w:rPr>
          <w:lang w:val="en-GB"/>
        </w:rPr>
      </w:pPr>
      <w:r>
        <w:rPr>
          <w:rStyle w:val="FootnoteReference"/>
        </w:rPr>
        <w:footnoteRef/>
      </w:r>
      <w:r>
        <w:t xml:space="preserve"> Can be considered as a Domain Driven Design [DDD] Aggregate.</w:t>
      </w:r>
    </w:p>
  </w:footnote>
  <w:footnote w:id="44">
    <w:p w14:paraId="009C133C" w14:textId="77777777" w:rsidR="00050C71" w:rsidRPr="00050C71" w:rsidRDefault="00050C71" w:rsidP="00050C71">
      <w:pPr>
        <w:pStyle w:val="FootnoteText"/>
        <w:rPr>
          <w:lang w:val="en-GB"/>
        </w:rPr>
      </w:pPr>
      <w:r>
        <w:rPr>
          <w:rStyle w:val="FootnoteReference"/>
        </w:rPr>
        <w:footnoteRef/>
      </w:r>
      <w:r>
        <w:t xml:space="preserve"> Note that TAPI 2.1.3 proposed this approach. This is no longer recommended.</w:t>
      </w:r>
    </w:p>
  </w:footnote>
  <w:footnote w:id="45">
    <w:p w14:paraId="7E9AA0BC" w14:textId="77777777" w:rsidR="00E03C03" w:rsidRPr="00A56331" w:rsidRDefault="00E03C03">
      <w:pPr>
        <w:pStyle w:val="FootnoteText"/>
        <w:rPr>
          <w:lang w:val="en-GB"/>
        </w:rPr>
      </w:pPr>
      <w:r>
        <w:rPr>
          <w:rStyle w:val="FootnoteReference"/>
        </w:rPr>
        <w:footnoteRef/>
      </w:r>
      <w:r>
        <w:t xml:space="preserve"> </w:t>
      </w:r>
      <w:r>
        <w:rPr>
          <w:lang w:val="en-GB"/>
        </w:rPr>
        <w:t xml:space="preserve">Note that there is only a single instance of </w:t>
      </w:r>
      <w:r w:rsidR="000D2F36">
        <w:rPr>
          <w:lang w:val="en-GB"/>
        </w:rPr>
        <w:t>resilience</w:t>
      </w:r>
      <w:r>
        <w:rPr>
          <w:lang w:val="en-GB"/>
        </w:rPr>
        <w:t xml:space="preserve">-constraint so there is no local </w:t>
      </w:r>
      <w:proofErr w:type="gramStart"/>
      <w:r>
        <w:rPr>
          <w:lang w:val="en-GB"/>
        </w:rPr>
        <w:t>id</w:t>
      </w:r>
      <w:proofErr w:type="gramEnd"/>
      <w:r>
        <w:rPr>
          <w:lang w:val="en-GB"/>
        </w:rPr>
        <w:t xml:space="preserve"> and the field is not a list. This applies to other properties in the list.</w:t>
      </w:r>
    </w:p>
  </w:footnote>
  <w:footnote w:id="46">
    <w:p w14:paraId="0D15587E" w14:textId="77777777" w:rsidR="000D2F36" w:rsidRPr="00A56331" w:rsidRDefault="000D2F36" w:rsidP="000D2F36">
      <w:pPr>
        <w:pStyle w:val="FootnoteText"/>
        <w:rPr>
          <w:lang w:val="en-GB"/>
        </w:rPr>
      </w:pPr>
      <w:r>
        <w:rPr>
          <w:rStyle w:val="FootnoteReference"/>
        </w:rPr>
        <w:footnoteRef/>
      </w:r>
      <w:r>
        <w:t xml:space="preserve"> </w:t>
      </w:r>
      <w:r>
        <w:rPr>
          <w:lang w:val="en-GB"/>
        </w:rPr>
        <w:t xml:space="preserve">Note that there is only a single instance of routing-constraint so there is no local </w:t>
      </w:r>
      <w:proofErr w:type="gramStart"/>
      <w:r>
        <w:rPr>
          <w:lang w:val="en-GB"/>
        </w:rPr>
        <w:t>id</w:t>
      </w:r>
      <w:proofErr w:type="gramEnd"/>
      <w:r>
        <w:rPr>
          <w:lang w:val="en-GB"/>
        </w:rPr>
        <w:t xml:space="preserve"> and the field is not a list. This applies to other properties in the list.</w:t>
      </w:r>
    </w:p>
  </w:footnote>
  <w:footnote w:id="47">
    <w:p w14:paraId="06F09319" w14:textId="77777777" w:rsidR="002404A1" w:rsidRPr="00A56331" w:rsidRDefault="002404A1">
      <w:pPr>
        <w:pStyle w:val="FootnoteText"/>
        <w:rPr>
          <w:lang w:val="en-GB"/>
        </w:rPr>
      </w:pPr>
      <w:r>
        <w:rPr>
          <w:rStyle w:val="FootnoteReference"/>
        </w:rPr>
        <w:footnoteRef/>
      </w:r>
      <w:r>
        <w:t xml:space="preserve"> </w:t>
      </w:r>
      <w:r>
        <w:rPr>
          <w:lang w:val="en-GB"/>
        </w:rPr>
        <w:t>Using the parent-address format highlighted in this section.</w:t>
      </w:r>
    </w:p>
  </w:footnote>
  <w:footnote w:id="48">
    <w:p w14:paraId="5647D7D5" w14:textId="77777777" w:rsidR="00677F14" w:rsidRPr="004A7A10" w:rsidRDefault="00677F14" w:rsidP="00677F14">
      <w:pPr>
        <w:pStyle w:val="FootnoteText"/>
        <w:rPr>
          <w:lang w:val="en-GB"/>
        </w:rPr>
      </w:pPr>
      <w:r>
        <w:rPr>
          <w:rStyle w:val="FootnoteReference"/>
        </w:rPr>
        <w:footnoteRef/>
      </w:r>
      <w:r>
        <w:t xml:space="preserve"> </w:t>
      </w:r>
      <w:r>
        <w:rPr>
          <w:lang w:val="en-GB"/>
        </w:rPr>
        <w:t>Using the parent-address format highlighted in this section.</w:t>
      </w:r>
    </w:p>
  </w:footnote>
  <w:footnote w:id="49">
    <w:p w14:paraId="1D2FF799" w14:textId="77777777" w:rsidR="0058112C" w:rsidRPr="00A56331" w:rsidRDefault="0058112C">
      <w:pPr>
        <w:pStyle w:val="FootnoteText"/>
        <w:rPr>
          <w:lang w:val="en-GB"/>
        </w:rPr>
      </w:pPr>
      <w:r>
        <w:rPr>
          <w:rStyle w:val="FootnoteReference"/>
        </w:rPr>
        <w:footnoteRef/>
      </w:r>
      <w:r>
        <w:t xml:space="preserve"> For example, an instance of node-edge-point (global class with its </w:t>
      </w:r>
      <w:proofErr w:type="spellStart"/>
      <w:r>
        <w:t>uuid</w:t>
      </w:r>
      <w:proofErr w:type="spellEnd"/>
      <w:r>
        <w:t>) includes all locally identified branches and leaves but NOT contained instances of connection-</w:t>
      </w:r>
      <w:proofErr w:type="gramStart"/>
      <w:r>
        <w:t>end-points</w:t>
      </w:r>
      <w:proofErr w:type="gramEnd"/>
      <w:r>
        <w:t xml:space="preserve">, as the connection-end-point is a global class separately identifiable using its </w:t>
      </w:r>
      <w:proofErr w:type="spellStart"/>
      <w:r>
        <w:t>uuid</w:t>
      </w:r>
      <w:proofErr w:type="spellEnd"/>
      <w:r>
        <w:t>. Note also that the attributes that reference (list) the contained global class instances (e.g., connection-end-point attribute in the node-edge-point) are NOT included. This information is conveyed by parent-address.</w:t>
      </w:r>
    </w:p>
  </w:footnote>
  <w:footnote w:id="50">
    <w:p w14:paraId="543A6DAA" w14:textId="77777777" w:rsidR="00033784" w:rsidRDefault="00033784">
      <w:pPr>
        <w:pStyle w:val="FootnoteText"/>
      </w:pPr>
      <w:r>
        <w:rPr>
          <w:rStyle w:val="FootnoteReference"/>
        </w:rPr>
        <w:footnoteRef/>
      </w:r>
      <w:r>
        <w:t xml:space="preserve"> It may be beneficial to add an indication of time granularity to assist in cause/effect evaluation. For this to be fully beneficial the accuracy of synchronization of time would also need to be determined).</w:t>
      </w:r>
    </w:p>
  </w:footnote>
  <w:footnote w:id="51">
    <w:p w14:paraId="608DFEBA" w14:textId="77777777" w:rsidR="003C6601" w:rsidRPr="00A56331" w:rsidRDefault="003C6601">
      <w:pPr>
        <w:pStyle w:val="FootnoteText"/>
        <w:rPr>
          <w:lang w:val="en-GB"/>
        </w:rPr>
      </w:pPr>
      <w:r>
        <w:rPr>
          <w:rStyle w:val="FootnoteReference"/>
        </w:rPr>
        <w:footnoteRef/>
      </w:r>
      <w:r>
        <w:t xml:space="preserve"> </w:t>
      </w:r>
      <w:r>
        <w:rPr>
          <w:lang w:val="en-GB"/>
        </w:rPr>
        <w:t>Context adjustment is not available via TAPI in the current version</w:t>
      </w:r>
    </w:p>
  </w:footnote>
  <w:footnote w:id="52">
    <w:p w14:paraId="42721BF5" w14:textId="77777777" w:rsidR="001F2CB7" w:rsidRPr="001F2CB7" w:rsidRDefault="001F2CB7">
      <w:pPr>
        <w:pStyle w:val="FootnoteText"/>
        <w:rPr>
          <w:lang w:val="en-GB"/>
        </w:rPr>
      </w:pPr>
      <w:r>
        <w:rPr>
          <w:rStyle w:val="FootnoteReference"/>
        </w:rPr>
        <w:footnoteRef/>
      </w:r>
      <w:r>
        <w:t xml:space="preserve"> </w:t>
      </w:r>
      <w:r>
        <w:rPr>
          <w:lang w:val="en-GB"/>
        </w:rPr>
        <w:t>Only the CEP needs to be notified as this identifies where the NEP and the node have changed.</w:t>
      </w:r>
    </w:p>
  </w:footnote>
  <w:footnote w:id="53">
    <w:p w14:paraId="2EA75F8B" w14:textId="77777777" w:rsidR="00033784" w:rsidRPr="00A25BF1" w:rsidRDefault="00033784" w:rsidP="003E7439">
      <w:pPr>
        <w:pStyle w:val="FootnoteText"/>
        <w:rPr>
          <w:lang w:val="en-GB"/>
        </w:rPr>
      </w:pPr>
      <w:r>
        <w:rPr>
          <w:rStyle w:val="FootnoteReference"/>
        </w:rPr>
        <w:footnoteRef/>
      </w:r>
      <w:r>
        <w:t xml:space="preserve"> </w:t>
      </w:r>
      <w:r w:rsidRPr="00A25BF1">
        <w:t>Compaction is used intelligently to reduce realignment time whilst minimizing probability of loss of detail</w:t>
      </w:r>
      <w:r>
        <w:t>.</w:t>
      </w:r>
    </w:p>
  </w:footnote>
  <w:footnote w:id="54">
    <w:p w14:paraId="660933A8" w14:textId="77777777" w:rsidR="00033784" w:rsidRPr="003873FC" w:rsidRDefault="00033784">
      <w:pPr>
        <w:pStyle w:val="FootnoteText"/>
        <w:rPr>
          <w:lang w:val="en-GB"/>
        </w:rPr>
      </w:pPr>
      <w:r>
        <w:rPr>
          <w:rStyle w:val="FootnoteReference"/>
        </w:rPr>
        <w:footnoteRef/>
      </w:r>
      <w:r>
        <w:t xml:space="preserve"> </w:t>
      </w:r>
      <w:r>
        <w:rPr>
          <w:lang w:val="en-GB"/>
        </w:rPr>
        <w:t xml:space="preserve">This is the duration that </w:t>
      </w:r>
      <w:r w:rsidR="004B2316">
        <w:rPr>
          <w:lang w:val="en-GB"/>
        </w:rPr>
        <w:t>TOMBSTONE</w:t>
      </w:r>
      <w:r>
        <w:rPr>
          <w:lang w:val="en-GB"/>
        </w:rPr>
        <w:t xml:space="preserve"> records are retained for. This prevents the log size being unbounded.</w:t>
      </w:r>
    </w:p>
  </w:footnote>
  <w:footnote w:id="55">
    <w:p w14:paraId="0A0F9DE9" w14:textId="77777777" w:rsidR="00033784" w:rsidRPr="007C7F97" w:rsidRDefault="00033784">
      <w:pPr>
        <w:pStyle w:val="FootnoteText"/>
        <w:rPr>
          <w:lang w:val="en-GB"/>
        </w:rPr>
      </w:pPr>
      <w:r>
        <w:rPr>
          <w:rStyle w:val="FootnoteReference"/>
        </w:rPr>
        <w:footnoteRef/>
      </w:r>
      <w:r>
        <w:t xml:space="preserve"> </w:t>
      </w:r>
      <w:r>
        <w:rPr>
          <w:lang w:val="en-GB"/>
        </w:rPr>
        <w:t>This is the duration that all records are guaranteed to be persisted for (after they are logged) before compaction will consider removal based upon more recent logging for the same entity.</w:t>
      </w:r>
    </w:p>
  </w:footnote>
  <w:footnote w:id="56">
    <w:p w14:paraId="14299A03" w14:textId="77777777" w:rsidR="00033784" w:rsidRPr="00794B9F" w:rsidRDefault="00033784">
      <w:pPr>
        <w:pStyle w:val="FootnoteText"/>
        <w:rPr>
          <w:lang w:val="en-GB"/>
        </w:rPr>
      </w:pPr>
      <w:r>
        <w:rPr>
          <w:rStyle w:val="FootnoteReference"/>
        </w:rPr>
        <w:footnoteRef/>
      </w:r>
      <w:r>
        <w:t xml:space="preserve"> </w:t>
      </w:r>
      <w:r>
        <w:rPr>
          <w:lang w:val="en-GB"/>
        </w:rPr>
        <w:t xml:space="preserve">It should be feasible for a single truncated log to be used for multiple </w:t>
      </w:r>
      <w:r w:rsidR="00590999">
        <w:rPr>
          <w:lang w:val="en-GB"/>
        </w:rPr>
        <w:t>clients;</w:t>
      </w:r>
      <w:r>
        <w:rPr>
          <w:lang w:val="en-GB"/>
        </w:rPr>
        <w:t xml:space="preserve"> however, the current state will need to be dealt with on a per client basis.</w:t>
      </w:r>
    </w:p>
  </w:footnote>
  <w:footnote w:id="57">
    <w:p w14:paraId="1B061891" w14:textId="77777777" w:rsidR="00033784" w:rsidRPr="003873FC" w:rsidRDefault="00033784">
      <w:pPr>
        <w:pStyle w:val="FootnoteText"/>
        <w:rPr>
          <w:lang w:val="en-GB"/>
        </w:rPr>
      </w:pPr>
      <w:r>
        <w:rPr>
          <w:rStyle w:val="FootnoteReference"/>
        </w:rPr>
        <w:footnoteRef/>
      </w:r>
      <w:r>
        <w:t xml:space="preserve"> Assuming that an acceptable system will be engineered to not be any more than 10 minutes behind under bad-day conditions. Note that this parameter can be tuned to suit system engineering </w:t>
      </w:r>
      <w:proofErr w:type="gramStart"/>
      <w:r>
        <w:t>and also</w:t>
      </w:r>
      <w:proofErr w:type="gramEnd"/>
      <w:r>
        <w:t xml:space="preserve"> desire to achieve full fidelity. A longer compaction delay will cause there to be more recent history in the initial alignment and hence may slow initial alignment. A similar behavior occurs for a traditional notification queue. It is possible to dynamically tune the stream to reduce this impact.</w:t>
      </w:r>
    </w:p>
  </w:footnote>
  <w:footnote w:id="58">
    <w:p w14:paraId="53E94459" w14:textId="77777777" w:rsidR="001F5939" w:rsidRPr="003873FC" w:rsidRDefault="001F5939" w:rsidP="001F5939">
      <w:pPr>
        <w:pStyle w:val="FootnoteText"/>
        <w:rPr>
          <w:lang w:val="en-GB"/>
        </w:rPr>
      </w:pPr>
      <w:r>
        <w:rPr>
          <w:rStyle w:val="FootnoteReference"/>
        </w:rPr>
        <w:footnoteRef/>
      </w:r>
      <w:r>
        <w:t xml:space="preserve"> </w:t>
      </w:r>
      <w:r>
        <w:rPr>
          <w:lang w:val="en-GB"/>
        </w:rPr>
        <w:t>The log (on disc) saves records in a live area, a segment, that has a defined size. Once the size is reached a new segment is started for saving new records and the old segment is moved to a historic state. This old segment is available for compaction.</w:t>
      </w:r>
    </w:p>
  </w:footnote>
  <w:footnote w:id="59">
    <w:p w14:paraId="36EFE3B9" w14:textId="77777777" w:rsidR="00E956E0" w:rsidRPr="00A56331" w:rsidRDefault="00E956E0">
      <w:pPr>
        <w:pStyle w:val="FootnoteText"/>
        <w:rPr>
          <w:lang w:val="en-GB"/>
        </w:rPr>
      </w:pPr>
      <w:r>
        <w:rPr>
          <w:rStyle w:val="FootnoteReference"/>
        </w:rPr>
        <w:footnoteRef/>
      </w:r>
      <w:r>
        <w:t xml:space="preserve"> </w:t>
      </w:r>
      <w:r>
        <w:rPr>
          <w:lang w:val="en-GB"/>
        </w:rPr>
        <w:t xml:space="preserve">The </w:t>
      </w:r>
      <w:r w:rsidR="000F5CFD" w:rsidRPr="000F5CFD">
        <w:rPr>
          <w:lang w:val="en-GB"/>
        </w:rPr>
        <w:t>max-allowed-segment-roll-delay</w:t>
      </w:r>
      <w:r w:rsidR="000F5CFD">
        <w:rPr>
          <w:lang w:val="en-GB"/>
        </w:rPr>
        <w:t xml:space="preserve"> parameter </w:t>
      </w:r>
      <w:r w:rsidR="00C773EF">
        <w:rPr>
          <w:lang w:val="en-GB"/>
        </w:rPr>
        <w:t>forces</w:t>
      </w:r>
      <w:r w:rsidR="000F5CFD">
        <w:rPr>
          <w:lang w:val="en-GB"/>
        </w:rPr>
        <w:t xml:space="preserve"> </w:t>
      </w:r>
      <w:r w:rsidR="00C773EF">
        <w:rPr>
          <w:lang w:val="en-GB"/>
        </w:rPr>
        <w:t xml:space="preserve">a partially filled segment to roll over </w:t>
      </w:r>
      <w:r w:rsidR="00862DAC">
        <w:rPr>
          <w:lang w:val="en-GB"/>
        </w:rPr>
        <w:t>if the delay is exceeded.</w:t>
      </w:r>
      <w:r w:rsidR="00834F17">
        <w:rPr>
          <w:lang w:val="en-GB"/>
        </w:rPr>
        <w:t xml:space="preserve"> The alarm stream may become quiet and compaction </w:t>
      </w:r>
      <w:proofErr w:type="spellStart"/>
      <w:r w:rsidR="00834F17">
        <w:rPr>
          <w:lang w:val="en-GB"/>
        </w:rPr>
        <w:t>behavior</w:t>
      </w:r>
      <w:proofErr w:type="spellEnd"/>
      <w:r w:rsidR="00834F17">
        <w:rPr>
          <w:lang w:val="en-GB"/>
        </w:rPr>
        <w:t xml:space="preserve"> may benefit from this </w:t>
      </w:r>
      <w:r w:rsidR="004C1F77">
        <w:rPr>
          <w:lang w:val="en-GB"/>
        </w:rPr>
        <w:t>parameter setting.</w:t>
      </w:r>
      <w:r w:rsidR="00834F17">
        <w:rPr>
          <w:lang w:val="en-GB"/>
        </w:rPr>
        <w:t xml:space="preserve"> </w:t>
      </w:r>
    </w:p>
  </w:footnote>
  <w:footnote w:id="60">
    <w:p w14:paraId="2BFFFE6F" w14:textId="77777777" w:rsidR="005A2228" w:rsidRPr="005A2228" w:rsidRDefault="005A2228">
      <w:pPr>
        <w:pStyle w:val="FootnoteText"/>
        <w:rPr>
          <w:lang w:val="en-GB"/>
        </w:rPr>
      </w:pPr>
      <w:r>
        <w:rPr>
          <w:rStyle w:val="FootnoteReference"/>
        </w:rPr>
        <w:footnoteRef/>
      </w:r>
      <w:r>
        <w:t xml:space="preserve"> </w:t>
      </w:r>
      <w:r>
        <w:rPr>
          <w:lang w:val="en-GB"/>
        </w:rPr>
        <w:t>As noted earlier, almost all detectors in the network are in clear state. Reporting all detector states would be extremely inefficient as detectors that are not active are of little interest.</w:t>
      </w:r>
    </w:p>
  </w:footnote>
  <w:footnote w:id="61">
    <w:p w14:paraId="16D0B414" w14:textId="77777777" w:rsidR="004E3627" w:rsidRPr="00A56331" w:rsidRDefault="004E3627">
      <w:pPr>
        <w:pStyle w:val="FootnoteText"/>
        <w:rPr>
          <w:lang w:val="en-GB"/>
        </w:rPr>
      </w:pPr>
      <w:r>
        <w:rPr>
          <w:rStyle w:val="FootnoteReference"/>
        </w:rPr>
        <w:footnoteRef/>
      </w:r>
      <w:r>
        <w:t xml:space="preserve"> </w:t>
      </w:r>
      <w:r>
        <w:rPr>
          <w:lang w:val="en-GB"/>
        </w:rPr>
        <w:t>Configuration of the policy is outside the scope of this specification.</w:t>
      </w:r>
    </w:p>
  </w:footnote>
  <w:footnote w:id="62">
    <w:p w14:paraId="5F992F3E" w14:textId="77777777" w:rsidR="003149E5" w:rsidRPr="00EB62A7" w:rsidRDefault="003149E5" w:rsidP="003149E5">
      <w:pPr>
        <w:pStyle w:val="FootnoteText"/>
        <w:rPr>
          <w:lang w:val="en-GB"/>
        </w:rPr>
      </w:pPr>
      <w:r>
        <w:rPr>
          <w:rStyle w:val="FootnoteReference"/>
        </w:rPr>
        <w:footnoteRef/>
      </w:r>
      <w:r>
        <w:t xml:space="preserve"> It is vital that the alarms stated on TAPI reflect what would be seen at the device regardless of the mappings etc. such that the operator can reference the vendor definitions etc.</w:t>
      </w:r>
    </w:p>
  </w:footnote>
  <w:footnote w:id="63">
    <w:p w14:paraId="12B63E69" w14:textId="77777777" w:rsidR="00EB62A7" w:rsidRPr="00EB62A7" w:rsidRDefault="00EB62A7">
      <w:pPr>
        <w:pStyle w:val="FootnoteText"/>
        <w:rPr>
          <w:lang w:val="en-GB"/>
        </w:rPr>
      </w:pPr>
      <w:r>
        <w:rPr>
          <w:rStyle w:val="FootnoteReference"/>
        </w:rPr>
        <w:footnoteRef/>
      </w:r>
      <w:r>
        <w:t xml:space="preserve"> </w:t>
      </w:r>
      <w:r>
        <w:rPr>
          <w:lang w:val="en-GB"/>
        </w:rPr>
        <w:t>Some devices report alarms related to entities external to the device. In these cases, there is no TAPI entity to report agains</w:t>
      </w:r>
      <w:r w:rsidR="00591DE1">
        <w:rPr>
          <w:lang w:val="en-GB"/>
        </w:rPr>
        <w:t>t</w:t>
      </w:r>
      <w:r>
        <w:rPr>
          <w:lang w:val="en-GB"/>
        </w:rPr>
        <w:t>.</w:t>
      </w:r>
    </w:p>
  </w:footnote>
  <w:footnote w:id="64">
    <w:p w14:paraId="7484F04C" w14:textId="77777777" w:rsidR="00033784" w:rsidRPr="00794B9F" w:rsidRDefault="00033784">
      <w:pPr>
        <w:pStyle w:val="FootnoteText"/>
        <w:rPr>
          <w:lang w:val="en-GB"/>
        </w:rPr>
      </w:pPr>
      <w:r>
        <w:rPr>
          <w:rStyle w:val="FootnoteReference"/>
        </w:rPr>
        <w:footnoteRef/>
      </w:r>
      <w:r>
        <w:t xml:space="preserve"> </w:t>
      </w:r>
      <w:r>
        <w:rPr>
          <w:lang w:val="en-GB"/>
        </w:rPr>
        <w:t>The detector may have a distinct UUID or may simply have a UUID constructed from that of the entity for which detection is being performed (e.g., a CEP) along with the detector name.</w:t>
      </w:r>
    </w:p>
  </w:footnote>
  <w:footnote w:id="65">
    <w:p w14:paraId="2B038F9E" w14:textId="77777777" w:rsidR="0002764C" w:rsidRPr="00EB62A7" w:rsidRDefault="0002764C" w:rsidP="0002764C">
      <w:pPr>
        <w:pStyle w:val="FootnoteText"/>
        <w:rPr>
          <w:lang w:val="en-GB"/>
        </w:rPr>
      </w:pPr>
      <w:r>
        <w:rPr>
          <w:rStyle w:val="FootnoteReference"/>
        </w:rPr>
        <w:footnoteRef/>
      </w:r>
      <w:r>
        <w:t xml:space="preserve"> It is vital that the alarms stated on TAPI reflect what would be seen at the device regardless of the mappings etc. such that the operator can reference the vendor definitions etc.</w:t>
      </w:r>
    </w:p>
  </w:footnote>
  <w:footnote w:id="66">
    <w:p w14:paraId="42A96B8D" w14:textId="77777777" w:rsidR="007E546D" w:rsidRPr="001E6D9B" w:rsidRDefault="007E546D" w:rsidP="007E546D">
      <w:pPr>
        <w:pStyle w:val="FootnoteText"/>
        <w:rPr>
          <w:lang w:val="en-GB"/>
        </w:rPr>
      </w:pPr>
      <w:r>
        <w:rPr>
          <w:rStyle w:val="FootnoteReference"/>
        </w:rPr>
        <w:footnoteRef/>
      </w:r>
      <w:r>
        <w:t xml:space="preserve"> </w:t>
      </w:r>
      <w:r>
        <w:rPr>
          <w:lang w:val="en-GB"/>
        </w:rPr>
        <w:t>This is a complex area which include the consideration of partially visible properties and weightings etc. This is covered in work being initiated in IETF under</w:t>
      </w:r>
      <w:r w:rsidR="0078179E">
        <w:rPr>
          <w:lang w:val="en-GB"/>
        </w:rPr>
        <w:t xml:space="preserve"> [IETF-MOBO]</w:t>
      </w:r>
      <w:r>
        <w:rPr>
          <w:lang w:val="en-GB"/>
        </w:rPr>
        <w:t xml:space="preserve">. </w:t>
      </w:r>
    </w:p>
  </w:footnote>
  <w:footnote w:id="67">
    <w:p w14:paraId="788FE12D" w14:textId="77777777" w:rsidR="00A447F3" w:rsidRPr="00B64E99" w:rsidRDefault="00A447F3" w:rsidP="00A447F3">
      <w:pPr>
        <w:pStyle w:val="FootnoteText"/>
        <w:rPr>
          <w:lang w:val="en-GB"/>
        </w:rPr>
      </w:pPr>
      <w:r>
        <w:rPr>
          <w:rStyle w:val="FootnoteReference"/>
        </w:rPr>
        <w:footnoteRef/>
      </w:r>
      <w:r>
        <w:t xml:space="preserve"> Th</w:t>
      </w:r>
      <w:r>
        <w:rPr>
          <w:lang w:val="en-GB"/>
        </w:rPr>
        <w:t>e word provider is being used as a shorthand for stream provider throughout this document.</w:t>
      </w:r>
    </w:p>
  </w:footnote>
  <w:footnote w:id="68">
    <w:p w14:paraId="6B025EC9" w14:textId="652E81A8" w:rsidR="00B2439F" w:rsidRPr="00B2439F" w:rsidRDefault="00B2439F">
      <w:pPr>
        <w:pStyle w:val="FootnoteText"/>
        <w:rPr>
          <w:lang w:val="en-GB"/>
        </w:rPr>
      </w:pPr>
      <w:r>
        <w:rPr>
          <w:rStyle w:val="FootnoteReference"/>
        </w:rPr>
        <w:footnoteRef/>
      </w:r>
      <w:r>
        <w:t xml:space="preserve"> Assuming that the measurement is essentially controlled by an </w:t>
      </w:r>
      <w:proofErr w:type="spellStart"/>
      <w:r>
        <w:t>oam</w:t>
      </w:r>
      <w:proofErr w:type="spellEnd"/>
      <w:r>
        <w:t xml:space="preserve"> job.</w:t>
      </w:r>
      <w:r w:rsidR="00C4715B">
        <w:t xml:space="preserve"> The path simply needs the </w:t>
      </w:r>
      <w:proofErr w:type="spellStart"/>
      <w:r w:rsidR="00C4715B">
        <w:t>oam</w:t>
      </w:r>
      <w:proofErr w:type="spellEnd"/>
      <w:r w:rsidR="00C4715B">
        <w:t xml:space="preserve"> job </w:t>
      </w:r>
      <w:proofErr w:type="spellStart"/>
      <w:r w:rsidR="00C4715B">
        <w:t>uuid</w:t>
      </w:r>
      <w:proofErr w:type="spellEnd"/>
      <w:r w:rsidR="00C4715B">
        <w:t xml:space="preserve"> and need not include the </w:t>
      </w:r>
      <w:proofErr w:type="spellStart"/>
      <w:r w:rsidR="00C4715B">
        <w:t>uuid</w:t>
      </w:r>
      <w:proofErr w:type="spellEnd"/>
      <w:r w:rsidR="00C4715B">
        <w:t xml:space="preserve"> of the context as that provides no relevant information for path resolution, there being only one context.</w:t>
      </w:r>
    </w:p>
  </w:footnote>
  <w:footnote w:id="69">
    <w:p w14:paraId="28D729CD" w14:textId="1901A26E" w:rsidR="00C4715B" w:rsidRPr="00C4715B" w:rsidRDefault="00C4715B">
      <w:pPr>
        <w:pStyle w:val="FootnoteText"/>
        <w:rPr>
          <w:lang w:val="en-GB"/>
        </w:rPr>
      </w:pPr>
      <w:r>
        <w:rPr>
          <w:rStyle w:val="FootnoteReference"/>
        </w:rPr>
        <w:footnoteRef/>
      </w:r>
      <w:r>
        <w:t xml:space="preserve"> </w:t>
      </w:r>
      <w:r>
        <w:rPr>
          <w:lang w:val="en-GB"/>
        </w:rPr>
        <w:t xml:space="preserve">If the path includes the </w:t>
      </w:r>
      <w:proofErr w:type="spellStart"/>
      <w:r>
        <w:rPr>
          <w:lang w:val="en-GB"/>
        </w:rPr>
        <w:t>oam</w:t>
      </w:r>
      <w:proofErr w:type="spellEnd"/>
      <w:r>
        <w:rPr>
          <w:lang w:val="en-GB"/>
        </w:rPr>
        <w:t xml:space="preserve"> job, see following.</w:t>
      </w:r>
    </w:p>
  </w:footnote>
  <w:footnote w:id="70">
    <w:p w14:paraId="4E9DCEF6" w14:textId="5440E483" w:rsidR="00C4715B" w:rsidRPr="00C4715B" w:rsidRDefault="00C4715B">
      <w:pPr>
        <w:pStyle w:val="FootnoteText"/>
        <w:rPr>
          <w:lang w:val="en-GB"/>
        </w:rPr>
      </w:pPr>
      <w:r>
        <w:rPr>
          <w:rStyle w:val="FootnoteReference"/>
        </w:rPr>
        <w:footnoteRef/>
      </w:r>
      <w:r>
        <w:t xml:space="preserve"> </w:t>
      </w:r>
      <w:r>
        <w:rPr>
          <w:lang w:val="en-GB"/>
        </w:rPr>
        <w:t>It is understood that it is necessary for some tooling to have an explicit path in a stream record. If this is the case</w:t>
      </w:r>
      <w:r w:rsidR="00E91C2B">
        <w:rPr>
          <w:lang w:val="en-GB"/>
        </w:rPr>
        <w:t>,</w:t>
      </w:r>
      <w:r>
        <w:rPr>
          <w:lang w:val="en-GB"/>
        </w:rPr>
        <w:t xml:space="preserve"> the context with its </w:t>
      </w:r>
      <w:proofErr w:type="spellStart"/>
      <w:r>
        <w:rPr>
          <w:lang w:val="en-GB"/>
        </w:rPr>
        <w:t>uuid</w:t>
      </w:r>
      <w:proofErr w:type="spellEnd"/>
      <w:r>
        <w:rPr>
          <w:lang w:val="en-GB"/>
        </w:rPr>
        <w:t xml:space="preserve"> should be sufficient.</w:t>
      </w:r>
    </w:p>
  </w:footnote>
  <w:footnote w:id="71">
    <w:p w14:paraId="4364F24A" w14:textId="416B938F" w:rsidR="005A12CF" w:rsidRPr="00C4715B" w:rsidRDefault="005A12CF" w:rsidP="005A12CF">
      <w:pPr>
        <w:pStyle w:val="FootnoteText"/>
        <w:rPr>
          <w:ins w:id="3267" w:author="Author"/>
          <w:lang w:val="en-GB"/>
        </w:rPr>
      </w:pPr>
      <w:ins w:id="3268" w:author="Author">
        <w:r>
          <w:rPr>
            <w:rStyle w:val="FootnoteReference"/>
          </w:rPr>
          <w:footnoteRef/>
        </w:r>
        <w:r>
          <w:t xml:space="preserve"> The specific client </w:t>
        </w:r>
        <w:proofErr w:type="spellStart"/>
        <w:r>
          <w:t>behaviour</w:t>
        </w:r>
        <w:proofErr w:type="spellEnd"/>
        <w:r>
          <w:t xml:space="preserve"> will depend upon the libraries etc. used by the client</w:t>
        </w:r>
        <w:r>
          <w:rPr>
            <w:lang w:val="en-GB"/>
          </w:rPr>
          <w:t>.</w:t>
        </w:r>
      </w:ins>
    </w:p>
  </w:footnote>
  <w:footnote w:id="72">
    <w:p w14:paraId="5EC63FDF" w14:textId="6D33E3D0" w:rsidR="005151DA" w:rsidRPr="005151DA" w:rsidRDefault="005151DA">
      <w:pPr>
        <w:pStyle w:val="FootnoteText"/>
        <w:rPr>
          <w:lang w:val="en-GB"/>
        </w:rPr>
      </w:pPr>
      <w:r>
        <w:rPr>
          <w:rStyle w:val="FootnoteReference"/>
        </w:rPr>
        <w:footnoteRef/>
      </w:r>
      <w:r>
        <w:t xml:space="preserve"> </w:t>
      </w:r>
      <w:r w:rsidR="00AC232A">
        <w:rPr>
          <w:lang w:val="en-GB"/>
        </w:rPr>
        <w:t xml:space="preserve">It is understood that it is necessary for some tooling to have an explicit path in a stream record. If this is the case, the context with its </w:t>
      </w:r>
      <w:proofErr w:type="spellStart"/>
      <w:r w:rsidR="00AC232A">
        <w:rPr>
          <w:lang w:val="en-GB"/>
        </w:rPr>
        <w:t>uuid</w:t>
      </w:r>
      <w:proofErr w:type="spellEnd"/>
      <w:r w:rsidR="00AC232A">
        <w:rPr>
          <w:lang w:val="en-GB"/>
        </w:rPr>
        <w:t xml:space="preserve"> should be sufficient.</w:t>
      </w:r>
    </w:p>
  </w:footnote>
  <w:footnote w:id="73">
    <w:p w14:paraId="42BE7D33" w14:textId="77777777" w:rsidR="0063041E" w:rsidRPr="0063041E" w:rsidRDefault="0063041E">
      <w:pPr>
        <w:pStyle w:val="FootnoteText"/>
        <w:rPr>
          <w:lang w:val="en-GB"/>
        </w:rPr>
      </w:pPr>
      <w:r>
        <w:rPr>
          <w:rStyle w:val="FootnoteReference"/>
        </w:rPr>
        <w:footnoteRef/>
      </w:r>
      <w:r>
        <w:t xml:space="preserve"> </w:t>
      </w:r>
      <w:r>
        <w:rPr>
          <w:lang w:val="en-GB"/>
        </w:rPr>
        <w:t xml:space="preserve">To be validated through </w:t>
      </w:r>
      <w:proofErr w:type="spellStart"/>
      <w:r>
        <w:rPr>
          <w:lang w:val="en-GB"/>
        </w:rPr>
        <w:t>PoCs</w:t>
      </w:r>
      <w:proofErr w:type="spellEnd"/>
      <w:r>
        <w:rPr>
          <w:lang w:val="en-GB"/>
        </w:rPr>
        <w:t xml:space="preserve"> and deployments.</w:t>
      </w:r>
    </w:p>
  </w:footnote>
  <w:footnote w:id="74">
    <w:p w14:paraId="20D5DF20" w14:textId="77777777" w:rsidR="004C7FD2" w:rsidRPr="004C7FD2" w:rsidRDefault="004C7FD2">
      <w:pPr>
        <w:pStyle w:val="FootnoteText"/>
        <w:rPr>
          <w:lang w:val="en-GB"/>
        </w:rPr>
      </w:pPr>
      <w:r>
        <w:rPr>
          <w:rStyle w:val="FootnoteReference"/>
        </w:rPr>
        <w:footnoteRef/>
      </w:r>
      <w:r>
        <w:t xml:space="preserve"> Most, but not </w:t>
      </w:r>
      <w:r>
        <w:rPr>
          <w:lang w:val="en-GB"/>
        </w:rPr>
        <w:t>all deconfiguration actions will result in removal of entities, hence some deconfiguration actions will not cause tombstones.</w:t>
      </w:r>
    </w:p>
  </w:footnote>
  <w:footnote w:id="75">
    <w:p w14:paraId="47DDA10C" w14:textId="3348BA4B" w:rsidR="007E471A" w:rsidRPr="007E471A" w:rsidRDefault="007E471A">
      <w:pPr>
        <w:pStyle w:val="FootnoteText"/>
        <w:rPr>
          <w:lang w:val="en-GB"/>
        </w:rPr>
      </w:pPr>
      <w:r>
        <w:rPr>
          <w:rStyle w:val="FootnoteReference"/>
        </w:rPr>
        <w:footnoteRef/>
      </w:r>
      <w:r>
        <w:t xml:space="preserve"> </w:t>
      </w:r>
      <w:r>
        <w:rPr>
          <w:lang w:val="en-GB"/>
        </w:rPr>
        <w:t xml:space="preserve">The token </w:t>
      </w:r>
      <w:r w:rsidR="006B59D6">
        <w:rPr>
          <w:lang w:val="en-GB"/>
        </w:rPr>
        <w:t>referred to here is the token from the log-record-header</w:t>
      </w:r>
      <w:r w:rsidR="0061635E">
        <w:rPr>
          <w:lang w:val="en-GB"/>
        </w:rPr>
        <w:t xml:space="preserve"> (see </w:t>
      </w:r>
      <w:r w:rsidR="00A43D7B">
        <w:rPr>
          <w:lang w:val="en-GB"/>
        </w:rPr>
        <w:fldChar w:fldCharType="begin"/>
      </w:r>
      <w:r w:rsidR="00A43D7B">
        <w:rPr>
          <w:lang w:val="en-GB"/>
        </w:rPr>
        <w:instrText xml:space="preserve"> REF _Ref52524956 \r \h </w:instrText>
      </w:r>
      <w:r w:rsidR="00A43D7B">
        <w:rPr>
          <w:lang w:val="en-GB"/>
        </w:rPr>
      </w:r>
      <w:r w:rsidR="00A43D7B">
        <w:rPr>
          <w:lang w:val="en-GB"/>
        </w:rPr>
        <w:fldChar w:fldCharType="separate"/>
      </w:r>
      <w:r w:rsidR="00D20F09">
        <w:rPr>
          <w:lang w:val="en-GB"/>
        </w:rPr>
        <w:t>3.10</w:t>
      </w:r>
      <w:r w:rsidR="00A43D7B">
        <w:rPr>
          <w:lang w:val="en-GB"/>
        </w:rPr>
        <w:fldChar w:fldCharType="end"/>
      </w:r>
      <w:r w:rsidR="00A43D7B">
        <w:rPr>
          <w:lang w:val="en-GB"/>
        </w:rPr>
        <w:t xml:space="preserve"> </w:t>
      </w:r>
      <w:r w:rsidR="00A43D7B">
        <w:rPr>
          <w:lang w:val="en-GB"/>
        </w:rPr>
        <w:fldChar w:fldCharType="begin"/>
      </w:r>
      <w:r w:rsidR="00A43D7B">
        <w:rPr>
          <w:lang w:val="en-GB"/>
        </w:rPr>
        <w:instrText xml:space="preserve"> REF _Ref52524956 \h </w:instrText>
      </w:r>
      <w:r w:rsidR="00A43D7B">
        <w:rPr>
          <w:lang w:val="en-GB"/>
        </w:rPr>
      </w:r>
      <w:r w:rsidR="00A43D7B">
        <w:rPr>
          <w:lang w:val="en-GB"/>
        </w:rPr>
        <w:fldChar w:fldCharType="separate"/>
      </w:r>
      <w:r w:rsidR="00D20F09">
        <w:t>Record content</w:t>
      </w:r>
      <w:r w:rsidR="00A43D7B">
        <w:rPr>
          <w:lang w:val="en-GB"/>
        </w:rPr>
        <w:fldChar w:fldCharType="end"/>
      </w:r>
      <w:r w:rsidR="00A43D7B">
        <w:rPr>
          <w:lang w:val="en-GB"/>
        </w:rPr>
        <w:t xml:space="preserve"> on page </w:t>
      </w:r>
      <w:r w:rsidR="00A43D7B">
        <w:rPr>
          <w:lang w:val="en-GB"/>
        </w:rPr>
        <w:fldChar w:fldCharType="begin"/>
      </w:r>
      <w:r w:rsidR="00A43D7B">
        <w:rPr>
          <w:lang w:val="en-GB"/>
        </w:rPr>
        <w:instrText xml:space="preserve"> PAGEREF _Ref52524956 \h </w:instrText>
      </w:r>
      <w:r w:rsidR="00A43D7B">
        <w:rPr>
          <w:lang w:val="en-GB"/>
        </w:rPr>
      </w:r>
      <w:r w:rsidR="00A43D7B">
        <w:rPr>
          <w:lang w:val="en-GB"/>
        </w:rPr>
        <w:fldChar w:fldCharType="separate"/>
      </w:r>
      <w:r w:rsidR="00A43D7B">
        <w:rPr>
          <w:noProof/>
          <w:lang w:val="en-GB"/>
        </w:rPr>
        <w:t>23</w:t>
      </w:r>
      <w:r w:rsidR="00A43D7B">
        <w:rPr>
          <w:lang w:val="en-GB"/>
        </w:rPr>
        <w:fldChar w:fldCharType="end"/>
      </w:r>
      <w:r w:rsidR="00A43D7B">
        <w:rPr>
          <w:lang w:val="en-GB"/>
        </w:rPr>
        <w:t>)</w:t>
      </w:r>
    </w:p>
  </w:footnote>
  <w:footnote w:id="76">
    <w:p w14:paraId="1C781BB5" w14:textId="77777777" w:rsidR="00033784" w:rsidRPr="003873FC" w:rsidRDefault="00033784" w:rsidP="0096793A">
      <w:pPr>
        <w:pStyle w:val="FootnoteText"/>
        <w:rPr>
          <w:lang w:val="en-GB"/>
        </w:rPr>
      </w:pPr>
      <w:r>
        <w:rPr>
          <w:rStyle w:val="FootnoteReference"/>
        </w:rPr>
        <w:footnoteRef/>
      </w:r>
      <w:r>
        <w:t xml:space="preserve"> S</w:t>
      </w:r>
      <w:r>
        <w:rPr>
          <w:rFonts w:eastAsia="Times New Roman"/>
        </w:rPr>
        <w:t>ee</w:t>
      </w:r>
      <w:r w:rsidR="0078179E">
        <w:rPr>
          <w:rFonts w:eastAsia="Times New Roman"/>
        </w:rPr>
        <w:t xml:space="preserve"> [NYQUIST]</w:t>
      </w:r>
      <w:r w:rsidR="0078179E" w:rsidRPr="003873FC">
        <w:rPr>
          <w:lang w:val="en-GB"/>
        </w:rPr>
        <w:t xml:space="preserve"> </w:t>
      </w:r>
    </w:p>
  </w:footnote>
  <w:footnote w:id="77">
    <w:p w14:paraId="46CBBA22" w14:textId="77777777" w:rsidR="00033784" w:rsidRPr="00C328AB" w:rsidRDefault="00033784" w:rsidP="00A54272">
      <w:pPr>
        <w:pStyle w:val="CommentText"/>
      </w:pPr>
      <w:r>
        <w:rPr>
          <w:rStyle w:val="FootnoteReference"/>
        </w:rPr>
        <w:footnoteRef/>
      </w:r>
      <w:r>
        <w:t xml:space="preserve"> Note that this will be client induced server behavior. This assumes a single client scenario for TAPI… there is a single alarm system etc. (perhaps resilient). It can work for multiple clients so long as there is a reasonable balance of engineering and some priority scheme etc.</w:t>
      </w:r>
    </w:p>
  </w:footnote>
  <w:footnote w:id="78">
    <w:p w14:paraId="10B079DB" w14:textId="77777777" w:rsidR="00C6336A" w:rsidRPr="00C6336A" w:rsidRDefault="00C6336A">
      <w:pPr>
        <w:pStyle w:val="FootnoteText"/>
        <w:rPr>
          <w:lang w:val="en-GB"/>
        </w:rPr>
      </w:pPr>
      <w:r>
        <w:rPr>
          <w:rStyle w:val="FootnoteReference"/>
        </w:rPr>
        <w:footnoteRef/>
      </w:r>
      <w:r>
        <w:t xml:space="preserve"> </w:t>
      </w:r>
      <w:r>
        <w:rPr>
          <w:lang w:val="en-GB"/>
        </w:rPr>
        <w:t xml:space="preserve">For the pipeline to maintain integrity it is vital that </w:t>
      </w:r>
      <w:r w:rsidR="009E0B70">
        <w:rPr>
          <w:lang w:val="en-GB"/>
        </w:rPr>
        <w:t>back pressure prevents the queue from overf</w:t>
      </w:r>
      <w:r w:rsidR="007C0285">
        <w:rPr>
          <w:lang w:val="en-GB"/>
        </w:rPr>
        <w:t>lowing</w:t>
      </w:r>
      <w:r w:rsidR="009E0B70">
        <w:rPr>
          <w:lang w:val="en-GB"/>
        </w:rPr>
        <w:t xml:space="preserve">. The “blocking” is essentially through </w:t>
      </w:r>
      <w:r w:rsidR="007E2660">
        <w:rPr>
          <w:lang w:val="en-GB"/>
        </w:rPr>
        <w:t>“demand”. If there is a queue overf</w:t>
      </w:r>
      <w:r w:rsidR="007C0285">
        <w:rPr>
          <w:lang w:val="en-GB"/>
        </w:rPr>
        <w:t>low</w:t>
      </w:r>
      <w:r w:rsidR="007E2660">
        <w:rPr>
          <w:lang w:val="en-GB"/>
        </w:rPr>
        <w:t xml:space="preserve"> event, the pipeline must be restarted.</w:t>
      </w:r>
    </w:p>
  </w:footnote>
  <w:footnote w:id="79">
    <w:p w14:paraId="5D3F6F51" w14:textId="77777777" w:rsidR="007F67E6" w:rsidRPr="00300558" w:rsidRDefault="007F67E6" w:rsidP="007F67E6">
      <w:pPr>
        <w:pStyle w:val="FootnoteText"/>
        <w:rPr>
          <w:lang w:val="en-GB"/>
        </w:rPr>
      </w:pPr>
      <w:r>
        <w:rPr>
          <w:rStyle w:val="FootnoteReference"/>
        </w:rPr>
        <w:footnoteRef/>
      </w:r>
      <w:r>
        <w:t xml:space="preserve"> </w:t>
      </w:r>
      <w:proofErr w:type="spellStart"/>
      <w:r>
        <w:rPr>
          <w:lang w:val="en-GB"/>
        </w:rPr>
        <w:t>Protobuf</w:t>
      </w:r>
      <w:proofErr w:type="spellEnd"/>
      <w:r>
        <w:rPr>
          <w:lang w:val="en-GB"/>
        </w:rPr>
        <w:t xml:space="preserve"> encoding is currently manual.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64DC64" w14:textId="60343617" w:rsidR="00033784" w:rsidRDefault="00033784" w:rsidP="00375D91">
    <w:pPr>
      <w:pStyle w:val="Header"/>
      <w:tabs>
        <w:tab w:val="clear" w:pos="9360"/>
        <w:tab w:val="right" w:pos="10466"/>
      </w:tabs>
    </w:pPr>
    <w:r>
      <w:t xml:space="preserve">TR-548 TAPI </w:t>
    </w:r>
    <w:r w:rsidR="003D1818">
      <w:t>v</w:t>
    </w:r>
    <w:r w:rsidR="00E3588A">
      <w:t>2.</w:t>
    </w:r>
    <w:ins w:id="3566" w:author="Author">
      <w:r w:rsidR="00F43CB7">
        <w:t>6</w:t>
      </w:r>
    </w:ins>
    <w:del w:id="3567" w:author="Author">
      <w:r w:rsidR="0049065C" w:rsidDel="00F43CB7">
        <w:delText>5</w:delText>
      </w:r>
    </w:del>
    <w:r w:rsidR="009A303F">
      <w:t>.0</w:t>
    </w:r>
    <w:r>
      <w:t xml:space="preserve"> Reference Implementation </w:t>
    </w:r>
    <w:r w:rsidR="008462A8">
      <w:t xml:space="preserve">Agreement </w:t>
    </w:r>
    <w:r>
      <w:t>- Streaming</w:t>
    </w:r>
    <w:r w:rsidRPr="00194CC3">
      <w:tab/>
    </w:r>
    <w:r>
      <w:t xml:space="preserve"> </w:t>
    </w:r>
    <w:r w:rsidRPr="00194CC3">
      <w:t xml:space="preserve">Version </w:t>
    </w:r>
    <w:r w:rsidR="00CA47EF">
      <w:t>3</w:t>
    </w:r>
    <w:r w:rsidR="00E3588A">
      <w:t>.</w:t>
    </w:r>
    <w:ins w:id="3568" w:author="Author">
      <w:r w:rsidR="00F43CB7">
        <w:t>2</w:t>
      </w:r>
    </w:ins>
    <w:del w:id="3569" w:author="Author">
      <w:r w:rsidR="006563B7" w:rsidDel="00F43CB7">
        <w:delText>1</w:delText>
      </w:r>
    </w:del>
  </w:p>
  <w:p w14:paraId="6C67D3C6" w14:textId="77777777" w:rsidR="00033784" w:rsidRDefault="0003378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F77F0"/>
    <w:multiLevelType w:val="multilevel"/>
    <w:tmpl w:val="3586DE5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1" w15:restartNumberingAfterBreak="0">
    <w:nsid w:val="028549EE"/>
    <w:multiLevelType w:val="hybridMultilevel"/>
    <w:tmpl w:val="B3C416EC"/>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 w15:restartNumberingAfterBreak="0">
    <w:nsid w:val="05C33193"/>
    <w:multiLevelType w:val="multilevel"/>
    <w:tmpl w:val="D04A3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B7FC2"/>
    <w:multiLevelType w:val="multilevel"/>
    <w:tmpl w:val="72E08C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A8723C"/>
    <w:multiLevelType w:val="hybridMultilevel"/>
    <w:tmpl w:val="E592A5F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07DC42E3"/>
    <w:multiLevelType w:val="hybridMultilevel"/>
    <w:tmpl w:val="7E3E815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 w15:restartNumberingAfterBreak="0">
    <w:nsid w:val="08183753"/>
    <w:multiLevelType w:val="hybridMultilevel"/>
    <w:tmpl w:val="B24E01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2018EB"/>
    <w:multiLevelType w:val="hybridMultilevel"/>
    <w:tmpl w:val="4B50AB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F504CB"/>
    <w:multiLevelType w:val="hybridMultilevel"/>
    <w:tmpl w:val="347C0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A844F8"/>
    <w:multiLevelType w:val="multilevel"/>
    <w:tmpl w:val="4EB865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0C4B0C"/>
    <w:multiLevelType w:val="multilevel"/>
    <w:tmpl w:val="8AE6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C768E3"/>
    <w:multiLevelType w:val="hybridMultilevel"/>
    <w:tmpl w:val="857E9E4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8290A0B"/>
    <w:multiLevelType w:val="multilevel"/>
    <w:tmpl w:val="09CE7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941A9F"/>
    <w:multiLevelType w:val="hybridMultilevel"/>
    <w:tmpl w:val="FD64733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1939441E"/>
    <w:multiLevelType w:val="hybridMultilevel"/>
    <w:tmpl w:val="EBE2EC5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5" w15:restartNumberingAfterBreak="0">
    <w:nsid w:val="1EBC38C3"/>
    <w:multiLevelType w:val="hybridMultilevel"/>
    <w:tmpl w:val="1272FF9A"/>
    <w:lvl w:ilvl="0" w:tplc="B002C2D0">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791163"/>
    <w:multiLevelType w:val="multilevel"/>
    <w:tmpl w:val="0CDC9D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206322F8"/>
    <w:multiLevelType w:val="multilevel"/>
    <w:tmpl w:val="2C88B45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23286E2D"/>
    <w:multiLevelType w:val="multilevel"/>
    <w:tmpl w:val="3586DE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1427CD"/>
    <w:multiLevelType w:val="hybridMultilevel"/>
    <w:tmpl w:val="39D04F3C"/>
    <w:lvl w:ilvl="0" w:tplc="CD4EB6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A8525A"/>
    <w:multiLevelType w:val="hybridMultilevel"/>
    <w:tmpl w:val="39D04F3C"/>
    <w:lvl w:ilvl="0" w:tplc="CD4EB6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683050"/>
    <w:multiLevelType w:val="hybridMultilevel"/>
    <w:tmpl w:val="59964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294302"/>
    <w:multiLevelType w:val="hybridMultilevel"/>
    <w:tmpl w:val="2222E104"/>
    <w:lvl w:ilvl="0" w:tplc="97FE9070">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DC238B1"/>
    <w:multiLevelType w:val="multilevel"/>
    <w:tmpl w:val="317A778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2FC97A1E"/>
    <w:multiLevelType w:val="hybridMultilevel"/>
    <w:tmpl w:val="3D904B78"/>
    <w:lvl w:ilvl="0" w:tplc="08090001">
      <w:start w:val="1"/>
      <w:numFmt w:val="bullet"/>
      <w:lvlText w:val=""/>
      <w:lvlJc w:val="left"/>
      <w:pPr>
        <w:ind w:left="780" w:hanging="360"/>
      </w:pPr>
      <w:rPr>
        <w:rFonts w:ascii="Symbol" w:hAnsi="Symbol" w:cs="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cs="Wingdings" w:hint="default"/>
      </w:rPr>
    </w:lvl>
    <w:lvl w:ilvl="3" w:tplc="08090001" w:tentative="1">
      <w:start w:val="1"/>
      <w:numFmt w:val="bullet"/>
      <w:lvlText w:val=""/>
      <w:lvlJc w:val="left"/>
      <w:pPr>
        <w:ind w:left="2940" w:hanging="360"/>
      </w:pPr>
      <w:rPr>
        <w:rFonts w:ascii="Symbol" w:hAnsi="Symbol" w:cs="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cs="Wingdings" w:hint="default"/>
      </w:rPr>
    </w:lvl>
    <w:lvl w:ilvl="6" w:tplc="08090001" w:tentative="1">
      <w:start w:val="1"/>
      <w:numFmt w:val="bullet"/>
      <w:lvlText w:val=""/>
      <w:lvlJc w:val="left"/>
      <w:pPr>
        <w:ind w:left="5100" w:hanging="360"/>
      </w:pPr>
      <w:rPr>
        <w:rFonts w:ascii="Symbol" w:hAnsi="Symbol" w:cs="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cs="Wingdings" w:hint="default"/>
      </w:rPr>
    </w:lvl>
  </w:abstractNum>
  <w:abstractNum w:abstractNumId="25" w15:restartNumberingAfterBreak="0">
    <w:nsid w:val="30876CD2"/>
    <w:multiLevelType w:val="multilevel"/>
    <w:tmpl w:val="994CA1B0"/>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327747B7"/>
    <w:multiLevelType w:val="hybridMultilevel"/>
    <w:tmpl w:val="E0E0AB18"/>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34DF7C7E"/>
    <w:multiLevelType w:val="hybridMultilevel"/>
    <w:tmpl w:val="9C3AE97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6521CD3"/>
    <w:multiLevelType w:val="hybridMultilevel"/>
    <w:tmpl w:val="0AD878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76A2DE3"/>
    <w:multiLevelType w:val="multilevel"/>
    <w:tmpl w:val="04860A7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ascii="Times New Roman" w:hAnsi="Times New Roman" w:cs="Times New Roman"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389B4AFF"/>
    <w:multiLevelType w:val="multilevel"/>
    <w:tmpl w:val="ACCCB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737CFC"/>
    <w:multiLevelType w:val="hybridMultilevel"/>
    <w:tmpl w:val="30A216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AFA555E"/>
    <w:multiLevelType w:val="multilevel"/>
    <w:tmpl w:val="89A4E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EC73DE"/>
    <w:multiLevelType w:val="hybridMultilevel"/>
    <w:tmpl w:val="D83CF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517D01"/>
    <w:multiLevelType w:val="hybridMultilevel"/>
    <w:tmpl w:val="D9ECD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E201432"/>
    <w:multiLevelType w:val="multilevel"/>
    <w:tmpl w:val="A2341C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2B041D"/>
    <w:multiLevelType w:val="hybridMultilevel"/>
    <w:tmpl w:val="B20894E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15:restartNumberingAfterBreak="0">
    <w:nsid w:val="40B80D0F"/>
    <w:multiLevelType w:val="hybridMultilevel"/>
    <w:tmpl w:val="57D6448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8" w15:restartNumberingAfterBreak="0">
    <w:nsid w:val="41D95784"/>
    <w:multiLevelType w:val="hybridMultilevel"/>
    <w:tmpl w:val="3FBA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3210377"/>
    <w:multiLevelType w:val="multilevel"/>
    <w:tmpl w:val="3E5EF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5256E5"/>
    <w:multiLevelType w:val="multilevel"/>
    <w:tmpl w:val="AD3C6B5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 w15:restartNumberingAfterBreak="0">
    <w:nsid w:val="45313694"/>
    <w:multiLevelType w:val="hybridMultilevel"/>
    <w:tmpl w:val="F4EA3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5422ECE"/>
    <w:multiLevelType w:val="hybridMultilevel"/>
    <w:tmpl w:val="8398F930"/>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3" w15:restartNumberingAfterBreak="0">
    <w:nsid w:val="462A7E47"/>
    <w:multiLevelType w:val="hybridMultilevel"/>
    <w:tmpl w:val="70304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655FFA"/>
    <w:multiLevelType w:val="multilevel"/>
    <w:tmpl w:val="D04A3DE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46A310C9"/>
    <w:multiLevelType w:val="multilevel"/>
    <w:tmpl w:val="61E63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3A4B23"/>
    <w:multiLevelType w:val="hybridMultilevel"/>
    <w:tmpl w:val="AB348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7D865A7"/>
    <w:multiLevelType w:val="hybridMultilevel"/>
    <w:tmpl w:val="17A439E4"/>
    <w:lvl w:ilvl="0" w:tplc="04090001">
      <w:start w:val="1"/>
      <w:numFmt w:val="bullet"/>
      <w:lvlText w:val=""/>
      <w:lvlJc w:val="left"/>
      <w:pPr>
        <w:ind w:left="784" w:hanging="360"/>
      </w:pPr>
      <w:rPr>
        <w:rFonts w:ascii="Symbol" w:hAnsi="Symbol" w:hint="default"/>
      </w:rPr>
    </w:lvl>
    <w:lvl w:ilvl="1" w:tplc="04090003">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48" w15:restartNumberingAfterBreak="0">
    <w:nsid w:val="4AF449B8"/>
    <w:multiLevelType w:val="multilevel"/>
    <w:tmpl w:val="94E0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B20CC9"/>
    <w:multiLevelType w:val="multilevel"/>
    <w:tmpl w:val="4600B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18D5E5C"/>
    <w:multiLevelType w:val="multilevel"/>
    <w:tmpl w:val="51B4F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CB1623"/>
    <w:multiLevelType w:val="hybridMultilevel"/>
    <w:tmpl w:val="21783CAE"/>
    <w:lvl w:ilvl="0" w:tplc="6E0056EA">
      <w:start w:val="1"/>
      <w:numFmt w:val="decimal"/>
      <w:pStyle w:val="AufzhlungNummern"/>
      <w:lvlText w:val="%1."/>
      <w:lvlJc w:val="left"/>
      <w:pPr>
        <w:tabs>
          <w:tab w:val="num" w:pos="-654"/>
        </w:tabs>
        <w:ind w:left="426" w:hanging="360"/>
      </w:pPr>
      <w:rPr>
        <w:rFonts w:hint="default"/>
      </w:rPr>
    </w:lvl>
    <w:lvl w:ilvl="1" w:tplc="04070003" w:tentative="1">
      <w:start w:val="1"/>
      <w:numFmt w:val="lowerLetter"/>
      <w:lvlText w:val="%2."/>
      <w:lvlJc w:val="left"/>
      <w:pPr>
        <w:ind w:left="1800" w:hanging="360"/>
      </w:pPr>
    </w:lvl>
    <w:lvl w:ilvl="2" w:tplc="04070005" w:tentative="1">
      <w:start w:val="1"/>
      <w:numFmt w:val="lowerRoman"/>
      <w:lvlText w:val="%3."/>
      <w:lvlJc w:val="right"/>
      <w:pPr>
        <w:ind w:left="2520" w:hanging="180"/>
      </w:pPr>
    </w:lvl>
    <w:lvl w:ilvl="3" w:tplc="04070001" w:tentative="1">
      <w:start w:val="1"/>
      <w:numFmt w:val="decimal"/>
      <w:lvlText w:val="%4."/>
      <w:lvlJc w:val="left"/>
      <w:pPr>
        <w:ind w:left="3240" w:hanging="360"/>
      </w:pPr>
    </w:lvl>
    <w:lvl w:ilvl="4" w:tplc="04070003" w:tentative="1">
      <w:start w:val="1"/>
      <w:numFmt w:val="lowerLetter"/>
      <w:lvlText w:val="%5."/>
      <w:lvlJc w:val="left"/>
      <w:pPr>
        <w:ind w:left="3960" w:hanging="360"/>
      </w:pPr>
    </w:lvl>
    <w:lvl w:ilvl="5" w:tplc="04070005" w:tentative="1">
      <w:start w:val="1"/>
      <w:numFmt w:val="lowerRoman"/>
      <w:lvlText w:val="%6."/>
      <w:lvlJc w:val="right"/>
      <w:pPr>
        <w:ind w:left="4680" w:hanging="180"/>
      </w:pPr>
    </w:lvl>
    <w:lvl w:ilvl="6" w:tplc="04070001" w:tentative="1">
      <w:start w:val="1"/>
      <w:numFmt w:val="decimal"/>
      <w:lvlText w:val="%7."/>
      <w:lvlJc w:val="left"/>
      <w:pPr>
        <w:ind w:left="5400" w:hanging="360"/>
      </w:pPr>
    </w:lvl>
    <w:lvl w:ilvl="7" w:tplc="04070003" w:tentative="1">
      <w:start w:val="1"/>
      <w:numFmt w:val="lowerLetter"/>
      <w:lvlText w:val="%8."/>
      <w:lvlJc w:val="left"/>
      <w:pPr>
        <w:ind w:left="6120" w:hanging="360"/>
      </w:pPr>
    </w:lvl>
    <w:lvl w:ilvl="8" w:tplc="04070005" w:tentative="1">
      <w:start w:val="1"/>
      <w:numFmt w:val="lowerRoman"/>
      <w:lvlText w:val="%9."/>
      <w:lvlJc w:val="right"/>
      <w:pPr>
        <w:ind w:left="6840" w:hanging="180"/>
      </w:pPr>
    </w:lvl>
  </w:abstractNum>
  <w:abstractNum w:abstractNumId="52" w15:restartNumberingAfterBreak="0">
    <w:nsid w:val="51D80890"/>
    <w:multiLevelType w:val="multilevel"/>
    <w:tmpl w:val="D04A3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555A9B"/>
    <w:multiLevelType w:val="multilevel"/>
    <w:tmpl w:val="01461E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30B0C25"/>
    <w:multiLevelType w:val="hybridMultilevel"/>
    <w:tmpl w:val="277E7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4354737"/>
    <w:multiLevelType w:val="multilevel"/>
    <w:tmpl w:val="1230245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6" w15:restartNumberingAfterBreak="0">
    <w:nsid w:val="55DA4E20"/>
    <w:multiLevelType w:val="hybridMultilevel"/>
    <w:tmpl w:val="A912B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B15D33"/>
    <w:multiLevelType w:val="multilevel"/>
    <w:tmpl w:val="0CDC9D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8" w15:restartNumberingAfterBreak="0">
    <w:nsid w:val="582371DC"/>
    <w:multiLevelType w:val="hybridMultilevel"/>
    <w:tmpl w:val="5052F20A"/>
    <w:lvl w:ilvl="0" w:tplc="08090001">
      <w:start w:val="1"/>
      <w:numFmt w:val="bullet"/>
      <w:lvlText w:val=""/>
      <w:lvlJc w:val="left"/>
      <w:pPr>
        <w:ind w:left="720" w:hanging="360"/>
      </w:pPr>
      <w:rPr>
        <w:rFonts w:ascii="Symbol" w:hAnsi="Symbol" w:cs="Symbol"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9" w15:restartNumberingAfterBreak="0">
    <w:nsid w:val="596C5F59"/>
    <w:multiLevelType w:val="multilevel"/>
    <w:tmpl w:val="04905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981782B"/>
    <w:multiLevelType w:val="hybridMultilevel"/>
    <w:tmpl w:val="C0421F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5A8E5295"/>
    <w:multiLevelType w:val="hybridMultilevel"/>
    <w:tmpl w:val="CBB0D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B3962B3"/>
    <w:multiLevelType w:val="hybridMultilevel"/>
    <w:tmpl w:val="30BE3EEE"/>
    <w:lvl w:ilvl="0" w:tplc="0809000F">
      <w:start w:val="1"/>
      <w:numFmt w:val="decimal"/>
      <w:lvlText w:val="%1."/>
      <w:lvlJc w:val="left"/>
      <w:pPr>
        <w:ind w:left="780" w:hanging="360"/>
      </w:pPr>
      <w:rPr>
        <w:rFonts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3" w15:restartNumberingAfterBreak="0">
    <w:nsid w:val="5BEE7E97"/>
    <w:multiLevelType w:val="multilevel"/>
    <w:tmpl w:val="04905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E483469"/>
    <w:multiLevelType w:val="multilevel"/>
    <w:tmpl w:val="D04A3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98250B"/>
    <w:multiLevelType w:val="multilevel"/>
    <w:tmpl w:val="D5303C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6" w15:restartNumberingAfterBreak="0">
    <w:nsid w:val="61316FBC"/>
    <w:multiLevelType w:val="hybridMultilevel"/>
    <w:tmpl w:val="AA82D5EA"/>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7" w15:restartNumberingAfterBreak="0">
    <w:nsid w:val="632976EE"/>
    <w:multiLevelType w:val="hybridMultilevel"/>
    <w:tmpl w:val="A7261144"/>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8" w15:restartNumberingAfterBreak="0">
    <w:nsid w:val="646956F3"/>
    <w:multiLevelType w:val="hybridMultilevel"/>
    <w:tmpl w:val="C8CA66B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9" w15:restartNumberingAfterBreak="0">
    <w:nsid w:val="66F62937"/>
    <w:multiLevelType w:val="multilevel"/>
    <w:tmpl w:val="FEBE75E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811FCE"/>
    <w:multiLevelType w:val="hybridMultilevel"/>
    <w:tmpl w:val="D4881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7E62908"/>
    <w:multiLevelType w:val="hybridMultilevel"/>
    <w:tmpl w:val="84203C2C"/>
    <w:lvl w:ilvl="0" w:tplc="A6E2BB0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73" w15:restartNumberingAfterBreak="0">
    <w:nsid w:val="6CB11B78"/>
    <w:multiLevelType w:val="hybridMultilevel"/>
    <w:tmpl w:val="E29C1EF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CC76545"/>
    <w:multiLevelType w:val="multilevel"/>
    <w:tmpl w:val="66BC912C"/>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5" w15:restartNumberingAfterBreak="0">
    <w:nsid w:val="6D78560E"/>
    <w:multiLevelType w:val="hybridMultilevel"/>
    <w:tmpl w:val="4AD0A13C"/>
    <w:lvl w:ilvl="0" w:tplc="08090001">
      <w:start w:val="1"/>
      <w:numFmt w:val="bullet"/>
      <w:lvlText w:val=""/>
      <w:lvlJc w:val="left"/>
      <w:pPr>
        <w:ind w:left="780" w:hanging="360"/>
      </w:pPr>
      <w:rPr>
        <w:rFonts w:ascii="Symbol" w:hAnsi="Symbol" w:cs="Symbol"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cs="Wingdings" w:hint="default"/>
      </w:rPr>
    </w:lvl>
    <w:lvl w:ilvl="3" w:tplc="08090001" w:tentative="1">
      <w:start w:val="1"/>
      <w:numFmt w:val="bullet"/>
      <w:lvlText w:val=""/>
      <w:lvlJc w:val="left"/>
      <w:pPr>
        <w:ind w:left="2940" w:hanging="360"/>
      </w:pPr>
      <w:rPr>
        <w:rFonts w:ascii="Symbol" w:hAnsi="Symbol" w:cs="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cs="Wingdings" w:hint="default"/>
      </w:rPr>
    </w:lvl>
    <w:lvl w:ilvl="6" w:tplc="08090001" w:tentative="1">
      <w:start w:val="1"/>
      <w:numFmt w:val="bullet"/>
      <w:lvlText w:val=""/>
      <w:lvlJc w:val="left"/>
      <w:pPr>
        <w:ind w:left="5100" w:hanging="360"/>
      </w:pPr>
      <w:rPr>
        <w:rFonts w:ascii="Symbol" w:hAnsi="Symbol" w:cs="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cs="Wingdings" w:hint="default"/>
      </w:rPr>
    </w:lvl>
  </w:abstractNum>
  <w:abstractNum w:abstractNumId="76" w15:restartNumberingAfterBreak="0">
    <w:nsid w:val="6E0167E3"/>
    <w:multiLevelType w:val="hybridMultilevel"/>
    <w:tmpl w:val="8CC88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E9B1077"/>
    <w:multiLevelType w:val="hybridMultilevel"/>
    <w:tmpl w:val="066A5124"/>
    <w:lvl w:ilvl="0" w:tplc="4B66E15E">
      <w:start w:val="1"/>
      <w:numFmt w:val="bullet"/>
      <w:pStyle w:val="Bull"/>
      <w:lvlText w:val=""/>
      <w:lvlJc w:val="left"/>
      <w:pPr>
        <w:ind w:left="1080" w:hanging="360"/>
      </w:pPr>
      <w:rPr>
        <w:rFonts w:ascii="Symbol" w:hAnsi="Symbol" w:hint="default"/>
      </w:rPr>
    </w:lvl>
    <w:lvl w:ilvl="1" w:tplc="FF200282">
      <w:start w:val="1"/>
      <w:numFmt w:val="bullet"/>
      <w:pStyle w:val="Bull2"/>
      <w:lvlText w:val="o"/>
      <w:lvlJc w:val="left"/>
      <w:pPr>
        <w:ind w:left="1800" w:hanging="360"/>
      </w:pPr>
      <w:rPr>
        <w:rFonts w:ascii="Courier New" w:hAnsi="Courier New" w:cs="Courier New" w:hint="default"/>
      </w:rPr>
    </w:lvl>
    <w:lvl w:ilvl="2" w:tplc="04070005">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8" w15:restartNumberingAfterBreak="0">
    <w:nsid w:val="6EBF5E56"/>
    <w:multiLevelType w:val="multilevel"/>
    <w:tmpl w:val="0CDC9D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9" w15:restartNumberingAfterBreak="0">
    <w:nsid w:val="7104684A"/>
    <w:multiLevelType w:val="hybridMultilevel"/>
    <w:tmpl w:val="4E50C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3BA7727"/>
    <w:multiLevelType w:val="hybridMultilevel"/>
    <w:tmpl w:val="EF7062E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1" w15:restartNumberingAfterBreak="0">
    <w:nsid w:val="743578A1"/>
    <w:multiLevelType w:val="multilevel"/>
    <w:tmpl w:val="2982C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4623732"/>
    <w:multiLevelType w:val="multilevel"/>
    <w:tmpl w:val="04905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50B7C81"/>
    <w:multiLevelType w:val="hybridMultilevel"/>
    <w:tmpl w:val="3A0AE71E"/>
    <w:lvl w:ilvl="0" w:tplc="12D03D02">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5451EAD"/>
    <w:multiLevelType w:val="multilevel"/>
    <w:tmpl w:val="31783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326F42"/>
    <w:multiLevelType w:val="hybridMultilevel"/>
    <w:tmpl w:val="E97828A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86" w15:restartNumberingAfterBreak="0">
    <w:nsid w:val="78EE1BD9"/>
    <w:multiLevelType w:val="hybridMultilevel"/>
    <w:tmpl w:val="275C5C5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7" w15:restartNumberingAfterBreak="0">
    <w:nsid w:val="7A4A346A"/>
    <w:multiLevelType w:val="multilevel"/>
    <w:tmpl w:val="12964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B890F33"/>
    <w:multiLevelType w:val="multilevel"/>
    <w:tmpl w:val="ADA63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E0C62B9"/>
    <w:multiLevelType w:val="multilevel"/>
    <w:tmpl w:val="3446BF0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0" w15:restartNumberingAfterBreak="0">
    <w:nsid w:val="7E5E41C2"/>
    <w:multiLevelType w:val="hybridMultilevel"/>
    <w:tmpl w:val="E97AA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82047E"/>
    <w:multiLevelType w:val="hybridMultilevel"/>
    <w:tmpl w:val="00E230A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2" w15:restartNumberingAfterBreak="0">
    <w:nsid w:val="7FC33B13"/>
    <w:multiLevelType w:val="multilevel"/>
    <w:tmpl w:val="FACE394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1637687906">
    <w:abstractNumId w:val="29"/>
  </w:num>
  <w:num w:numId="2" w16cid:durableId="1253123666">
    <w:abstractNumId w:val="72"/>
  </w:num>
  <w:num w:numId="3" w16cid:durableId="1555387563">
    <w:abstractNumId w:val="77"/>
  </w:num>
  <w:num w:numId="4" w16cid:durableId="290939927">
    <w:abstractNumId w:val="51"/>
  </w:num>
  <w:num w:numId="5" w16cid:durableId="858854999">
    <w:abstractNumId w:val="50"/>
  </w:num>
  <w:num w:numId="6" w16cid:durableId="258560101">
    <w:abstractNumId w:val="39"/>
  </w:num>
  <w:num w:numId="7" w16cid:durableId="1699504988">
    <w:abstractNumId w:val="45"/>
  </w:num>
  <w:num w:numId="8" w16cid:durableId="1995452714">
    <w:abstractNumId w:val="35"/>
  </w:num>
  <w:num w:numId="9" w16cid:durableId="2119179854">
    <w:abstractNumId w:val="32"/>
  </w:num>
  <w:num w:numId="10" w16cid:durableId="444232910">
    <w:abstractNumId w:val="3"/>
  </w:num>
  <w:num w:numId="11" w16cid:durableId="484052991">
    <w:abstractNumId w:val="88"/>
  </w:num>
  <w:num w:numId="12" w16cid:durableId="197356507">
    <w:abstractNumId w:val="9"/>
  </w:num>
  <w:num w:numId="13" w16cid:durableId="42600647">
    <w:abstractNumId w:val="12"/>
  </w:num>
  <w:num w:numId="14" w16cid:durableId="77102179">
    <w:abstractNumId w:val="81"/>
  </w:num>
  <w:num w:numId="15" w16cid:durableId="1955552007">
    <w:abstractNumId w:val="10"/>
  </w:num>
  <w:num w:numId="16" w16cid:durableId="1781025225">
    <w:abstractNumId w:val="48"/>
  </w:num>
  <w:num w:numId="17" w16cid:durableId="1465731067">
    <w:abstractNumId w:val="30"/>
  </w:num>
  <w:num w:numId="18" w16cid:durableId="217327692">
    <w:abstractNumId w:val="34"/>
  </w:num>
  <w:num w:numId="19" w16cid:durableId="344331012">
    <w:abstractNumId w:val="27"/>
  </w:num>
  <w:num w:numId="20" w16cid:durableId="1760709315">
    <w:abstractNumId w:val="75"/>
  </w:num>
  <w:num w:numId="21" w16cid:durableId="1822771249">
    <w:abstractNumId w:val="24"/>
  </w:num>
  <w:num w:numId="22" w16cid:durableId="1403481500">
    <w:abstractNumId w:val="67"/>
  </w:num>
  <w:num w:numId="23" w16cid:durableId="831530517">
    <w:abstractNumId w:val="4"/>
  </w:num>
  <w:num w:numId="24" w16cid:durableId="790824004">
    <w:abstractNumId w:val="58"/>
  </w:num>
  <w:num w:numId="25" w16cid:durableId="808934743">
    <w:abstractNumId w:val="60"/>
  </w:num>
  <w:num w:numId="26" w16cid:durableId="1030569711">
    <w:abstractNumId w:val="53"/>
  </w:num>
  <w:num w:numId="27" w16cid:durableId="1348142653">
    <w:abstractNumId w:val="18"/>
  </w:num>
  <w:num w:numId="28" w16cid:durableId="842166939">
    <w:abstractNumId w:val="28"/>
  </w:num>
  <w:num w:numId="29" w16cid:durableId="1820534208">
    <w:abstractNumId w:val="62"/>
  </w:num>
  <w:num w:numId="30" w16cid:durableId="357704945">
    <w:abstractNumId w:val="85"/>
  </w:num>
  <w:num w:numId="31" w16cid:durableId="43720011">
    <w:abstractNumId w:val="79"/>
  </w:num>
  <w:num w:numId="32" w16cid:durableId="1897736754">
    <w:abstractNumId w:val="14"/>
  </w:num>
  <w:num w:numId="33" w16cid:durableId="1078139626">
    <w:abstractNumId w:val="46"/>
  </w:num>
  <w:num w:numId="34" w16cid:durableId="974144880">
    <w:abstractNumId w:val="11"/>
  </w:num>
  <w:num w:numId="35" w16cid:durableId="1000353440">
    <w:abstractNumId w:val="13"/>
  </w:num>
  <w:num w:numId="36" w16cid:durableId="1331643517">
    <w:abstractNumId w:val="15"/>
  </w:num>
  <w:num w:numId="37" w16cid:durableId="1775174733">
    <w:abstractNumId w:val="83"/>
  </w:num>
  <w:num w:numId="38" w16cid:durableId="1106345982">
    <w:abstractNumId w:val="40"/>
  </w:num>
  <w:num w:numId="39" w16cid:durableId="1975719429">
    <w:abstractNumId w:val="16"/>
  </w:num>
  <w:num w:numId="40" w16cid:durableId="120541984">
    <w:abstractNumId w:val="63"/>
  </w:num>
  <w:num w:numId="41" w16cid:durableId="1492520286">
    <w:abstractNumId w:val="59"/>
  </w:num>
  <w:num w:numId="42" w16cid:durableId="2053773596">
    <w:abstractNumId w:val="82"/>
  </w:num>
  <w:num w:numId="43" w16cid:durableId="1696737406">
    <w:abstractNumId w:val="89"/>
  </w:num>
  <w:num w:numId="44" w16cid:durableId="1896893740">
    <w:abstractNumId w:val="17"/>
  </w:num>
  <w:num w:numId="45" w16cid:durableId="1856847069">
    <w:abstractNumId w:val="31"/>
  </w:num>
  <w:num w:numId="46" w16cid:durableId="831068188">
    <w:abstractNumId w:val="0"/>
  </w:num>
  <w:num w:numId="47" w16cid:durableId="849758044">
    <w:abstractNumId w:val="55"/>
  </w:num>
  <w:num w:numId="48" w16cid:durableId="981731413">
    <w:abstractNumId w:val="25"/>
  </w:num>
  <w:num w:numId="49" w16cid:durableId="1187982881">
    <w:abstractNumId w:val="57"/>
  </w:num>
  <w:num w:numId="50" w16cid:durableId="161242841">
    <w:abstractNumId w:val="78"/>
  </w:num>
  <w:num w:numId="51" w16cid:durableId="607590453">
    <w:abstractNumId w:val="65"/>
  </w:num>
  <w:num w:numId="52" w16cid:durableId="1787192360">
    <w:abstractNumId w:val="74"/>
  </w:num>
  <w:num w:numId="53" w16cid:durableId="595788674">
    <w:abstractNumId w:val="54"/>
  </w:num>
  <w:num w:numId="54" w16cid:durableId="271089616">
    <w:abstractNumId w:val="70"/>
  </w:num>
  <w:num w:numId="55" w16cid:durableId="1950158608">
    <w:abstractNumId w:val="20"/>
  </w:num>
  <w:num w:numId="56" w16cid:durableId="1241327394">
    <w:abstractNumId w:val="19"/>
  </w:num>
  <w:num w:numId="57" w16cid:durableId="1603800737">
    <w:abstractNumId w:val="21"/>
  </w:num>
  <w:num w:numId="58" w16cid:durableId="131100502">
    <w:abstractNumId w:val="66"/>
  </w:num>
  <w:num w:numId="59" w16cid:durableId="1157188064">
    <w:abstractNumId w:val="42"/>
  </w:num>
  <w:num w:numId="60" w16cid:durableId="2147316437">
    <w:abstractNumId w:val="41"/>
  </w:num>
  <w:num w:numId="61" w16cid:durableId="1710253140">
    <w:abstractNumId w:val="33"/>
  </w:num>
  <w:num w:numId="62" w16cid:durableId="2075930448">
    <w:abstractNumId w:val="86"/>
  </w:num>
  <w:num w:numId="63" w16cid:durableId="1447506105">
    <w:abstractNumId w:val="36"/>
  </w:num>
  <w:num w:numId="64" w16cid:durableId="978651816">
    <w:abstractNumId w:val="91"/>
  </w:num>
  <w:num w:numId="65" w16cid:durableId="1464349582">
    <w:abstractNumId w:val="68"/>
  </w:num>
  <w:num w:numId="66" w16cid:durableId="633411717">
    <w:abstractNumId w:val="73"/>
  </w:num>
  <w:num w:numId="67" w16cid:durableId="668600266">
    <w:abstractNumId w:val="80"/>
  </w:num>
  <w:num w:numId="68" w16cid:durableId="1328166181">
    <w:abstractNumId w:val="49"/>
  </w:num>
  <w:num w:numId="69" w16cid:durableId="417600473">
    <w:abstractNumId w:val="84"/>
  </w:num>
  <w:num w:numId="70" w16cid:durableId="397165962">
    <w:abstractNumId w:val="87"/>
  </w:num>
  <w:num w:numId="71" w16cid:durableId="253518893">
    <w:abstractNumId w:val="90"/>
  </w:num>
  <w:num w:numId="72" w16cid:durableId="1877964251">
    <w:abstractNumId w:val="26"/>
  </w:num>
  <w:num w:numId="73" w16cid:durableId="502936803">
    <w:abstractNumId w:val="64"/>
  </w:num>
  <w:num w:numId="74" w16cid:durableId="288821800">
    <w:abstractNumId w:val="37"/>
  </w:num>
  <w:num w:numId="75" w16cid:durableId="1794446073">
    <w:abstractNumId w:val="1"/>
  </w:num>
  <w:num w:numId="76" w16cid:durableId="1247611286">
    <w:abstractNumId w:val="2"/>
  </w:num>
  <w:num w:numId="77" w16cid:durableId="1831873390">
    <w:abstractNumId w:val="69"/>
  </w:num>
  <w:num w:numId="78" w16cid:durableId="1414818905">
    <w:abstractNumId w:val="44"/>
  </w:num>
  <w:num w:numId="79" w16cid:durableId="1854412502">
    <w:abstractNumId w:val="52"/>
  </w:num>
  <w:num w:numId="80" w16cid:durableId="1088960813">
    <w:abstractNumId w:val="8"/>
  </w:num>
  <w:num w:numId="81" w16cid:durableId="1104233243">
    <w:abstractNumId w:val="76"/>
  </w:num>
  <w:num w:numId="82" w16cid:durableId="778913809">
    <w:abstractNumId w:val="61"/>
  </w:num>
  <w:num w:numId="83" w16cid:durableId="2010986550">
    <w:abstractNumId w:val="38"/>
  </w:num>
  <w:num w:numId="84" w16cid:durableId="841698408">
    <w:abstractNumId w:val="43"/>
  </w:num>
  <w:num w:numId="85" w16cid:durableId="1849060771">
    <w:abstractNumId w:val="5"/>
  </w:num>
  <w:num w:numId="86" w16cid:durableId="1285193560">
    <w:abstractNumId w:val="6"/>
  </w:num>
  <w:num w:numId="87" w16cid:durableId="1334642906">
    <w:abstractNumId w:val="56"/>
  </w:num>
  <w:num w:numId="88" w16cid:durableId="1423141342">
    <w:abstractNumId w:val="47"/>
  </w:num>
  <w:num w:numId="89" w16cid:durableId="120345569">
    <w:abstractNumId w:val="7"/>
  </w:num>
  <w:num w:numId="90" w16cid:durableId="697462203">
    <w:abstractNumId w:val="92"/>
  </w:num>
  <w:num w:numId="91" w16cid:durableId="1189877043">
    <w:abstractNumId w:val="71"/>
  </w:num>
  <w:num w:numId="92" w16cid:durableId="1716275398">
    <w:abstractNumId w:val="22"/>
  </w:num>
  <w:num w:numId="93" w16cid:durableId="1882353035">
    <w:abstractNumId w:val="23"/>
  </w:num>
  <w:num w:numId="94" w16cid:durableId="166031056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removePersonalInformation/>
  <w:removeDateAndTime/>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2058"/>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73"/>
    <w:rsid w:val="00000167"/>
    <w:rsid w:val="000004F7"/>
    <w:rsid w:val="000008B9"/>
    <w:rsid w:val="00000932"/>
    <w:rsid w:val="0000097D"/>
    <w:rsid w:val="00000B46"/>
    <w:rsid w:val="00000B6A"/>
    <w:rsid w:val="00000BE1"/>
    <w:rsid w:val="00000C57"/>
    <w:rsid w:val="00000E3B"/>
    <w:rsid w:val="0000129B"/>
    <w:rsid w:val="00001574"/>
    <w:rsid w:val="000021AF"/>
    <w:rsid w:val="000027E3"/>
    <w:rsid w:val="00002881"/>
    <w:rsid w:val="000028BD"/>
    <w:rsid w:val="000032E7"/>
    <w:rsid w:val="00003E29"/>
    <w:rsid w:val="00003E76"/>
    <w:rsid w:val="000040CB"/>
    <w:rsid w:val="00004104"/>
    <w:rsid w:val="000041F1"/>
    <w:rsid w:val="00004DB5"/>
    <w:rsid w:val="00004DBE"/>
    <w:rsid w:val="00004EBD"/>
    <w:rsid w:val="00005133"/>
    <w:rsid w:val="000055E6"/>
    <w:rsid w:val="00005A60"/>
    <w:rsid w:val="00005B11"/>
    <w:rsid w:val="0000636B"/>
    <w:rsid w:val="00006C6B"/>
    <w:rsid w:val="00006DD0"/>
    <w:rsid w:val="000070DF"/>
    <w:rsid w:val="000074C2"/>
    <w:rsid w:val="0000760C"/>
    <w:rsid w:val="00007E30"/>
    <w:rsid w:val="00007FC5"/>
    <w:rsid w:val="00010030"/>
    <w:rsid w:val="00010DA0"/>
    <w:rsid w:val="00011257"/>
    <w:rsid w:val="00011394"/>
    <w:rsid w:val="000118D6"/>
    <w:rsid w:val="0001191C"/>
    <w:rsid w:val="00011EBB"/>
    <w:rsid w:val="00012C3F"/>
    <w:rsid w:val="0001370B"/>
    <w:rsid w:val="0001381E"/>
    <w:rsid w:val="00013D98"/>
    <w:rsid w:val="00014147"/>
    <w:rsid w:val="00014919"/>
    <w:rsid w:val="00014A7E"/>
    <w:rsid w:val="00015301"/>
    <w:rsid w:val="00015B9D"/>
    <w:rsid w:val="00015E4F"/>
    <w:rsid w:val="00016256"/>
    <w:rsid w:val="0001672F"/>
    <w:rsid w:val="000169EF"/>
    <w:rsid w:val="00016C32"/>
    <w:rsid w:val="00016CB9"/>
    <w:rsid w:val="00016CD8"/>
    <w:rsid w:val="00017354"/>
    <w:rsid w:val="00017498"/>
    <w:rsid w:val="00017615"/>
    <w:rsid w:val="00017AD9"/>
    <w:rsid w:val="00020A26"/>
    <w:rsid w:val="000213D5"/>
    <w:rsid w:val="00021A83"/>
    <w:rsid w:val="000220A9"/>
    <w:rsid w:val="000228DE"/>
    <w:rsid w:val="00022B58"/>
    <w:rsid w:val="00022B7B"/>
    <w:rsid w:val="0002309A"/>
    <w:rsid w:val="000230BB"/>
    <w:rsid w:val="0002322B"/>
    <w:rsid w:val="000234EF"/>
    <w:rsid w:val="00023709"/>
    <w:rsid w:val="00023E53"/>
    <w:rsid w:val="0002411D"/>
    <w:rsid w:val="00024316"/>
    <w:rsid w:val="0002463A"/>
    <w:rsid w:val="000251CA"/>
    <w:rsid w:val="00025275"/>
    <w:rsid w:val="0002562F"/>
    <w:rsid w:val="00025B42"/>
    <w:rsid w:val="00025B52"/>
    <w:rsid w:val="00026066"/>
    <w:rsid w:val="000264AC"/>
    <w:rsid w:val="00026500"/>
    <w:rsid w:val="0002727E"/>
    <w:rsid w:val="0002764C"/>
    <w:rsid w:val="0002795F"/>
    <w:rsid w:val="00027D52"/>
    <w:rsid w:val="000301DA"/>
    <w:rsid w:val="000303B6"/>
    <w:rsid w:val="0003067B"/>
    <w:rsid w:val="00030940"/>
    <w:rsid w:val="000313A8"/>
    <w:rsid w:val="0003197A"/>
    <w:rsid w:val="00032059"/>
    <w:rsid w:val="0003264D"/>
    <w:rsid w:val="00032B4B"/>
    <w:rsid w:val="0003326D"/>
    <w:rsid w:val="00033784"/>
    <w:rsid w:val="00034058"/>
    <w:rsid w:val="00034857"/>
    <w:rsid w:val="00034C8C"/>
    <w:rsid w:val="00034E7B"/>
    <w:rsid w:val="000351AC"/>
    <w:rsid w:val="0003550D"/>
    <w:rsid w:val="00035669"/>
    <w:rsid w:val="00036258"/>
    <w:rsid w:val="00036515"/>
    <w:rsid w:val="000367EF"/>
    <w:rsid w:val="000369AB"/>
    <w:rsid w:val="000401B0"/>
    <w:rsid w:val="000401B9"/>
    <w:rsid w:val="0004085E"/>
    <w:rsid w:val="000409D4"/>
    <w:rsid w:val="00040B7B"/>
    <w:rsid w:val="00040C27"/>
    <w:rsid w:val="00040D6D"/>
    <w:rsid w:val="00040FD5"/>
    <w:rsid w:val="000410F2"/>
    <w:rsid w:val="000416CB"/>
    <w:rsid w:val="00041A63"/>
    <w:rsid w:val="00041F51"/>
    <w:rsid w:val="0004238C"/>
    <w:rsid w:val="00042CFB"/>
    <w:rsid w:val="00042DAA"/>
    <w:rsid w:val="00043A12"/>
    <w:rsid w:val="00043CBB"/>
    <w:rsid w:val="000441C6"/>
    <w:rsid w:val="000444C3"/>
    <w:rsid w:val="000447FD"/>
    <w:rsid w:val="00044A81"/>
    <w:rsid w:val="00044C66"/>
    <w:rsid w:val="00044F92"/>
    <w:rsid w:val="00045066"/>
    <w:rsid w:val="00045228"/>
    <w:rsid w:val="00045249"/>
    <w:rsid w:val="00045838"/>
    <w:rsid w:val="00045973"/>
    <w:rsid w:val="000459B4"/>
    <w:rsid w:val="00045A53"/>
    <w:rsid w:val="00045CB3"/>
    <w:rsid w:val="00045EAB"/>
    <w:rsid w:val="0004643F"/>
    <w:rsid w:val="00046829"/>
    <w:rsid w:val="00047037"/>
    <w:rsid w:val="000470E5"/>
    <w:rsid w:val="00047BD3"/>
    <w:rsid w:val="00047ED6"/>
    <w:rsid w:val="00047FB4"/>
    <w:rsid w:val="00050033"/>
    <w:rsid w:val="00050451"/>
    <w:rsid w:val="000509AB"/>
    <w:rsid w:val="00050C71"/>
    <w:rsid w:val="00051402"/>
    <w:rsid w:val="0005144C"/>
    <w:rsid w:val="000514CA"/>
    <w:rsid w:val="000515CB"/>
    <w:rsid w:val="000516E1"/>
    <w:rsid w:val="00051A21"/>
    <w:rsid w:val="00051CF5"/>
    <w:rsid w:val="00051FCC"/>
    <w:rsid w:val="00051FDA"/>
    <w:rsid w:val="0005204F"/>
    <w:rsid w:val="000528F9"/>
    <w:rsid w:val="00052BBA"/>
    <w:rsid w:val="00052C02"/>
    <w:rsid w:val="00052DF0"/>
    <w:rsid w:val="00052F72"/>
    <w:rsid w:val="00053C2F"/>
    <w:rsid w:val="00054099"/>
    <w:rsid w:val="000548CE"/>
    <w:rsid w:val="000549CE"/>
    <w:rsid w:val="00054D32"/>
    <w:rsid w:val="00055884"/>
    <w:rsid w:val="000559FD"/>
    <w:rsid w:val="00055BCE"/>
    <w:rsid w:val="00055D4E"/>
    <w:rsid w:val="00055EA8"/>
    <w:rsid w:val="0005617D"/>
    <w:rsid w:val="000562AE"/>
    <w:rsid w:val="0005753F"/>
    <w:rsid w:val="00057829"/>
    <w:rsid w:val="00057C4D"/>
    <w:rsid w:val="00060074"/>
    <w:rsid w:val="000600E1"/>
    <w:rsid w:val="0006028A"/>
    <w:rsid w:val="00060488"/>
    <w:rsid w:val="000604A5"/>
    <w:rsid w:val="0006071D"/>
    <w:rsid w:val="0006074B"/>
    <w:rsid w:val="00060CA0"/>
    <w:rsid w:val="00061BFF"/>
    <w:rsid w:val="0006219F"/>
    <w:rsid w:val="000623E4"/>
    <w:rsid w:val="0006285B"/>
    <w:rsid w:val="000632C8"/>
    <w:rsid w:val="00063661"/>
    <w:rsid w:val="00063C95"/>
    <w:rsid w:val="00063DD4"/>
    <w:rsid w:val="00063E2F"/>
    <w:rsid w:val="0006409D"/>
    <w:rsid w:val="000645F1"/>
    <w:rsid w:val="0006467C"/>
    <w:rsid w:val="00064692"/>
    <w:rsid w:val="00064A77"/>
    <w:rsid w:val="00064B59"/>
    <w:rsid w:val="000652E7"/>
    <w:rsid w:val="00065867"/>
    <w:rsid w:val="00065B7B"/>
    <w:rsid w:val="00066989"/>
    <w:rsid w:val="000673A8"/>
    <w:rsid w:val="00070070"/>
    <w:rsid w:val="000702E7"/>
    <w:rsid w:val="000703C2"/>
    <w:rsid w:val="000706FF"/>
    <w:rsid w:val="00071533"/>
    <w:rsid w:val="0007170B"/>
    <w:rsid w:val="00071924"/>
    <w:rsid w:val="00071B6B"/>
    <w:rsid w:val="00071FE8"/>
    <w:rsid w:val="00072C9E"/>
    <w:rsid w:val="000738FE"/>
    <w:rsid w:val="00073E5C"/>
    <w:rsid w:val="00073FF8"/>
    <w:rsid w:val="00074156"/>
    <w:rsid w:val="000741EC"/>
    <w:rsid w:val="000746A3"/>
    <w:rsid w:val="00074C47"/>
    <w:rsid w:val="000757BE"/>
    <w:rsid w:val="000758D8"/>
    <w:rsid w:val="00075C59"/>
    <w:rsid w:val="00075F21"/>
    <w:rsid w:val="000761A7"/>
    <w:rsid w:val="000768A1"/>
    <w:rsid w:val="00077C27"/>
    <w:rsid w:val="00080374"/>
    <w:rsid w:val="00080724"/>
    <w:rsid w:val="0008087E"/>
    <w:rsid w:val="00080B2B"/>
    <w:rsid w:val="00080C6F"/>
    <w:rsid w:val="00080F97"/>
    <w:rsid w:val="000814F3"/>
    <w:rsid w:val="000815A1"/>
    <w:rsid w:val="00081757"/>
    <w:rsid w:val="00081C2C"/>
    <w:rsid w:val="00082A02"/>
    <w:rsid w:val="00082AEB"/>
    <w:rsid w:val="00082BEA"/>
    <w:rsid w:val="000831EC"/>
    <w:rsid w:val="000836DA"/>
    <w:rsid w:val="00084046"/>
    <w:rsid w:val="000840DB"/>
    <w:rsid w:val="00084BAB"/>
    <w:rsid w:val="00084FCE"/>
    <w:rsid w:val="00085CC0"/>
    <w:rsid w:val="00085D33"/>
    <w:rsid w:val="00085D78"/>
    <w:rsid w:val="00085E3E"/>
    <w:rsid w:val="00086568"/>
    <w:rsid w:val="00086DCE"/>
    <w:rsid w:val="0008775A"/>
    <w:rsid w:val="00087862"/>
    <w:rsid w:val="000878A2"/>
    <w:rsid w:val="000900D9"/>
    <w:rsid w:val="000906F6"/>
    <w:rsid w:val="00090735"/>
    <w:rsid w:val="000909E6"/>
    <w:rsid w:val="00090B0F"/>
    <w:rsid w:val="00091006"/>
    <w:rsid w:val="00091040"/>
    <w:rsid w:val="0009145B"/>
    <w:rsid w:val="00091EE2"/>
    <w:rsid w:val="0009243C"/>
    <w:rsid w:val="000924EE"/>
    <w:rsid w:val="000929C7"/>
    <w:rsid w:val="00092A9A"/>
    <w:rsid w:val="00093021"/>
    <w:rsid w:val="0009315C"/>
    <w:rsid w:val="000933EE"/>
    <w:rsid w:val="000937FA"/>
    <w:rsid w:val="00093869"/>
    <w:rsid w:val="00093B08"/>
    <w:rsid w:val="00093D7A"/>
    <w:rsid w:val="00093ECB"/>
    <w:rsid w:val="0009456C"/>
    <w:rsid w:val="000945BE"/>
    <w:rsid w:val="0009471E"/>
    <w:rsid w:val="0009519D"/>
    <w:rsid w:val="00095343"/>
    <w:rsid w:val="00095559"/>
    <w:rsid w:val="00095B46"/>
    <w:rsid w:val="00095D7C"/>
    <w:rsid w:val="000962AF"/>
    <w:rsid w:val="000968AC"/>
    <w:rsid w:val="000968E2"/>
    <w:rsid w:val="00097067"/>
    <w:rsid w:val="00097B11"/>
    <w:rsid w:val="00097E83"/>
    <w:rsid w:val="000A0322"/>
    <w:rsid w:val="000A0DC8"/>
    <w:rsid w:val="000A0F74"/>
    <w:rsid w:val="000A1C61"/>
    <w:rsid w:val="000A214A"/>
    <w:rsid w:val="000A2C75"/>
    <w:rsid w:val="000A2EFD"/>
    <w:rsid w:val="000A336C"/>
    <w:rsid w:val="000A3968"/>
    <w:rsid w:val="000A3DF9"/>
    <w:rsid w:val="000A42B6"/>
    <w:rsid w:val="000A4FBD"/>
    <w:rsid w:val="000A6889"/>
    <w:rsid w:val="000A6891"/>
    <w:rsid w:val="000A6B82"/>
    <w:rsid w:val="000A73DF"/>
    <w:rsid w:val="000A74B9"/>
    <w:rsid w:val="000A77C3"/>
    <w:rsid w:val="000A7AD9"/>
    <w:rsid w:val="000A7B2D"/>
    <w:rsid w:val="000B0163"/>
    <w:rsid w:val="000B0170"/>
    <w:rsid w:val="000B0445"/>
    <w:rsid w:val="000B0D09"/>
    <w:rsid w:val="000B118E"/>
    <w:rsid w:val="000B173B"/>
    <w:rsid w:val="000B1A1D"/>
    <w:rsid w:val="000B1D9B"/>
    <w:rsid w:val="000B1E2A"/>
    <w:rsid w:val="000B20ED"/>
    <w:rsid w:val="000B2249"/>
    <w:rsid w:val="000B23CC"/>
    <w:rsid w:val="000B3177"/>
    <w:rsid w:val="000B34BF"/>
    <w:rsid w:val="000B3E73"/>
    <w:rsid w:val="000B4A95"/>
    <w:rsid w:val="000B4F49"/>
    <w:rsid w:val="000B5016"/>
    <w:rsid w:val="000B5048"/>
    <w:rsid w:val="000B51B2"/>
    <w:rsid w:val="000B51B3"/>
    <w:rsid w:val="000B539C"/>
    <w:rsid w:val="000B541A"/>
    <w:rsid w:val="000B5462"/>
    <w:rsid w:val="000B5873"/>
    <w:rsid w:val="000B5B46"/>
    <w:rsid w:val="000B61CD"/>
    <w:rsid w:val="000B62D9"/>
    <w:rsid w:val="000B6512"/>
    <w:rsid w:val="000B6620"/>
    <w:rsid w:val="000B6B6F"/>
    <w:rsid w:val="000B7245"/>
    <w:rsid w:val="000B79DA"/>
    <w:rsid w:val="000B7D7D"/>
    <w:rsid w:val="000C0E43"/>
    <w:rsid w:val="000C1279"/>
    <w:rsid w:val="000C167A"/>
    <w:rsid w:val="000C23B7"/>
    <w:rsid w:val="000C291F"/>
    <w:rsid w:val="000C29E2"/>
    <w:rsid w:val="000C310F"/>
    <w:rsid w:val="000C31CB"/>
    <w:rsid w:val="000C31E9"/>
    <w:rsid w:val="000C362A"/>
    <w:rsid w:val="000C3B09"/>
    <w:rsid w:val="000C3EBA"/>
    <w:rsid w:val="000C409B"/>
    <w:rsid w:val="000C4464"/>
    <w:rsid w:val="000C47F0"/>
    <w:rsid w:val="000C5047"/>
    <w:rsid w:val="000C6199"/>
    <w:rsid w:val="000C62A3"/>
    <w:rsid w:val="000C6583"/>
    <w:rsid w:val="000C6673"/>
    <w:rsid w:val="000C66C2"/>
    <w:rsid w:val="000C6A39"/>
    <w:rsid w:val="000C704C"/>
    <w:rsid w:val="000C768E"/>
    <w:rsid w:val="000D0594"/>
    <w:rsid w:val="000D0D14"/>
    <w:rsid w:val="000D1157"/>
    <w:rsid w:val="000D1392"/>
    <w:rsid w:val="000D1A27"/>
    <w:rsid w:val="000D2F36"/>
    <w:rsid w:val="000D31FB"/>
    <w:rsid w:val="000D333F"/>
    <w:rsid w:val="000D35D1"/>
    <w:rsid w:val="000D3D13"/>
    <w:rsid w:val="000D4332"/>
    <w:rsid w:val="000D4B93"/>
    <w:rsid w:val="000D50AD"/>
    <w:rsid w:val="000D52BA"/>
    <w:rsid w:val="000D53B8"/>
    <w:rsid w:val="000D5A31"/>
    <w:rsid w:val="000D5C8A"/>
    <w:rsid w:val="000D61A6"/>
    <w:rsid w:val="000D61B5"/>
    <w:rsid w:val="000D68AC"/>
    <w:rsid w:val="000D6A92"/>
    <w:rsid w:val="000E0513"/>
    <w:rsid w:val="000E086B"/>
    <w:rsid w:val="000E0CB2"/>
    <w:rsid w:val="000E0DC9"/>
    <w:rsid w:val="000E11A1"/>
    <w:rsid w:val="000E14DA"/>
    <w:rsid w:val="000E1A0B"/>
    <w:rsid w:val="000E1D29"/>
    <w:rsid w:val="000E1D55"/>
    <w:rsid w:val="000E29BF"/>
    <w:rsid w:val="000E2B04"/>
    <w:rsid w:val="000E2BF0"/>
    <w:rsid w:val="000E2EC3"/>
    <w:rsid w:val="000E367D"/>
    <w:rsid w:val="000E3753"/>
    <w:rsid w:val="000E3DEC"/>
    <w:rsid w:val="000E404B"/>
    <w:rsid w:val="000E4912"/>
    <w:rsid w:val="000E4A23"/>
    <w:rsid w:val="000E4BCF"/>
    <w:rsid w:val="000E4F4E"/>
    <w:rsid w:val="000E5248"/>
    <w:rsid w:val="000E5916"/>
    <w:rsid w:val="000E5F2E"/>
    <w:rsid w:val="000E65EB"/>
    <w:rsid w:val="000E6AD2"/>
    <w:rsid w:val="000E6B4B"/>
    <w:rsid w:val="000E6E4C"/>
    <w:rsid w:val="000E7356"/>
    <w:rsid w:val="000E78B0"/>
    <w:rsid w:val="000E7D0D"/>
    <w:rsid w:val="000E7F50"/>
    <w:rsid w:val="000F0079"/>
    <w:rsid w:val="000F05E4"/>
    <w:rsid w:val="000F0856"/>
    <w:rsid w:val="000F0C82"/>
    <w:rsid w:val="000F0F45"/>
    <w:rsid w:val="000F0FCE"/>
    <w:rsid w:val="000F13E2"/>
    <w:rsid w:val="000F1588"/>
    <w:rsid w:val="000F2420"/>
    <w:rsid w:val="000F246A"/>
    <w:rsid w:val="000F2893"/>
    <w:rsid w:val="000F2E55"/>
    <w:rsid w:val="000F3311"/>
    <w:rsid w:val="000F3354"/>
    <w:rsid w:val="000F3723"/>
    <w:rsid w:val="000F3A3F"/>
    <w:rsid w:val="000F3B7D"/>
    <w:rsid w:val="000F3C3A"/>
    <w:rsid w:val="000F47AE"/>
    <w:rsid w:val="000F5154"/>
    <w:rsid w:val="000F51FE"/>
    <w:rsid w:val="000F5702"/>
    <w:rsid w:val="000F5CFD"/>
    <w:rsid w:val="000F5DFF"/>
    <w:rsid w:val="000F5F42"/>
    <w:rsid w:val="000F62FF"/>
    <w:rsid w:val="000F63AC"/>
    <w:rsid w:val="000F65E1"/>
    <w:rsid w:val="000F73EB"/>
    <w:rsid w:val="000F7D12"/>
    <w:rsid w:val="000F7EEA"/>
    <w:rsid w:val="00100393"/>
    <w:rsid w:val="00100431"/>
    <w:rsid w:val="001005C2"/>
    <w:rsid w:val="001011E5"/>
    <w:rsid w:val="0010188E"/>
    <w:rsid w:val="00102133"/>
    <w:rsid w:val="001031EF"/>
    <w:rsid w:val="0010366C"/>
    <w:rsid w:val="00103A78"/>
    <w:rsid w:val="00103AAF"/>
    <w:rsid w:val="00103CCE"/>
    <w:rsid w:val="00104916"/>
    <w:rsid w:val="001049A5"/>
    <w:rsid w:val="00104A06"/>
    <w:rsid w:val="00104C87"/>
    <w:rsid w:val="00104E15"/>
    <w:rsid w:val="00105555"/>
    <w:rsid w:val="00105CD0"/>
    <w:rsid w:val="00105D6A"/>
    <w:rsid w:val="00106040"/>
    <w:rsid w:val="001062F6"/>
    <w:rsid w:val="00106342"/>
    <w:rsid w:val="001066C3"/>
    <w:rsid w:val="00106F48"/>
    <w:rsid w:val="0010746E"/>
    <w:rsid w:val="0010775D"/>
    <w:rsid w:val="00107D21"/>
    <w:rsid w:val="00110889"/>
    <w:rsid w:val="00110D33"/>
    <w:rsid w:val="00110E3C"/>
    <w:rsid w:val="0011116C"/>
    <w:rsid w:val="001111A4"/>
    <w:rsid w:val="00111C00"/>
    <w:rsid w:val="0011208F"/>
    <w:rsid w:val="001125A2"/>
    <w:rsid w:val="0011331A"/>
    <w:rsid w:val="001136FE"/>
    <w:rsid w:val="00113E6F"/>
    <w:rsid w:val="001142B3"/>
    <w:rsid w:val="001145CC"/>
    <w:rsid w:val="00114657"/>
    <w:rsid w:val="001151DD"/>
    <w:rsid w:val="001160C8"/>
    <w:rsid w:val="001162CB"/>
    <w:rsid w:val="001164B8"/>
    <w:rsid w:val="00116AF1"/>
    <w:rsid w:val="00116E0B"/>
    <w:rsid w:val="00116F03"/>
    <w:rsid w:val="0012007D"/>
    <w:rsid w:val="00120140"/>
    <w:rsid w:val="0012082A"/>
    <w:rsid w:val="001208A9"/>
    <w:rsid w:val="00120E61"/>
    <w:rsid w:val="00120F51"/>
    <w:rsid w:val="00120F6D"/>
    <w:rsid w:val="0012102C"/>
    <w:rsid w:val="0012106E"/>
    <w:rsid w:val="0012133D"/>
    <w:rsid w:val="0012140A"/>
    <w:rsid w:val="0012192F"/>
    <w:rsid w:val="0012212B"/>
    <w:rsid w:val="001225B6"/>
    <w:rsid w:val="001227FA"/>
    <w:rsid w:val="0012287D"/>
    <w:rsid w:val="00122B1B"/>
    <w:rsid w:val="001230EA"/>
    <w:rsid w:val="0012357A"/>
    <w:rsid w:val="00123693"/>
    <w:rsid w:val="0012374B"/>
    <w:rsid w:val="00124243"/>
    <w:rsid w:val="001242AE"/>
    <w:rsid w:val="0012589B"/>
    <w:rsid w:val="00125D17"/>
    <w:rsid w:val="00125F85"/>
    <w:rsid w:val="0012667D"/>
    <w:rsid w:val="001268F7"/>
    <w:rsid w:val="00126946"/>
    <w:rsid w:val="00126B4E"/>
    <w:rsid w:val="00126FE1"/>
    <w:rsid w:val="0012709F"/>
    <w:rsid w:val="00127365"/>
    <w:rsid w:val="00130156"/>
    <w:rsid w:val="00130E5C"/>
    <w:rsid w:val="0013108A"/>
    <w:rsid w:val="00131389"/>
    <w:rsid w:val="0013165E"/>
    <w:rsid w:val="00131A17"/>
    <w:rsid w:val="00131AB9"/>
    <w:rsid w:val="00131C5C"/>
    <w:rsid w:val="00132397"/>
    <w:rsid w:val="0013281D"/>
    <w:rsid w:val="00132911"/>
    <w:rsid w:val="00132AD0"/>
    <w:rsid w:val="00132E07"/>
    <w:rsid w:val="001331C8"/>
    <w:rsid w:val="001334BE"/>
    <w:rsid w:val="0013353E"/>
    <w:rsid w:val="0013443C"/>
    <w:rsid w:val="00134B1C"/>
    <w:rsid w:val="00134C4A"/>
    <w:rsid w:val="00134E94"/>
    <w:rsid w:val="00135263"/>
    <w:rsid w:val="0013546B"/>
    <w:rsid w:val="0013566B"/>
    <w:rsid w:val="001358C8"/>
    <w:rsid w:val="00136409"/>
    <w:rsid w:val="001364E2"/>
    <w:rsid w:val="0013734B"/>
    <w:rsid w:val="00140561"/>
    <w:rsid w:val="00141580"/>
    <w:rsid w:val="00141898"/>
    <w:rsid w:val="00141C61"/>
    <w:rsid w:val="001425D4"/>
    <w:rsid w:val="00142E0C"/>
    <w:rsid w:val="001430D4"/>
    <w:rsid w:val="00143923"/>
    <w:rsid w:val="001440C0"/>
    <w:rsid w:val="001443A4"/>
    <w:rsid w:val="00144553"/>
    <w:rsid w:val="001448A3"/>
    <w:rsid w:val="00144C18"/>
    <w:rsid w:val="00144D6D"/>
    <w:rsid w:val="001450F1"/>
    <w:rsid w:val="001452F3"/>
    <w:rsid w:val="001457EB"/>
    <w:rsid w:val="00145C62"/>
    <w:rsid w:val="00145CE3"/>
    <w:rsid w:val="00145DE0"/>
    <w:rsid w:val="00145E7E"/>
    <w:rsid w:val="00145FFB"/>
    <w:rsid w:val="00146301"/>
    <w:rsid w:val="0014643D"/>
    <w:rsid w:val="0014645B"/>
    <w:rsid w:val="00146BFE"/>
    <w:rsid w:val="00146D17"/>
    <w:rsid w:val="00147139"/>
    <w:rsid w:val="001471FD"/>
    <w:rsid w:val="00147809"/>
    <w:rsid w:val="00147DE3"/>
    <w:rsid w:val="00150156"/>
    <w:rsid w:val="0015060C"/>
    <w:rsid w:val="001508C8"/>
    <w:rsid w:val="0015094A"/>
    <w:rsid w:val="001509DE"/>
    <w:rsid w:val="00150B3B"/>
    <w:rsid w:val="00150ED5"/>
    <w:rsid w:val="00150F00"/>
    <w:rsid w:val="001512EA"/>
    <w:rsid w:val="00151B89"/>
    <w:rsid w:val="001520E9"/>
    <w:rsid w:val="00152125"/>
    <w:rsid w:val="001529C1"/>
    <w:rsid w:val="001531A1"/>
    <w:rsid w:val="00153A48"/>
    <w:rsid w:val="00154726"/>
    <w:rsid w:val="00154EE1"/>
    <w:rsid w:val="00155D3F"/>
    <w:rsid w:val="001561A8"/>
    <w:rsid w:val="001566A1"/>
    <w:rsid w:val="001567C6"/>
    <w:rsid w:val="00156A97"/>
    <w:rsid w:val="00156B8D"/>
    <w:rsid w:val="00156C0D"/>
    <w:rsid w:val="0015732F"/>
    <w:rsid w:val="00157635"/>
    <w:rsid w:val="00157B45"/>
    <w:rsid w:val="00157F38"/>
    <w:rsid w:val="00160201"/>
    <w:rsid w:val="0016047C"/>
    <w:rsid w:val="001609F5"/>
    <w:rsid w:val="00162304"/>
    <w:rsid w:val="001629DA"/>
    <w:rsid w:val="00163142"/>
    <w:rsid w:val="00163AE9"/>
    <w:rsid w:val="00163B74"/>
    <w:rsid w:val="00163DAA"/>
    <w:rsid w:val="00164945"/>
    <w:rsid w:val="00164BD0"/>
    <w:rsid w:val="001650CA"/>
    <w:rsid w:val="00165789"/>
    <w:rsid w:val="0016584F"/>
    <w:rsid w:val="00165DE9"/>
    <w:rsid w:val="00165E7D"/>
    <w:rsid w:val="00166171"/>
    <w:rsid w:val="001662D4"/>
    <w:rsid w:val="00166862"/>
    <w:rsid w:val="00166BE0"/>
    <w:rsid w:val="00166CDD"/>
    <w:rsid w:val="00166E4D"/>
    <w:rsid w:val="00167477"/>
    <w:rsid w:val="001676C1"/>
    <w:rsid w:val="0017025F"/>
    <w:rsid w:val="0017048C"/>
    <w:rsid w:val="00170AAD"/>
    <w:rsid w:val="00170F38"/>
    <w:rsid w:val="0017107F"/>
    <w:rsid w:val="001717E2"/>
    <w:rsid w:val="00171C20"/>
    <w:rsid w:val="00172089"/>
    <w:rsid w:val="001725A3"/>
    <w:rsid w:val="0017289E"/>
    <w:rsid w:val="00172DA6"/>
    <w:rsid w:val="00173FAA"/>
    <w:rsid w:val="00174443"/>
    <w:rsid w:val="00174557"/>
    <w:rsid w:val="001752B9"/>
    <w:rsid w:val="00175C97"/>
    <w:rsid w:val="0017654A"/>
    <w:rsid w:val="00176C59"/>
    <w:rsid w:val="00176F3A"/>
    <w:rsid w:val="0017709F"/>
    <w:rsid w:val="001770C6"/>
    <w:rsid w:val="0017734F"/>
    <w:rsid w:val="0017739C"/>
    <w:rsid w:val="0017783B"/>
    <w:rsid w:val="00177BFC"/>
    <w:rsid w:val="00177DF8"/>
    <w:rsid w:val="00180082"/>
    <w:rsid w:val="001806CF"/>
    <w:rsid w:val="0018097C"/>
    <w:rsid w:val="00180FA4"/>
    <w:rsid w:val="001812AE"/>
    <w:rsid w:val="0018147C"/>
    <w:rsid w:val="001815AC"/>
    <w:rsid w:val="00181A05"/>
    <w:rsid w:val="00181F69"/>
    <w:rsid w:val="001820E5"/>
    <w:rsid w:val="001821D8"/>
    <w:rsid w:val="0018249C"/>
    <w:rsid w:val="00182983"/>
    <w:rsid w:val="00182FE5"/>
    <w:rsid w:val="0018311C"/>
    <w:rsid w:val="001832C4"/>
    <w:rsid w:val="00183F8C"/>
    <w:rsid w:val="0018406B"/>
    <w:rsid w:val="00184632"/>
    <w:rsid w:val="00184732"/>
    <w:rsid w:val="001847FA"/>
    <w:rsid w:val="0018495B"/>
    <w:rsid w:val="00185F5F"/>
    <w:rsid w:val="0018607F"/>
    <w:rsid w:val="0018608B"/>
    <w:rsid w:val="001861DD"/>
    <w:rsid w:val="00186310"/>
    <w:rsid w:val="0018649D"/>
    <w:rsid w:val="001866AA"/>
    <w:rsid w:val="001869CF"/>
    <w:rsid w:val="00187000"/>
    <w:rsid w:val="00187094"/>
    <w:rsid w:val="001873A5"/>
    <w:rsid w:val="001877CA"/>
    <w:rsid w:val="00187B77"/>
    <w:rsid w:val="00187CB6"/>
    <w:rsid w:val="00190022"/>
    <w:rsid w:val="001906F0"/>
    <w:rsid w:val="00190C4F"/>
    <w:rsid w:val="00190EDA"/>
    <w:rsid w:val="00191137"/>
    <w:rsid w:val="001912F4"/>
    <w:rsid w:val="001914B6"/>
    <w:rsid w:val="00191933"/>
    <w:rsid w:val="001919CB"/>
    <w:rsid w:val="00191BDB"/>
    <w:rsid w:val="00192313"/>
    <w:rsid w:val="001924E7"/>
    <w:rsid w:val="001925CA"/>
    <w:rsid w:val="00192624"/>
    <w:rsid w:val="001927E6"/>
    <w:rsid w:val="00192F99"/>
    <w:rsid w:val="00192FA3"/>
    <w:rsid w:val="00193242"/>
    <w:rsid w:val="001936CB"/>
    <w:rsid w:val="001937D1"/>
    <w:rsid w:val="00193B0F"/>
    <w:rsid w:val="00193B80"/>
    <w:rsid w:val="00193C0D"/>
    <w:rsid w:val="00194473"/>
    <w:rsid w:val="00194B18"/>
    <w:rsid w:val="00194E46"/>
    <w:rsid w:val="00194F1E"/>
    <w:rsid w:val="001951D7"/>
    <w:rsid w:val="00195371"/>
    <w:rsid w:val="001958FB"/>
    <w:rsid w:val="00195C13"/>
    <w:rsid w:val="00195F45"/>
    <w:rsid w:val="00196008"/>
    <w:rsid w:val="0019602C"/>
    <w:rsid w:val="001960B6"/>
    <w:rsid w:val="001963FD"/>
    <w:rsid w:val="00196B65"/>
    <w:rsid w:val="00196F52"/>
    <w:rsid w:val="00196F75"/>
    <w:rsid w:val="0019709F"/>
    <w:rsid w:val="00197761"/>
    <w:rsid w:val="001A03CE"/>
    <w:rsid w:val="001A0550"/>
    <w:rsid w:val="001A06C3"/>
    <w:rsid w:val="001A0CA2"/>
    <w:rsid w:val="001A0D15"/>
    <w:rsid w:val="001A0D50"/>
    <w:rsid w:val="001A0F12"/>
    <w:rsid w:val="001A134D"/>
    <w:rsid w:val="001A14A1"/>
    <w:rsid w:val="001A1677"/>
    <w:rsid w:val="001A2580"/>
    <w:rsid w:val="001A2737"/>
    <w:rsid w:val="001A2834"/>
    <w:rsid w:val="001A2F47"/>
    <w:rsid w:val="001A34E0"/>
    <w:rsid w:val="001A39A5"/>
    <w:rsid w:val="001A3C2E"/>
    <w:rsid w:val="001A3DDF"/>
    <w:rsid w:val="001A3E44"/>
    <w:rsid w:val="001A4715"/>
    <w:rsid w:val="001A52FF"/>
    <w:rsid w:val="001A6030"/>
    <w:rsid w:val="001A604E"/>
    <w:rsid w:val="001A64D2"/>
    <w:rsid w:val="001A6785"/>
    <w:rsid w:val="001A6A89"/>
    <w:rsid w:val="001A741E"/>
    <w:rsid w:val="001A76BA"/>
    <w:rsid w:val="001A7849"/>
    <w:rsid w:val="001A7D04"/>
    <w:rsid w:val="001B0514"/>
    <w:rsid w:val="001B075E"/>
    <w:rsid w:val="001B0D6A"/>
    <w:rsid w:val="001B11F4"/>
    <w:rsid w:val="001B14C8"/>
    <w:rsid w:val="001B155E"/>
    <w:rsid w:val="001B1A01"/>
    <w:rsid w:val="001B1D8E"/>
    <w:rsid w:val="001B2679"/>
    <w:rsid w:val="001B2927"/>
    <w:rsid w:val="001B29EC"/>
    <w:rsid w:val="001B2D6B"/>
    <w:rsid w:val="001B3102"/>
    <w:rsid w:val="001B393E"/>
    <w:rsid w:val="001B4E19"/>
    <w:rsid w:val="001B5076"/>
    <w:rsid w:val="001B53E1"/>
    <w:rsid w:val="001B5846"/>
    <w:rsid w:val="001B603C"/>
    <w:rsid w:val="001B6435"/>
    <w:rsid w:val="001B6601"/>
    <w:rsid w:val="001B6784"/>
    <w:rsid w:val="001B6E06"/>
    <w:rsid w:val="001B6EA8"/>
    <w:rsid w:val="001B702B"/>
    <w:rsid w:val="001B7216"/>
    <w:rsid w:val="001B729B"/>
    <w:rsid w:val="001B7557"/>
    <w:rsid w:val="001B7B14"/>
    <w:rsid w:val="001B7F32"/>
    <w:rsid w:val="001C047B"/>
    <w:rsid w:val="001C123A"/>
    <w:rsid w:val="001C1548"/>
    <w:rsid w:val="001C1D94"/>
    <w:rsid w:val="001C2CF8"/>
    <w:rsid w:val="001C3083"/>
    <w:rsid w:val="001C3AB2"/>
    <w:rsid w:val="001C4446"/>
    <w:rsid w:val="001C46C5"/>
    <w:rsid w:val="001C4AF1"/>
    <w:rsid w:val="001C4DF1"/>
    <w:rsid w:val="001C4EA7"/>
    <w:rsid w:val="001C55A2"/>
    <w:rsid w:val="001C5716"/>
    <w:rsid w:val="001C5D35"/>
    <w:rsid w:val="001C5F85"/>
    <w:rsid w:val="001C5FDA"/>
    <w:rsid w:val="001C6432"/>
    <w:rsid w:val="001C64D6"/>
    <w:rsid w:val="001C65C4"/>
    <w:rsid w:val="001C66FA"/>
    <w:rsid w:val="001C676A"/>
    <w:rsid w:val="001C7333"/>
    <w:rsid w:val="001C7378"/>
    <w:rsid w:val="001C7FBA"/>
    <w:rsid w:val="001D02BB"/>
    <w:rsid w:val="001D0C18"/>
    <w:rsid w:val="001D0D40"/>
    <w:rsid w:val="001D0F71"/>
    <w:rsid w:val="001D1337"/>
    <w:rsid w:val="001D17C9"/>
    <w:rsid w:val="001D1BEB"/>
    <w:rsid w:val="001D1C3F"/>
    <w:rsid w:val="001D28A8"/>
    <w:rsid w:val="001D2900"/>
    <w:rsid w:val="001D30B6"/>
    <w:rsid w:val="001D321B"/>
    <w:rsid w:val="001D350D"/>
    <w:rsid w:val="001D3D8C"/>
    <w:rsid w:val="001D3EA1"/>
    <w:rsid w:val="001D4528"/>
    <w:rsid w:val="001D4CA1"/>
    <w:rsid w:val="001D4E18"/>
    <w:rsid w:val="001D5266"/>
    <w:rsid w:val="001D5290"/>
    <w:rsid w:val="001D5A82"/>
    <w:rsid w:val="001D5B6D"/>
    <w:rsid w:val="001D6695"/>
    <w:rsid w:val="001D6A1C"/>
    <w:rsid w:val="001D6F85"/>
    <w:rsid w:val="001D7121"/>
    <w:rsid w:val="001D7585"/>
    <w:rsid w:val="001D75BC"/>
    <w:rsid w:val="001D769D"/>
    <w:rsid w:val="001D787D"/>
    <w:rsid w:val="001E0314"/>
    <w:rsid w:val="001E0618"/>
    <w:rsid w:val="001E0627"/>
    <w:rsid w:val="001E08A2"/>
    <w:rsid w:val="001E0ABD"/>
    <w:rsid w:val="001E0C20"/>
    <w:rsid w:val="001E0CAD"/>
    <w:rsid w:val="001E182D"/>
    <w:rsid w:val="001E1C5B"/>
    <w:rsid w:val="001E226D"/>
    <w:rsid w:val="001E2513"/>
    <w:rsid w:val="001E28B2"/>
    <w:rsid w:val="001E294D"/>
    <w:rsid w:val="001E2B56"/>
    <w:rsid w:val="001E3134"/>
    <w:rsid w:val="001E3348"/>
    <w:rsid w:val="001E3361"/>
    <w:rsid w:val="001E37F2"/>
    <w:rsid w:val="001E383A"/>
    <w:rsid w:val="001E41F8"/>
    <w:rsid w:val="001E4CD3"/>
    <w:rsid w:val="001E5073"/>
    <w:rsid w:val="001E560B"/>
    <w:rsid w:val="001E5ACF"/>
    <w:rsid w:val="001E5F01"/>
    <w:rsid w:val="001E61FF"/>
    <w:rsid w:val="001E700E"/>
    <w:rsid w:val="001E7B55"/>
    <w:rsid w:val="001E7DDD"/>
    <w:rsid w:val="001E7F24"/>
    <w:rsid w:val="001E7F6C"/>
    <w:rsid w:val="001F0231"/>
    <w:rsid w:val="001F07E0"/>
    <w:rsid w:val="001F1BD2"/>
    <w:rsid w:val="001F20E8"/>
    <w:rsid w:val="001F2647"/>
    <w:rsid w:val="001F271F"/>
    <w:rsid w:val="001F290D"/>
    <w:rsid w:val="001F2BB6"/>
    <w:rsid w:val="001F2C31"/>
    <w:rsid w:val="001F2CB7"/>
    <w:rsid w:val="001F31B6"/>
    <w:rsid w:val="001F3914"/>
    <w:rsid w:val="001F3C3C"/>
    <w:rsid w:val="001F3DE4"/>
    <w:rsid w:val="001F4072"/>
    <w:rsid w:val="001F460C"/>
    <w:rsid w:val="001F4EA5"/>
    <w:rsid w:val="001F5726"/>
    <w:rsid w:val="001F5939"/>
    <w:rsid w:val="001F5992"/>
    <w:rsid w:val="001F5DD0"/>
    <w:rsid w:val="001F5FF3"/>
    <w:rsid w:val="001F6118"/>
    <w:rsid w:val="001F6B5D"/>
    <w:rsid w:val="001F6C40"/>
    <w:rsid w:val="001F7E56"/>
    <w:rsid w:val="0020010C"/>
    <w:rsid w:val="00200381"/>
    <w:rsid w:val="0020055A"/>
    <w:rsid w:val="00200FE1"/>
    <w:rsid w:val="002016BE"/>
    <w:rsid w:val="00201D91"/>
    <w:rsid w:val="002020DA"/>
    <w:rsid w:val="002029F7"/>
    <w:rsid w:val="00202DF8"/>
    <w:rsid w:val="00202F3D"/>
    <w:rsid w:val="00203188"/>
    <w:rsid w:val="00203313"/>
    <w:rsid w:val="002035CE"/>
    <w:rsid w:val="0020366E"/>
    <w:rsid w:val="0020375D"/>
    <w:rsid w:val="002043CF"/>
    <w:rsid w:val="00204CB8"/>
    <w:rsid w:val="00204E2B"/>
    <w:rsid w:val="00205C2A"/>
    <w:rsid w:val="00205DEA"/>
    <w:rsid w:val="00205F2F"/>
    <w:rsid w:val="00206432"/>
    <w:rsid w:val="002065D3"/>
    <w:rsid w:val="0020686F"/>
    <w:rsid w:val="00206914"/>
    <w:rsid w:val="00206B22"/>
    <w:rsid w:val="00206DC1"/>
    <w:rsid w:val="00206E07"/>
    <w:rsid w:val="00206F53"/>
    <w:rsid w:val="00206F56"/>
    <w:rsid w:val="00206FBB"/>
    <w:rsid w:val="00207207"/>
    <w:rsid w:val="002072EF"/>
    <w:rsid w:val="002072F2"/>
    <w:rsid w:val="002078BA"/>
    <w:rsid w:val="00207B3D"/>
    <w:rsid w:val="00207B73"/>
    <w:rsid w:val="00210505"/>
    <w:rsid w:val="00210BE1"/>
    <w:rsid w:val="00210CA3"/>
    <w:rsid w:val="00211079"/>
    <w:rsid w:val="0021148F"/>
    <w:rsid w:val="00211540"/>
    <w:rsid w:val="002115A9"/>
    <w:rsid w:val="00211B7B"/>
    <w:rsid w:val="00211CF9"/>
    <w:rsid w:val="002122F9"/>
    <w:rsid w:val="00212ADA"/>
    <w:rsid w:val="002132F3"/>
    <w:rsid w:val="00213AD1"/>
    <w:rsid w:val="00213D3B"/>
    <w:rsid w:val="00213DFD"/>
    <w:rsid w:val="002140FA"/>
    <w:rsid w:val="00214580"/>
    <w:rsid w:val="002145CA"/>
    <w:rsid w:val="00214823"/>
    <w:rsid w:val="00214D96"/>
    <w:rsid w:val="00214E20"/>
    <w:rsid w:val="00215362"/>
    <w:rsid w:val="00215E5F"/>
    <w:rsid w:val="00216235"/>
    <w:rsid w:val="00216BA6"/>
    <w:rsid w:val="0021702F"/>
    <w:rsid w:val="002177F2"/>
    <w:rsid w:val="002204E3"/>
    <w:rsid w:val="00220744"/>
    <w:rsid w:val="00220874"/>
    <w:rsid w:val="00220C0D"/>
    <w:rsid w:val="002210CF"/>
    <w:rsid w:val="002212A0"/>
    <w:rsid w:val="0022162F"/>
    <w:rsid w:val="002219E1"/>
    <w:rsid w:val="0022205E"/>
    <w:rsid w:val="00222665"/>
    <w:rsid w:val="0022299B"/>
    <w:rsid w:val="00222C86"/>
    <w:rsid w:val="00222D03"/>
    <w:rsid w:val="00223339"/>
    <w:rsid w:val="002234F3"/>
    <w:rsid w:val="00223ADF"/>
    <w:rsid w:val="00223CED"/>
    <w:rsid w:val="00223F95"/>
    <w:rsid w:val="00223FC8"/>
    <w:rsid w:val="00224C27"/>
    <w:rsid w:val="00224F7F"/>
    <w:rsid w:val="00224F83"/>
    <w:rsid w:val="0022571B"/>
    <w:rsid w:val="00225913"/>
    <w:rsid w:val="0022591C"/>
    <w:rsid w:val="00225C10"/>
    <w:rsid w:val="00225D39"/>
    <w:rsid w:val="002262C8"/>
    <w:rsid w:val="002267BF"/>
    <w:rsid w:val="002268EF"/>
    <w:rsid w:val="00227A9B"/>
    <w:rsid w:val="00227BC2"/>
    <w:rsid w:val="00227E5A"/>
    <w:rsid w:val="00227EC4"/>
    <w:rsid w:val="00230021"/>
    <w:rsid w:val="002304E7"/>
    <w:rsid w:val="00230F93"/>
    <w:rsid w:val="002313B0"/>
    <w:rsid w:val="00231A8D"/>
    <w:rsid w:val="002323DB"/>
    <w:rsid w:val="0023276C"/>
    <w:rsid w:val="00233216"/>
    <w:rsid w:val="00233377"/>
    <w:rsid w:val="002340FF"/>
    <w:rsid w:val="0023412B"/>
    <w:rsid w:val="00234674"/>
    <w:rsid w:val="00234853"/>
    <w:rsid w:val="00234C65"/>
    <w:rsid w:val="00235871"/>
    <w:rsid w:val="0023608A"/>
    <w:rsid w:val="00236153"/>
    <w:rsid w:val="0023645C"/>
    <w:rsid w:val="0023650D"/>
    <w:rsid w:val="00236734"/>
    <w:rsid w:val="002368AA"/>
    <w:rsid w:val="002369EC"/>
    <w:rsid w:val="002372EF"/>
    <w:rsid w:val="0023765A"/>
    <w:rsid w:val="00237F5F"/>
    <w:rsid w:val="0024013A"/>
    <w:rsid w:val="002401E8"/>
    <w:rsid w:val="002402B5"/>
    <w:rsid w:val="002404A1"/>
    <w:rsid w:val="002405E5"/>
    <w:rsid w:val="0024060F"/>
    <w:rsid w:val="002408DD"/>
    <w:rsid w:val="00240AB8"/>
    <w:rsid w:val="00240E6F"/>
    <w:rsid w:val="002412D3"/>
    <w:rsid w:val="002414F1"/>
    <w:rsid w:val="00241ADA"/>
    <w:rsid w:val="0024266B"/>
    <w:rsid w:val="002427BC"/>
    <w:rsid w:val="00242F83"/>
    <w:rsid w:val="002431AA"/>
    <w:rsid w:val="002433D7"/>
    <w:rsid w:val="002437F5"/>
    <w:rsid w:val="002437FF"/>
    <w:rsid w:val="00243981"/>
    <w:rsid w:val="00244385"/>
    <w:rsid w:val="00244CEF"/>
    <w:rsid w:val="0024508A"/>
    <w:rsid w:val="0024535B"/>
    <w:rsid w:val="00245701"/>
    <w:rsid w:val="0024580B"/>
    <w:rsid w:val="002463EB"/>
    <w:rsid w:val="00246499"/>
    <w:rsid w:val="002465EF"/>
    <w:rsid w:val="00246A74"/>
    <w:rsid w:val="00246FCF"/>
    <w:rsid w:val="0024710C"/>
    <w:rsid w:val="002505AE"/>
    <w:rsid w:val="00250A08"/>
    <w:rsid w:val="00250D0B"/>
    <w:rsid w:val="00251611"/>
    <w:rsid w:val="00251869"/>
    <w:rsid w:val="00252D13"/>
    <w:rsid w:val="00253403"/>
    <w:rsid w:val="00253449"/>
    <w:rsid w:val="0025357C"/>
    <w:rsid w:val="002535DB"/>
    <w:rsid w:val="00253FE1"/>
    <w:rsid w:val="002541F5"/>
    <w:rsid w:val="00254277"/>
    <w:rsid w:val="002554BE"/>
    <w:rsid w:val="00255638"/>
    <w:rsid w:val="002557CD"/>
    <w:rsid w:val="0025690B"/>
    <w:rsid w:val="00256C12"/>
    <w:rsid w:val="00256DC1"/>
    <w:rsid w:val="00256F14"/>
    <w:rsid w:val="002571D4"/>
    <w:rsid w:val="00257249"/>
    <w:rsid w:val="002573D0"/>
    <w:rsid w:val="002574DA"/>
    <w:rsid w:val="00257B93"/>
    <w:rsid w:val="00257ED0"/>
    <w:rsid w:val="0026036E"/>
    <w:rsid w:val="002606AB"/>
    <w:rsid w:val="00260B3C"/>
    <w:rsid w:val="00260B76"/>
    <w:rsid w:val="002610C1"/>
    <w:rsid w:val="00261388"/>
    <w:rsid w:val="00261604"/>
    <w:rsid w:val="0026191E"/>
    <w:rsid w:val="00261BA3"/>
    <w:rsid w:val="00262D99"/>
    <w:rsid w:val="00262F96"/>
    <w:rsid w:val="0026338B"/>
    <w:rsid w:val="002637E6"/>
    <w:rsid w:val="00263B0A"/>
    <w:rsid w:val="0026458E"/>
    <w:rsid w:val="0026520D"/>
    <w:rsid w:val="002654B1"/>
    <w:rsid w:val="002654E9"/>
    <w:rsid w:val="002656D2"/>
    <w:rsid w:val="00265D87"/>
    <w:rsid w:val="002662A5"/>
    <w:rsid w:val="00266552"/>
    <w:rsid w:val="00266626"/>
    <w:rsid w:val="00266650"/>
    <w:rsid w:val="00266766"/>
    <w:rsid w:val="002668EB"/>
    <w:rsid w:val="00266D6E"/>
    <w:rsid w:val="00267007"/>
    <w:rsid w:val="00267207"/>
    <w:rsid w:val="00267CF3"/>
    <w:rsid w:val="00267D7A"/>
    <w:rsid w:val="00267E05"/>
    <w:rsid w:val="00267F45"/>
    <w:rsid w:val="0027064C"/>
    <w:rsid w:val="00271243"/>
    <w:rsid w:val="00271DCF"/>
    <w:rsid w:val="002726F5"/>
    <w:rsid w:val="0027286F"/>
    <w:rsid w:val="00273197"/>
    <w:rsid w:val="002737EE"/>
    <w:rsid w:val="00273857"/>
    <w:rsid w:val="00273A5D"/>
    <w:rsid w:val="00273C37"/>
    <w:rsid w:val="002740A3"/>
    <w:rsid w:val="002744D6"/>
    <w:rsid w:val="00274726"/>
    <w:rsid w:val="0027485B"/>
    <w:rsid w:val="0027489C"/>
    <w:rsid w:val="00274F87"/>
    <w:rsid w:val="00275677"/>
    <w:rsid w:val="00275F1D"/>
    <w:rsid w:val="002765CA"/>
    <w:rsid w:val="00277285"/>
    <w:rsid w:val="00277344"/>
    <w:rsid w:val="0027739B"/>
    <w:rsid w:val="00277F5E"/>
    <w:rsid w:val="00277F7C"/>
    <w:rsid w:val="002808EB"/>
    <w:rsid w:val="00280E5D"/>
    <w:rsid w:val="002813B8"/>
    <w:rsid w:val="00281752"/>
    <w:rsid w:val="00281A4F"/>
    <w:rsid w:val="002820E3"/>
    <w:rsid w:val="002822CC"/>
    <w:rsid w:val="00282798"/>
    <w:rsid w:val="00282AEE"/>
    <w:rsid w:val="00282B51"/>
    <w:rsid w:val="00282CD5"/>
    <w:rsid w:val="00283A18"/>
    <w:rsid w:val="002840A0"/>
    <w:rsid w:val="0028482E"/>
    <w:rsid w:val="00284BF6"/>
    <w:rsid w:val="00286038"/>
    <w:rsid w:val="002862D5"/>
    <w:rsid w:val="002868FC"/>
    <w:rsid w:val="00286A36"/>
    <w:rsid w:val="00287BE3"/>
    <w:rsid w:val="00287CA6"/>
    <w:rsid w:val="00287CE2"/>
    <w:rsid w:val="00287F11"/>
    <w:rsid w:val="0029019F"/>
    <w:rsid w:val="002904F0"/>
    <w:rsid w:val="00290ACA"/>
    <w:rsid w:val="00290B0F"/>
    <w:rsid w:val="00291317"/>
    <w:rsid w:val="002913FF"/>
    <w:rsid w:val="00291747"/>
    <w:rsid w:val="00291FE7"/>
    <w:rsid w:val="0029210A"/>
    <w:rsid w:val="002927B8"/>
    <w:rsid w:val="0029326C"/>
    <w:rsid w:val="00294720"/>
    <w:rsid w:val="00294AC4"/>
    <w:rsid w:val="00294CF4"/>
    <w:rsid w:val="002952BE"/>
    <w:rsid w:val="002953B3"/>
    <w:rsid w:val="0029583D"/>
    <w:rsid w:val="00296002"/>
    <w:rsid w:val="0029655B"/>
    <w:rsid w:val="002968A9"/>
    <w:rsid w:val="002974AB"/>
    <w:rsid w:val="002976C8"/>
    <w:rsid w:val="00297CF8"/>
    <w:rsid w:val="00297DD3"/>
    <w:rsid w:val="002A04BB"/>
    <w:rsid w:val="002A04F9"/>
    <w:rsid w:val="002A06E2"/>
    <w:rsid w:val="002A0761"/>
    <w:rsid w:val="002A0900"/>
    <w:rsid w:val="002A0C09"/>
    <w:rsid w:val="002A0CE3"/>
    <w:rsid w:val="002A138F"/>
    <w:rsid w:val="002A14E3"/>
    <w:rsid w:val="002A1996"/>
    <w:rsid w:val="002A21CA"/>
    <w:rsid w:val="002A2F19"/>
    <w:rsid w:val="002A30E7"/>
    <w:rsid w:val="002A3995"/>
    <w:rsid w:val="002A39C6"/>
    <w:rsid w:val="002A48AB"/>
    <w:rsid w:val="002A51DA"/>
    <w:rsid w:val="002A5692"/>
    <w:rsid w:val="002A580C"/>
    <w:rsid w:val="002A5BDD"/>
    <w:rsid w:val="002A5E41"/>
    <w:rsid w:val="002A629B"/>
    <w:rsid w:val="002A6570"/>
    <w:rsid w:val="002A6724"/>
    <w:rsid w:val="002A720B"/>
    <w:rsid w:val="002A7265"/>
    <w:rsid w:val="002A730B"/>
    <w:rsid w:val="002B00E8"/>
    <w:rsid w:val="002B0185"/>
    <w:rsid w:val="002B0D41"/>
    <w:rsid w:val="002B0E32"/>
    <w:rsid w:val="002B146D"/>
    <w:rsid w:val="002B15AE"/>
    <w:rsid w:val="002B27E3"/>
    <w:rsid w:val="002B2879"/>
    <w:rsid w:val="002B3046"/>
    <w:rsid w:val="002B3142"/>
    <w:rsid w:val="002B3383"/>
    <w:rsid w:val="002B37C1"/>
    <w:rsid w:val="002B380D"/>
    <w:rsid w:val="002B421E"/>
    <w:rsid w:val="002B477E"/>
    <w:rsid w:val="002B6006"/>
    <w:rsid w:val="002B6286"/>
    <w:rsid w:val="002B62E3"/>
    <w:rsid w:val="002B6420"/>
    <w:rsid w:val="002B65EB"/>
    <w:rsid w:val="002B6613"/>
    <w:rsid w:val="002B6793"/>
    <w:rsid w:val="002B69FB"/>
    <w:rsid w:val="002B745C"/>
    <w:rsid w:val="002B7638"/>
    <w:rsid w:val="002B7F82"/>
    <w:rsid w:val="002C060A"/>
    <w:rsid w:val="002C0BE7"/>
    <w:rsid w:val="002C0FDF"/>
    <w:rsid w:val="002C13B4"/>
    <w:rsid w:val="002C1401"/>
    <w:rsid w:val="002C1D69"/>
    <w:rsid w:val="002C1FFB"/>
    <w:rsid w:val="002C20B9"/>
    <w:rsid w:val="002C2241"/>
    <w:rsid w:val="002C255D"/>
    <w:rsid w:val="002C2AFE"/>
    <w:rsid w:val="002C2DF2"/>
    <w:rsid w:val="002C2E3C"/>
    <w:rsid w:val="002C30B5"/>
    <w:rsid w:val="002C321A"/>
    <w:rsid w:val="002C3282"/>
    <w:rsid w:val="002C3653"/>
    <w:rsid w:val="002C3684"/>
    <w:rsid w:val="002C3B02"/>
    <w:rsid w:val="002C3DCD"/>
    <w:rsid w:val="002C451A"/>
    <w:rsid w:val="002C45EC"/>
    <w:rsid w:val="002C4D51"/>
    <w:rsid w:val="002C4DF6"/>
    <w:rsid w:val="002C52A5"/>
    <w:rsid w:val="002C5604"/>
    <w:rsid w:val="002C56B7"/>
    <w:rsid w:val="002C5BF4"/>
    <w:rsid w:val="002C5D89"/>
    <w:rsid w:val="002C5ECA"/>
    <w:rsid w:val="002C6133"/>
    <w:rsid w:val="002C6306"/>
    <w:rsid w:val="002C681A"/>
    <w:rsid w:val="002C6D38"/>
    <w:rsid w:val="002C6ECF"/>
    <w:rsid w:val="002C7A99"/>
    <w:rsid w:val="002C7CDE"/>
    <w:rsid w:val="002C7E6B"/>
    <w:rsid w:val="002D04BE"/>
    <w:rsid w:val="002D0D94"/>
    <w:rsid w:val="002D1338"/>
    <w:rsid w:val="002D17FD"/>
    <w:rsid w:val="002D2C5E"/>
    <w:rsid w:val="002D3FB7"/>
    <w:rsid w:val="002D4913"/>
    <w:rsid w:val="002D49C8"/>
    <w:rsid w:val="002D50AC"/>
    <w:rsid w:val="002D5167"/>
    <w:rsid w:val="002D5195"/>
    <w:rsid w:val="002D551F"/>
    <w:rsid w:val="002D58D4"/>
    <w:rsid w:val="002D5AA9"/>
    <w:rsid w:val="002D5D65"/>
    <w:rsid w:val="002D5FD7"/>
    <w:rsid w:val="002D63CD"/>
    <w:rsid w:val="002D663C"/>
    <w:rsid w:val="002D6901"/>
    <w:rsid w:val="002D6C32"/>
    <w:rsid w:val="002D7019"/>
    <w:rsid w:val="002D74FC"/>
    <w:rsid w:val="002D76C1"/>
    <w:rsid w:val="002D77C8"/>
    <w:rsid w:val="002D7BEC"/>
    <w:rsid w:val="002D7F0D"/>
    <w:rsid w:val="002E0DF8"/>
    <w:rsid w:val="002E1219"/>
    <w:rsid w:val="002E14BE"/>
    <w:rsid w:val="002E15D5"/>
    <w:rsid w:val="002E160D"/>
    <w:rsid w:val="002E1B02"/>
    <w:rsid w:val="002E1D6F"/>
    <w:rsid w:val="002E2317"/>
    <w:rsid w:val="002E29E1"/>
    <w:rsid w:val="002E2E5B"/>
    <w:rsid w:val="002E335E"/>
    <w:rsid w:val="002E3921"/>
    <w:rsid w:val="002E3BB9"/>
    <w:rsid w:val="002E3EB2"/>
    <w:rsid w:val="002E447F"/>
    <w:rsid w:val="002E464F"/>
    <w:rsid w:val="002E4B69"/>
    <w:rsid w:val="002E5B54"/>
    <w:rsid w:val="002E64AC"/>
    <w:rsid w:val="002E689C"/>
    <w:rsid w:val="002E74BA"/>
    <w:rsid w:val="002E74DD"/>
    <w:rsid w:val="002E76CF"/>
    <w:rsid w:val="002E7C7C"/>
    <w:rsid w:val="002F08F6"/>
    <w:rsid w:val="002F0F1D"/>
    <w:rsid w:val="002F11DA"/>
    <w:rsid w:val="002F175E"/>
    <w:rsid w:val="002F17BB"/>
    <w:rsid w:val="002F1F67"/>
    <w:rsid w:val="002F22B8"/>
    <w:rsid w:val="002F245A"/>
    <w:rsid w:val="002F24B5"/>
    <w:rsid w:val="002F286D"/>
    <w:rsid w:val="002F2937"/>
    <w:rsid w:val="002F294A"/>
    <w:rsid w:val="002F29C1"/>
    <w:rsid w:val="002F2A50"/>
    <w:rsid w:val="002F35B3"/>
    <w:rsid w:val="002F44ED"/>
    <w:rsid w:val="002F4830"/>
    <w:rsid w:val="002F5148"/>
    <w:rsid w:val="002F5602"/>
    <w:rsid w:val="002F57E2"/>
    <w:rsid w:val="002F5994"/>
    <w:rsid w:val="002F6040"/>
    <w:rsid w:val="002F609E"/>
    <w:rsid w:val="002F6475"/>
    <w:rsid w:val="002F6576"/>
    <w:rsid w:val="002F674B"/>
    <w:rsid w:val="002F691B"/>
    <w:rsid w:val="002F6A15"/>
    <w:rsid w:val="002F7219"/>
    <w:rsid w:val="002F7300"/>
    <w:rsid w:val="002F7534"/>
    <w:rsid w:val="002F7595"/>
    <w:rsid w:val="002F7664"/>
    <w:rsid w:val="002F7AC7"/>
    <w:rsid w:val="002F7AD1"/>
    <w:rsid w:val="003000F5"/>
    <w:rsid w:val="0030016C"/>
    <w:rsid w:val="0030062D"/>
    <w:rsid w:val="0030081E"/>
    <w:rsid w:val="00300CCC"/>
    <w:rsid w:val="00301667"/>
    <w:rsid w:val="0030173C"/>
    <w:rsid w:val="00301F18"/>
    <w:rsid w:val="0030211F"/>
    <w:rsid w:val="00302607"/>
    <w:rsid w:val="00302D55"/>
    <w:rsid w:val="00303163"/>
    <w:rsid w:val="0030323B"/>
    <w:rsid w:val="0030335E"/>
    <w:rsid w:val="00303473"/>
    <w:rsid w:val="003034FC"/>
    <w:rsid w:val="003038E7"/>
    <w:rsid w:val="003045C1"/>
    <w:rsid w:val="00304753"/>
    <w:rsid w:val="00304A52"/>
    <w:rsid w:val="00304AAD"/>
    <w:rsid w:val="00305D1D"/>
    <w:rsid w:val="003063A4"/>
    <w:rsid w:val="00306485"/>
    <w:rsid w:val="0030661D"/>
    <w:rsid w:val="00306922"/>
    <w:rsid w:val="003070B5"/>
    <w:rsid w:val="00307148"/>
    <w:rsid w:val="003072B3"/>
    <w:rsid w:val="00307458"/>
    <w:rsid w:val="003074A1"/>
    <w:rsid w:val="003074B9"/>
    <w:rsid w:val="003074E6"/>
    <w:rsid w:val="0030799D"/>
    <w:rsid w:val="00307CD4"/>
    <w:rsid w:val="00307F4C"/>
    <w:rsid w:val="0031046A"/>
    <w:rsid w:val="0031078C"/>
    <w:rsid w:val="00310BA8"/>
    <w:rsid w:val="00310EF2"/>
    <w:rsid w:val="0031189A"/>
    <w:rsid w:val="00311D6B"/>
    <w:rsid w:val="003121A4"/>
    <w:rsid w:val="003121CF"/>
    <w:rsid w:val="00312632"/>
    <w:rsid w:val="00312DF2"/>
    <w:rsid w:val="00313134"/>
    <w:rsid w:val="003133FB"/>
    <w:rsid w:val="003137D0"/>
    <w:rsid w:val="00313A17"/>
    <w:rsid w:val="00313B43"/>
    <w:rsid w:val="003149E5"/>
    <w:rsid w:val="00315094"/>
    <w:rsid w:val="003150CB"/>
    <w:rsid w:val="003150E4"/>
    <w:rsid w:val="003153C3"/>
    <w:rsid w:val="00315641"/>
    <w:rsid w:val="00315909"/>
    <w:rsid w:val="00315BDF"/>
    <w:rsid w:val="00315D31"/>
    <w:rsid w:val="00316931"/>
    <w:rsid w:val="00316E3D"/>
    <w:rsid w:val="003178A4"/>
    <w:rsid w:val="003179C6"/>
    <w:rsid w:val="00317EF0"/>
    <w:rsid w:val="003200AE"/>
    <w:rsid w:val="00320262"/>
    <w:rsid w:val="00320573"/>
    <w:rsid w:val="00320586"/>
    <w:rsid w:val="00320757"/>
    <w:rsid w:val="00320A0B"/>
    <w:rsid w:val="00320BA5"/>
    <w:rsid w:val="003215E8"/>
    <w:rsid w:val="00321858"/>
    <w:rsid w:val="00321C40"/>
    <w:rsid w:val="0032301B"/>
    <w:rsid w:val="003231DF"/>
    <w:rsid w:val="00323683"/>
    <w:rsid w:val="00323773"/>
    <w:rsid w:val="00323813"/>
    <w:rsid w:val="003239A3"/>
    <w:rsid w:val="00323A0D"/>
    <w:rsid w:val="00323C22"/>
    <w:rsid w:val="00324D93"/>
    <w:rsid w:val="003250C7"/>
    <w:rsid w:val="0032538A"/>
    <w:rsid w:val="00325908"/>
    <w:rsid w:val="00325C35"/>
    <w:rsid w:val="00325CD8"/>
    <w:rsid w:val="00326A12"/>
    <w:rsid w:val="00327C29"/>
    <w:rsid w:val="00327DFC"/>
    <w:rsid w:val="00327F34"/>
    <w:rsid w:val="0033033B"/>
    <w:rsid w:val="00330AE5"/>
    <w:rsid w:val="0033134F"/>
    <w:rsid w:val="00331440"/>
    <w:rsid w:val="003315B6"/>
    <w:rsid w:val="0033177C"/>
    <w:rsid w:val="00331CA7"/>
    <w:rsid w:val="00331D8A"/>
    <w:rsid w:val="00332197"/>
    <w:rsid w:val="00332367"/>
    <w:rsid w:val="0033340C"/>
    <w:rsid w:val="0033375C"/>
    <w:rsid w:val="00333BBC"/>
    <w:rsid w:val="00333FCD"/>
    <w:rsid w:val="0033406E"/>
    <w:rsid w:val="003344BC"/>
    <w:rsid w:val="00334671"/>
    <w:rsid w:val="003346BE"/>
    <w:rsid w:val="003347E2"/>
    <w:rsid w:val="003348E7"/>
    <w:rsid w:val="00334D5D"/>
    <w:rsid w:val="00334E4F"/>
    <w:rsid w:val="0033501C"/>
    <w:rsid w:val="003354DF"/>
    <w:rsid w:val="003355BB"/>
    <w:rsid w:val="0033560C"/>
    <w:rsid w:val="0033591E"/>
    <w:rsid w:val="00335A3D"/>
    <w:rsid w:val="00335A6E"/>
    <w:rsid w:val="00335E92"/>
    <w:rsid w:val="00335EA7"/>
    <w:rsid w:val="00335EB4"/>
    <w:rsid w:val="0033613D"/>
    <w:rsid w:val="00336E2C"/>
    <w:rsid w:val="003370BD"/>
    <w:rsid w:val="003373FE"/>
    <w:rsid w:val="00337D1F"/>
    <w:rsid w:val="0034013F"/>
    <w:rsid w:val="0034033E"/>
    <w:rsid w:val="00340F80"/>
    <w:rsid w:val="0034187B"/>
    <w:rsid w:val="00341FAE"/>
    <w:rsid w:val="00342686"/>
    <w:rsid w:val="00342918"/>
    <w:rsid w:val="00342D75"/>
    <w:rsid w:val="00342F2A"/>
    <w:rsid w:val="00343361"/>
    <w:rsid w:val="003437CD"/>
    <w:rsid w:val="0034410C"/>
    <w:rsid w:val="00344390"/>
    <w:rsid w:val="003446D9"/>
    <w:rsid w:val="003448D3"/>
    <w:rsid w:val="00344ABB"/>
    <w:rsid w:val="00344DB5"/>
    <w:rsid w:val="00345207"/>
    <w:rsid w:val="00345332"/>
    <w:rsid w:val="00345429"/>
    <w:rsid w:val="003455AC"/>
    <w:rsid w:val="003458AC"/>
    <w:rsid w:val="00345A44"/>
    <w:rsid w:val="00345A4C"/>
    <w:rsid w:val="00346DA4"/>
    <w:rsid w:val="00347584"/>
    <w:rsid w:val="003478E1"/>
    <w:rsid w:val="00347B4B"/>
    <w:rsid w:val="00347D01"/>
    <w:rsid w:val="0035022D"/>
    <w:rsid w:val="00350363"/>
    <w:rsid w:val="0035038F"/>
    <w:rsid w:val="00350595"/>
    <w:rsid w:val="00350974"/>
    <w:rsid w:val="00350B21"/>
    <w:rsid w:val="00350E96"/>
    <w:rsid w:val="003513EF"/>
    <w:rsid w:val="00351580"/>
    <w:rsid w:val="00351834"/>
    <w:rsid w:val="00351F31"/>
    <w:rsid w:val="0035200F"/>
    <w:rsid w:val="00352508"/>
    <w:rsid w:val="00352FFC"/>
    <w:rsid w:val="00353140"/>
    <w:rsid w:val="00353C62"/>
    <w:rsid w:val="003540A9"/>
    <w:rsid w:val="00354A3A"/>
    <w:rsid w:val="00354AF1"/>
    <w:rsid w:val="00354DA6"/>
    <w:rsid w:val="00354F19"/>
    <w:rsid w:val="003550BB"/>
    <w:rsid w:val="003550D4"/>
    <w:rsid w:val="003555D1"/>
    <w:rsid w:val="003559F9"/>
    <w:rsid w:val="00355D9F"/>
    <w:rsid w:val="00355E75"/>
    <w:rsid w:val="00356056"/>
    <w:rsid w:val="003561C9"/>
    <w:rsid w:val="003567C2"/>
    <w:rsid w:val="0035724D"/>
    <w:rsid w:val="00357438"/>
    <w:rsid w:val="00357B03"/>
    <w:rsid w:val="00357F13"/>
    <w:rsid w:val="003600D9"/>
    <w:rsid w:val="00360209"/>
    <w:rsid w:val="00361874"/>
    <w:rsid w:val="003618E5"/>
    <w:rsid w:val="00361FA4"/>
    <w:rsid w:val="003620F2"/>
    <w:rsid w:val="00362280"/>
    <w:rsid w:val="003624B6"/>
    <w:rsid w:val="00362D87"/>
    <w:rsid w:val="00362E39"/>
    <w:rsid w:val="00363CCA"/>
    <w:rsid w:val="0036410A"/>
    <w:rsid w:val="00364C1F"/>
    <w:rsid w:val="00364D19"/>
    <w:rsid w:val="0036504B"/>
    <w:rsid w:val="00365222"/>
    <w:rsid w:val="00365399"/>
    <w:rsid w:val="00365BAF"/>
    <w:rsid w:val="00365F7A"/>
    <w:rsid w:val="003661F9"/>
    <w:rsid w:val="00366510"/>
    <w:rsid w:val="00366918"/>
    <w:rsid w:val="00366C0F"/>
    <w:rsid w:val="00367685"/>
    <w:rsid w:val="00367C50"/>
    <w:rsid w:val="0037009E"/>
    <w:rsid w:val="00370531"/>
    <w:rsid w:val="00370634"/>
    <w:rsid w:val="003706D6"/>
    <w:rsid w:val="00370F57"/>
    <w:rsid w:val="0037113F"/>
    <w:rsid w:val="0037184E"/>
    <w:rsid w:val="00371B0E"/>
    <w:rsid w:val="00372569"/>
    <w:rsid w:val="003727A9"/>
    <w:rsid w:val="00372BC7"/>
    <w:rsid w:val="00372C7D"/>
    <w:rsid w:val="00372EC8"/>
    <w:rsid w:val="003737BB"/>
    <w:rsid w:val="003738A8"/>
    <w:rsid w:val="003739AF"/>
    <w:rsid w:val="00373A08"/>
    <w:rsid w:val="00374B98"/>
    <w:rsid w:val="00374F2F"/>
    <w:rsid w:val="003750A7"/>
    <w:rsid w:val="00375209"/>
    <w:rsid w:val="00375311"/>
    <w:rsid w:val="00375793"/>
    <w:rsid w:val="003758B7"/>
    <w:rsid w:val="003758EC"/>
    <w:rsid w:val="003759AE"/>
    <w:rsid w:val="00375A28"/>
    <w:rsid w:val="00375C61"/>
    <w:rsid w:val="00375CA9"/>
    <w:rsid w:val="00375D91"/>
    <w:rsid w:val="00375F20"/>
    <w:rsid w:val="00376305"/>
    <w:rsid w:val="00376CE5"/>
    <w:rsid w:val="00376D73"/>
    <w:rsid w:val="00376E1C"/>
    <w:rsid w:val="003770E5"/>
    <w:rsid w:val="00377230"/>
    <w:rsid w:val="0037755F"/>
    <w:rsid w:val="003777EB"/>
    <w:rsid w:val="00377C2F"/>
    <w:rsid w:val="003805BC"/>
    <w:rsid w:val="00380BD5"/>
    <w:rsid w:val="00380E6B"/>
    <w:rsid w:val="0038117F"/>
    <w:rsid w:val="0038157B"/>
    <w:rsid w:val="003815F6"/>
    <w:rsid w:val="00381BE0"/>
    <w:rsid w:val="00381DED"/>
    <w:rsid w:val="003821E2"/>
    <w:rsid w:val="00382243"/>
    <w:rsid w:val="0038303D"/>
    <w:rsid w:val="00383364"/>
    <w:rsid w:val="003834B0"/>
    <w:rsid w:val="003839AA"/>
    <w:rsid w:val="00383D19"/>
    <w:rsid w:val="00383D6A"/>
    <w:rsid w:val="00383E49"/>
    <w:rsid w:val="00384E64"/>
    <w:rsid w:val="003854B1"/>
    <w:rsid w:val="003859BA"/>
    <w:rsid w:val="00385F26"/>
    <w:rsid w:val="00386643"/>
    <w:rsid w:val="003869D2"/>
    <w:rsid w:val="00386A0B"/>
    <w:rsid w:val="00386A46"/>
    <w:rsid w:val="00386C0E"/>
    <w:rsid w:val="00386D30"/>
    <w:rsid w:val="00386DDB"/>
    <w:rsid w:val="003873FC"/>
    <w:rsid w:val="0038741B"/>
    <w:rsid w:val="003874F4"/>
    <w:rsid w:val="003879ED"/>
    <w:rsid w:val="00387EE8"/>
    <w:rsid w:val="00390235"/>
    <w:rsid w:val="00390375"/>
    <w:rsid w:val="0039062E"/>
    <w:rsid w:val="00390AA4"/>
    <w:rsid w:val="00390BE6"/>
    <w:rsid w:val="00390C35"/>
    <w:rsid w:val="00390D65"/>
    <w:rsid w:val="00390ED3"/>
    <w:rsid w:val="003915FB"/>
    <w:rsid w:val="0039201F"/>
    <w:rsid w:val="00392307"/>
    <w:rsid w:val="00392310"/>
    <w:rsid w:val="003923F9"/>
    <w:rsid w:val="00392438"/>
    <w:rsid w:val="003928E1"/>
    <w:rsid w:val="00392AEF"/>
    <w:rsid w:val="0039301A"/>
    <w:rsid w:val="0039347B"/>
    <w:rsid w:val="0039377E"/>
    <w:rsid w:val="00393946"/>
    <w:rsid w:val="00393BEF"/>
    <w:rsid w:val="00393C8B"/>
    <w:rsid w:val="00393E74"/>
    <w:rsid w:val="003940C3"/>
    <w:rsid w:val="003940E5"/>
    <w:rsid w:val="00394638"/>
    <w:rsid w:val="00394894"/>
    <w:rsid w:val="003949BB"/>
    <w:rsid w:val="003949E1"/>
    <w:rsid w:val="00394DF9"/>
    <w:rsid w:val="003950FC"/>
    <w:rsid w:val="003958CA"/>
    <w:rsid w:val="0039599F"/>
    <w:rsid w:val="00395D55"/>
    <w:rsid w:val="00396492"/>
    <w:rsid w:val="003966BE"/>
    <w:rsid w:val="00396E30"/>
    <w:rsid w:val="003970F1"/>
    <w:rsid w:val="00397553"/>
    <w:rsid w:val="003975B7"/>
    <w:rsid w:val="00397CC1"/>
    <w:rsid w:val="003A055A"/>
    <w:rsid w:val="003A0850"/>
    <w:rsid w:val="003A0928"/>
    <w:rsid w:val="003A0BDF"/>
    <w:rsid w:val="003A1381"/>
    <w:rsid w:val="003A15A2"/>
    <w:rsid w:val="003A1C0E"/>
    <w:rsid w:val="003A2B74"/>
    <w:rsid w:val="003A2D4A"/>
    <w:rsid w:val="003A34DD"/>
    <w:rsid w:val="003A36A9"/>
    <w:rsid w:val="003A3707"/>
    <w:rsid w:val="003A37A6"/>
    <w:rsid w:val="003A4D10"/>
    <w:rsid w:val="003A54AC"/>
    <w:rsid w:val="003A58EA"/>
    <w:rsid w:val="003A6573"/>
    <w:rsid w:val="003A65F4"/>
    <w:rsid w:val="003A6641"/>
    <w:rsid w:val="003A705F"/>
    <w:rsid w:val="003A73DF"/>
    <w:rsid w:val="003A76A9"/>
    <w:rsid w:val="003A7CC6"/>
    <w:rsid w:val="003A7E12"/>
    <w:rsid w:val="003A7E2E"/>
    <w:rsid w:val="003B00C2"/>
    <w:rsid w:val="003B01B4"/>
    <w:rsid w:val="003B0BD2"/>
    <w:rsid w:val="003B12D2"/>
    <w:rsid w:val="003B16DC"/>
    <w:rsid w:val="003B1ED8"/>
    <w:rsid w:val="003B2735"/>
    <w:rsid w:val="003B2EE5"/>
    <w:rsid w:val="003B34EA"/>
    <w:rsid w:val="003B35D7"/>
    <w:rsid w:val="003B35EB"/>
    <w:rsid w:val="003B35F3"/>
    <w:rsid w:val="003B3770"/>
    <w:rsid w:val="003B37C8"/>
    <w:rsid w:val="003B3A16"/>
    <w:rsid w:val="003B40A1"/>
    <w:rsid w:val="003B42A9"/>
    <w:rsid w:val="003B447B"/>
    <w:rsid w:val="003B4525"/>
    <w:rsid w:val="003B4947"/>
    <w:rsid w:val="003B4C01"/>
    <w:rsid w:val="003B4CA4"/>
    <w:rsid w:val="003B5375"/>
    <w:rsid w:val="003B55B3"/>
    <w:rsid w:val="003B564E"/>
    <w:rsid w:val="003B597C"/>
    <w:rsid w:val="003B5D94"/>
    <w:rsid w:val="003B6451"/>
    <w:rsid w:val="003B656C"/>
    <w:rsid w:val="003B6609"/>
    <w:rsid w:val="003B6B85"/>
    <w:rsid w:val="003B6EBD"/>
    <w:rsid w:val="003B6F7D"/>
    <w:rsid w:val="003B6F90"/>
    <w:rsid w:val="003B728C"/>
    <w:rsid w:val="003B791E"/>
    <w:rsid w:val="003B7AF9"/>
    <w:rsid w:val="003B7C6A"/>
    <w:rsid w:val="003B7DC8"/>
    <w:rsid w:val="003C0326"/>
    <w:rsid w:val="003C0D85"/>
    <w:rsid w:val="003C1335"/>
    <w:rsid w:val="003C1B0D"/>
    <w:rsid w:val="003C2253"/>
    <w:rsid w:val="003C23CF"/>
    <w:rsid w:val="003C2440"/>
    <w:rsid w:val="003C24F6"/>
    <w:rsid w:val="003C2688"/>
    <w:rsid w:val="003C2898"/>
    <w:rsid w:val="003C2B4C"/>
    <w:rsid w:val="003C33BF"/>
    <w:rsid w:val="003C37EA"/>
    <w:rsid w:val="003C3923"/>
    <w:rsid w:val="003C3BFA"/>
    <w:rsid w:val="003C3DB4"/>
    <w:rsid w:val="003C465A"/>
    <w:rsid w:val="003C4DFE"/>
    <w:rsid w:val="003C500F"/>
    <w:rsid w:val="003C5779"/>
    <w:rsid w:val="003C5BF2"/>
    <w:rsid w:val="003C6601"/>
    <w:rsid w:val="003C67B4"/>
    <w:rsid w:val="003C7036"/>
    <w:rsid w:val="003C78B7"/>
    <w:rsid w:val="003C79D2"/>
    <w:rsid w:val="003C7D4C"/>
    <w:rsid w:val="003C7F32"/>
    <w:rsid w:val="003C7FF8"/>
    <w:rsid w:val="003D0FE7"/>
    <w:rsid w:val="003D118A"/>
    <w:rsid w:val="003D15E1"/>
    <w:rsid w:val="003D1818"/>
    <w:rsid w:val="003D1859"/>
    <w:rsid w:val="003D1910"/>
    <w:rsid w:val="003D1E45"/>
    <w:rsid w:val="003D1E6B"/>
    <w:rsid w:val="003D2124"/>
    <w:rsid w:val="003D224E"/>
    <w:rsid w:val="003D266E"/>
    <w:rsid w:val="003D277D"/>
    <w:rsid w:val="003D2ADF"/>
    <w:rsid w:val="003D311A"/>
    <w:rsid w:val="003D3373"/>
    <w:rsid w:val="003D395A"/>
    <w:rsid w:val="003D3AF4"/>
    <w:rsid w:val="003D416C"/>
    <w:rsid w:val="003D4258"/>
    <w:rsid w:val="003D4523"/>
    <w:rsid w:val="003D472D"/>
    <w:rsid w:val="003D47DE"/>
    <w:rsid w:val="003D4A94"/>
    <w:rsid w:val="003D5AA9"/>
    <w:rsid w:val="003D6649"/>
    <w:rsid w:val="003D6775"/>
    <w:rsid w:val="003D6BB4"/>
    <w:rsid w:val="003D705A"/>
    <w:rsid w:val="003D7593"/>
    <w:rsid w:val="003D7603"/>
    <w:rsid w:val="003E034C"/>
    <w:rsid w:val="003E19C3"/>
    <w:rsid w:val="003E1E1F"/>
    <w:rsid w:val="003E246C"/>
    <w:rsid w:val="003E2C74"/>
    <w:rsid w:val="003E2CB8"/>
    <w:rsid w:val="003E2DBA"/>
    <w:rsid w:val="003E339A"/>
    <w:rsid w:val="003E3750"/>
    <w:rsid w:val="003E3806"/>
    <w:rsid w:val="003E3B2C"/>
    <w:rsid w:val="003E3D94"/>
    <w:rsid w:val="003E413B"/>
    <w:rsid w:val="003E42D6"/>
    <w:rsid w:val="003E4CD5"/>
    <w:rsid w:val="003E535D"/>
    <w:rsid w:val="003E59CE"/>
    <w:rsid w:val="003E5ADC"/>
    <w:rsid w:val="003E5AE0"/>
    <w:rsid w:val="003E635E"/>
    <w:rsid w:val="003E63AA"/>
    <w:rsid w:val="003E67CD"/>
    <w:rsid w:val="003E69AE"/>
    <w:rsid w:val="003E7439"/>
    <w:rsid w:val="003E7682"/>
    <w:rsid w:val="003E7AE3"/>
    <w:rsid w:val="003F0317"/>
    <w:rsid w:val="003F07E7"/>
    <w:rsid w:val="003F0BDE"/>
    <w:rsid w:val="003F0C7C"/>
    <w:rsid w:val="003F0EBE"/>
    <w:rsid w:val="003F1A9E"/>
    <w:rsid w:val="003F1C00"/>
    <w:rsid w:val="003F230B"/>
    <w:rsid w:val="003F2683"/>
    <w:rsid w:val="003F2A4E"/>
    <w:rsid w:val="003F35A7"/>
    <w:rsid w:val="003F36BD"/>
    <w:rsid w:val="003F3C60"/>
    <w:rsid w:val="003F4087"/>
    <w:rsid w:val="003F4256"/>
    <w:rsid w:val="003F42F1"/>
    <w:rsid w:val="003F44DA"/>
    <w:rsid w:val="003F4796"/>
    <w:rsid w:val="003F4B00"/>
    <w:rsid w:val="003F4FCA"/>
    <w:rsid w:val="003F5456"/>
    <w:rsid w:val="003F5993"/>
    <w:rsid w:val="003F5A31"/>
    <w:rsid w:val="003F6223"/>
    <w:rsid w:val="003F6638"/>
    <w:rsid w:val="003F6D2B"/>
    <w:rsid w:val="003F6E9A"/>
    <w:rsid w:val="003F6FD9"/>
    <w:rsid w:val="003F7C28"/>
    <w:rsid w:val="003F7CEE"/>
    <w:rsid w:val="003F7D40"/>
    <w:rsid w:val="00400EF1"/>
    <w:rsid w:val="00400F68"/>
    <w:rsid w:val="0040135A"/>
    <w:rsid w:val="004015F6"/>
    <w:rsid w:val="004018A9"/>
    <w:rsid w:val="00401A7B"/>
    <w:rsid w:val="00401BBF"/>
    <w:rsid w:val="004020BE"/>
    <w:rsid w:val="0040286F"/>
    <w:rsid w:val="004035EA"/>
    <w:rsid w:val="00403727"/>
    <w:rsid w:val="00403A9A"/>
    <w:rsid w:val="00404C06"/>
    <w:rsid w:val="00405328"/>
    <w:rsid w:val="004059AB"/>
    <w:rsid w:val="00405C65"/>
    <w:rsid w:val="00405FD6"/>
    <w:rsid w:val="004062B0"/>
    <w:rsid w:val="00406359"/>
    <w:rsid w:val="00406405"/>
    <w:rsid w:val="00406C10"/>
    <w:rsid w:val="00407591"/>
    <w:rsid w:val="00407670"/>
    <w:rsid w:val="00407ABE"/>
    <w:rsid w:val="00407C86"/>
    <w:rsid w:val="00407D30"/>
    <w:rsid w:val="00407DB5"/>
    <w:rsid w:val="00407E06"/>
    <w:rsid w:val="00410199"/>
    <w:rsid w:val="00410823"/>
    <w:rsid w:val="00410AEB"/>
    <w:rsid w:val="00410BAE"/>
    <w:rsid w:val="00410D5F"/>
    <w:rsid w:val="00410FF6"/>
    <w:rsid w:val="00411029"/>
    <w:rsid w:val="004112E8"/>
    <w:rsid w:val="004116EE"/>
    <w:rsid w:val="004118E7"/>
    <w:rsid w:val="004118E9"/>
    <w:rsid w:val="0041250A"/>
    <w:rsid w:val="00412947"/>
    <w:rsid w:val="00412C58"/>
    <w:rsid w:val="00412F23"/>
    <w:rsid w:val="004131E8"/>
    <w:rsid w:val="004137C6"/>
    <w:rsid w:val="0041395B"/>
    <w:rsid w:val="00413D14"/>
    <w:rsid w:val="0041426C"/>
    <w:rsid w:val="00414799"/>
    <w:rsid w:val="00415494"/>
    <w:rsid w:val="00415654"/>
    <w:rsid w:val="004157DF"/>
    <w:rsid w:val="0041595F"/>
    <w:rsid w:val="004159F5"/>
    <w:rsid w:val="00415B6B"/>
    <w:rsid w:val="00415C77"/>
    <w:rsid w:val="00416094"/>
    <w:rsid w:val="00416816"/>
    <w:rsid w:val="004178CC"/>
    <w:rsid w:val="0041799F"/>
    <w:rsid w:val="00417A4B"/>
    <w:rsid w:val="00417A53"/>
    <w:rsid w:val="0042017E"/>
    <w:rsid w:val="00420289"/>
    <w:rsid w:val="00420515"/>
    <w:rsid w:val="004205F7"/>
    <w:rsid w:val="00420B6F"/>
    <w:rsid w:val="004211C4"/>
    <w:rsid w:val="004215F6"/>
    <w:rsid w:val="004217F1"/>
    <w:rsid w:val="0042194D"/>
    <w:rsid w:val="00421DC7"/>
    <w:rsid w:val="004226CA"/>
    <w:rsid w:val="0042276E"/>
    <w:rsid w:val="00422F3B"/>
    <w:rsid w:val="0042328C"/>
    <w:rsid w:val="0042371B"/>
    <w:rsid w:val="0042411F"/>
    <w:rsid w:val="00424965"/>
    <w:rsid w:val="00425126"/>
    <w:rsid w:val="0042529B"/>
    <w:rsid w:val="004252DA"/>
    <w:rsid w:val="00425AEC"/>
    <w:rsid w:val="00425CE7"/>
    <w:rsid w:val="00426B13"/>
    <w:rsid w:val="004271CE"/>
    <w:rsid w:val="004271D5"/>
    <w:rsid w:val="004271DD"/>
    <w:rsid w:val="0042763D"/>
    <w:rsid w:val="00427BA3"/>
    <w:rsid w:val="00427D89"/>
    <w:rsid w:val="00430D4E"/>
    <w:rsid w:val="00431069"/>
    <w:rsid w:val="004314FC"/>
    <w:rsid w:val="004317C6"/>
    <w:rsid w:val="00432523"/>
    <w:rsid w:val="0043297B"/>
    <w:rsid w:val="00432A50"/>
    <w:rsid w:val="00432CC1"/>
    <w:rsid w:val="00432F57"/>
    <w:rsid w:val="004330B2"/>
    <w:rsid w:val="0043321E"/>
    <w:rsid w:val="00433738"/>
    <w:rsid w:val="004337DC"/>
    <w:rsid w:val="00433A5B"/>
    <w:rsid w:val="004346D7"/>
    <w:rsid w:val="00434877"/>
    <w:rsid w:val="00434ADC"/>
    <w:rsid w:val="00434BCA"/>
    <w:rsid w:val="00435479"/>
    <w:rsid w:val="00435567"/>
    <w:rsid w:val="00435921"/>
    <w:rsid w:val="00436650"/>
    <w:rsid w:val="00437454"/>
    <w:rsid w:val="00437856"/>
    <w:rsid w:val="004379AE"/>
    <w:rsid w:val="00437C4C"/>
    <w:rsid w:val="00437FEA"/>
    <w:rsid w:val="00440393"/>
    <w:rsid w:val="00440605"/>
    <w:rsid w:val="0044090D"/>
    <w:rsid w:val="00440BD9"/>
    <w:rsid w:val="00441283"/>
    <w:rsid w:val="004417D1"/>
    <w:rsid w:val="00441F85"/>
    <w:rsid w:val="004420C9"/>
    <w:rsid w:val="0044218B"/>
    <w:rsid w:val="00442E97"/>
    <w:rsid w:val="00442EB6"/>
    <w:rsid w:val="00442F8B"/>
    <w:rsid w:val="00443083"/>
    <w:rsid w:val="0044336B"/>
    <w:rsid w:val="004433F8"/>
    <w:rsid w:val="00443FBB"/>
    <w:rsid w:val="0044438A"/>
    <w:rsid w:val="0044443C"/>
    <w:rsid w:val="00444761"/>
    <w:rsid w:val="004448A5"/>
    <w:rsid w:val="004449E2"/>
    <w:rsid w:val="004450D6"/>
    <w:rsid w:val="0044510E"/>
    <w:rsid w:val="0044567E"/>
    <w:rsid w:val="004457A1"/>
    <w:rsid w:val="004457EB"/>
    <w:rsid w:val="004464CC"/>
    <w:rsid w:val="00446E77"/>
    <w:rsid w:val="0044709B"/>
    <w:rsid w:val="00447370"/>
    <w:rsid w:val="0044748B"/>
    <w:rsid w:val="0045003B"/>
    <w:rsid w:val="0045146D"/>
    <w:rsid w:val="004514DC"/>
    <w:rsid w:val="00451B47"/>
    <w:rsid w:val="00451B9E"/>
    <w:rsid w:val="00451BC2"/>
    <w:rsid w:val="00451C3B"/>
    <w:rsid w:val="0045248B"/>
    <w:rsid w:val="00452673"/>
    <w:rsid w:val="00452887"/>
    <w:rsid w:val="00453040"/>
    <w:rsid w:val="00453354"/>
    <w:rsid w:val="00453ED4"/>
    <w:rsid w:val="00454092"/>
    <w:rsid w:val="004546E2"/>
    <w:rsid w:val="00454C94"/>
    <w:rsid w:val="0045511C"/>
    <w:rsid w:val="0045534B"/>
    <w:rsid w:val="004556DA"/>
    <w:rsid w:val="0045599D"/>
    <w:rsid w:val="00456F7A"/>
    <w:rsid w:val="004570D1"/>
    <w:rsid w:val="00457416"/>
    <w:rsid w:val="00457637"/>
    <w:rsid w:val="00457C2C"/>
    <w:rsid w:val="00457C5F"/>
    <w:rsid w:val="00460725"/>
    <w:rsid w:val="004609F6"/>
    <w:rsid w:val="0046155F"/>
    <w:rsid w:val="004619B3"/>
    <w:rsid w:val="00461ECE"/>
    <w:rsid w:val="004620A7"/>
    <w:rsid w:val="00462138"/>
    <w:rsid w:val="0046223B"/>
    <w:rsid w:val="00462270"/>
    <w:rsid w:val="004626C4"/>
    <w:rsid w:val="00462704"/>
    <w:rsid w:val="00462AC6"/>
    <w:rsid w:val="00462F00"/>
    <w:rsid w:val="00462FEE"/>
    <w:rsid w:val="0046308B"/>
    <w:rsid w:val="004632E9"/>
    <w:rsid w:val="00463404"/>
    <w:rsid w:val="0046341F"/>
    <w:rsid w:val="00463F7D"/>
    <w:rsid w:val="00464666"/>
    <w:rsid w:val="00464BC5"/>
    <w:rsid w:val="00464C32"/>
    <w:rsid w:val="004657BD"/>
    <w:rsid w:val="00465D7E"/>
    <w:rsid w:val="00466165"/>
    <w:rsid w:val="00466820"/>
    <w:rsid w:val="00466A95"/>
    <w:rsid w:val="00466F23"/>
    <w:rsid w:val="00466F70"/>
    <w:rsid w:val="004677A0"/>
    <w:rsid w:val="00467864"/>
    <w:rsid w:val="00467E74"/>
    <w:rsid w:val="004702FF"/>
    <w:rsid w:val="00470D92"/>
    <w:rsid w:val="0047175A"/>
    <w:rsid w:val="00472857"/>
    <w:rsid w:val="00472E1B"/>
    <w:rsid w:val="00473029"/>
    <w:rsid w:val="00473499"/>
    <w:rsid w:val="00473602"/>
    <w:rsid w:val="0047378B"/>
    <w:rsid w:val="00473B15"/>
    <w:rsid w:val="00473F2B"/>
    <w:rsid w:val="0047422B"/>
    <w:rsid w:val="00475235"/>
    <w:rsid w:val="0047526D"/>
    <w:rsid w:val="00475479"/>
    <w:rsid w:val="004757B4"/>
    <w:rsid w:val="00475BFF"/>
    <w:rsid w:val="00475E8D"/>
    <w:rsid w:val="00476121"/>
    <w:rsid w:val="00476848"/>
    <w:rsid w:val="00476E32"/>
    <w:rsid w:val="00477A58"/>
    <w:rsid w:val="00480162"/>
    <w:rsid w:val="00480636"/>
    <w:rsid w:val="00480906"/>
    <w:rsid w:val="00480913"/>
    <w:rsid w:val="00480A79"/>
    <w:rsid w:val="00480E4F"/>
    <w:rsid w:val="00481172"/>
    <w:rsid w:val="0048124F"/>
    <w:rsid w:val="0048147B"/>
    <w:rsid w:val="00481A60"/>
    <w:rsid w:val="00481FF5"/>
    <w:rsid w:val="004820AE"/>
    <w:rsid w:val="0048232F"/>
    <w:rsid w:val="00482649"/>
    <w:rsid w:val="00482DB3"/>
    <w:rsid w:val="00483356"/>
    <w:rsid w:val="00483D1B"/>
    <w:rsid w:val="00483F69"/>
    <w:rsid w:val="004841BD"/>
    <w:rsid w:val="00484267"/>
    <w:rsid w:val="00484344"/>
    <w:rsid w:val="00484616"/>
    <w:rsid w:val="00484728"/>
    <w:rsid w:val="00484C22"/>
    <w:rsid w:val="00484DB1"/>
    <w:rsid w:val="00484F9F"/>
    <w:rsid w:val="0048525E"/>
    <w:rsid w:val="004857EB"/>
    <w:rsid w:val="00485A50"/>
    <w:rsid w:val="00486421"/>
    <w:rsid w:val="00486877"/>
    <w:rsid w:val="00486990"/>
    <w:rsid w:val="00486BF1"/>
    <w:rsid w:val="00486E51"/>
    <w:rsid w:val="00486EF7"/>
    <w:rsid w:val="00486F64"/>
    <w:rsid w:val="0048762B"/>
    <w:rsid w:val="0048774D"/>
    <w:rsid w:val="00487BBC"/>
    <w:rsid w:val="0049017B"/>
    <w:rsid w:val="0049065C"/>
    <w:rsid w:val="00490EAA"/>
    <w:rsid w:val="00490EDA"/>
    <w:rsid w:val="00491956"/>
    <w:rsid w:val="00491D03"/>
    <w:rsid w:val="00491F0D"/>
    <w:rsid w:val="0049233A"/>
    <w:rsid w:val="0049258F"/>
    <w:rsid w:val="004925DB"/>
    <w:rsid w:val="00492967"/>
    <w:rsid w:val="00492CF8"/>
    <w:rsid w:val="0049439A"/>
    <w:rsid w:val="0049458D"/>
    <w:rsid w:val="00494664"/>
    <w:rsid w:val="00494DA5"/>
    <w:rsid w:val="004958E4"/>
    <w:rsid w:val="00495C3B"/>
    <w:rsid w:val="0049644A"/>
    <w:rsid w:val="00496FDF"/>
    <w:rsid w:val="0049705B"/>
    <w:rsid w:val="0049790E"/>
    <w:rsid w:val="004A0C40"/>
    <w:rsid w:val="004A11B1"/>
    <w:rsid w:val="004A1219"/>
    <w:rsid w:val="004A13E9"/>
    <w:rsid w:val="004A157C"/>
    <w:rsid w:val="004A1B96"/>
    <w:rsid w:val="004A1C9A"/>
    <w:rsid w:val="004A2165"/>
    <w:rsid w:val="004A2255"/>
    <w:rsid w:val="004A22C8"/>
    <w:rsid w:val="004A24EC"/>
    <w:rsid w:val="004A26AB"/>
    <w:rsid w:val="004A31E9"/>
    <w:rsid w:val="004A34B9"/>
    <w:rsid w:val="004A3914"/>
    <w:rsid w:val="004A39B9"/>
    <w:rsid w:val="004A3DAE"/>
    <w:rsid w:val="004A4733"/>
    <w:rsid w:val="004A5007"/>
    <w:rsid w:val="004A5208"/>
    <w:rsid w:val="004A5B55"/>
    <w:rsid w:val="004A5DCA"/>
    <w:rsid w:val="004A6213"/>
    <w:rsid w:val="004A6519"/>
    <w:rsid w:val="004A6A51"/>
    <w:rsid w:val="004A7126"/>
    <w:rsid w:val="004A76ED"/>
    <w:rsid w:val="004A7F36"/>
    <w:rsid w:val="004A7F99"/>
    <w:rsid w:val="004B0110"/>
    <w:rsid w:val="004B01B7"/>
    <w:rsid w:val="004B1107"/>
    <w:rsid w:val="004B15E8"/>
    <w:rsid w:val="004B1FBD"/>
    <w:rsid w:val="004B2251"/>
    <w:rsid w:val="004B2316"/>
    <w:rsid w:val="004B29D8"/>
    <w:rsid w:val="004B2A59"/>
    <w:rsid w:val="004B364B"/>
    <w:rsid w:val="004B3A9E"/>
    <w:rsid w:val="004B4955"/>
    <w:rsid w:val="004B512B"/>
    <w:rsid w:val="004B5ABE"/>
    <w:rsid w:val="004B5CAF"/>
    <w:rsid w:val="004B6627"/>
    <w:rsid w:val="004B6833"/>
    <w:rsid w:val="004B70E7"/>
    <w:rsid w:val="004B71DD"/>
    <w:rsid w:val="004B73B6"/>
    <w:rsid w:val="004B7996"/>
    <w:rsid w:val="004B7B7A"/>
    <w:rsid w:val="004B7C44"/>
    <w:rsid w:val="004C032E"/>
    <w:rsid w:val="004C06C3"/>
    <w:rsid w:val="004C0E90"/>
    <w:rsid w:val="004C0EB6"/>
    <w:rsid w:val="004C0F0F"/>
    <w:rsid w:val="004C0FEB"/>
    <w:rsid w:val="004C10CC"/>
    <w:rsid w:val="004C11BF"/>
    <w:rsid w:val="004C1F77"/>
    <w:rsid w:val="004C20F0"/>
    <w:rsid w:val="004C21BE"/>
    <w:rsid w:val="004C227D"/>
    <w:rsid w:val="004C2ADC"/>
    <w:rsid w:val="004C2F9D"/>
    <w:rsid w:val="004C3337"/>
    <w:rsid w:val="004C34A5"/>
    <w:rsid w:val="004C3A94"/>
    <w:rsid w:val="004C3F34"/>
    <w:rsid w:val="004C429C"/>
    <w:rsid w:val="004C4842"/>
    <w:rsid w:val="004C4A45"/>
    <w:rsid w:val="004C5553"/>
    <w:rsid w:val="004C5B27"/>
    <w:rsid w:val="004C678A"/>
    <w:rsid w:val="004C68FA"/>
    <w:rsid w:val="004C6D82"/>
    <w:rsid w:val="004C731D"/>
    <w:rsid w:val="004C732D"/>
    <w:rsid w:val="004C7385"/>
    <w:rsid w:val="004C7C6F"/>
    <w:rsid w:val="004C7FD2"/>
    <w:rsid w:val="004D01EE"/>
    <w:rsid w:val="004D0584"/>
    <w:rsid w:val="004D09B2"/>
    <w:rsid w:val="004D0D3C"/>
    <w:rsid w:val="004D14A2"/>
    <w:rsid w:val="004D1A12"/>
    <w:rsid w:val="004D1EC6"/>
    <w:rsid w:val="004D25B9"/>
    <w:rsid w:val="004D2A0A"/>
    <w:rsid w:val="004D2B19"/>
    <w:rsid w:val="004D2CD1"/>
    <w:rsid w:val="004D2DDA"/>
    <w:rsid w:val="004D2E94"/>
    <w:rsid w:val="004D3087"/>
    <w:rsid w:val="004D35B9"/>
    <w:rsid w:val="004D3610"/>
    <w:rsid w:val="004D3741"/>
    <w:rsid w:val="004D3831"/>
    <w:rsid w:val="004D3A83"/>
    <w:rsid w:val="004D3B6E"/>
    <w:rsid w:val="004D3FB2"/>
    <w:rsid w:val="004D43D0"/>
    <w:rsid w:val="004D455F"/>
    <w:rsid w:val="004D4C0A"/>
    <w:rsid w:val="004D4CAD"/>
    <w:rsid w:val="004D502E"/>
    <w:rsid w:val="004D5207"/>
    <w:rsid w:val="004D565C"/>
    <w:rsid w:val="004D5848"/>
    <w:rsid w:val="004D5984"/>
    <w:rsid w:val="004D5AAA"/>
    <w:rsid w:val="004D5AE3"/>
    <w:rsid w:val="004D5B34"/>
    <w:rsid w:val="004D60D1"/>
    <w:rsid w:val="004D6312"/>
    <w:rsid w:val="004D647F"/>
    <w:rsid w:val="004D6BD0"/>
    <w:rsid w:val="004D71EB"/>
    <w:rsid w:val="004D7365"/>
    <w:rsid w:val="004D740B"/>
    <w:rsid w:val="004D752B"/>
    <w:rsid w:val="004D753A"/>
    <w:rsid w:val="004D7EAD"/>
    <w:rsid w:val="004E02E8"/>
    <w:rsid w:val="004E03C2"/>
    <w:rsid w:val="004E1035"/>
    <w:rsid w:val="004E1329"/>
    <w:rsid w:val="004E2090"/>
    <w:rsid w:val="004E260D"/>
    <w:rsid w:val="004E2AF8"/>
    <w:rsid w:val="004E2B80"/>
    <w:rsid w:val="004E2D24"/>
    <w:rsid w:val="004E2DB7"/>
    <w:rsid w:val="004E2FB1"/>
    <w:rsid w:val="004E3627"/>
    <w:rsid w:val="004E3A02"/>
    <w:rsid w:val="004E3F1E"/>
    <w:rsid w:val="004E4193"/>
    <w:rsid w:val="004E4B99"/>
    <w:rsid w:val="004E4F7D"/>
    <w:rsid w:val="004E5548"/>
    <w:rsid w:val="004E581F"/>
    <w:rsid w:val="004E5C36"/>
    <w:rsid w:val="004E5F30"/>
    <w:rsid w:val="004E5FB3"/>
    <w:rsid w:val="004E674B"/>
    <w:rsid w:val="004E6989"/>
    <w:rsid w:val="004E6A12"/>
    <w:rsid w:val="004E6DB7"/>
    <w:rsid w:val="004E7009"/>
    <w:rsid w:val="004E7087"/>
    <w:rsid w:val="004E7571"/>
    <w:rsid w:val="004F003B"/>
    <w:rsid w:val="004F0A46"/>
    <w:rsid w:val="004F0AF3"/>
    <w:rsid w:val="004F1062"/>
    <w:rsid w:val="004F1762"/>
    <w:rsid w:val="004F1C55"/>
    <w:rsid w:val="004F1D6C"/>
    <w:rsid w:val="004F20D5"/>
    <w:rsid w:val="004F231C"/>
    <w:rsid w:val="004F2320"/>
    <w:rsid w:val="004F2F35"/>
    <w:rsid w:val="004F30E7"/>
    <w:rsid w:val="004F326C"/>
    <w:rsid w:val="004F32FD"/>
    <w:rsid w:val="004F3701"/>
    <w:rsid w:val="004F394A"/>
    <w:rsid w:val="004F3FBC"/>
    <w:rsid w:val="004F3FEB"/>
    <w:rsid w:val="004F411C"/>
    <w:rsid w:val="004F48D1"/>
    <w:rsid w:val="004F4C3E"/>
    <w:rsid w:val="004F4FC8"/>
    <w:rsid w:val="004F5229"/>
    <w:rsid w:val="004F53E6"/>
    <w:rsid w:val="004F566F"/>
    <w:rsid w:val="004F5B66"/>
    <w:rsid w:val="004F662C"/>
    <w:rsid w:val="004F69E5"/>
    <w:rsid w:val="004F6DE2"/>
    <w:rsid w:val="004F70D3"/>
    <w:rsid w:val="004F74AA"/>
    <w:rsid w:val="004F771C"/>
    <w:rsid w:val="005001C2"/>
    <w:rsid w:val="005001F4"/>
    <w:rsid w:val="00500895"/>
    <w:rsid w:val="00500AA8"/>
    <w:rsid w:val="00500AF9"/>
    <w:rsid w:val="0050136F"/>
    <w:rsid w:val="005013E2"/>
    <w:rsid w:val="0050190D"/>
    <w:rsid w:val="00501976"/>
    <w:rsid w:val="00501A42"/>
    <w:rsid w:val="00501DFC"/>
    <w:rsid w:val="0050205C"/>
    <w:rsid w:val="00502121"/>
    <w:rsid w:val="00502429"/>
    <w:rsid w:val="005029CE"/>
    <w:rsid w:val="00502DB7"/>
    <w:rsid w:val="005030CD"/>
    <w:rsid w:val="00503128"/>
    <w:rsid w:val="005034B4"/>
    <w:rsid w:val="00503B3A"/>
    <w:rsid w:val="00503F2B"/>
    <w:rsid w:val="00504044"/>
    <w:rsid w:val="00504CD1"/>
    <w:rsid w:val="005050DF"/>
    <w:rsid w:val="0050521E"/>
    <w:rsid w:val="00505374"/>
    <w:rsid w:val="00505576"/>
    <w:rsid w:val="00505C91"/>
    <w:rsid w:val="00505D4C"/>
    <w:rsid w:val="00505EF0"/>
    <w:rsid w:val="00505F85"/>
    <w:rsid w:val="0050688D"/>
    <w:rsid w:val="00506969"/>
    <w:rsid w:val="00506C4A"/>
    <w:rsid w:val="0050767A"/>
    <w:rsid w:val="0051011B"/>
    <w:rsid w:val="00510258"/>
    <w:rsid w:val="00510322"/>
    <w:rsid w:val="00510B2E"/>
    <w:rsid w:val="00510B6E"/>
    <w:rsid w:val="00510F5E"/>
    <w:rsid w:val="00511137"/>
    <w:rsid w:val="0051120E"/>
    <w:rsid w:val="00511498"/>
    <w:rsid w:val="0051256F"/>
    <w:rsid w:val="00512587"/>
    <w:rsid w:val="005128B8"/>
    <w:rsid w:val="00513004"/>
    <w:rsid w:val="00513487"/>
    <w:rsid w:val="0051353E"/>
    <w:rsid w:val="00513F77"/>
    <w:rsid w:val="00514693"/>
    <w:rsid w:val="00514E1E"/>
    <w:rsid w:val="005151DA"/>
    <w:rsid w:val="00515260"/>
    <w:rsid w:val="00515563"/>
    <w:rsid w:val="005158F5"/>
    <w:rsid w:val="00515A8B"/>
    <w:rsid w:val="0051614C"/>
    <w:rsid w:val="00516614"/>
    <w:rsid w:val="00516625"/>
    <w:rsid w:val="00516685"/>
    <w:rsid w:val="00516AF2"/>
    <w:rsid w:val="00516BB2"/>
    <w:rsid w:val="00516FD7"/>
    <w:rsid w:val="00517034"/>
    <w:rsid w:val="00517037"/>
    <w:rsid w:val="00517043"/>
    <w:rsid w:val="00517A40"/>
    <w:rsid w:val="00517DA6"/>
    <w:rsid w:val="00517EC1"/>
    <w:rsid w:val="00520BC3"/>
    <w:rsid w:val="00521505"/>
    <w:rsid w:val="00521550"/>
    <w:rsid w:val="00521FC6"/>
    <w:rsid w:val="005225F4"/>
    <w:rsid w:val="0052263D"/>
    <w:rsid w:val="00522799"/>
    <w:rsid w:val="005227DB"/>
    <w:rsid w:val="00522FFE"/>
    <w:rsid w:val="00523127"/>
    <w:rsid w:val="00523945"/>
    <w:rsid w:val="0052395C"/>
    <w:rsid w:val="00523A1C"/>
    <w:rsid w:val="00523D5E"/>
    <w:rsid w:val="00524320"/>
    <w:rsid w:val="005248B3"/>
    <w:rsid w:val="005249D4"/>
    <w:rsid w:val="005253D9"/>
    <w:rsid w:val="005261CB"/>
    <w:rsid w:val="005267E4"/>
    <w:rsid w:val="00526A37"/>
    <w:rsid w:val="00526BC3"/>
    <w:rsid w:val="00527201"/>
    <w:rsid w:val="005273BD"/>
    <w:rsid w:val="00527869"/>
    <w:rsid w:val="00527C9C"/>
    <w:rsid w:val="00527E24"/>
    <w:rsid w:val="00527E70"/>
    <w:rsid w:val="00527EE7"/>
    <w:rsid w:val="00530021"/>
    <w:rsid w:val="0053013E"/>
    <w:rsid w:val="00530358"/>
    <w:rsid w:val="005308D1"/>
    <w:rsid w:val="00530B05"/>
    <w:rsid w:val="00530CE0"/>
    <w:rsid w:val="00530CE8"/>
    <w:rsid w:val="00530EC4"/>
    <w:rsid w:val="00531225"/>
    <w:rsid w:val="005313E5"/>
    <w:rsid w:val="0053144B"/>
    <w:rsid w:val="0053183E"/>
    <w:rsid w:val="00531BC8"/>
    <w:rsid w:val="00532002"/>
    <w:rsid w:val="00532162"/>
    <w:rsid w:val="0053261C"/>
    <w:rsid w:val="0053298B"/>
    <w:rsid w:val="00533675"/>
    <w:rsid w:val="00533D22"/>
    <w:rsid w:val="00533EFC"/>
    <w:rsid w:val="00534063"/>
    <w:rsid w:val="005347DD"/>
    <w:rsid w:val="0053485D"/>
    <w:rsid w:val="00534915"/>
    <w:rsid w:val="00534BB6"/>
    <w:rsid w:val="00534CBB"/>
    <w:rsid w:val="00534CF7"/>
    <w:rsid w:val="005352B8"/>
    <w:rsid w:val="005353DA"/>
    <w:rsid w:val="00535912"/>
    <w:rsid w:val="00535A29"/>
    <w:rsid w:val="00536209"/>
    <w:rsid w:val="005364DC"/>
    <w:rsid w:val="005365B2"/>
    <w:rsid w:val="00536B53"/>
    <w:rsid w:val="00536B6D"/>
    <w:rsid w:val="005373C4"/>
    <w:rsid w:val="005375B7"/>
    <w:rsid w:val="005377FB"/>
    <w:rsid w:val="00537943"/>
    <w:rsid w:val="00537B42"/>
    <w:rsid w:val="00537F4D"/>
    <w:rsid w:val="005402A3"/>
    <w:rsid w:val="005404D3"/>
    <w:rsid w:val="00540718"/>
    <w:rsid w:val="00540CDD"/>
    <w:rsid w:val="0054118E"/>
    <w:rsid w:val="0054197A"/>
    <w:rsid w:val="00541AB8"/>
    <w:rsid w:val="00541DD6"/>
    <w:rsid w:val="00542045"/>
    <w:rsid w:val="00542676"/>
    <w:rsid w:val="0054337A"/>
    <w:rsid w:val="005434AB"/>
    <w:rsid w:val="0054353F"/>
    <w:rsid w:val="00543584"/>
    <w:rsid w:val="00543A6E"/>
    <w:rsid w:val="00543AF2"/>
    <w:rsid w:val="00544060"/>
    <w:rsid w:val="005443FC"/>
    <w:rsid w:val="00544523"/>
    <w:rsid w:val="005447F4"/>
    <w:rsid w:val="00544988"/>
    <w:rsid w:val="00544E76"/>
    <w:rsid w:val="0054506B"/>
    <w:rsid w:val="005451D5"/>
    <w:rsid w:val="005451E8"/>
    <w:rsid w:val="00545EDB"/>
    <w:rsid w:val="00546111"/>
    <w:rsid w:val="00546348"/>
    <w:rsid w:val="005465C9"/>
    <w:rsid w:val="00546733"/>
    <w:rsid w:val="005469BA"/>
    <w:rsid w:val="00546EAF"/>
    <w:rsid w:val="00547085"/>
    <w:rsid w:val="0054709A"/>
    <w:rsid w:val="00547E82"/>
    <w:rsid w:val="00550A84"/>
    <w:rsid w:val="00550C6E"/>
    <w:rsid w:val="00550FCA"/>
    <w:rsid w:val="00551631"/>
    <w:rsid w:val="00551699"/>
    <w:rsid w:val="00551734"/>
    <w:rsid w:val="005523AA"/>
    <w:rsid w:val="00552A48"/>
    <w:rsid w:val="00553141"/>
    <w:rsid w:val="00553F36"/>
    <w:rsid w:val="0055408A"/>
    <w:rsid w:val="00555879"/>
    <w:rsid w:val="005558C7"/>
    <w:rsid w:val="00555939"/>
    <w:rsid w:val="00555B43"/>
    <w:rsid w:val="00556040"/>
    <w:rsid w:val="005561A5"/>
    <w:rsid w:val="0055645D"/>
    <w:rsid w:val="00556A56"/>
    <w:rsid w:val="005572C2"/>
    <w:rsid w:val="00557585"/>
    <w:rsid w:val="0055769E"/>
    <w:rsid w:val="00557901"/>
    <w:rsid w:val="00557B35"/>
    <w:rsid w:val="00557DBC"/>
    <w:rsid w:val="00560879"/>
    <w:rsid w:val="00560B7F"/>
    <w:rsid w:val="00561336"/>
    <w:rsid w:val="005614B7"/>
    <w:rsid w:val="0056155F"/>
    <w:rsid w:val="00561A62"/>
    <w:rsid w:val="00562688"/>
    <w:rsid w:val="00562AE3"/>
    <w:rsid w:val="00562C88"/>
    <w:rsid w:val="00563203"/>
    <w:rsid w:val="005634E7"/>
    <w:rsid w:val="005634FD"/>
    <w:rsid w:val="00563EE3"/>
    <w:rsid w:val="005640B4"/>
    <w:rsid w:val="00564316"/>
    <w:rsid w:val="00565415"/>
    <w:rsid w:val="00565AF2"/>
    <w:rsid w:val="00565B5E"/>
    <w:rsid w:val="00566CA6"/>
    <w:rsid w:val="00567861"/>
    <w:rsid w:val="00567A35"/>
    <w:rsid w:val="00567E3D"/>
    <w:rsid w:val="00567F0C"/>
    <w:rsid w:val="0057052A"/>
    <w:rsid w:val="00570EA3"/>
    <w:rsid w:val="00570F76"/>
    <w:rsid w:val="00571046"/>
    <w:rsid w:val="0057179E"/>
    <w:rsid w:val="00571A10"/>
    <w:rsid w:val="00572350"/>
    <w:rsid w:val="0057286A"/>
    <w:rsid w:val="00572AC6"/>
    <w:rsid w:val="00572CA1"/>
    <w:rsid w:val="0057317A"/>
    <w:rsid w:val="005731DF"/>
    <w:rsid w:val="00573C30"/>
    <w:rsid w:val="00574244"/>
    <w:rsid w:val="005742FF"/>
    <w:rsid w:val="0057471E"/>
    <w:rsid w:val="00574AA0"/>
    <w:rsid w:val="00574BF6"/>
    <w:rsid w:val="00574F5E"/>
    <w:rsid w:val="005750BB"/>
    <w:rsid w:val="005752F2"/>
    <w:rsid w:val="00575956"/>
    <w:rsid w:val="0057619A"/>
    <w:rsid w:val="00576540"/>
    <w:rsid w:val="005765D7"/>
    <w:rsid w:val="0057667B"/>
    <w:rsid w:val="005766D1"/>
    <w:rsid w:val="00576835"/>
    <w:rsid w:val="00576922"/>
    <w:rsid w:val="00576C34"/>
    <w:rsid w:val="00576FB7"/>
    <w:rsid w:val="00577069"/>
    <w:rsid w:val="005774F5"/>
    <w:rsid w:val="0057762C"/>
    <w:rsid w:val="00577F6A"/>
    <w:rsid w:val="00577F77"/>
    <w:rsid w:val="00577FC5"/>
    <w:rsid w:val="005800CE"/>
    <w:rsid w:val="00580515"/>
    <w:rsid w:val="00580F57"/>
    <w:rsid w:val="00581122"/>
    <w:rsid w:val="0058112C"/>
    <w:rsid w:val="00581958"/>
    <w:rsid w:val="00581BEA"/>
    <w:rsid w:val="005828AB"/>
    <w:rsid w:val="00582942"/>
    <w:rsid w:val="005831B7"/>
    <w:rsid w:val="00583273"/>
    <w:rsid w:val="00583320"/>
    <w:rsid w:val="0058361F"/>
    <w:rsid w:val="00583657"/>
    <w:rsid w:val="00583DAB"/>
    <w:rsid w:val="00583E89"/>
    <w:rsid w:val="00584203"/>
    <w:rsid w:val="00584746"/>
    <w:rsid w:val="005848E5"/>
    <w:rsid w:val="00584DB3"/>
    <w:rsid w:val="005857CB"/>
    <w:rsid w:val="00586289"/>
    <w:rsid w:val="0058630B"/>
    <w:rsid w:val="005864FF"/>
    <w:rsid w:val="00586681"/>
    <w:rsid w:val="00586EDD"/>
    <w:rsid w:val="0058762C"/>
    <w:rsid w:val="00587BBE"/>
    <w:rsid w:val="005900CB"/>
    <w:rsid w:val="00590282"/>
    <w:rsid w:val="00590566"/>
    <w:rsid w:val="005908E1"/>
    <w:rsid w:val="00590999"/>
    <w:rsid w:val="00590EAB"/>
    <w:rsid w:val="00591999"/>
    <w:rsid w:val="00591DE1"/>
    <w:rsid w:val="005927D0"/>
    <w:rsid w:val="00592960"/>
    <w:rsid w:val="00592A4B"/>
    <w:rsid w:val="00592B84"/>
    <w:rsid w:val="00592BDB"/>
    <w:rsid w:val="005931FB"/>
    <w:rsid w:val="0059364B"/>
    <w:rsid w:val="005938AD"/>
    <w:rsid w:val="00593FD7"/>
    <w:rsid w:val="00594006"/>
    <w:rsid w:val="0059410B"/>
    <w:rsid w:val="00594717"/>
    <w:rsid w:val="00594CCC"/>
    <w:rsid w:val="00594E94"/>
    <w:rsid w:val="005954F9"/>
    <w:rsid w:val="005959EA"/>
    <w:rsid w:val="00596342"/>
    <w:rsid w:val="00596587"/>
    <w:rsid w:val="00596AAD"/>
    <w:rsid w:val="005971D6"/>
    <w:rsid w:val="00597561"/>
    <w:rsid w:val="00597877"/>
    <w:rsid w:val="00597AED"/>
    <w:rsid w:val="00597F40"/>
    <w:rsid w:val="005A0524"/>
    <w:rsid w:val="005A0A94"/>
    <w:rsid w:val="005A0C35"/>
    <w:rsid w:val="005A0C5F"/>
    <w:rsid w:val="005A11CA"/>
    <w:rsid w:val="005A128E"/>
    <w:rsid w:val="005A12CF"/>
    <w:rsid w:val="005A1579"/>
    <w:rsid w:val="005A15A3"/>
    <w:rsid w:val="005A1D09"/>
    <w:rsid w:val="005A1E72"/>
    <w:rsid w:val="005A2228"/>
    <w:rsid w:val="005A26C1"/>
    <w:rsid w:val="005A307A"/>
    <w:rsid w:val="005A357F"/>
    <w:rsid w:val="005A35EA"/>
    <w:rsid w:val="005A37C9"/>
    <w:rsid w:val="005A3BEB"/>
    <w:rsid w:val="005A48D2"/>
    <w:rsid w:val="005A4BEF"/>
    <w:rsid w:val="005A526B"/>
    <w:rsid w:val="005A562F"/>
    <w:rsid w:val="005A583A"/>
    <w:rsid w:val="005A5C17"/>
    <w:rsid w:val="005A5D5D"/>
    <w:rsid w:val="005A65ED"/>
    <w:rsid w:val="005A663F"/>
    <w:rsid w:val="005A6BF5"/>
    <w:rsid w:val="005A7743"/>
    <w:rsid w:val="005B02D9"/>
    <w:rsid w:val="005B060A"/>
    <w:rsid w:val="005B06AE"/>
    <w:rsid w:val="005B0893"/>
    <w:rsid w:val="005B0B44"/>
    <w:rsid w:val="005B18AA"/>
    <w:rsid w:val="005B1B08"/>
    <w:rsid w:val="005B1BEC"/>
    <w:rsid w:val="005B20CC"/>
    <w:rsid w:val="005B225F"/>
    <w:rsid w:val="005B24C2"/>
    <w:rsid w:val="005B273E"/>
    <w:rsid w:val="005B2912"/>
    <w:rsid w:val="005B2A74"/>
    <w:rsid w:val="005B2FDA"/>
    <w:rsid w:val="005B31BD"/>
    <w:rsid w:val="005B335F"/>
    <w:rsid w:val="005B346E"/>
    <w:rsid w:val="005B417F"/>
    <w:rsid w:val="005B4AA3"/>
    <w:rsid w:val="005B4D3E"/>
    <w:rsid w:val="005B57A8"/>
    <w:rsid w:val="005B57D3"/>
    <w:rsid w:val="005B6094"/>
    <w:rsid w:val="005B640F"/>
    <w:rsid w:val="005B66C3"/>
    <w:rsid w:val="005B6D6D"/>
    <w:rsid w:val="005B743D"/>
    <w:rsid w:val="005B78C2"/>
    <w:rsid w:val="005B7F22"/>
    <w:rsid w:val="005C0364"/>
    <w:rsid w:val="005C04B5"/>
    <w:rsid w:val="005C09B6"/>
    <w:rsid w:val="005C0B26"/>
    <w:rsid w:val="005C1521"/>
    <w:rsid w:val="005C1CAE"/>
    <w:rsid w:val="005C202D"/>
    <w:rsid w:val="005C25E3"/>
    <w:rsid w:val="005C3194"/>
    <w:rsid w:val="005C31E2"/>
    <w:rsid w:val="005C3281"/>
    <w:rsid w:val="005C3317"/>
    <w:rsid w:val="005C3AE8"/>
    <w:rsid w:val="005C3C97"/>
    <w:rsid w:val="005C3FA2"/>
    <w:rsid w:val="005C3FFF"/>
    <w:rsid w:val="005C488E"/>
    <w:rsid w:val="005C4AA2"/>
    <w:rsid w:val="005C4FC1"/>
    <w:rsid w:val="005C50E0"/>
    <w:rsid w:val="005C58CD"/>
    <w:rsid w:val="005C58EB"/>
    <w:rsid w:val="005C5B3D"/>
    <w:rsid w:val="005C61B5"/>
    <w:rsid w:val="005C64CE"/>
    <w:rsid w:val="005C6A24"/>
    <w:rsid w:val="005C6AD1"/>
    <w:rsid w:val="005C7695"/>
    <w:rsid w:val="005C7E47"/>
    <w:rsid w:val="005D0470"/>
    <w:rsid w:val="005D0674"/>
    <w:rsid w:val="005D07DD"/>
    <w:rsid w:val="005D0D94"/>
    <w:rsid w:val="005D0F57"/>
    <w:rsid w:val="005D15DF"/>
    <w:rsid w:val="005D22CC"/>
    <w:rsid w:val="005D2A6B"/>
    <w:rsid w:val="005D32A8"/>
    <w:rsid w:val="005D3AF9"/>
    <w:rsid w:val="005D3D80"/>
    <w:rsid w:val="005D4872"/>
    <w:rsid w:val="005D4C9E"/>
    <w:rsid w:val="005D4DE1"/>
    <w:rsid w:val="005D54DC"/>
    <w:rsid w:val="005D5D0B"/>
    <w:rsid w:val="005D602D"/>
    <w:rsid w:val="005D6143"/>
    <w:rsid w:val="005D6421"/>
    <w:rsid w:val="005D6431"/>
    <w:rsid w:val="005D6582"/>
    <w:rsid w:val="005D70F6"/>
    <w:rsid w:val="005D719C"/>
    <w:rsid w:val="005D71B6"/>
    <w:rsid w:val="005D72DF"/>
    <w:rsid w:val="005D74A2"/>
    <w:rsid w:val="005D7A20"/>
    <w:rsid w:val="005E011B"/>
    <w:rsid w:val="005E0567"/>
    <w:rsid w:val="005E095A"/>
    <w:rsid w:val="005E0BEE"/>
    <w:rsid w:val="005E0C02"/>
    <w:rsid w:val="005E0FFF"/>
    <w:rsid w:val="005E1054"/>
    <w:rsid w:val="005E146F"/>
    <w:rsid w:val="005E1DC5"/>
    <w:rsid w:val="005E1F6C"/>
    <w:rsid w:val="005E2151"/>
    <w:rsid w:val="005E2A87"/>
    <w:rsid w:val="005E30D2"/>
    <w:rsid w:val="005E348E"/>
    <w:rsid w:val="005E3603"/>
    <w:rsid w:val="005E3893"/>
    <w:rsid w:val="005E4467"/>
    <w:rsid w:val="005E4776"/>
    <w:rsid w:val="005E49AA"/>
    <w:rsid w:val="005E5344"/>
    <w:rsid w:val="005E54D3"/>
    <w:rsid w:val="005E5680"/>
    <w:rsid w:val="005E57AC"/>
    <w:rsid w:val="005E5A9C"/>
    <w:rsid w:val="005E5AAF"/>
    <w:rsid w:val="005E5B9A"/>
    <w:rsid w:val="005E5E1D"/>
    <w:rsid w:val="005E69F7"/>
    <w:rsid w:val="005E7039"/>
    <w:rsid w:val="005E70BE"/>
    <w:rsid w:val="005E73C6"/>
    <w:rsid w:val="005E7780"/>
    <w:rsid w:val="005E79A3"/>
    <w:rsid w:val="005E7D7C"/>
    <w:rsid w:val="005F0538"/>
    <w:rsid w:val="005F055C"/>
    <w:rsid w:val="005F0612"/>
    <w:rsid w:val="005F069C"/>
    <w:rsid w:val="005F16F8"/>
    <w:rsid w:val="005F198D"/>
    <w:rsid w:val="005F1A9B"/>
    <w:rsid w:val="005F2781"/>
    <w:rsid w:val="005F286A"/>
    <w:rsid w:val="005F2B79"/>
    <w:rsid w:val="005F2C09"/>
    <w:rsid w:val="005F3017"/>
    <w:rsid w:val="005F33F6"/>
    <w:rsid w:val="005F344C"/>
    <w:rsid w:val="005F397B"/>
    <w:rsid w:val="005F3BEC"/>
    <w:rsid w:val="005F3C82"/>
    <w:rsid w:val="005F469D"/>
    <w:rsid w:val="005F4874"/>
    <w:rsid w:val="005F6503"/>
    <w:rsid w:val="005F6DE3"/>
    <w:rsid w:val="005F6F1A"/>
    <w:rsid w:val="005F7936"/>
    <w:rsid w:val="005F7DC6"/>
    <w:rsid w:val="00600213"/>
    <w:rsid w:val="0060049C"/>
    <w:rsid w:val="0060057D"/>
    <w:rsid w:val="00600C75"/>
    <w:rsid w:val="00600F1A"/>
    <w:rsid w:val="0060100C"/>
    <w:rsid w:val="00601128"/>
    <w:rsid w:val="00601246"/>
    <w:rsid w:val="006014AA"/>
    <w:rsid w:val="006017A6"/>
    <w:rsid w:val="00601863"/>
    <w:rsid w:val="00601B69"/>
    <w:rsid w:val="00601C02"/>
    <w:rsid w:val="006020E7"/>
    <w:rsid w:val="0060227D"/>
    <w:rsid w:val="0060258F"/>
    <w:rsid w:val="0060263C"/>
    <w:rsid w:val="00602882"/>
    <w:rsid w:val="00602B2E"/>
    <w:rsid w:val="00602B59"/>
    <w:rsid w:val="00602E44"/>
    <w:rsid w:val="00602F5B"/>
    <w:rsid w:val="0060306A"/>
    <w:rsid w:val="00603120"/>
    <w:rsid w:val="00603331"/>
    <w:rsid w:val="00603585"/>
    <w:rsid w:val="006037A6"/>
    <w:rsid w:val="00604193"/>
    <w:rsid w:val="00604288"/>
    <w:rsid w:val="006042BE"/>
    <w:rsid w:val="00604625"/>
    <w:rsid w:val="00604D1E"/>
    <w:rsid w:val="0060538C"/>
    <w:rsid w:val="006054BD"/>
    <w:rsid w:val="00605E99"/>
    <w:rsid w:val="00606D35"/>
    <w:rsid w:val="00607996"/>
    <w:rsid w:val="006079F9"/>
    <w:rsid w:val="006103BF"/>
    <w:rsid w:val="00610B10"/>
    <w:rsid w:val="00610CAD"/>
    <w:rsid w:val="00610F3A"/>
    <w:rsid w:val="00610FF0"/>
    <w:rsid w:val="00611FAD"/>
    <w:rsid w:val="00612D73"/>
    <w:rsid w:val="00613180"/>
    <w:rsid w:val="006132B8"/>
    <w:rsid w:val="0061373F"/>
    <w:rsid w:val="00613FC9"/>
    <w:rsid w:val="006156A1"/>
    <w:rsid w:val="00615761"/>
    <w:rsid w:val="00615D53"/>
    <w:rsid w:val="0061635E"/>
    <w:rsid w:val="00616E64"/>
    <w:rsid w:val="0061722E"/>
    <w:rsid w:val="00620A67"/>
    <w:rsid w:val="00621F86"/>
    <w:rsid w:val="00621F9D"/>
    <w:rsid w:val="006222D1"/>
    <w:rsid w:val="00622552"/>
    <w:rsid w:val="00622998"/>
    <w:rsid w:val="00623401"/>
    <w:rsid w:val="00623F1D"/>
    <w:rsid w:val="00624380"/>
    <w:rsid w:val="006245DC"/>
    <w:rsid w:val="00624A5D"/>
    <w:rsid w:val="00624BC0"/>
    <w:rsid w:val="00624DF9"/>
    <w:rsid w:val="006250DE"/>
    <w:rsid w:val="0062596A"/>
    <w:rsid w:val="00625E5D"/>
    <w:rsid w:val="00625F73"/>
    <w:rsid w:val="00625F78"/>
    <w:rsid w:val="00626286"/>
    <w:rsid w:val="0062676D"/>
    <w:rsid w:val="006268B4"/>
    <w:rsid w:val="00627953"/>
    <w:rsid w:val="006279F5"/>
    <w:rsid w:val="00627C1E"/>
    <w:rsid w:val="00627D55"/>
    <w:rsid w:val="006302D0"/>
    <w:rsid w:val="0063041E"/>
    <w:rsid w:val="006308AF"/>
    <w:rsid w:val="006318DC"/>
    <w:rsid w:val="00631A78"/>
    <w:rsid w:val="00631AAC"/>
    <w:rsid w:val="00631C9A"/>
    <w:rsid w:val="00631F61"/>
    <w:rsid w:val="006320D5"/>
    <w:rsid w:val="00632585"/>
    <w:rsid w:val="00632F4E"/>
    <w:rsid w:val="00632F5C"/>
    <w:rsid w:val="00633322"/>
    <w:rsid w:val="006348AD"/>
    <w:rsid w:val="00634B60"/>
    <w:rsid w:val="00635544"/>
    <w:rsid w:val="006355AF"/>
    <w:rsid w:val="006358D1"/>
    <w:rsid w:val="00635ADC"/>
    <w:rsid w:val="00635B59"/>
    <w:rsid w:val="00635C5D"/>
    <w:rsid w:val="0063610A"/>
    <w:rsid w:val="00636D02"/>
    <w:rsid w:val="006373DD"/>
    <w:rsid w:val="00637408"/>
    <w:rsid w:val="00637798"/>
    <w:rsid w:val="00637AC0"/>
    <w:rsid w:val="00640000"/>
    <w:rsid w:val="0064016A"/>
    <w:rsid w:val="0064023D"/>
    <w:rsid w:val="00640258"/>
    <w:rsid w:val="0064046F"/>
    <w:rsid w:val="006404B6"/>
    <w:rsid w:val="00640686"/>
    <w:rsid w:val="00641CBF"/>
    <w:rsid w:val="00641E81"/>
    <w:rsid w:val="00641FD4"/>
    <w:rsid w:val="0064245B"/>
    <w:rsid w:val="00642541"/>
    <w:rsid w:val="006427FA"/>
    <w:rsid w:val="0064280E"/>
    <w:rsid w:val="00642C20"/>
    <w:rsid w:val="00642DB4"/>
    <w:rsid w:val="0064366D"/>
    <w:rsid w:val="00643961"/>
    <w:rsid w:val="006448CD"/>
    <w:rsid w:val="006451D8"/>
    <w:rsid w:val="00645241"/>
    <w:rsid w:val="0064531E"/>
    <w:rsid w:val="00645B0C"/>
    <w:rsid w:val="00645FC0"/>
    <w:rsid w:val="006461CB"/>
    <w:rsid w:val="006463AD"/>
    <w:rsid w:val="0064685B"/>
    <w:rsid w:val="00646F4E"/>
    <w:rsid w:val="0064756F"/>
    <w:rsid w:val="00647A7D"/>
    <w:rsid w:val="00647CEF"/>
    <w:rsid w:val="00647E35"/>
    <w:rsid w:val="00647FFE"/>
    <w:rsid w:val="00650067"/>
    <w:rsid w:val="006507D6"/>
    <w:rsid w:val="00650925"/>
    <w:rsid w:val="00650C70"/>
    <w:rsid w:val="00650E7E"/>
    <w:rsid w:val="006513B2"/>
    <w:rsid w:val="00651A02"/>
    <w:rsid w:val="00651A1F"/>
    <w:rsid w:val="00651C15"/>
    <w:rsid w:val="00651CFE"/>
    <w:rsid w:val="00651DB4"/>
    <w:rsid w:val="00651E91"/>
    <w:rsid w:val="0065213B"/>
    <w:rsid w:val="006521E2"/>
    <w:rsid w:val="006525F2"/>
    <w:rsid w:val="00652669"/>
    <w:rsid w:val="00652856"/>
    <w:rsid w:val="006528DD"/>
    <w:rsid w:val="006528E3"/>
    <w:rsid w:val="00652ADF"/>
    <w:rsid w:val="00652CDD"/>
    <w:rsid w:val="006531B7"/>
    <w:rsid w:val="00653848"/>
    <w:rsid w:val="006539F8"/>
    <w:rsid w:val="00653F26"/>
    <w:rsid w:val="00653F66"/>
    <w:rsid w:val="00654312"/>
    <w:rsid w:val="00654343"/>
    <w:rsid w:val="00654D90"/>
    <w:rsid w:val="00655125"/>
    <w:rsid w:val="006556E4"/>
    <w:rsid w:val="00655F54"/>
    <w:rsid w:val="006563B7"/>
    <w:rsid w:val="006567B8"/>
    <w:rsid w:val="00656D57"/>
    <w:rsid w:val="006571E1"/>
    <w:rsid w:val="00657330"/>
    <w:rsid w:val="006573D8"/>
    <w:rsid w:val="00657969"/>
    <w:rsid w:val="00657CDD"/>
    <w:rsid w:val="0066040F"/>
    <w:rsid w:val="006604B3"/>
    <w:rsid w:val="006605BE"/>
    <w:rsid w:val="006605EA"/>
    <w:rsid w:val="006606BB"/>
    <w:rsid w:val="00660724"/>
    <w:rsid w:val="0066080D"/>
    <w:rsid w:val="00660A3F"/>
    <w:rsid w:val="00660AA6"/>
    <w:rsid w:val="00660B0D"/>
    <w:rsid w:val="00660BF5"/>
    <w:rsid w:val="00661196"/>
    <w:rsid w:val="006613E5"/>
    <w:rsid w:val="0066161A"/>
    <w:rsid w:val="0066182D"/>
    <w:rsid w:val="00661FB9"/>
    <w:rsid w:val="00662185"/>
    <w:rsid w:val="00662452"/>
    <w:rsid w:val="00662EC6"/>
    <w:rsid w:val="0066305E"/>
    <w:rsid w:val="00663089"/>
    <w:rsid w:val="006631E7"/>
    <w:rsid w:val="00663741"/>
    <w:rsid w:val="00663962"/>
    <w:rsid w:val="00663DDB"/>
    <w:rsid w:val="00663E42"/>
    <w:rsid w:val="00664B13"/>
    <w:rsid w:val="006655EF"/>
    <w:rsid w:val="00665CC1"/>
    <w:rsid w:val="00665DEF"/>
    <w:rsid w:val="00665F03"/>
    <w:rsid w:val="00666059"/>
    <w:rsid w:val="0066612E"/>
    <w:rsid w:val="0066634A"/>
    <w:rsid w:val="006665B1"/>
    <w:rsid w:val="006665C5"/>
    <w:rsid w:val="00666814"/>
    <w:rsid w:val="00666ABC"/>
    <w:rsid w:val="00670089"/>
    <w:rsid w:val="00670575"/>
    <w:rsid w:val="00670CD9"/>
    <w:rsid w:val="00670DC1"/>
    <w:rsid w:val="006715D7"/>
    <w:rsid w:val="006717C0"/>
    <w:rsid w:val="006717DD"/>
    <w:rsid w:val="0067191B"/>
    <w:rsid w:val="00671CAC"/>
    <w:rsid w:val="00671D1C"/>
    <w:rsid w:val="00671FE7"/>
    <w:rsid w:val="006726AD"/>
    <w:rsid w:val="00672786"/>
    <w:rsid w:val="00672AB1"/>
    <w:rsid w:val="00672BA2"/>
    <w:rsid w:val="00672E00"/>
    <w:rsid w:val="00673375"/>
    <w:rsid w:val="006736F7"/>
    <w:rsid w:val="006739F5"/>
    <w:rsid w:val="006747E5"/>
    <w:rsid w:val="006748C0"/>
    <w:rsid w:val="00674A27"/>
    <w:rsid w:val="00674F8E"/>
    <w:rsid w:val="0067540F"/>
    <w:rsid w:val="006759CC"/>
    <w:rsid w:val="006759FF"/>
    <w:rsid w:val="006761C9"/>
    <w:rsid w:val="006762E6"/>
    <w:rsid w:val="00676417"/>
    <w:rsid w:val="006765E5"/>
    <w:rsid w:val="0067679D"/>
    <w:rsid w:val="00677003"/>
    <w:rsid w:val="00677387"/>
    <w:rsid w:val="00677774"/>
    <w:rsid w:val="00677A29"/>
    <w:rsid w:val="00677F14"/>
    <w:rsid w:val="00680367"/>
    <w:rsid w:val="00680695"/>
    <w:rsid w:val="00681B9E"/>
    <w:rsid w:val="00681C92"/>
    <w:rsid w:val="00681DE3"/>
    <w:rsid w:val="00682557"/>
    <w:rsid w:val="00682916"/>
    <w:rsid w:val="006832A0"/>
    <w:rsid w:val="0068361D"/>
    <w:rsid w:val="006838B3"/>
    <w:rsid w:val="00683A46"/>
    <w:rsid w:val="00683AFE"/>
    <w:rsid w:val="006840BB"/>
    <w:rsid w:val="0068475A"/>
    <w:rsid w:val="00684933"/>
    <w:rsid w:val="00684ACF"/>
    <w:rsid w:val="006850F0"/>
    <w:rsid w:val="006855D0"/>
    <w:rsid w:val="00685606"/>
    <w:rsid w:val="00685A32"/>
    <w:rsid w:val="00685B6A"/>
    <w:rsid w:val="00685D04"/>
    <w:rsid w:val="00685E4B"/>
    <w:rsid w:val="00686136"/>
    <w:rsid w:val="00686F4A"/>
    <w:rsid w:val="00686F67"/>
    <w:rsid w:val="00687153"/>
    <w:rsid w:val="0068765F"/>
    <w:rsid w:val="00687955"/>
    <w:rsid w:val="00687E01"/>
    <w:rsid w:val="00690186"/>
    <w:rsid w:val="006906F8"/>
    <w:rsid w:val="00690942"/>
    <w:rsid w:val="00690EC6"/>
    <w:rsid w:val="00690F27"/>
    <w:rsid w:val="00691BC1"/>
    <w:rsid w:val="00691D29"/>
    <w:rsid w:val="00691F30"/>
    <w:rsid w:val="00692058"/>
    <w:rsid w:val="006920F0"/>
    <w:rsid w:val="006921DC"/>
    <w:rsid w:val="006929E1"/>
    <w:rsid w:val="00692A81"/>
    <w:rsid w:val="00692DE3"/>
    <w:rsid w:val="006938BE"/>
    <w:rsid w:val="00693DE2"/>
    <w:rsid w:val="0069448C"/>
    <w:rsid w:val="0069454D"/>
    <w:rsid w:val="0069515C"/>
    <w:rsid w:val="00695166"/>
    <w:rsid w:val="0069516E"/>
    <w:rsid w:val="00695BEB"/>
    <w:rsid w:val="00696495"/>
    <w:rsid w:val="0069691E"/>
    <w:rsid w:val="00696EBE"/>
    <w:rsid w:val="006972EF"/>
    <w:rsid w:val="00697E27"/>
    <w:rsid w:val="006A04F4"/>
    <w:rsid w:val="006A0A5C"/>
    <w:rsid w:val="006A0DA5"/>
    <w:rsid w:val="006A0E30"/>
    <w:rsid w:val="006A21CA"/>
    <w:rsid w:val="006A23D9"/>
    <w:rsid w:val="006A245D"/>
    <w:rsid w:val="006A274F"/>
    <w:rsid w:val="006A2BC7"/>
    <w:rsid w:val="006A2C8E"/>
    <w:rsid w:val="006A3788"/>
    <w:rsid w:val="006A3BBE"/>
    <w:rsid w:val="006A457F"/>
    <w:rsid w:val="006A46BB"/>
    <w:rsid w:val="006A47B0"/>
    <w:rsid w:val="006A49A9"/>
    <w:rsid w:val="006A4AB0"/>
    <w:rsid w:val="006A4F6D"/>
    <w:rsid w:val="006A512D"/>
    <w:rsid w:val="006A52F2"/>
    <w:rsid w:val="006A5DAE"/>
    <w:rsid w:val="006A5F4F"/>
    <w:rsid w:val="006A637E"/>
    <w:rsid w:val="006A6700"/>
    <w:rsid w:val="006A6767"/>
    <w:rsid w:val="006A68D4"/>
    <w:rsid w:val="006A6A49"/>
    <w:rsid w:val="006A76FA"/>
    <w:rsid w:val="006B02E9"/>
    <w:rsid w:val="006B07A0"/>
    <w:rsid w:val="006B0A86"/>
    <w:rsid w:val="006B0E0E"/>
    <w:rsid w:val="006B0FF1"/>
    <w:rsid w:val="006B1242"/>
    <w:rsid w:val="006B179C"/>
    <w:rsid w:val="006B182E"/>
    <w:rsid w:val="006B259A"/>
    <w:rsid w:val="006B2C90"/>
    <w:rsid w:val="006B2EB4"/>
    <w:rsid w:val="006B2FCB"/>
    <w:rsid w:val="006B3323"/>
    <w:rsid w:val="006B3866"/>
    <w:rsid w:val="006B3E75"/>
    <w:rsid w:val="006B41E1"/>
    <w:rsid w:val="006B47ED"/>
    <w:rsid w:val="006B5063"/>
    <w:rsid w:val="006B5882"/>
    <w:rsid w:val="006B59D6"/>
    <w:rsid w:val="006B5E31"/>
    <w:rsid w:val="006B67CA"/>
    <w:rsid w:val="006B6F33"/>
    <w:rsid w:val="006B71DD"/>
    <w:rsid w:val="006B728F"/>
    <w:rsid w:val="006B74A5"/>
    <w:rsid w:val="006B7591"/>
    <w:rsid w:val="006C0052"/>
    <w:rsid w:val="006C096D"/>
    <w:rsid w:val="006C0C45"/>
    <w:rsid w:val="006C14D7"/>
    <w:rsid w:val="006C19B1"/>
    <w:rsid w:val="006C2023"/>
    <w:rsid w:val="006C2C19"/>
    <w:rsid w:val="006C2D3D"/>
    <w:rsid w:val="006C3197"/>
    <w:rsid w:val="006C3761"/>
    <w:rsid w:val="006C3844"/>
    <w:rsid w:val="006C4141"/>
    <w:rsid w:val="006C4DF2"/>
    <w:rsid w:val="006C6011"/>
    <w:rsid w:val="006C61AE"/>
    <w:rsid w:val="006C646C"/>
    <w:rsid w:val="006C6547"/>
    <w:rsid w:val="006C6552"/>
    <w:rsid w:val="006C6AA2"/>
    <w:rsid w:val="006C6C48"/>
    <w:rsid w:val="006C6F35"/>
    <w:rsid w:val="006C6FBE"/>
    <w:rsid w:val="006C730A"/>
    <w:rsid w:val="006C7533"/>
    <w:rsid w:val="006C77E3"/>
    <w:rsid w:val="006C7E1D"/>
    <w:rsid w:val="006D0339"/>
    <w:rsid w:val="006D07D2"/>
    <w:rsid w:val="006D0FCB"/>
    <w:rsid w:val="006D1555"/>
    <w:rsid w:val="006D1621"/>
    <w:rsid w:val="006D1CFB"/>
    <w:rsid w:val="006D2553"/>
    <w:rsid w:val="006D277D"/>
    <w:rsid w:val="006D2ED3"/>
    <w:rsid w:val="006D2F23"/>
    <w:rsid w:val="006D3145"/>
    <w:rsid w:val="006D314E"/>
    <w:rsid w:val="006D31D9"/>
    <w:rsid w:val="006D3221"/>
    <w:rsid w:val="006D35B0"/>
    <w:rsid w:val="006D3F0C"/>
    <w:rsid w:val="006D42CD"/>
    <w:rsid w:val="006D442D"/>
    <w:rsid w:val="006D4DF2"/>
    <w:rsid w:val="006D591F"/>
    <w:rsid w:val="006D5BDA"/>
    <w:rsid w:val="006D5C8C"/>
    <w:rsid w:val="006D5F0A"/>
    <w:rsid w:val="006D6564"/>
    <w:rsid w:val="006D66F5"/>
    <w:rsid w:val="006D6797"/>
    <w:rsid w:val="006D7E9D"/>
    <w:rsid w:val="006D7ECE"/>
    <w:rsid w:val="006E00FD"/>
    <w:rsid w:val="006E0466"/>
    <w:rsid w:val="006E0858"/>
    <w:rsid w:val="006E0982"/>
    <w:rsid w:val="006E0A73"/>
    <w:rsid w:val="006E114B"/>
    <w:rsid w:val="006E14A5"/>
    <w:rsid w:val="006E179D"/>
    <w:rsid w:val="006E17FF"/>
    <w:rsid w:val="006E287B"/>
    <w:rsid w:val="006E2A0B"/>
    <w:rsid w:val="006E2C5D"/>
    <w:rsid w:val="006E2DD5"/>
    <w:rsid w:val="006E30F0"/>
    <w:rsid w:val="006E3544"/>
    <w:rsid w:val="006E367C"/>
    <w:rsid w:val="006E382B"/>
    <w:rsid w:val="006E3E03"/>
    <w:rsid w:val="006E3E75"/>
    <w:rsid w:val="006E465B"/>
    <w:rsid w:val="006E47A6"/>
    <w:rsid w:val="006E4E7A"/>
    <w:rsid w:val="006E4F04"/>
    <w:rsid w:val="006E53DC"/>
    <w:rsid w:val="006E5523"/>
    <w:rsid w:val="006E5547"/>
    <w:rsid w:val="006E5BA8"/>
    <w:rsid w:val="006E5E0F"/>
    <w:rsid w:val="006E6C04"/>
    <w:rsid w:val="006E6DBF"/>
    <w:rsid w:val="006E6EB5"/>
    <w:rsid w:val="006E6F9D"/>
    <w:rsid w:val="006E72A0"/>
    <w:rsid w:val="006E72BA"/>
    <w:rsid w:val="006E79DA"/>
    <w:rsid w:val="006E7A00"/>
    <w:rsid w:val="006F014E"/>
    <w:rsid w:val="006F08BC"/>
    <w:rsid w:val="006F16F6"/>
    <w:rsid w:val="006F1766"/>
    <w:rsid w:val="006F1864"/>
    <w:rsid w:val="006F1E9F"/>
    <w:rsid w:val="006F1EAE"/>
    <w:rsid w:val="006F20AF"/>
    <w:rsid w:val="006F277F"/>
    <w:rsid w:val="006F32D7"/>
    <w:rsid w:val="006F3FDA"/>
    <w:rsid w:val="006F44B5"/>
    <w:rsid w:val="006F4809"/>
    <w:rsid w:val="006F4953"/>
    <w:rsid w:val="006F4A65"/>
    <w:rsid w:val="006F4A9A"/>
    <w:rsid w:val="006F4F0A"/>
    <w:rsid w:val="006F5226"/>
    <w:rsid w:val="006F526E"/>
    <w:rsid w:val="006F6491"/>
    <w:rsid w:val="006F674A"/>
    <w:rsid w:val="006F6A51"/>
    <w:rsid w:val="006F6A5E"/>
    <w:rsid w:val="006F709B"/>
    <w:rsid w:val="006F727C"/>
    <w:rsid w:val="006F743A"/>
    <w:rsid w:val="006F790D"/>
    <w:rsid w:val="006F7D1B"/>
    <w:rsid w:val="00700831"/>
    <w:rsid w:val="00700B22"/>
    <w:rsid w:val="00700BEA"/>
    <w:rsid w:val="00700EA8"/>
    <w:rsid w:val="00701561"/>
    <w:rsid w:val="00701772"/>
    <w:rsid w:val="00701774"/>
    <w:rsid w:val="007018D6"/>
    <w:rsid w:val="00701A07"/>
    <w:rsid w:val="00701EFA"/>
    <w:rsid w:val="007023A3"/>
    <w:rsid w:val="0070247A"/>
    <w:rsid w:val="00702EB2"/>
    <w:rsid w:val="00703252"/>
    <w:rsid w:val="007033AB"/>
    <w:rsid w:val="0070386D"/>
    <w:rsid w:val="0070451F"/>
    <w:rsid w:val="00704E00"/>
    <w:rsid w:val="00704E0E"/>
    <w:rsid w:val="00705299"/>
    <w:rsid w:val="007059DC"/>
    <w:rsid w:val="00705A1F"/>
    <w:rsid w:val="00705C1F"/>
    <w:rsid w:val="00705F08"/>
    <w:rsid w:val="0070615E"/>
    <w:rsid w:val="007061B1"/>
    <w:rsid w:val="00706B12"/>
    <w:rsid w:val="00707446"/>
    <w:rsid w:val="00707781"/>
    <w:rsid w:val="00707F65"/>
    <w:rsid w:val="00710207"/>
    <w:rsid w:val="007106A9"/>
    <w:rsid w:val="0071077B"/>
    <w:rsid w:val="0071077E"/>
    <w:rsid w:val="00710C9C"/>
    <w:rsid w:val="00710CE1"/>
    <w:rsid w:val="007113F8"/>
    <w:rsid w:val="00711484"/>
    <w:rsid w:val="007119D6"/>
    <w:rsid w:val="00711F11"/>
    <w:rsid w:val="00712FA2"/>
    <w:rsid w:val="00713152"/>
    <w:rsid w:val="00713F1D"/>
    <w:rsid w:val="00714A68"/>
    <w:rsid w:val="00714E56"/>
    <w:rsid w:val="0071534A"/>
    <w:rsid w:val="00715456"/>
    <w:rsid w:val="007155B1"/>
    <w:rsid w:val="0071569B"/>
    <w:rsid w:val="0071584C"/>
    <w:rsid w:val="007159AD"/>
    <w:rsid w:val="00715B4C"/>
    <w:rsid w:val="00715D44"/>
    <w:rsid w:val="00715DB3"/>
    <w:rsid w:val="0071603B"/>
    <w:rsid w:val="00716648"/>
    <w:rsid w:val="00716CA7"/>
    <w:rsid w:val="00717037"/>
    <w:rsid w:val="00717279"/>
    <w:rsid w:val="007174EC"/>
    <w:rsid w:val="00717A18"/>
    <w:rsid w:val="0072039F"/>
    <w:rsid w:val="00722E50"/>
    <w:rsid w:val="00722ED2"/>
    <w:rsid w:val="00722EF2"/>
    <w:rsid w:val="007236C2"/>
    <w:rsid w:val="00723BFE"/>
    <w:rsid w:val="007241BA"/>
    <w:rsid w:val="007243B0"/>
    <w:rsid w:val="0072459E"/>
    <w:rsid w:val="007245DE"/>
    <w:rsid w:val="00724C50"/>
    <w:rsid w:val="00724F15"/>
    <w:rsid w:val="007252EE"/>
    <w:rsid w:val="00725C44"/>
    <w:rsid w:val="00725CB4"/>
    <w:rsid w:val="0072673E"/>
    <w:rsid w:val="007267B8"/>
    <w:rsid w:val="0072701C"/>
    <w:rsid w:val="00727369"/>
    <w:rsid w:val="00727BF5"/>
    <w:rsid w:val="00730068"/>
    <w:rsid w:val="00730690"/>
    <w:rsid w:val="007313B1"/>
    <w:rsid w:val="00731790"/>
    <w:rsid w:val="007322C3"/>
    <w:rsid w:val="00732576"/>
    <w:rsid w:val="007326D1"/>
    <w:rsid w:val="00732E50"/>
    <w:rsid w:val="007332C8"/>
    <w:rsid w:val="00733836"/>
    <w:rsid w:val="00733C5E"/>
    <w:rsid w:val="00733E92"/>
    <w:rsid w:val="00734452"/>
    <w:rsid w:val="00734545"/>
    <w:rsid w:val="007346C5"/>
    <w:rsid w:val="00734933"/>
    <w:rsid w:val="007349B2"/>
    <w:rsid w:val="00734A86"/>
    <w:rsid w:val="00734A9A"/>
    <w:rsid w:val="00735026"/>
    <w:rsid w:val="00735516"/>
    <w:rsid w:val="007355A6"/>
    <w:rsid w:val="0073571C"/>
    <w:rsid w:val="00735976"/>
    <w:rsid w:val="00735B19"/>
    <w:rsid w:val="00736552"/>
    <w:rsid w:val="00736BC6"/>
    <w:rsid w:val="00736CBE"/>
    <w:rsid w:val="00736E46"/>
    <w:rsid w:val="00736ECA"/>
    <w:rsid w:val="007372F8"/>
    <w:rsid w:val="00737358"/>
    <w:rsid w:val="007374B5"/>
    <w:rsid w:val="007376DA"/>
    <w:rsid w:val="00737B0E"/>
    <w:rsid w:val="00737B8C"/>
    <w:rsid w:val="00737C12"/>
    <w:rsid w:val="00740947"/>
    <w:rsid w:val="007409CA"/>
    <w:rsid w:val="00740B4D"/>
    <w:rsid w:val="00740D57"/>
    <w:rsid w:val="00741037"/>
    <w:rsid w:val="0074107A"/>
    <w:rsid w:val="007419D8"/>
    <w:rsid w:val="00741B9A"/>
    <w:rsid w:val="00741D2F"/>
    <w:rsid w:val="00741D45"/>
    <w:rsid w:val="00741D88"/>
    <w:rsid w:val="007424FC"/>
    <w:rsid w:val="007433F5"/>
    <w:rsid w:val="0074346E"/>
    <w:rsid w:val="00743485"/>
    <w:rsid w:val="00743710"/>
    <w:rsid w:val="0074514A"/>
    <w:rsid w:val="007461F6"/>
    <w:rsid w:val="00747045"/>
    <w:rsid w:val="00747436"/>
    <w:rsid w:val="0074749A"/>
    <w:rsid w:val="0074755B"/>
    <w:rsid w:val="00747A6D"/>
    <w:rsid w:val="00747E89"/>
    <w:rsid w:val="00747ED8"/>
    <w:rsid w:val="0075003F"/>
    <w:rsid w:val="00750B97"/>
    <w:rsid w:val="00750BF2"/>
    <w:rsid w:val="00750E73"/>
    <w:rsid w:val="00751097"/>
    <w:rsid w:val="00751B0D"/>
    <w:rsid w:val="007530B7"/>
    <w:rsid w:val="007533FF"/>
    <w:rsid w:val="00753FFF"/>
    <w:rsid w:val="0075446E"/>
    <w:rsid w:val="00754573"/>
    <w:rsid w:val="00754ABF"/>
    <w:rsid w:val="00754C02"/>
    <w:rsid w:val="00755229"/>
    <w:rsid w:val="00755FA2"/>
    <w:rsid w:val="00756381"/>
    <w:rsid w:val="007565C3"/>
    <w:rsid w:val="0075682C"/>
    <w:rsid w:val="0075687B"/>
    <w:rsid w:val="00756A34"/>
    <w:rsid w:val="007570C9"/>
    <w:rsid w:val="007577E2"/>
    <w:rsid w:val="0076066B"/>
    <w:rsid w:val="00760BAD"/>
    <w:rsid w:val="00760CBA"/>
    <w:rsid w:val="00761148"/>
    <w:rsid w:val="00761253"/>
    <w:rsid w:val="00761816"/>
    <w:rsid w:val="00761BCA"/>
    <w:rsid w:val="00762096"/>
    <w:rsid w:val="00762748"/>
    <w:rsid w:val="007629A4"/>
    <w:rsid w:val="00763161"/>
    <w:rsid w:val="00763429"/>
    <w:rsid w:val="00763A1D"/>
    <w:rsid w:val="007640AE"/>
    <w:rsid w:val="007641DE"/>
    <w:rsid w:val="00764531"/>
    <w:rsid w:val="007647ED"/>
    <w:rsid w:val="007649C4"/>
    <w:rsid w:val="007650B5"/>
    <w:rsid w:val="0076526F"/>
    <w:rsid w:val="007658BF"/>
    <w:rsid w:val="00765907"/>
    <w:rsid w:val="007667B2"/>
    <w:rsid w:val="00766DBF"/>
    <w:rsid w:val="00766FDF"/>
    <w:rsid w:val="00767923"/>
    <w:rsid w:val="00767BDE"/>
    <w:rsid w:val="00767F5E"/>
    <w:rsid w:val="00770302"/>
    <w:rsid w:val="00770BCE"/>
    <w:rsid w:val="0077166A"/>
    <w:rsid w:val="00771750"/>
    <w:rsid w:val="00772225"/>
    <w:rsid w:val="0077224A"/>
    <w:rsid w:val="0077271D"/>
    <w:rsid w:val="00772F20"/>
    <w:rsid w:val="00772F64"/>
    <w:rsid w:val="00773020"/>
    <w:rsid w:val="00773100"/>
    <w:rsid w:val="00773562"/>
    <w:rsid w:val="007735CF"/>
    <w:rsid w:val="0077379C"/>
    <w:rsid w:val="00773A31"/>
    <w:rsid w:val="0077410B"/>
    <w:rsid w:val="007741A7"/>
    <w:rsid w:val="007745B7"/>
    <w:rsid w:val="00774CB2"/>
    <w:rsid w:val="00774E32"/>
    <w:rsid w:val="00775774"/>
    <w:rsid w:val="00775FC1"/>
    <w:rsid w:val="0077667F"/>
    <w:rsid w:val="007767C5"/>
    <w:rsid w:val="007768D3"/>
    <w:rsid w:val="007769CA"/>
    <w:rsid w:val="00776E99"/>
    <w:rsid w:val="00777244"/>
    <w:rsid w:val="0077730D"/>
    <w:rsid w:val="00780067"/>
    <w:rsid w:val="007800F0"/>
    <w:rsid w:val="0078090B"/>
    <w:rsid w:val="00780AA7"/>
    <w:rsid w:val="00781189"/>
    <w:rsid w:val="00781255"/>
    <w:rsid w:val="0078179E"/>
    <w:rsid w:val="007817B0"/>
    <w:rsid w:val="0078211B"/>
    <w:rsid w:val="00782445"/>
    <w:rsid w:val="00782578"/>
    <w:rsid w:val="00783AD8"/>
    <w:rsid w:val="00783BFF"/>
    <w:rsid w:val="007843F3"/>
    <w:rsid w:val="0078460B"/>
    <w:rsid w:val="007848D5"/>
    <w:rsid w:val="00784EC3"/>
    <w:rsid w:val="007850C0"/>
    <w:rsid w:val="007853E8"/>
    <w:rsid w:val="007854E2"/>
    <w:rsid w:val="00785B4E"/>
    <w:rsid w:val="00786798"/>
    <w:rsid w:val="00786B57"/>
    <w:rsid w:val="00786DE1"/>
    <w:rsid w:val="00786FAA"/>
    <w:rsid w:val="0078709F"/>
    <w:rsid w:val="007871C3"/>
    <w:rsid w:val="00787CD3"/>
    <w:rsid w:val="00790980"/>
    <w:rsid w:val="00790D01"/>
    <w:rsid w:val="00790FDD"/>
    <w:rsid w:val="0079102B"/>
    <w:rsid w:val="00791CED"/>
    <w:rsid w:val="00791FCB"/>
    <w:rsid w:val="00792B9A"/>
    <w:rsid w:val="00793426"/>
    <w:rsid w:val="007938A6"/>
    <w:rsid w:val="00793C25"/>
    <w:rsid w:val="00793E3A"/>
    <w:rsid w:val="00794322"/>
    <w:rsid w:val="00794A26"/>
    <w:rsid w:val="00794B9F"/>
    <w:rsid w:val="00794CB3"/>
    <w:rsid w:val="007957E0"/>
    <w:rsid w:val="00796019"/>
    <w:rsid w:val="007961A9"/>
    <w:rsid w:val="007961B8"/>
    <w:rsid w:val="007963E5"/>
    <w:rsid w:val="007971A9"/>
    <w:rsid w:val="00797725"/>
    <w:rsid w:val="00797A55"/>
    <w:rsid w:val="00797F90"/>
    <w:rsid w:val="007A02A8"/>
    <w:rsid w:val="007A0522"/>
    <w:rsid w:val="007A09FA"/>
    <w:rsid w:val="007A0C50"/>
    <w:rsid w:val="007A0F0B"/>
    <w:rsid w:val="007A0F2E"/>
    <w:rsid w:val="007A1229"/>
    <w:rsid w:val="007A1297"/>
    <w:rsid w:val="007A12CF"/>
    <w:rsid w:val="007A14FE"/>
    <w:rsid w:val="007A196D"/>
    <w:rsid w:val="007A2295"/>
    <w:rsid w:val="007A2306"/>
    <w:rsid w:val="007A24E7"/>
    <w:rsid w:val="007A2673"/>
    <w:rsid w:val="007A2E86"/>
    <w:rsid w:val="007A30A3"/>
    <w:rsid w:val="007A345E"/>
    <w:rsid w:val="007A3702"/>
    <w:rsid w:val="007A39AD"/>
    <w:rsid w:val="007A3C72"/>
    <w:rsid w:val="007A3EA2"/>
    <w:rsid w:val="007A3F69"/>
    <w:rsid w:val="007A4A60"/>
    <w:rsid w:val="007A4A72"/>
    <w:rsid w:val="007A4FA7"/>
    <w:rsid w:val="007A50FF"/>
    <w:rsid w:val="007A5107"/>
    <w:rsid w:val="007A52E2"/>
    <w:rsid w:val="007A586A"/>
    <w:rsid w:val="007A6099"/>
    <w:rsid w:val="007A62E7"/>
    <w:rsid w:val="007A63D3"/>
    <w:rsid w:val="007A68AB"/>
    <w:rsid w:val="007A7172"/>
    <w:rsid w:val="007A772F"/>
    <w:rsid w:val="007A7C4A"/>
    <w:rsid w:val="007A7D30"/>
    <w:rsid w:val="007A7E7C"/>
    <w:rsid w:val="007A7F99"/>
    <w:rsid w:val="007B0060"/>
    <w:rsid w:val="007B058D"/>
    <w:rsid w:val="007B06F8"/>
    <w:rsid w:val="007B08BA"/>
    <w:rsid w:val="007B0ADE"/>
    <w:rsid w:val="007B0DB6"/>
    <w:rsid w:val="007B1045"/>
    <w:rsid w:val="007B11DB"/>
    <w:rsid w:val="007B12AE"/>
    <w:rsid w:val="007B1CF9"/>
    <w:rsid w:val="007B1D43"/>
    <w:rsid w:val="007B2425"/>
    <w:rsid w:val="007B254C"/>
    <w:rsid w:val="007B28A1"/>
    <w:rsid w:val="007B299D"/>
    <w:rsid w:val="007B40C4"/>
    <w:rsid w:val="007B4149"/>
    <w:rsid w:val="007B4472"/>
    <w:rsid w:val="007B4527"/>
    <w:rsid w:val="007B4534"/>
    <w:rsid w:val="007B4FF4"/>
    <w:rsid w:val="007B5061"/>
    <w:rsid w:val="007B53EA"/>
    <w:rsid w:val="007B5660"/>
    <w:rsid w:val="007B5A83"/>
    <w:rsid w:val="007B5BD7"/>
    <w:rsid w:val="007B6E63"/>
    <w:rsid w:val="007B73DF"/>
    <w:rsid w:val="007B76E2"/>
    <w:rsid w:val="007B788A"/>
    <w:rsid w:val="007B79E1"/>
    <w:rsid w:val="007C0086"/>
    <w:rsid w:val="007C0285"/>
    <w:rsid w:val="007C03EC"/>
    <w:rsid w:val="007C052E"/>
    <w:rsid w:val="007C1602"/>
    <w:rsid w:val="007C18DD"/>
    <w:rsid w:val="007C1B8C"/>
    <w:rsid w:val="007C1ED0"/>
    <w:rsid w:val="007C1F49"/>
    <w:rsid w:val="007C2003"/>
    <w:rsid w:val="007C2149"/>
    <w:rsid w:val="007C2365"/>
    <w:rsid w:val="007C25DA"/>
    <w:rsid w:val="007C2824"/>
    <w:rsid w:val="007C295A"/>
    <w:rsid w:val="007C29CC"/>
    <w:rsid w:val="007C2BA9"/>
    <w:rsid w:val="007C3386"/>
    <w:rsid w:val="007C344E"/>
    <w:rsid w:val="007C35A6"/>
    <w:rsid w:val="007C37CF"/>
    <w:rsid w:val="007C37DC"/>
    <w:rsid w:val="007C3A8A"/>
    <w:rsid w:val="007C3BF5"/>
    <w:rsid w:val="007C3CA3"/>
    <w:rsid w:val="007C3D55"/>
    <w:rsid w:val="007C455E"/>
    <w:rsid w:val="007C4928"/>
    <w:rsid w:val="007C4C16"/>
    <w:rsid w:val="007C505E"/>
    <w:rsid w:val="007C5157"/>
    <w:rsid w:val="007C52D8"/>
    <w:rsid w:val="007C5668"/>
    <w:rsid w:val="007C5742"/>
    <w:rsid w:val="007C5925"/>
    <w:rsid w:val="007C5AAA"/>
    <w:rsid w:val="007C6149"/>
    <w:rsid w:val="007C6FCA"/>
    <w:rsid w:val="007C7192"/>
    <w:rsid w:val="007C72D8"/>
    <w:rsid w:val="007C73E9"/>
    <w:rsid w:val="007C740A"/>
    <w:rsid w:val="007C7492"/>
    <w:rsid w:val="007C77FA"/>
    <w:rsid w:val="007C7F97"/>
    <w:rsid w:val="007D060D"/>
    <w:rsid w:val="007D0657"/>
    <w:rsid w:val="007D08B2"/>
    <w:rsid w:val="007D0BCC"/>
    <w:rsid w:val="007D2C33"/>
    <w:rsid w:val="007D2DDE"/>
    <w:rsid w:val="007D2F04"/>
    <w:rsid w:val="007D31AD"/>
    <w:rsid w:val="007D3EE8"/>
    <w:rsid w:val="007D47DD"/>
    <w:rsid w:val="007D4D65"/>
    <w:rsid w:val="007D504F"/>
    <w:rsid w:val="007D51CF"/>
    <w:rsid w:val="007D53E9"/>
    <w:rsid w:val="007D56BB"/>
    <w:rsid w:val="007D593A"/>
    <w:rsid w:val="007D5B7E"/>
    <w:rsid w:val="007D618E"/>
    <w:rsid w:val="007D627F"/>
    <w:rsid w:val="007D6AD9"/>
    <w:rsid w:val="007D6B80"/>
    <w:rsid w:val="007D6F01"/>
    <w:rsid w:val="007D716C"/>
    <w:rsid w:val="007D740C"/>
    <w:rsid w:val="007D7AFE"/>
    <w:rsid w:val="007D7D12"/>
    <w:rsid w:val="007E0550"/>
    <w:rsid w:val="007E0A64"/>
    <w:rsid w:val="007E0B57"/>
    <w:rsid w:val="007E10A8"/>
    <w:rsid w:val="007E131E"/>
    <w:rsid w:val="007E1C2A"/>
    <w:rsid w:val="007E1D1E"/>
    <w:rsid w:val="007E1D75"/>
    <w:rsid w:val="007E1EC0"/>
    <w:rsid w:val="007E2660"/>
    <w:rsid w:val="007E2A06"/>
    <w:rsid w:val="007E2EA2"/>
    <w:rsid w:val="007E3170"/>
    <w:rsid w:val="007E3ABB"/>
    <w:rsid w:val="007E3E8D"/>
    <w:rsid w:val="007E471A"/>
    <w:rsid w:val="007E4D18"/>
    <w:rsid w:val="007E546D"/>
    <w:rsid w:val="007E571F"/>
    <w:rsid w:val="007E5CA6"/>
    <w:rsid w:val="007E5DFA"/>
    <w:rsid w:val="007E60A2"/>
    <w:rsid w:val="007E6277"/>
    <w:rsid w:val="007E6CD0"/>
    <w:rsid w:val="007E7162"/>
    <w:rsid w:val="007E74B4"/>
    <w:rsid w:val="007E7652"/>
    <w:rsid w:val="007E7776"/>
    <w:rsid w:val="007E7994"/>
    <w:rsid w:val="007E7B8A"/>
    <w:rsid w:val="007F01AF"/>
    <w:rsid w:val="007F026F"/>
    <w:rsid w:val="007F0579"/>
    <w:rsid w:val="007F08F9"/>
    <w:rsid w:val="007F1245"/>
    <w:rsid w:val="007F1442"/>
    <w:rsid w:val="007F1B25"/>
    <w:rsid w:val="007F1E41"/>
    <w:rsid w:val="007F2058"/>
    <w:rsid w:val="007F20F9"/>
    <w:rsid w:val="007F2622"/>
    <w:rsid w:val="007F2B59"/>
    <w:rsid w:val="007F2CB3"/>
    <w:rsid w:val="007F2E4F"/>
    <w:rsid w:val="007F3C8E"/>
    <w:rsid w:val="007F3FE7"/>
    <w:rsid w:val="007F4025"/>
    <w:rsid w:val="007F4323"/>
    <w:rsid w:val="007F43AB"/>
    <w:rsid w:val="007F4415"/>
    <w:rsid w:val="007F4508"/>
    <w:rsid w:val="007F48B6"/>
    <w:rsid w:val="007F48CF"/>
    <w:rsid w:val="007F4F9C"/>
    <w:rsid w:val="007F515F"/>
    <w:rsid w:val="007F53CA"/>
    <w:rsid w:val="007F554C"/>
    <w:rsid w:val="007F56C9"/>
    <w:rsid w:val="007F60B5"/>
    <w:rsid w:val="007F642B"/>
    <w:rsid w:val="007F67E6"/>
    <w:rsid w:val="007F68BF"/>
    <w:rsid w:val="007F6AC6"/>
    <w:rsid w:val="007F6C65"/>
    <w:rsid w:val="007F7469"/>
    <w:rsid w:val="0080052A"/>
    <w:rsid w:val="00800538"/>
    <w:rsid w:val="00800758"/>
    <w:rsid w:val="008007D7"/>
    <w:rsid w:val="00800B97"/>
    <w:rsid w:val="008010C3"/>
    <w:rsid w:val="00801286"/>
    <w:rsid w:val="00801AED"/>
    <w:rsid w:val="00801E1B"/>
    <w:rsid w:val="00801E3C"/>
    <w:rsid w:val="008020A5"/>
    <w:rsid w:val="008023C6"/>
    <w:rsid w:val="008024FA"/>
    <w:rsid w:val="00802652"/>
    <w:rsid w:val="008028E2"/>
    <w:rsid w:val="00802A0B"/>
    <w:rsid w:val="00802AA2"/>
    <w:rsid w:val="00802C8F"/>
    <w:rsid w:val="008033CF"/>
    <w:rsid w:val="00803576"/>
    <w:rsid w:val="00803A0F"/>
    <w:rsid w:val="0080423C"/>
    <w:rsid w:val="00804729"/>
    <w:rsid w:val="00804E55"/>
    <w:rsid w:val="00804FD5"/>
    <w:rsid w:val="008058F6"/>
    <w:rsid w:val="0080651D"/>
    <w:rsid w:val="00806571"/>
    <w:rsid w:val="008067D0"/>
    <w:rsid w:val="00806C34"/>
    <w:rsid w:val="00807D5E"/>
    <w:rsid w:val="00807E0F"/>
    <w:rsid w:val="00807FD3"/>
    <w:rsid w:val="008102D9"/>
    <w:rsid w:val="00810C82"/>
    <w:rsid w:val="00811128"/>
    <w:rsid w:val="008117EF"/>
    <w:rsid w:val="00811E9D"/>
    <w:rsid w:val="00812862"/>
    <w:rsid w:val="00812BC8"/>
    <w:rsid w:val="00812CFB"/>
    <w:rsid w:val="00812EA0"/>
    <w:rsid w:val="00812ECB"/>
    <w:rsid w:val="0081380D"/>
    <w:rsid w:val="008139B6"/>
    <w:rsid w:val="00813E51"/>
    <w:rsid w:val="008140C7"/>
    <w:rsid w:val="0081442B"/>
    <w:rsid w:val="00814495"/>
    <w:rsid w:val="00814520"/>
    <w:rsid w:val="00814ADA"/>
    <w:rsid w:val="008155E6"/>
    <w:rsid w:val="00815B39"/>
    <w:rsid w:val="00815BD2"/>
    <w:rsid w:val="00815EB2"/>
    <w:rsid w:val="0081681C"/>
    <w:rsid w:val="00816D0C"/>
    <w:rsid w:val="00816DA2"/>
    <w:rsid w:val="00816F43"/>
    <w:rsid w:val="00817AFE"/>
    <w:rsid w:val="00820053"/>
    <w:rsid w:val="008200CC"/>
    <w:rsid w:val="008201C8"/>
    <w:rsid w:val="008201C9"/>
    <w:rsid w:val="0082036E"/>
    <w:rsid w:val="0082052A"/>
    <w:rsid w:val="00820928"/>
    <w:rsid w:val="00821784"/>
    <w:rsid w:val="008217CD"/>
    <w:rsid w:val="00821AAA"/>
    <w:rsid w:val="00822722"/>
    <w:rsid w:val="0082359F"/>
    <w:rsid w:val="008236D5"/>
    <w:rsid w:val="008251A8"/>
    <w:rsid w:val="0082523E"/>
    <w:rsid w:val="00825C38"/>
    <w:rsid w:val="00825DAD"/>
    <w:rsid w:val="008265BB"/>
    <w:rsid w:val="00826F0F"/>
    <w:rsid w:val="008278AE"/>
    <w:rsid w:val="00830353"/>
    <w:rsid w:val="008305FF"/>
    <w:rsid w:val="00830C9D"/>
    <w:rsid w:val="00830DF4"/>
    <w:rsid w:val="00830F68"/>
    <w:rsid w:val="0083119A"/>
    <w:rsid w:val="008318B5"/>
    <w:rsid w:val="00831C8C"/>
    <w:rsid w:val="00831E2F"/>
    <w:rsid w:val="0083210E"/>
    <w:rsid w:val="0083241D"/>
    <w:rsid w:val="0083289C"/>
    <w:rsid w:val="00832CD7"/>
    <w:rsid w:val="00832EC6"/>
    <w:rsid w:val="00833006"/>
    <w:rsid w:val="008331B6"/>
    <w:rsid w:val="00833C96"/>
    <w:rsid w:val="008342AF"/>
    <w:rsid w:val="008347CE"/>
    <w:rsid w:val="00834D32"/>
    <w:rsid w:val="00834F17"/>
    <w:rsid w:val="00835237"/>
    <w:rsid w:val="008352F9"/>
    <w:rsid w:val="008356FE"/>
    <w:rsid w:val="0083579A"/>
    <w:rsid w:val="0083590D"/>
    <w:rsid w:val="00835A95"/>
    <w:rsid w:val="00835CDC"/>
    <w:rsid w:val="008361C8"/>
    <w:rsid w:val="008364FE"/>
    <w:rsid w:val="00836588"/>
    <w:rsid w:val="0083668E"/>
    <w:rsid w:val="008367A1"/>
    <w:rsid w:val="00836935"/>
    <w:rsid w:val="008369C5"/>
    <w:rsid w:val="00836FD0"/>
    <w:rsid w:val="00837792"/>
    <w:rsid w:val="00837FDC"/>
    <w:rsid w:val="008400A6"/>
    <w:rsid w:val="008401E1"/>
    <w:rsid w:val="0084026A"/>
    <w:rsid w:val="00840406"/>
    <w:rsid w:val="0084170B"/>
    <w:rsid w:val="00841E0E"/>
    <w:rsid w:val="008423AE"/>
    <w:rsid w:val="0084249D"/>
    <w:rsid w:val="00842802"/>
    <w:rsid w:val="00842A4B"/>
    <w:rsid w:val="00842C1C"/>
    <w:rsid w:val="00842CA1"/>
    <w:rsid w:val="008436CB"/>
    <w:rsid w:val="00843989"/>
    <w:rsid w:val="00844011"/>
    <w:rsid w:val="00844639"/>
    <w:rsid w:val="00844D27"/>
    <w:rsid w:val="00844EC0"/>
    <w:rsid w:val="00844F06"/>
    <w:rsid w:val="008450FA"/>
    <w:rsid w:val="0084520C"/>
    <w:rsid w:val="0084545E"/>
    <w:rsid w:val="008458E5"/>
    <w:rsid w:val="00845956"/>
    <w:rsid w:val="00845BF6"/>
    <w:rsid w:val="00846188"/>
    <w:rsid w:val="008462A8"/>
    <w:rsid w:val="00846E85"/>
    <w:rsid w:val="00847686"/>
    <w:rsid w:val="00847E9B"/>
    <w:rsid w:val="0085011C"/>
    <w:rsid w:val="00850168"/>
    <w:rsid w:val="00850917"/>
    <w:rsid w:val="00850A1C"/>
    <w:rsid w:val="00850FBB"/>
    <w:rsid w:val="0085139F"/>
    <w:rsid w:val="00851878"/>
    <w:rsid w:val="00851F45"/>
    <w:rsid w:val="0085209F"/>
    <w:rsid w:val="00852C79"/>
    <w:rsid w:val="00853693"/>
    <w:rsid w:val="00853746"/>
    <w:rsid w:val="00853D8D"/>
    <w:rsid w:val="00853DFE"/>
    <w:rsid w:val="00854556"/>
    <w:rsid w:val="00854692"/>
    <w:rsid w:val="00854825"/>
    <w:rsid w:val="008551FD"/>
    <w:rsid w:val="00855B56"/>
    <w:rsid w:val="00855B8F"/>
    <w:rsid w:val="00856B8B"/>
    <w:rsid w:val="00857012"/>
    <w:rsid w:val="00857089"/>
    <w:rsid w:val="008571EB"/>
    <w:rsid w:val="008572E2"/>
    <w:rsid w:val="00857693"/>
    <w:rsid w:val="008577AB"/>
    <w:rsid w:val="00857A9E"/>
    <w:rsid w:val="00857D5D"/>
    <w:rsid w:val="008605CD"/>
    <w:rsid w:val="00860C9A"/>
    <w:rsid w:val="0086146F"/>
    <w:rsid w:val="008617C8"/>
    <w:rsid w:val="008618CC"/>
    <w:rsid w:val="00861B4C"/>
    <w:rsid w:val="00862342"/>
    <w:rsid w:val="00862446"/>
    <w:rsid w:val="008624EC"/>
    <w:rsid w:val="00862918"/>
    <w:rsid w:val="00862DAC"/>
    <w:rsid w:val="00863114"/>
    <w:rsid w:val="0086319A"/>
    <w:rsid w:val="00863219"/>
    <w:rsid w:val="00863249"/>
    <w:rsid w:val="0086399C"/>
    <w:rsid w:val="008646D2"/>
    <w:rsid w:val="0086472E"/>
    <w:rsid w:val="00864961"/>
    <w:rsid w:val="00865072"/>
    <w:rsid w:val="008656E5"/>
    <w:rsid w:val="00865E7C"/>
    <w:rsid w:val="00866076"/>
    <w:rsid w:val="00866088"/>
    <w:rsid w:val="00867668"/>
    <w:rsid w:val="00867E97"/>
    <w:rsid w:val="00867FD1"/>
    <w:rsid w:val="008703C6"/>
    <w:rsid w:val="00870427"/>
    <w:rsid w:val="00870747"/>
    <w:rsid w:val="0087079F"/>
    <w:rsid w:val="00870804"/>
    <w:rsid w:val="0087095C"/>
    <w:rsid w:val="00870ED2"/>
    <w:rsid w:val="00871176"/>
    <w:rsid w:val="008717CA"/>
    <w:rsid w:val="0087193B"/>
    <w:rsid w:val="00871C5E"/>
    <w:rsid w:val="008722E8"/>
    <w:rsid w:val="0087265E"/>
    <w:rsid w:val="0087275A"/>
    <w:rsid w:val="00873236"/>
    <w:rsid w:val="008734E2"/>
    <w:rsid w:val="0087363C"/>
    <w:rsid w:val="00873892"/>
    <w:rsid w:val="00873D0C"/>
    <w:rsid w:val="00873D3F"/>
    <w:rsid w:val="00874392"/>
    <w:rsid w:val="00874A4A"/>
    <w:rsid w:val="0087544E"/>
    <w:rsid w:val="00876602"/>
    <w:rsid w:val="00876C2C"/>
    <w:rsid w:val="008772CB"/>
    <w:rsid w:val="008772DC"/>
    <w:rsid w:val="00877305"/>
    <w:rsid w:val="00877775"/>
    <w:rsid w:val="008778BA"/>
    <w:rsid w:val="00880453"/>
    <w:rsid w:val="0088073D"/>
    <w:rsid w:val="00880AA2"/>
    <w:rsid w:val="00880C73"/>
    <w:rsid w:val="0088143E"/>
    <w:rsid w:val="00881487"/>
    <w:rsid w:val="0088185A"/>
    <w:rsid w:val="00881935"/>
    <w:rsid w:val="00881D46"/>
    <w:rsid w:val="008822EC"/>
    <w:rsid w:val="00882647"/>
    <w:rsid w:val="008826F1"/>
    <w:rsid w:val="008828F9"/>
    <w:rsid w:val="0088294A"/>
    <w:rsid w:val="008832A5"/>
    <w:rsid w:val="00883330"/>
    <w:rsid w:val="0088358E"/>
    <w:rsid w:val="008848AC"/>
    <w:rsid w:val="008848CB"/>
    <w:rsid w:val="00884EAB"/>
    <w:rsid w:val="00885136"/>
    <w:rsid w:val="008856C2"/>
    <w:rsid w:val="00885AD9"/>
    <w:rsid w:val="00885B47"/>
    <w:rsid w:val="00885EF7"/>
    <w:rsid w:val="008862F1"/>
    <w:rsid w:val="00886443"/>
    <w:rsid w:val="008865FE"/>
    <w:rsid w:val="008866F6"/>
    <w:rsid w:val="00886961"/>
    <w:rsid w:val="008870B6"/>
    <w:rsid w:val="008878D5"/>
    <w:rsid w:val="0088791A"/>
    <w:rsid w:val="00887FBA"/>
    <w:rsid w:val="0089036E"/>
    <w:rsid w:val="008906B1"/>
    <w:rsid w:val="00890A3F"/>
    <w:rsid w:val="00890B4C"/>
    <w:rsid w:val="00890DDF"/>
    <w:rsid w:val="00890E98"/>
    <w:rsid w:val="00892322"/>
    <w:rsid w:val="0089239B"/>
    <w:rsid w:val="00892648"/>
    <w:rsid w:val="00892AA1"/>
    <w:rsid w:val="00892CC7"/>
    <w:rsid w:val="00893269"/>
    <w:rsid w:val="0089394F"/>
    <w:rsid w:val="00893ABD"/>
    <w:rsid w:val="00893C89"/>
    <w:rsid w:val="00893F05"/>
    <w:rsid w:val="0089411A"/>
    <w:rsid w:val="008941ED"/>
    <w:rsid w:val="00894B6D"/>
    <w:rsid w:val="0089518B"/>
    <w:rsid w:val="008962B6"/>
    <w:rsid w:val="008964BF"/>
    <w:rsid w:val="00896501"/>
    <w:rsid w:val="008968C3"/>
    <w:rsid w:val="00897CE9"/>
    <w:rsid w:val="008A092F"/>
    <w:rsid w:val="008A1A99"/>
    <w:rsid w:val="008A1AF0"/>
    <w:rsid w:val="008A2277"/>
    <w:rsid w:val="008A2473"/>
    <w:rsid w:val="008A3E8A"/>
    <w:rsid w:val="008A43B5"/>
    <w:rsid w:val="008A4564"/>
    <w:rsid w:val="008A4845"/>
    <w:rsid w:val="008A4908"/>
    <w:rsid w:val="008A5A5E"/>
    <w:rsid w:val="008A5DEE"/>
    <w:rsid w:val="008A5ED0"/>
    <w:rsid w:val="008A6768"/>
    <w:rsid w:val="008A6774"/>
    <w:rsid w:val="008A6855"/>
    <w:rsid w:val="008A6B3D"/>
    <w:rsid w:val="008A7273"/>
    <w:rsid w:val="008A79AC"/>
    <w:rsid w:val="008A7B53"/>
    <w:rsid w:val="008A7F9C"/>
    <w:rsid w:val="008B06C1"/>
    <w:rsid w:val="008B0B37"/>
    <w:rsid w:val="008B0E67"/>
    <w:rsid w:val="008B12C0"/>
    <w:rsid w:val="008B185A"/>
    <w:rsid w:val="008B19E1"/>
    <w:rsid w:val="008B1C25"/>
    <w:rsid w:val="008B1F68"/>
    <w:rsid w:val="008B21D2"/>
    <w:rsid w:val="008B255C"/>
    <w:rsid w:val="008B30AF"/>
    <w:rsid w:val="008B3389"/>
    <w:rsid w:val="008B35F3"/>
    <w:rsid w:val="008B372F"/>
    <w:rsid w:val="008B3BCB"/>
    <w:rsid w:val="008B3C46"/>
    <w:rsid w:val="008B3CDF"/>
    <w:rsid w:val="008B42F4"/>
    <w:rsid w:val="008B468A"/>
    <w:rsid w:val="008B4B5A"/>
    <w:rsid w:val="008B4BAC"/>
    <w:rsid w:val="008B4C22"/>
    <w:rsid w:val="008B4D42"/>
    <w:rsid w:val="008B4EA7"/>
    <w:rsid w:val="008B4EB5"/>
    <w:rsid w:val="008B4FCB"/>
    <w:rsid w:val="008B517A"/>
    <w:rsid w:val="008B51F6"/>
    <w:rsid w:val="008B581E"/>
    <w:rsid w:val="008B5BAF"/>
    <w:rsid w:val="008B6272"/>
    <w:rsid w:val="008B71F6"/>
    <w:rsid w:val="008B721A"/>
    <w:rsid w:val="008B743E"/>
    <w:rsid w:val="008C0A57"/>
    <w:rsid w:val="008C0B53"/>
    <w:rsid w:val="008C0B70"/>
    <w:rsid w:val="008C0D09"/>
    <w:rsid w:val="008C0D60"/>
    <w:rsid w:val="008C0E32"/>
    <w:rsid w:val="008C2168"/>
    <w:rsid w:val="008C31A8"/>
    <w:rsid w:val="008C31E5"/>
    <w:rsid w:val="008C3336"/>
    <w:rsid w:val="008C36A0"/>
    <w:rsid w:val="008C3708"/>
    <w:rsid w:val="008C4827"/>
    <w:rsid w:val="008C4F8D"/>
    <w:rsid w:val="008C5712"/>
    <w:rsid w:val="008C6166"/>
    <w:rsid w:val="008C634F"/>
    <w:rsid w:val="008C6B08"/>
    <w:rsid w:val="008C6ECA"/>
    <w:rsid w:val="008C70F8"/>
    <w:rsid w:val="008C73B8"/>
    <w:rsid w:val="008C741F"/>
    <w:rsid w:val="008C795E"/>
    <w:rsid w:val="008C79F7"/>
    <w:rsid w:val="008C7C98"/>
    <w:rsid w:val="008C7F50"/>
    <w:rsid w:val="008D052C"/>
    <w:rsid w:val="008D0607"/>
    <w:rsid w:val="008D1293"/>
    <w:rsid w:val="008D133D"/>
    <w:rsid w:val="008D156B"/>
    <w:rsid w:val="008D2046"/>
    <w:rsid w:val="008D242D"/>
    <w:rsid w:val="008D2472"/>
    <w:rsid w:val="008D2603"/>
    <w:rsid w:val="008D26D5"/>
    <w:rsid w:val="008D29C0"/>
    <w:rsid w:val="008D2DD6"/>
    <w:rsid w:val="008D2F3E"/>
    <w:rsid w:val="008D32D8"/>
    <w:rsid w:val="008D33BE"/>
    <w:rsid w:val="008D390D"/>
    <w:rsid w:val="008D3A75"/>
    <w:rsid w:val="008D3D1B"/>
    <w:rsid w:val="008D3DD4"/>
    <w:rsid w:val="008D41F3"/>
    <w:rsid w:val="008D43BA"/>
    <w:rsid w:val="008D4FE7"/>
    <w:rsid w:val="008D56B2"/>
    <w:rsid w:val="008D5D99"/>
    <w:rsid w:val="008D5E75"/>
    <w:rsid w:val="008D6031"/>
    <w:rsid w:val="008D6253"/>
    <w:rsid w:val="008D68F1"/>
    <w:rsid w:val="008D6A7E"/>
    <w:rsid w:val="008D7118"/>
    <w:rsid w:val="008D78D0"/>
    <w:rsid w:val="008D78F0"/>
    <w:rsid w:val="008D79AD"/>
    <w:rsid w:val="008D7A82"/>
    <w:rsid w:val="008D7EF0"/>
    <w:rsid w:val="008E04AE"/>
    <w:rsid w:val="008E0B99"/>
    <w:rsid w:val="008E0C27"/>
    <w:rsid w:val="008E0CDE"/>
    <w:rsid w:val="008E0E3F"/>
    <w:rsid w:val="008E0EED"/>
    <w:rsid w:val="008E17B6"/>
    <w:rsid w:val="008E1A0A"/>
    <w:rsid w:val="008E1FE7"/>
    <w:rsid w:val="008E2373"/>
    <w:rsid w:val="008E23CD"/>
    <w:rsid w:val="008E2D1A"/>
    <w:rsid w:val="008E2F0C"/>
    <w:rsid w:val="008E2FFC"/>
    <w:rsid w:val="008E30EF"/>
    <w:rsid w:val="008E342F"/>
    <w:rsid w:val="008E37B1"/>
    <w:rsid w:val="008E3DA3"/>
    <w:rsid w:val="008E3EC5"/>
    <w:rsid w:val="008E3F4F"/>
    <w:rsid w:val="008E4260"/>
    <w:rsid w:val="008E4BA1"/>
    <w:rsid w:val="008E5F48"/>
    <w:rsid w:val="008E61FE"/>
    <w:rsid w:val="008E6DF2"/>
    <w:rsid w:val="008E700A"/>
    <w:rsid w:val="008E730C"/>
    <w:rsid w:val="008E7B42"/>
    <w:rsid w:val="008E7B8F"/>
    <w:rsid w:val="008F0260"/>
    <w:rsid w:val="008F04B7"/>
    <w:rsid w:val="008F0789"/>
    <w:rsid w:val="008F1002"/>
    <w:rsid w:val="008F1093"/>
    <w:rsid w:val="008F1154"/>
    <w:rsid w:val="008F1159"/>
    <w:rsid w:val="008F1737"/>
    <w:rsid w:val="008F17E5"/>
    <w:rsid w:val="008F1945"/>
    <w:rsid w:val="008F1ECA"/>
    <w:rsid w:val="008F240C"/>
    <w:rsid w:val="008F2878"/>
    <w:rsid w:val="008F2C94"/>
    <w:rsid w:val="008F2DAB"/>
    <w:rsid w:val="008F36F5"/>
    <w:rsid w:val="008F42ED"/>
    <w:rsid w:val="008F45B3"/>
    <w:rsid w:val="008F46C2"/>
    <w:rsid w:val="008F4ABC"/>
    <w:rsid w:val="008F5322"/>
    <w:rsid w:val="008F568F"/>
    <w:rsid w:val="008F5B53"/>
    <w:rsid w:val="008F5EF6"/>
    <w:rsid w:val="008F635A"/>
    <w:rsid w:val="008F6610"/>
    <w:rsid w:val="008F666D"/>
    <w:rsid w:val="008F6C5D"/>
    <w:rsid w:val="008F7104"/>
    <w:rsid w:val="008F7318"/>
    <w:rsid w:val="008F7635"/>
    <w:rsid w:val="008F76FF"/>
    <w:rsid w:val="008F7B4D"/>
    <w:rsid w:val="008F7B64"/>
    <w:rsid w:val="0090021F"/>
    <w:rsid w:val="00900895"/>
    <w:rsid w:val="00900AA1"/>
    <w:rsid w:val="00900E9E"/>
    <w:rsid w:val="009011CB"/>
    <w:rsid w:val="0090145C"/>
    <w:rsid w:val="009016B5"/>
    <w:rsid w:val="00901A0A"/>
    <w:rsid w:val="00901BD7"/>
    <w:rsid w:val="00901E58"/>
    <w:rsid w:val="00901F3F"/>
    <w:rsid w:val="009025B2"/>
    <w:rsid w:val="00902A4A"/>
    <w:rsid w:val="00902BF8"/>
    <w:rsid w:val="00903263"/>
    <w:rsid w:val="00903273"/>
    <w:rsid w:val="00903593"/>
    <w:rsid w:val="00903677"/>
    <w:rsid w:val="00903898"/>
    <w:rsid w:val="00903CF8"/>
    <w:rsid w:val="00903F9D"/>
    <w:rsid w:val="00904308"/>
    <w:rsid w:val="0090455E"/>
    <w:rsid w:val="00904C2F"/>
    <w:rsid w:val="00905467"/>
    <w:rsid w:val="00905515"/>
    <w:rsid w:val="00905526"/>
    <w:rsid w:val="00905809"/>
    <w:rsid w:val="00905A42"/>
    <w:rsid w:val="00906603"/>
    <w:rsid w:val="00906705"/>
    <w:rsid w:val="009067ED"/>
    <w:rsid w:val="00906BC6"/>
    <w:rsid w:val="00906F34"/>
    <w:rsid w:val="00906F3F"/>
    <w:rsid w:val="0090748D"/>
    <w:rsid w:val="00907614"/>
    <w:rsid w:val="009077C2"/>
    <w:rsid w:val="009109A8"/>
    <w:rsid w:val="00910D08"/>
    <w:rsid w:val="00910F91"/>
    <w:rsid w:val="00910FB3"/>
    <w:rsid w:val="00911A03"/>
    <w:rsid w:val="00911EF9"/>
    <w:rsid w:val="009121F5"/>
    <w:rsid w:val="009124CE"/>
    <w:rsid w:val="00912BB0"/>
    <w:rsid w:val="00912BEF"/>
    <w:rsid w:val="0091438B"/>
    <w:rsid w:val="009143AF"/>
    <w:rsid w:val="009143D3"/>
    <w:rsid w:val="009147E5"/>
    <w:rsid w:val="00914861"/>
    <w:rsid w:val="00914B79"/>
    <w:rsid w:val="00914C98"/>
    <w:rsid w:val="00914D93"/>
    <w:rsid w:val="00915006"/>
    <w:rsid w:val="009151C0"/>
    <w:rsid w:val="009154DA"/>
    <w:rsid w:val="009156BD"/>
    <w:rsid w:val="00916163"/>
    <w:rsid w:val="009165DF"/>
    <w:rsid w:val="009166E6"/>
    <w:rsid w:val="009171DA"/>
    <w:rsid w:val="009173E3"/>
    <w:rsid w:val="00917472"/>
    <w:rsid w:val="00917893"/>
    <w:rsid w:val="009178E4"/>
    <w:rsid w:val="00917A48"/>
    <w:rsid w:val="00920054"/>
    <w:rsid w:val="00920115"/>
    <w:rsid w:val="0092046E"/>
    <w:rsid w:val="009206A2"/>
    <w:rsid w:val="009206FB"/>
    <w:rsid w:val="009207D2"/>
    <w:rsid w:val="00920CCB"/>
    <w:rsid w:val="00920E5C"/>
    <w:rsid w:val="0092127A"/>
    <w:rsid w:val="00921BC5"/>
    <w:rsid w:val="00921ECC"/>
    <w:rsid w:val="009220ED"/>
    <w:rsid w:val="0092283B"/>
    <w:rsid w:val="00922A46"/>
    <w:rsid w:val="00922AFF"/>
    <w:rsid w:val="00922B60"/>
    <w:rsid w:val="00922CD6"/>
    <w:rsid w:val="009238CF"/>
    <w:rsid w:val="00923BE3"/>
    <w:rsid w:val="00923CA4"/>
    <w:rsid w:val="00923FA0"/>
    <w:rsid w:val="009248FF"/>
    <w:rsid w:val="00925462"/>
    <w:rsid w:val="00925C7B"/>
    <w:rsid w:val="0092628D"/>
    <w:rsid w:val="009268A5"/>
    <w:rsid w:val="00926959"/>
    <w:rsid w:val="00926A33"/>
    <w:rsid w:val="00927768"/>
    <w:rsid w:val="009277BF"/>
    <w:rsid w:val="00927848"/>
    <w:rsid w:val="00927E81"/>
    <w:rsid w:val="00927F99"/>
    <w:rsid w:val="00930434"/>
    <w:rsid w:val="00930B30"/>
    <w:rsid w:val="00930D6A"/>
    <w:rsid w:val="00930DB9"/>
    <w:rsid w:val="00931749"/>
    <w:rsid w:val="00931899"/>
    <w:rsid w:val="00931967"/>
    <w:rsid w:val="00931A16"/>
    <w:rsid w:val="00931E97"/>
    <w:rsid w:val="00932171"/>
    <w:rsid w:val="0093258F"/>
    <w:rsid w:val="00932A02"/>
    <w:rsid w:val="009332AD"/>
    <w:rsid w:val="009338A0"/>
    <w:rsid w:val="00933980"/>
    <w:rsid w:val="00933C2C"/>
    <w:rsid w:val="009342AE"/>
    <w:rsid w:val="009342C2"/>
    <w:rsid w:val="009345A9"/>
    <w:rsid w:val="00934935"/>
    <w:rsid w:val="0093531F"/>
    <w:rsid w:val="009362BF"/>
    <w:rsid w:val="009363F7"/>
    <w:rsid w:val="009371ED"/>
    <w:rsid w:val="0093737B"/>
    <w:rsid w:val="00937436"/>
    <w:rsid w:val="00937579"/>
    <w:rsid w:val="009376CB"/>
    <w:rsid w:val="00937701"/>
    <w:rsid w:val="009379B8"/>
    <w:rsid w:val="00937C31"/>
    <w:rsid w:val="00940303"/>
    <w:rsid w:val="00940BCA"/>
    <w:rsid w:val="00940D60"/>
    <w:rsid w:val="00941198"/>
    <w:rsid w:val="009415A3"/>
    <w:rsid w:val="00941694"/>
    <w:rsid w:val="00941E5D"/>
    <w:rsid w:val="009425B0"/>
    <w:rsid w:val="009426BF"/>
    <w:rsid w:val="0094280F"/>
    <w:rsid w:val="00942844"/>
    <w:rsid w:val="0094396B"/>
    <w:rsid w:val="00943BA6"/>
    <w:rsid w:val="00943CC8"/>
    <w:rsid w:val="00943E9E"/>
    <w:rsid w:val="00944596"/>
    <w:rsid w:val="009447B3"/>
    <w:rsid w:val="00944C30"/>
    <w:rsid w:val="00944FAA"/>
    <w:rsid w:val="00945955"/>
    <w:rsid w:val="00945DD9"/>
    <w:rsid w:val="009463F9"/>
    <w:rsid w:val="009469B3"/>
    <w:rsid w:val="00946A08"/>
    <w:rsid w:val="00946C09"/>
    <w:rsid w:val="00946D14"/>
    <w:rsid w:val="009474F0"/>
    <w:rsid w:val="00947651"/>
    <w:rsid w:val="00947791"/>
    <w:rsid w:val="00947989"/>
    <w:rsid w:val="00947F4C"/>
    <w:rsid w:val="009504BA"/>
    <w:rsid w:val="00950A07"/>
    <w:rsid w:val="0095140C"/>
    <w:rsid w:val="0095157A"/>
    <w:rsid w:val="00951FA3"/>
    <w:rsid w:val="0095215C"/>
    <w:rsid w:val="009523A5"/>
    <w:rsid w:val="009524DB"/>
    <w:rsid w:val="00952504"/>
    <w:rsid w:val="00952657"/>
    <w:rsid w:val="00952BA5"/>
    <w:rsid w:val="00952C65"/>
    <w:rsid w:val="00952E25"/>
    <w:rsid w:val="0095331B"/>
    <w:rsid w:val="00954278"/>
    <w:rsid w:val="009543A5"/>
    <w:rsid w:val="009543CC"/>
    <w:rsid w:val="00954AB8"/>
    <w:rsid w:val="00955B3A"/>
    <w:rsid w:val="00955D63"/>
    <w:rsid w:val="00955E32"/>
    <w:rsid w:val="00955F8B"/>
    <w:rsid w:val="00956BD2"/>
    <w:rsid w:val="0095736F"/>
    <w:rsid w:val="00957841"/>
    <w:rsid w:val="009604CA"/>
    <w:rsid w:val="00960678"/>
    <w:rsid w:val="00960894"/>
    <w:rsid w:val="00960D22"/>
    <w:rsid w:val="00960F12"/>
    <w:rsid w:val="0096130F"/>
    <w:rsid w:val="00961766"/>
    <w:rsid w:val="00961D19"/>
    <w:rsid w:val="0096287F"/>
    <w:rsid w:val="00962CCE"/>
    <w:rsid w:val="00962CDD"/>
    <w:rsid w:val="009636EE"/>
    <w:rsid w:val="00963961"/>
    <w:rsid w:val="00963C91"/>
    <w:rsid w:val="0096454E"/>
    <w:rsid w:val="009648E6"/>
    <w:rsid w:val="0096493A"/>
    <w:rsid w:val="00964974"/>
    <w:rsid w:val="00964F86"/>
    <w:rsid w:val="00965185"/>
    <w:rsid w:val="00965459"/>
    <w:rsid w:val="00965572"/>
    <w:rsid w:val="00965632"/>
    <w:rsid w:val="009657D6"/>
    <w:rsid w:val="00965C10"/>
    <w:rsid w:val="009667A4"/>
    <w:rsid w:val="0096689E"/>
    <w:rsid w:val="00966CE3"/>
    <w:rsid w:val="00966CEB"/>
    <w:rsid w:val="00966DF8"/>
    <w:rsid w:val="00967149"/>
    <w:rsid w:val="00967250"/>
    <w:rsid w:val="0096793A"/>
    <w:rsid w:val="0096798E"/>
    <w:rsid w:val="00967E0F"/>
    <w:rsid w:val="00970D56"/>
    <w:rsid w:val="009713C2"/>
    <w:rsid w:val="0097159F"/>
    <w:rsid w:val="00971896"/>
    <w:rsid w:val="0097191F"/>
    <w:rsid w:val="00971E6E"/>
    <w:rsid w:val="009724F7"/>
    <w:rsid w:val="009727F6"/>
    <w:rsid w:val="00972F3A"/>
    <w:rsid w:val="0097315B"/>
    <w:rsid w:val="0097318D"/>
    <w:rsid w:val="00973471"/>
    <w:rsid w:val="009735D0"/>
    <w:rsid w:val="00973A0E"/>
    <w:rsid w:val="00973E2E"/>
    <w:rsid w:val="00973F94"/>
    <w:rsid w:val="00974365"/>
    <w:rsid w:val="00974440"/>
    <w:rsid w:val="009748BA"/>
    <w:rsid w:val="00974D1E"/>
    <w:rsid w:val="00974DF5"/>
    <w:rsid w:val="009754C4"/>
    <w:rsid w:val="009758D7"/>
    <w:rsid w:val="00975A0C"/>
    <w:rsid w:val="00975B04"/>
    <w:rsid w:val="00975DB3"/>
    <w:rsid w:val="00975E8C"/>
    <w:rsid w:val="00976153"/>
    <w:rsid w:val="009764E6"/>
    <w:rsid w:val="00976683"/>
    <w:rsid w:val="00976E5A"/>
    <w:rsid w:val="00977810"/>
    <w:rsid w:val="0098045E"/>
    <w:rsid w:val="00980ACC"/>
    <w:rsid w:val="00980B11"/>
    <w:rsid w:val="00980BB0"/>
    <w:rsid w:val="00980FB0"/>
    <w:rsid w:val="0098136B"/>
    <w:rsid w:val="009819EE"/>
    <w:rsid w:val="00981B3F"/>
    <w:rsid w:val="00981C1A"/>
    <w:rsid w:val="00981D9E"/>
    <w:rsid w:val="00981F54"/>
    <w:rsid w:val="0098206B"/>
    <w:rsid w:val="00982273"/>
    <w:rsid w:val="0098251D"/>
    <w:rsid w:val="00982674"/>
    <w:rsid w:val="00982724"/>
    <w:rsid w:val="009831CB"/>
    <w:rsid w:val="00983702"/>
    <w:rsid w:val="009841BB"/>
    <w:rsid w:val="00984442"/>
    <w:rsid w:val="0098454E"/>
    <w:rsid w:val="00984AA1"/>
    <w:rsid w:val="00984F8C"/>
    <w:rsid w:val="00984FD9"/>
    <w:rsid w:val="00985148"/>
    <w:rsid w:val="009859F1"/>
    <w:rsid w:val="00985A3E"/>
    <w:rsid w:val="00985BAB"/>
    <w:rsid w:val="00986613"/>
    <w:rsid w:val="00986800"/>
    <w:rsid w:val="00987CB6"/>
    <w:rsid w:val="00987E5F"/>
    <w:rsid w:val="009902B5"/>
    <w:rsid w:val="009909ED"/>
    <w:rsid w:val="00991192"/>
    <w:rsid w:val="0099131B"/>
    <w:rsid w:val="0099163C"/>
    <w:rsid w:val="00992B0F"/>
    <w:rsid w:val="00992CE3"/>
    <w:rsid w:val="009937FA"/>
    <w:rsid w:val="00993ABD"/>
    <w:rsid w:val="009949DC"/>
    <w:rsid w:val="00994EDB"/>
    <w:rsid w:val="00996255"/>
    <w:rsid w:val="009966DB"/>
    <w:rsid w:val="00996B7D"/>
    <w:rsid w:val="00996B9F"/>
    <w:rsid w:val="00996D14"/>
    <w:rsid w:val="009971AC"/>
    <w:rsid w:val="009A02CB"/>
    <w:rsid w:val="009A0555"/>
    <w:rsid w:val="009A065B"/>
    <w:rsid w:val="009A0880"/>
    <w:rsid w:val="009A1686"/>
    <w:rsid w:val="009A189A"/>
    <w:rsid w:val="009A193C"/>
    <w:rsid w:val="009A1B37"/>
    <w:rsid w:val="009A21CF"/>
    <w:rsid w:val="009A2776"/>
    <w:rsid w:val="009A2840"/>
    <w:rsid w:val="009A2EF0"/>
    <w:rsid w:val="009A303F"/>
    <w:rsid w:val="009A3476"/>
    <w:rsid w:val="009A35AA"/>
    <w:rsid w:val="009A3849"/>
    <w:rsid w:val="009A38C5"/>
    <w:rsid w:val="009A3C29"/>
    <w:rsid w:val="009A3F7F"/>
    <w:rsid w:val="009A4062"/>
    <w:rsid w:val="009A446F"/>
    <w:rsid w:val="009A4619"/>
    <w:rsid w:val="009A4633"/>
    <w:rsid w:val="009A4BA6"/>
    <w:rsid w:val="009A51F7"/>
    <w:rsid w:val="009A52C0"/>
    <w:rsid w:val="009A57CC"/>
    <w:rsid w:val="009A5BA8"/>
    <w:rsid w:val="009A6250"/>
    <w:rsid w:val="009A63FF"/>
    <w:rsid w:val="009A7ECB"/>
    <w:rsid w:val="009B0395"/>
    <w:rsid w:val="009B0CFF"/>
    <w:rsid w:val="009B137A"/>
    <w:rsid w:val="009B18ED"/>
    <w:rsid w:val="009B1B1B"/>
    <w:rsid w:val="009B1F37"/>
    <w:rsid w:val="009B238C"/>
    <w:rsid w:val="009B23B7"/>
    <w:rsid w:val="009B24CF"/>
    <w:rsid w:val="009B2D49"/>
    <w:rsid w:val="009B3369"/>
    <w:rsid w:val="009B39FA"/>
    <w:rsid w:val="009B3CFA"/>
    <w:rsid w:val="009B43BA"/>
    <w:rsid w:val="009B4D87"/>
    <w:rsid w:val="009B5589"/>
    <w:rsid w:val="009B5992"/>
    <w:rsid w:val="009B63E0"/>
    <w:rsid w:val="009B6650"/>
    <w:rsid w:val="009B6D35"/>
    <w:rsid w:val="009B74C5"/>
    <w:rsid w:val="009B7AC4"/>
    <w:rsid w:val="009B7E5E"/>
    <w:rsid w:val="009C019B"/>
    <w:rsid w:val="009C048E"/>
    <w:rsid w:val="009C04DB"/>
    <w:rsid w:val="009C05C1"/>
    <w:rsid w:val="009C0764"/>
    <w:rsid w:val="009C087F"/>
    <w:rsid w:val="009C0B72"/>
    <w:rsid w:val="009C0E9D"/>
    <w:rsid w:val="009C12B7"/>
    <w:rsid w:val="009C1EB3"/>
    <w:rsid w:val="009C2016"/>
    <w:rsid w:val="009C27B7"/>
    <w:rsid w:val="009C3089"/>
    <w:rsid w:val="009C3300"/>
    <w:rsid w:val="009C3464"/>
    <w:rsid w:val="009C382E"/>
    <w:rsid w:val="009C3899"/>
    <w:rsid w:val="009C3904"/>
    <w:rsid w:val="009C3A11"/>
    <w:rsid w:val="009C3F04"/>
    <w:rsid w:val="009C4153"/>
    <w:rsid w:val="009C42A8"/>
    <w:rsid w:val="009C4C7A"/>
    <w:rsid w:val="009C56B6"/>
    <w:rsid w:val="009C5717"/>
    <w:rsid w:val="009C593A"/>
    <w:rsid w:val="009C60CB"/>
    <w:rsid w:val="009C60F0"/>
    <w:rsid w:val="009C6AB5"/>
    <w:rsid w:val="009C6EFD"/>
    <w:rsid w:val="009C70ED"/>
    <w:rsid w:val="009C71A1"/>
    <w:rsid w:val="009C7717"/>
    <w:rsid w:val="009C7736"/>
    <w:rsid w:val="009C795B"/>
    <w:rsid w:val="009D090C"/>
    <w:rsid w:val="009D0B04"/>
    <w:rsid w:val="009D0E0E"/>
    <w:rsid w:val="009D1245"/>
    <w:rsid w:val="009D1290"/>
    <w:rsid w:val="009D1360"/>
    <w:rsid w:val="009D14D8"/>
    <w:rsid w:val="009D18A3"/>
    <w:rsid w:val="009D19C9"/>
    <w:rsid w:val="009D2404"/>
    <w:rsid w:val="009D3D5C"/>
    <w:rsid w:val="009D3F61"/>
    <w:rsid w:val="009D467C"/>
    <w:rsid w:val="009D47DE"/>
    <w:rsid w:val="009D48BC"/>
    <w:rsid w:val="009D4D5D"/>
    <w:rsid w:val="009D537C"/>
    <w:rsid w:val="009D5774"/>
    <w:rsid w:val="009D6C84"/>
    <w:rsid w:val="009D6CB1"/>
    <w:rsid w:val="009D760E"/>
    <w:rsid w:val="009D7CD0"/>
    <w:rsid w:val="009E02EC"/>
    <w:rsid w:val="009E0741"/>
    <w:rsid w:val="009E0B70"/>
    <w:rsid w:val="009E0F10"/>
    <w:rsid w:val="009E12FA"/>
    <w:rsid w:val="009E16A6"/>
    <w:rsid w:val="009E1A69"/>
    <w:rsid w:val="009E1C0A"/>
    <w:rsid w:val="009E223A"/>
    <w:rsid w:val="009E228E"/>
    <w:rsid w:val="009E2A70"/>
    <w:rsid w:val="009E2A88"/>
    <w:rsid w:val="009E2E1B"/>
    <w:rsid w:val="009E3AEF"/>
    <w:rsid w:val="009E3DE7"/>
    <w:rsid w:val="009E40CF"/>
    <w:rsid w:val="009E43FF"/>
    <w:rsid w:val="009E4544"/>
    <w:rsid w:val="009E4615"/>
    <w:rsid w:val="009E47D5"/>
    <w:rsid w:val="009E4F83"/>
    <w:rsid w:val="009E5576"/>
    <w:rsid w:val="009E564C"/>
    <w:rsid w:val="009E6335"/>
    <w:rsid w:val="009E6849"/>
    <w:rsid w:val="009E6D38"/>
    <w:rsid w:val="009E764C"/>
    <w:rsid w:val="009E7D25"/>
    <w:rsid w:val="009F003F"/>
    <w:rsid w:val="009F05C4"/>
    <w:rsid w:val="009F0C63"/>
    <w:rsid w:val="009F0CBD"/>
    <w:rsid w:val="009F1161"/>
    <w:rsid w:val="009F1837"/>
    <w:rsid w:val="009F189F"/>
    <w:rsid w:val="009F1D04"/>
    <w:rsid w:val="009F1EBB"/>
    <w:rsid w:val="009F20E6"/>
    <w:rsid w:val="009F262B"/>
    <w:rsid w:val="009F2667"/>
    <w:rsid w:val="009F277D"/>
    <w:rsid w:val="009F27B7"/>
    <w:rsid w:val="009F283B"/>
    <w:rsid w:val="009F2909"/>
    <w:rsid w:val="009F2C52"/>
    <w:rsid w:val="009F3153"/>
    <w:rsid w:val="009F3D28"/>
    <w:rsid w:val="009F3FC8"/>
    <w:rsid w:val="009F41E1"/>
    <w:rsid w:val="009F4896"/>
    <w:rsid w:val="009F4B84"/>
    <w:rsid w:val="009F5D9B"/>
    <w:rsid w:val="009F6009"/>
    <w:rsid w:val="009F61CD"/>
    <w:rsid w:val="009F63C0"/>
    <w:rsid w:val="009F6961"/>
    <w:rsid w:val="009F6968"/>
    <w:rsid w:val="009F6982"/>
    <w:rsid w:val="009F7000"/>
    <w:rsid w:val="009F705C"/>
    <w:rsid w:val="009F7615"/>
    <w:rsid w:val="009F779C"/>
    <w:rsid w:val="009F7878"/>
    <w:rsid w:val="009F7B68"/>
    <w:rsid w:val="00A005C8"/>
    <w:rsid w:val="00A00952"/>
    <w:rsid w:val="00A00E3A"/>
    <w:rsid w:val="00A010B8"/>
    <w:rsid w:val="00A01896"/>
    <w:rsid w:val="00A01F51"/>
    <w:rsid w:val="00A0240E"/>
    <w:rsid w:val="00A026D7"/>
    <w:rsid w:val="00A02EA4"/>
    <w:rsid w:val="00A02FF0"/>
    <w:rsid w:val="00A03104"/>
    <w:rsid w:val="00A03268"/>
    <w:rsid w:val="00A0328E"/>
    <w:rsid w:val="00A03320"/>
    <w:rsid w:val="00A03E14"/>
    <w:rsid w:val="00A04008"/>
    <w:rsid w:val="00A04013"/>
    <w:rsid w:val="00A0465A"/>
    <w:rsid w:val="00A048BF"/>
    <w:rsid w:val="00A04915"/>
    <w:rsid w:val="00A050D8"/>
    <w:rsid w:val="00A0518B"/>
    <w:rsid w:val="00A05285"/>
    <w:rsid w:val="00A05823"/>
    <w:rsid w:val="00A05D1A"/>
    <w:rsid w:val="00A05DEA"/>
    <w:rsid w:val="00A05EF7"/>
    <w:rsid w:val="00A06931"/>
    <w:rsid w:val="00A06AA8"/>
    <w:rsid w:val="00A073FF"/>
    <w:rsid w:val="00A077E8"/>
    <w:rsid w:val="00A10E7D"/>
    <w:rsid w:val="00A114A5"/>
    <w:rsid w:val="00A114A6"/>
    <w:rsid w:val="00A11517"/>
    <w:rsid w:val="00A11620"/>
    <w:rsid w:val="00A11892"/>
    <w:rsid w:val="00A11A96"/>
    <w:rsid w:val="00A11C91"/>
    <w:rsid w:val="00A11C9C"/>
    <w:rsid w:val="00A1214C"/>
    <w:rsid w:val="00A123E5"/>
    <w:rsid w:val="00A1338E"/>
    <w:rsid w:val="00A1348C"/>
    <w:rsid w:val="00A1355B"/>
    <w:rsid w:val="00A1365E"/>
    <w:rsid w:val="00A13858"/>
    <w:rsid w:val="00A138EE"/>
    <w:rsid w:val="00A13C48"/>
    <w:rsid w:val="00A1407C"/>
    <w:rsid w:val="00A142DC"/>
    <w:rsid w:val="00A1430F"/>
    <w:rsid w:val="00A14414"/>
    <w:rsid w:val="00A144F7"/>
    <w:rsid w:val="00A14598"/>
    <w:rsid w:val="00A1471D"/>
    <w:rsid w:val="00A157FF"/>
    <w:rsid w:val="00A15EEA"/>
    <w:rsid w:val="00A1634F"/>
    <w:rsid w:val="00A165AE"/>
    <w:rsid w:val="00A167FF"/>
    <w:rsid w:val="00A1693D"/>
    <w:rsid w:val="00A169D1"/>
    <w:rsid w:val="00A16DEA"/>
    <w:rsid w:val="00A16DEF"/>
    <w:rsid w:val="00A16E0D"/>
    <w:rsid w:val="00A1775D"/>
    <w:rsid w:val="00A179DB"/>
    <w:rsid w:val="00A17A21"/>
    <w:rsid w:val="00A17F27"/>
    <w:rsid w:val="00A205BA"/>
    <w:rsid w:val="00A20909"/>
    <w:rsid w:val="00A2174A"/>
    <w:rsid w:val="00A21832"/>
    <w:rsid w:val="00A224B0"/>
    <w:rsid w:val="00A2279D"/>
    <w:rsid w:val="00A22939"/>
    <w:rsid w:val="00A22BDD"/>
    <w:rsid w:val="00A22CEA"/>
    <w:rsid w:val="00A22DAA"/>
    <w:rsid w:val="00A22E62"/>
    <w:rsid w:val="00A2374E"/>
    <w:rsid w:val="00A239F2"/>
    <w:rsid w:val="00A23BDC"/>
    <w:rsid w:val="00A23FB8"/>
    <w:rsid w:val="00A240B3"/>
    <w:rsid w:val="00A240E9"/>
    <w:rsid w:val="00A2451C"/>
    <w:rsid w:val="00A2459B"/>
    <w:rsid w:val="00A24B01"/>
    <w:rsid w:val="00A259C8"/>
    <w:rsid w:val="00A25B42"/>
    <w:rsid w:val="00A25BF1"/>
    <w:rsid w:val="00A26065"/>
    <w:rsid w:val="00A260CB"/>
    <w:rsid w:val="00A26D91"/>
    <w:rsid w:val="00A26ED0"/>
    <w:rsid w:val="00A26FBE"/>
    <w:rsid w:val="00A278E3"/>
    <w:rsid w:val="00A27D01"/>
    <w:rsid w:val="00A27F19"/>
    <w:rsid w:val="00A3047F"/>
    <w:rsid w:val="00A305F4"/>
    <w:rsid w:val="00A3096F"/>
    <w:rsid w:val="00A30A0F"/>
    <w:rsid w:val="00A30A57"/>
    <w:rsid w:val="00A3108F"/>
    <w:rsid w:val="00A313FD"/>
    <w:rsid w:val="00A31C9A"/>
    <w:rsid w:val="00A32133"/>
    <w:rsid w:val="00A32685"/>
    <w:rsid w:val="00A32D38"/>
    <w:rsid w:val="00A33549"/>
    <w:rsid w:val="00A33D9A"/>
    <w:rsid w:val="00A343F3"/>
    <w:rsid w:val="00A34504"/>
    <w:rsid w:val="00A3470D"/>
    <w:rsid w:val="00A34A71"/>
    <w:rsid w:val="00A34DE7"/>
    <w:rsid w:val="00A34FA7"/>
    <w:rsid w:val="00A351B1"/>
    <w:rsid w:val="00A355F7"/>
    <w:rsid w:val="00A35739"/>
    <w:rsid w:val="00A35EF8"/>
    <w:rsid w:val="00A3650D"/>
    <w:rsid w:val="00A36A94"/>
    <w:rsid w:val="00A370EE"/>
    <w:rsid w:val="00A37655"/>
    <w:rsid w:val="00A37A00"/>
    <w:rsid w:val="00A37D7D"/>
    <w:rsid w:val="00A4029F"/>
    <w:rsid w:val="00A4058B"/>
    <w:rsid w:val="00A40705"/>
    <w:rsid w:val="00A40BCD"/>
    <w:rsid w:val="00A41030"/>
    <w:rsid w:val="00A411D0"/>
    <w:rsid w:val="00A4138A"/>
    <w:rsid w:val="00A41568"/>
    <w:rsid w:val="00A41832"/>
    <w:rsid w:val="00A41B1F"/>
    <w:rsid w:val="00A41EB7"/>
    <w:rsid w:val="00A42267"/>
    <w:rsid w:val="00A424FC"/>
    <w:rsid w:val="00A427EF"/>
    <w:rsid w:val="00A42D19"/>
    <w:rsid w:val="00A43311"/>
    <w:rsid w:val="00A43D7B"/>
    <w:rsid w:val="00A44035"/>
    <w:rsid w:val="00A44049"/>
    <w:rsid w:val="00A4446B"/>
    <w:rsid w:val="00A44518"/>
    <w:rsid w:val="00A447F3"/>
    <w:rsid w:val="00A44DE3"/>
    <w:rsid w:val="00A45DA3"/>
    <w:rsid w:val="00A46092"/>
    <w:rsid w:val="00A47AAE"/>
    <w:rsid w:val="00A47B6B"/>
    <w:rsid w:val="00A47CEE"/>
    <w:rsid w:val="00A47E59"/>
    <w:rsid w:val="00A5016B"/>
    <w:rsid w:val="00A50DC6"/>
    <w:rsid w:val="00A51393"/>
    <w:rsid w:val="00A51479"/>
    <w:rsid w:val="00A51548"/>
    <w:rsid w:val="00A51660"/>
    <w:rsid w:val="00A51754"/>
    <w:rsid w:val="00A51823"/>
    <w:rsid w:val="00A51CA6"/>
    <w:rsid w:val="00A5269F"/>
    <w:rsid w:val="00A52F2D"/>
    <w:rsid w:val="00A52FAE"/>
    <w:rsid w:val="00A52FE6"/>
    <w:rsid w:val="00A52FFF"/>
    <w:rsid w:val="00A534FB"/>
    <w:rsid w:val="00A5361C"/>
    <w:rsid w:val="00A53756"/>
    <w:rsid w:val="00A53D31"/>
    <w:rsid w:val="00A54272"/>
    <w:rsid w:val="00A54308"/>
    <w:rsid w:val="00A548D5"/>
    <w:rsid w:val="00A54FB8"/>
    <w:rsid w:val="00A55572"/>
    <w:rsid w:val="00A55796"/>
    <w:rsid w:val="00A56099"/>
    <w:rsid w:val="00A56331"/>
    <w:rsid w:val="00A565A7"/>
    <w:rsid w:val="00A56968"/>
    <w:rsid w:val="00A570CB"/>
    <w:rsid w:val="00A573E8"/>
    <w:rsid w:val="00A57503"/>
    <w:rsid w:val="00A602E3"/>
    <w:rsid w:val="00A60941"/>
    <w:rsid w:val="00A60A9D"/>
    <w:rsid w:val="00A60BD6"/>
    <w:rsid w:val="00A60C65"/>
    <w:rsid w:val="00A60CBD"/>
    <w:rsid w:val="00A60E56"/>
    <w:rsid w:val="00A60E8D"/>
    <w:rsid w:val="00A60F40"/>
    <w:rsid w:val="00A610E3"/>
    <w:rsid w:val="00A610EA"/>
    <w:rsid w:val="00A61D13"/>
    <w:rsid w:val="00A61D9A"/>
    <w:rsid w:val="00A61E29"/>
    <w:rsid w:val="00A633CD"/>
    <w:rsid w:val="00A638FC"/>
    <w:rsid w:val="00A6391A"/>
    <w:rsid w:val="00A63D98"/>
    <w:rsid w:val="00A64ACC"/>
    <w:rsid w:val="00A657E1"/>
    <w:rsid w:val="00A669DA"/>
    <w:rsid w:val="00A66D82"/>
    <w:rsid w:val="00A67086"/>
    <w:rsid w:val="00A67316"/>
    <w:rsid w:val="00A6770B"/>
    <w:rsid w:val="00A704F1"/>
    <w:rsid w:val="00A711B4"/>
    <w:rsid w:val="00A716F4"/>
    <w:rsid w:val="00A71A34"/>
    <w:rsid w:val="00A71EBB"/>
    <w:rsid w:val="00A72528"/>
    <w:rsid w:val="00A728D2"/>
    <w:rsid w:val="00A72E04"/>
    <w:rsid w:val="00A72ED8"/>
    <w:rsid w:val="00A7309E"/>
    <w:rsid w:val="00A7316F"/>
    <w:rsid w:val="00A73308"/>
    <w:rsid w:val="00A7334D"/>
    <w:rsid w:val="00A73D59"/>
    <w:rsid w:val="00A73FBB"/>
    <w:rsid w:val="00A746BB"/>
    <w:rsid w:val="00A75038"/>
    <w:rsid w:val="00A75391"/>
    <w:rsid w:val="00A757B4"/>
    <w:rsid w:val="00A75DB6"/>
    <w:rsid w:val="00A7603B"/>
    <w:rsid w:val="00A7675C"/>
    <w:rsid w:val="00A76B2D"/>
    <w:rsid w:val="00A76DD0"/>
    <w:rsid w:val="00A773BE"/>
    <w:rsid w:val="00A776B4"/>
    <w:rsid w:val="00A80125"/>
    <w:rsid w:val="00A80367"/>
    <w:rsid w:val="00A8120B"/>
    <w:rsid w:val="00A81548"/>
    <w:rsid w:val="00A8159C"/>
    <w:rsid w:val="00A818DB"/>
    <w:rsid w:val="00A82653"/>
    <w:rsid w:val="00A8329C"/>
    <w:rsid w:val="00A83550"/>
    <w:rsid w:val="00A835CF"/>
    <w:rsid w:val="00A835E1"/>
    <w:rsid w:val="00A841C1"/>
    <w:rsid w:val="00A842CF"/>
    <w:rsid w:val="00A842DE"/>
    <w:rsid w:val="00A844ED"/>
    <w:rsid w:val="00A84E1C"/>
    <w:rsid w:val="00A85598"/>
    <w:rsid w:val="00A8574F"/>
    <w:rsid w:val="00A858E5"/>
    <w:rsid w:val="00A86B90"/>
    <w:rsid w:val="00A86FED"/>
    <w:rsid w:val="00A8767C"/>
    <w:rsid w:val="00A8783E"/>
    <w:rsid w:val="00A8799B"/>
    <w:rsid w:val="00A91A55"/>
    <w:rsid w:val="00A925CF"/>
    <w:rsid w:val="00A9262F"/>
    <w:rsid w:val="00A929E3"/>
    <w:rsid w:val="00A92D66"/>
    <w:rsid w:val="00A92DD7"/>
    <w:rsid w:val="00A92F7C"/>
    <w:rsid w:val="00A93258"/>
    <w:rsid w:val="00A94205"/>
    <w:rsid w:val="00A942E5"/>
    <w:rsid w:val="00A943A8"/>
    <w:rsid w:val="00A94835"/>
    <w:rsid w:val="00A95570"/>
    <w:rsid w:val="00A95C68"/>
    <w:rsid w:val="00A965C4"/>
    <w:rsid w:val="00A968C3"/>
    <w:rsid w:val="00A972A3"/>
    <w:rsid w:val="00A9796A"/>
    <w:rsid w:val="00A97A49"/>
    <w:rsid w:val="00AA00D6"/>
    <w:rsid w:val="00AA03CE"/>
    <w:rsid w:val="00AA079B"/>
    <w:rsid w:val="00AA0940"/>
    <w:rsid w:val="00AA0BAB"/>
    <w:rsid w:val="00AA14F1"/>
    <w:rsid w:val="00AA2899"/>
    <w:rsid w:val="00AA29B3"/>
    <w:rsid w:val="00AA340F"/>
    <w:rsid w:val="00AA36F7"/>
    <w:rsid w:val="00AA37FC"/>
    <w:rsid w:val="00AA4446"/>
    <w:rsid w:val="00AA4BEC"/>
    <w:rsid w:val="00AA4CE6"/>
    <w:rsid w:val="00AA5576"/>
    <w:rsid w:val="00AA65EA"/>
    <w:rsid w:val="00AB11BA"/>
    <w:rsid w:val="00AB1213"/>
    <w:rsid w:val="00AB132D"/>
    <w:rsid w:val="00AB1573"/>
    <w:rsid w:val="00AB175C"/>
    <w:rsid w:val="00AB197B"/>
    <w:rsid w:val="00AB1A8D"/>
    <w:rsid w:val="00AB1C29"/>
    <w:rsid w:val="00AB1FB7"/>
    <w:rsid w:val="00AB2223"/>
    <w:rsid w:val="00AB2973"/>
    <w:rsid w:val="00AB2BB5"/>
    <w:rsid w:val="00AB3240"/>
    <w:rsid w:val="00AB336C"/>
    <w:rsid w:val="00AB34B5"/>
    <w:rsid w:val="00AB3C00"/>
    <w:rsid w:val="00AB3DE9"/>
    <w:rsid w:val="00AB3E85"/>
    <w:rsid w:val="00AB4095"/>
    <w:rsid w:val="00AB4748"/>
    <w:rsid w:val="00AB47CB"/>
    <w:rsid w:val="00AB485B"/>
    <w:rsid w:val="00AB492A"/>
    <w:rsid w:val="00AB4AA5"/>
    <w:rsid w:val="00AB4CEB"/>
    <w:rsid w:val="00AB4DEF"/>
    <w:rsid w:val="00AB540E"/>
    <w:rsid w:val="00AB570E"/>
    <w:rsid w:val="00AB5981"/>
    <w:rsid w:val="00AB5B20"/>
    <w:rsid w:val="00AB5BD2"/>
    <w:rsid w:val="00AB610F"/>
    <w:rsid w:val="00AB627A"/>
    <w:rsid w:val="00AB6300"/>
    <w:rsid w:val="00AB6A0D"/>
    <w:rsid w:val="00AB6DAE"/>
    <w:rsid w:val="00AB6EB9"/>
    <w:rsid w:val="00AB728F"/>
    <w:rsid w:val="00AB76A6"/>
    <w:rsid w:val="00AB781C"/>
    <w:rsid w:val="00AB7820"/>
    <w:rsid w:val="00AB78CF"/>
    <w:rsid w:val="00AB7F96"/>
    <w:rsid w:val="00AC0087"/>
    <w:rsid w:val="00AC0188"/>
    <w:rsid w:val="00AC02BB"/>
    <w:rsid w:val="00AC0361"/>
    <w:rsid w:val="00AC0B39"/>
    <w:rsid w:val="00AC0BF0"/>
    <w:rsid w:val="00AC0C37"/>
    <w:rsid w:val="00AC0CCF"/>
    <w:rsid w:val="00AC0DF6"/>
    <w:rsid w:val="00AC0FFF"/>
    <w:rsid w:val="00AC1680"/>
    <w:rsid w:val="00AC1885"/>
    <w:rsid w:val="00AC189D"/>
    <w:rsid w:val="00AC1C36"/>
    <w:rsid w:val="00AC232A"/>
    <w:rsid w:val="00AC2D75"/>
    <w:rsid w:val="00AC3303"/>
    <w:rsid w:val="00AC3765"/>
    <w:rsid w:val="00AC388B"/>
    <w:rsid w:val="00AC3891"/>
    <w:rsid w:val="00AC4448"/>
    <w:rsid w:val="00AC44FC"/>
    <w:rsid w:val="00AC51BE"/>
    <w:rsid w:val="00AC5408"/>
    <w:rsid w:val="00AC55F3"/>
    <w:rsid w:val="00AC607F"/>
    <w:rsid w:val="00AC6395"/>
    <w:rsid w:val="00AC6AB7"/>
    <w:rsid w:val="00AC72F1"/>
    <w:rsid w:val="00AC78F7"/>
    <w:rsid w:val="00AC7AA5"/>
    <w:rsid w:val="00AC7B55"/>
    <w:rsid w:val="00AC7F79"/>
    <w:rsid w:val="00AD0093"/>
    <w:rsid w:val="00AD0225"/>
    <w:rsid w:val="00AD0951"/>
    <w:rsid w:val="00AD0BA9"/>
    <w:rsid w:val="00AD0C15"/>
    <w:rsid w:val="00AD0D45"/>
    <w:rsid w:val="00AD1026"/>
    <w:rsid w:val="00AD1054"/>
    <w:rsid w:val="00AD17A3"/>
    <w:rsid w:val="00AD17BF"/>
    <w:rsid w:val="00AD20EA"/>
    <w:rsid w:val="00AD238D"/>
    <w:rsid w:val="00AD25C4"/>
    <w:rsid w:val="00AD2BD0"/>
    <w:rsid w:val="00AD3472"/>
    <w:rsid w:val="00AD384D"/>
    <w:rsid w:val="00AD39B8"/>
    <w:rsid w:val="00AD3CC2"/>
    <w:rsid w:val="00AD3DB5"/>
    <w:rsid w:val="00AD40AF"/>
    <w:rsid w:val="00AD42F3"/>
    <w:rsid w:val="00AD485F"/>
    <w:rsid w:val="00AD4EF0"/>
    <w:rsid w:val="00AD4EF1"/>
    <w:rsid w:val="00AD5479"/>
    <w:rsid w:val="00AD641F"/>
    <w:rsid w:val="00AD68F5"/>
    <w:rsid w:val="00AD70A4"/>
    <w:rsid w:val="00AD74AA"/>
    <w:rsid w:val="00AD77FF"/>
    <w:rsid w:val="00AD78CF"/>
    <w:rsid w:val="00AD7A5D"/>
    <w:rsid w:val="00AD7DE1"/>
    <w:rsid w:val="00AE01B6"/>
    <w:rsid w:val="00AE0F58"/>
    <w:rsid w:val="00AE1338"/>
    <w:rsid w:val="00AE16DA"/>
    <w:rsid w:val="00AE19E8"/>
    <w:rsid w:val="00AE1EA9"/>
    <w:rsid w:val="00AE2310"/>
    <w:rsid w:val="00AE288B"/>
    <w:rsid w:val="00AE2C77"/>
    <w:rsid w:val="00AE328E"/>
    <w:rsid w:val="00AE3589"/>
    <w:rsid w:val="00AE389A"/>
    <w:rsid w:val="00AE3D12"/>
    <w:rsid w:val="00AE3DC3"/>
    <w:rsid w:val="00AE4A4A"/>
    <w:rsid w:val="00AE4B66"/>
    <w:rsid w:val="00AE4B68"/>
    <w:rsid w:val="00AE4F16"/>
    <w:rsid w:val="00AE525E"/>
    <w:rsid w:val="00AE5585"/>
    <w:rsid w:val="00AE5680"/>
    <w:rsid w:val="00AE5951"/>
    <w:rsid w:val="00AE5E98"/>
    <w:rsid w:val="00AE645B"/>
    <w:rsid w:val="00AE65C2"/>
    <w:rsid w:val="00AE6DC4"/>
    <w:rsid w:val="00AE6F9E"/>
    <w:rsid w:val="00AE7579"/>
    <w:rsid w:val="00AE791D"/>
    <w:rsid w:val="00AE7CAD"/>
    <w:rsid w:val="00AE7EB3"/>
    <w:rsid w:val="00AE7F98"/>
    <w:rsid w:val="00AF00C1"/>
    <w:rsid w:val="00AF00DB"/>
    <w:rsid w:val="00AF04BB"/>
    <w:rsid w:val="00AF05FA"/>
    <w:rsid w:val="00AF08F1"/>
    <w:rsid w:val="00AF0A36"/>
    <w:rsid w:val="00AF0A66"/>
    <w:rsid w:val="00AF0CC5"/>
    <w:rsid w:val="00AF0DC6"/>
    <w:rsid w:val="00AF0F06"/>
    <w:rsid w:val="00AF1188"/>
    <w:rsid w:val="00AF11F8"/>
    <w:rsid w:val="00AF152D"/>
    <w:rsid w:val="00AF1990"/>
    <w:rsid w:val="00AF1E6A"/>
    <w:rsid w:val="00AF1ED1"/>
    <w:rsid w:val="00AF2397"/>
    <w:rsid w:val="00AF26F9"/>
    <w:rsid w:val="00AF2A5A"/>
    <w:rsid w:val="00AF2DA1"/>
    <w:rsid w:val="00AF3666"/>
    <w:rsid w:val="00AF3C26"/>
    <w:rsid w:val="00AF3FDD"/>
    <w:rsid w:val="00AF49A7"/>
    <w:rsid w:val="00AF4A71"/>
    <w:rsid w:val="00AF4C85"/>
    <w:rsid w:val="00AF54AF"/>
    <w:rsid w:val="00AF570D"/>
    <w:rsid w:val="00AF5799"/>
    <w:rsid w:val="00AF58AC"/>
    <w:rsid w:val="00AF6AE2"/>
    <w:rsid w:val="00AF6CAF"/>
    <w:rsid w:val="00AF6F8E"/>
    <w:rsid w:val="00AF712F"/>
    <w:rsid w:val="00AF75B5"/>
    <w:rsid w:val="00AF75CD"/>
    <w:rsid w:val="00AF7D15"/>
    <w:rsid w:val="00B0095D"/>
    <w:rsid w:val="00B00BAE"/>
    <w:rsid w:val="00B00BBB"/>
    <w:rsid w:val="00B017AE"/>
    <w:rsid w:val="00B01D60"/>
    <w:rsid w:val="00B01FCA"/>
    <w:rsid w:val="00B025E9"/>
    <w:rsid w:val="00B0295C"/>
    <w:rsid w:val="00B029FE"/>
    <w:rsid w:val="00B02B63"/>
    <w:rsid w:val="00B02C5F"/>
    <w:rsid w:val="00B034C8"/>
    <w:rsid w:val="00B039BC"/>
    <w:rsid w:val="00B03D0F"/>
    <w:rsid w:val="00B03D7F"/>
    <w:rsid w:val="00B040EF"/>
    <w:rsid w:val="00B04577"/>
    <w:rsid w:val="00B04B91"/>
    <w:rsid w:val="00B05372"/>
    <w:rsid w:val="00B05F90"/>
    <w:rsid w:val="00B06374"/>
    <w:rsid w:val="00B06BEE"/>
    <w:rsid w:val="00B06C7C"/>
    <w:rsid w:val="00B070EB"/>
    <w:rsid w:val="00B07C97"/>
    <w:rsid w:val="00B1022C"/>
    <w:rsid w:val="00B10B92"/>
    <w:rsid w:val="00B10F7C"/>
    <w:rsid w:val="00B112D1"/>
    <w:rsid w:val="00B1275A"/>
    <w:rsid w:val="00B12918"/>
    <w:rsid w:val="00B12D94"/>
    <w:rsid w:val="00B13439"/>
    <w:rsid w:val="00B1346C"/>
    <w:rsid w:val="00B13869"/>
    <w:rsid w:val="00B140A5"/>
    <w:rsid w:val="00B14D6C"/>
    <w:rsid w:val="00B154D9"/>
    <w:rsid w:val="00B15E14"/>
    <w:rsid w:val="00B167CC"/>
    <w:rsid w:val="00B16883"/>
    <w:rsid w:val="00B168A9"/>
    <w:rsid w:val="00B1695E"/>
    <w:rsid w:val="00B169F4"/>
    <w:rsid w:val="00B16BAF"/>
    <w:rsid w:val="00B16DFC"/>
    <w:rsid w:val="00B175B8"/>
    <w:rsid w:val="00B177E4"/>
    <w:rsid w:val="00B17D7C"/>
    <w:rsid w:val="00B17F55"/>
    <w:rsid w:val="00B2013D"/>
    <w:rsid w:val="00B20A23"/>
    <w:rsid w:val="00B20A7E"/>
    <w:rsid w:val="00B20DE9"/>
    <w:rsid w:val="00B212B8"/>
    <w:rsid w:val="00B2132F"/>
    <w:rsid w:val="00B2147B"/>
    <w:rsid w:val="00B222FB"/>
    <w:rsid w:val="00B231E5"/>
    <w:rsid w:val="00B236AD"/>
    <w:rsid w:val="00B2398A"/>
    <w:rsid w:val="00B239D2"/>
    <w:rsid w:val="00B2419B"/>
    <w:rsid w:val="00B2439F"/>
    <w:rsid w:val="00B248E5"/>
    <w:rsid w:val="00B24C44"/>
    <w:rsid w:val="00B253A5"/>
    <w:rsid w:val="00B25584"/>
    <w:rsid w:val="00B255DA"/>
    <w:rsid w:val="00B27132"/>
    <w:rsid w:val="00B27C5E"/>
    <w:rsid w:val="00B27E47"/>
    <w:rsid w:val="00B27F3F"/>
    <w:rsid w:val="00B305D0"/>
    <w:rsid w:val="00B3082E"/>
    <w:rsid w:val="00B309F7"/>
    <w:rsid w:val="00B30D20"/>
    <w:rsid w:val="00B31018"/>
    <w:rsid w:val="00B312FB"/>
    <w:rsid w:val="00B31A6B"/>
    <w:rsid w:val="00B32DF3"/>
    <w:rsid w:val="00B33253"/>
    <w:rsid w:val="00B3381C"/>
    <w:rsid w:val="00B33BEC"/>
    <w:rsid w:val="00B34258"/>
    <w:rsid w:val="00B34381"/>
    <w:rsid w:val="00B346D1"/>
    <w:rsid w:val="00B34BA0"/>
    <w:rsid w:val="00B34BA7"/>
    <w:rsid w:val="00B35872"/>
    <w:rsid w:val="00B3624E"/>
    <w:rsid w:val="00B366A3"/>
    <w:rsid w:val="00B36703"/>
    <w:rsid w:val="00B3755D"/>
    <w:rsid w:val="00B37A0F"/>
    <w:rsid w:val="00B404CE"/>
    <w:rsid w:val="00B40E9A"/>
    <w:rsid w:val="00B4181B"/>
    <w:rsid w:val="00B41A68"/>
    <w:rsid w:val="00B41C12"/>
    <w:rsid w:val="00B41D5E"/>
    <w:rsid w:val="00B41E1C"/>
    <w:rsid w:val="00B42088"/>
    <w:rsid w:val="00B42232"/>
    <w:rsid w:val="00B42240"/>
    <w:rsid w:val="00B423E0"/>
    <w:rsid w:val="00B426FE"/>
    <w:rsid w:val="00B42CC6"/>
    <w:rsid w:val="00B43715"/>
    <w:rsid w:val="00B43785"/>
    <w:rsid w:val="00B44099"/>
    <w:rsid w:val="00B44188"/>
    <w:rsid w:val="00B441DE"/>
    <w:rsid w:val="00B44767"/>
    <w:rsid w:val="00B44ED6"/>
    <w:rsid w:val="00B45173"/>
    <w:rsid w:val="00B4522D"/>
    <w:rsid w:val="00B459E2"/>
    <w:rsid w:val="00B45A85"/>
    <w:rsid w:val="00B45F1E"/>
    <w:rsid w:val="00B4618C"/>
    <w:rsid w:val="00B46824"/>
    <w:rsid w:val="00B47342"/>
    <w:rsid w:val="00B47589"/>
    <w:rsid w:val="00B47945"/>
    <w:rsid w:val="00B47B56"/>
    <w:rsid w:val="00B47DF8"/>
    <w:rsid w:val="00B47F84"/>
    <w:rsid w:val="00B5061B"/>
    <w:rsid w:val="00B50EEE"/>
    <w:rsid w:val="00B513D4"/>
    <w:rsid w:val="00B5150D"/>
    <w:rsid w:val="00B5172C"/>
    <w:rsid w:val="00B51790"/>
    <w:rsid w:val="00B51A95"/>
    <w:rsid w:val="00B51B6E"/>
    <w:rsid w:val="00B51C0E"/>
    <w:rsid w:val="00B51C8C"/>
    <w:rsid w:val="00B51CF7"/>
    <w:rsid w:val="00B51DA5"/>
    <w:rsid w:val="00B5248A"/>
    <w:rsid w:val="00B52831"/>
    <w:rsid w:val="00B52958"/>
    <w:rsid w:val="00B52A2D"/>
    <w:rsid w:val="00B52ADE"/>
    <w:rsid w:val="00B52BAC"/>
    <w:rsid w:val="00B52E0F"/>
    <w:rsid w:val="00B53275"/>
    <w:rsid w:val="00B53333"/>
    <w:rsid w:val="00B538D0"/>
    <w:rsid w:val="00B53B88"/>
    <w:rsid w:val="00B53BBB"/>
    <w:rsid w:val="00B54177"/>
    <w:rsid w:val="00B5444B"/>
    <w:rsid w:val="00B55686"/>
    <w:rsid w:val="00B55996"/>
    <w:rsid w:val="00B55A13"/>
    <w:rsid w:val="00B55BB2"/>
    <w:rsid w:val="00B56058"/>
    <w:rsid w:val="00B56A52"/>
    <w:rsid w:val="00B56A68"/>
    <w:rsid w:val="00B56E85"/>
    <w:rsid w:val="00B575A4"/>
    <w:rsid w:val="00B57B87"/>
    <w:rsid w:val="00B57D29"/>
    <w:rsid w:val="00B60983"/>
    <w:rsid w:val="00B61192"/>
    <w:rsid w:val="00B61823"/>
    <w:rsid w:val="00B61AA4"/>
    <w:rsid w:val="00B61F88"/>
    <w:rsid w:val="00B6227C"/>
    <w:rsid w:val="00B62761"/>
    <w:rsid w:val="00B62CC2"/>
    <w:rsid w:val="00B62E85"/>
    <w:rsid w:val="00B62F2A"/>
    <w:rsid w:val="00B63110"/>
    <w:rsid w:val="00B63121"/>
    <w:rsid w:val="00B633CE"/>
    <w:rsid w:val="00B63623"/>
    <w:rsid w:val="00B63AF0"/>
    <w:rsid w:val="00B63FC4"/>
    <w:rsid w:val="00B64629"/>
    <w:rsid w:val="00B65A7D"/>
    <w:rsid w:val="00B65CD2"/>
    <w:rsid w:val="00B65E42"/>
    <w:rsid w:val="00B65F2E"/>
    <w:rsid w:val="00B66B29"/>
    <w:rsid w:val="00B66C73"/>
    <w:rsid w:val="00B66D4A"/>
    <w:rsid w:val="00B66F0F"/>
    <w:rsid w:val="00B66FAE"/>
    <w:rsid w:val="00B670FA"/>
    <w:rsid w:val="00B67290"/>
    <w:rsid w:val="00B67B32"/>
    <w:rsid w:val="00B67B41"/>
    <w:rsid w:val="00B67B6F"/>
    <w:rsid w:val="00B70038"/>
    <w:rsid w:val="00B701BD"/>
    <w:rsid w:val="00B70682"/>
    <w:rsid w:val="00B7084D"/>
    <w:rsid w:val="00B70939"/>
    <w:rsid w:val="00B70BF7"/>
    <w:rsid w:val="00B713A7"/>
    <w:rsid w:val="00B714BD"/>
    <w:rsid w:val="00B71E97"/>
    <w:rsid w:val="00B7241C"/>
    <w:rsid w:val="00B724B9"/>
    <w:rsid w:val="00B724F3"/>
    <w:rsid w:val="00B72C1B"/>
    <w:rsid w:val="00B73B08"/>
    <w:rsid w:val="00B73BC5"/>
    <w:rsid w:val="00B7408F"/>
    <w:rsid w:val="00B7430D"/>
    <w:rsid w:val="00B743DB"/>
    <w:rsid w:val="00B746F2"/>
    <w:rsid w:val="00B747FD"/>
    <w:rsid w:val="00B7494E"/>
    <w:rsid w:val="00B7498F"/>
    <w:rsid w:val="00B749DC"/>
    <w:rsid w:val="00B75061"/>
    <w:rsid w:val="00B750BC"/>
    <w:rsid w:val="00B7547A"/>
    <w:rsid w:val="00B758CA"/>
    <w:rsid w:val="00B75B2E"/>
    <w:rsid w:val="00B760B4"/>
    <w:rsid w:val="00B769AF"/>
    <w:rsid w:val="00B76AAD"/>
    <w:rsid w:val="00B76B13"/>
    <w:rsid w:val="00B770AA"/>
    <w:rsid w:val="00B77761"/>
    <w:rsid w:val="00B77F06"/>
    <w:rsid w:val="00B808D6"/>
    <w:rsid w:val="00B80BE0"/>
    <w:rsid w:val="00B8149E"/>
    <w:rsid w:val="00B817A7"/>
    <w:rsid w:val="00B8255C"/>
    <w:rsid w:val="00B82AC8"/>
    <w:rsid w:val="00B82CA6"/>
    <w:rsid w:val="00B82DF6"/>
    <w:rsid w:val="00B82F6E"/>
    <w:rsid w:val="00B831D3"/>
    <w:rsid w:val="00B84189"/>
    <w:rsid w:val="00B84207"/>
    <w:rsid w:val="00B846AA"/>
    <w:rsid w:val="00B846D4"/>
    <w:rsid w:val="00B849CB"/>
    <w:rsid w:val="00B84F8F"/>
    <w:rsid w:val="00B8524A"/>
    <w:rsid w:val="00B8542C"/>
    <w:rsid w:val="00B85A71"/>
    <w:rsid w:val="00B85FDC"/>
    <w:rsid w:val="00B86348"/>
    <w:rsid w:val="00B868A3"/>
    <w:rsid w:val="00B87BC2"/>
    <w:rsid w:val="00B87E64"/>
    <w:rsid w:val="00B90A17"/>
    <w:rsid w:val="00B90A61"/>
    <w:rsid w:val="00B90D4D"/>
    <w:rsid w:val="00B90F65"/>
    <w:rsid w:val="00B914E0"/>
    <w:rsid w:val="00B91DE2"/>
    <w:rsid w:val="00B91F9D"/>
    <w:rsid w:val="00B92266"/>
    <w:rsid w:val="00B92A17"/>
    <w:rsid w:val="00B9354C"/>
    <w:rsid w:val="00B9357A"/>
    <w:rsid w:val="00B9362F"/>
    <w:rsid w:val="00B94221"/>
    <w:rsid w:val="00B94541"/>
    <w:rsid w:val="00B95046"/>
    <w:rsid w:val="00B95595"/>
    <w:rsid w:val="00B95D8A"/>
    <w:rsid w:val="00B96279"/>
    <w:rsid w:val="00B96304"/>
    <w:rsid w:val="00B96863"/>
    <w:rsid w:val="00B96A50"/>
    <w:rsid w:val="00B96A6A"/>
    <w:rsid w:val="00B96BC7"/>
    <w:rsid w:val="00B97FC1"/>
    <w:rsid w:val="00BA032A"/>
    <w:rsid w:val="00BA0AF3"/>
    <w:rsid w:val="00BA1071"/>
    <w:rsid w:val="00BA22CD"/>
    <w:rsid w:val="00BA2339"/>
    <w:rsid w:val="00BA25CF"/>
    <w:rsid w:val="00BA372E"/>
    <w:rsid w:val="00BA3F8C"/>
    <w:rsid w:val="00BA40B0"/>
    <w:rsid w:val="00BA4104"/>
    <w:rsid w:val="00BA4D4B"/>
    <w:rsid w:val="00BA4EE8"/>
    <w:rsid w:val="00BA54AC"/>
    <w:rsid w:val="00BA55B3"/>
    <w:rsid w:val="00BA5B2D"/>
    <w:rsid w:val="00BA6038"/>
    <w:rsid w:val="00BA61F5"/>
    <w:rsid w:val="00BA6DB6"/>
    <w:rsid w:val="00BA714E"/>
    <w:rsid w:val="00BA780D"/>
    <w:rsid w:val="00BA7DA4"/>
    <w:rsid w:val="00BB03DF"/>
    <w:rsid w:val="00BB078A"/>
    <w:rsid w:val="00BB0A6E"/>
    <w:rsid w:val="00BB0B85"/>
    <w:rsid w:val="00BB1936"/>
    <w:rsid w:val="00BB1AF2"/>
    <w:rsid w:val="00BB1CC9"/>
    <w:rsid w:val="00BB20D4"/>
    <w:rsid w:val="00BB34A1"/>
    <w:rsid w:val="00BB3C72"/>
    <w:rsid w:val="00BB3FEB"/>
    <w:rsid w:val="00BB3FFE"/>
    <w:rsid w:val="00BB42FA"/>
    <w:rsid w:val="00BB44F7"/>
    <w:rsid w:val="00BB5405"/>
    <w:rsid w:val="00BB5666"/>
    <w:rsid w:val="00BB5704"/>
    <w:rsid w:val="00BB5832"/>
    <w:rsid w:val="00BB6ACC"/>
    <w:rsid w:val="00BB6DAF"/>
    <w:rsid w:val="00BB6FC0"/>
    <w:rsid w:val="00BB773F"/>
    <w:rsid w:val="00BB78F7"/>
    <w:rsid w:val="00BC0158"/>
    <w:rsid w:val="00BC0CD0"/>
    <w:rsid w:val="00BC105E"/>
    <w:rsid w:val="00BC1345"/>
    <w:rsid w:val="00BC1731"/>
    <w:rsid w:val="00BC197A"/>
    <w:rsid w:val="00BC19C3"/>
    <w:rsid w:val="00BC1FF2"/>
    <w:rsid w:val="00BC204B"/>
    <w:rsid w:val="00BC2414"/>
    <w:rsid w:val="00BC2C86"/>
    <w:rsid w:val="00BC39DE"/>
    <w:rsid w:val="00BC505B"/>
    <w:rsid w:val="00BC5288"/>
    <w:rsid w:val="00BC5664"/>
    <w:rsid w:val="00BC5B56"/>
    <w:rsid w:val="00BC5DF5"/>
    <w:rsid w:val="00BC69D0"/>
    <w:rsid w:val="00BC6A2E"/>
    <w:rsid w:val="00BC70D8"/>
    <w:rsid w:val="00BC7437"/>
    <w:rsid w:val="00BD1C9C"/>
    <w:rsid w:val="00BD232C"/>
    <w:rsid w:val="00BD2442"/>
    <w:rsid w:val="00BD2535"/>
    <w:rsid w:val="00BD2B76"/>
    <w:rsid w:val="00BD2CF0"/>
    <w:rsid w:val="00BD3114"/>
    <w:rsid w:val="00BD3D1A"/>
    <w:rsid w:val="00BD420A"/>
    <w:rsid w:val="00BD4AA1"/>
    <w:rsid w:val="00BD4CCF"/>
    <w:rsid w:val="00BD5340"/>
    <w:rsid w:val="00BD54B6"/>
    <w:rsid w:val="00BD60CE"/>
    <w:rsid w:val="00BD6655"/>
    <w:rsid w:val="00BD74DD"/>
    <w:rsid w:val="00BD7875"/>
    <w:rsid w:val="00BE0120"/>
    <w:rsid w:val="00BE0A6D"/>
    <w:rsid w:val="00BE10DD"/>
    <w:rsid w:val="00BE11F8"/>
    <w:rsid w:val="00BE17CB"/>
    <w:rsid w:val="00BE1D6F"/>
    <w:rsid w:val="00BE2028"/>
    <w:rsid w:val="00BE25E3"/>
    <w:rsid w:val="00BE2ABD"/>
    <w:rsid w:val="00BE300C"/>
    <w:rsid w:val="00BE31D4"/>
    <w:rsid w:val="00BE32E9"/>
    <w:rsid w:val="00BE35BD"/>
    <w:rsid w:val="00BE3FA2"/>
    <w:rsid w:val="00BE42DA"/>
    <w:rsid w:val="00BE45E2"/>
    <w:rsid w:val="00BE4775"/>
    <w:rsid w:val="00BE4C59"/>
    <w:rsid w:val="00BE4D8B"/>
    <w:rsid w:val="00BE4FA7"/>
    <w:rsid w:val="00BE5411"/>
    <w:rsid w:val="00BE57B8"/>
    <w:rsid w:val="00BE59C4"/>
    <w:rsid w:val="00BE5BB7"/>
    <w:rsid w:val="00BE5C2D"/>
    <w:rsid w:val="00BE5CA2"/>
    <w:rsid w:val="00BE5E9B"/>
    <w:rsid w:val="00BE5F8E"/>
    <w:rsid w:val="00BE671C"/>
    <w:rsid w:val="00BE7667"/>
    <w:rsid w:val="00BE7B76"/>
    <w:rsid w:val="00BE7BB7"/>
    <w:rsid w:val="00BE7F0F"/>
    <w:rsid w:val="00BF0EAA"/>
    <w:rsid w:val="00BF12A0"/>
    <w:rsid w:val="00BF1A98"/>
    <w:rsid w:val="00BF1FE6"/>
    <w:rsid w:val="00BF2467"/>
    <w:rsid w:val="00BF2E12"/>
    <w:rsid w:val="00BF320E"/>
    <w:rsid w:val="00BF3276"/>
    <w:rsid w:val="00BF32C0"/>
    <w:rsid w:val="00BF3471"/>
    <w:rsid w:val="00BF395C"/>
    <w:rsid w:val="00BF3DB2"/>
    <w:rsid w:val="00BF3E2C"/>
    <w:rsid w:val="00BF4002"/>
    <w:rsid w:val="00BF40EB"/>
    <w:rsid w:val="00BF41C1"/>
    <w:rsid w:val="00BF4547"/>
    <w:rsid w:val="00BF4B3A"/>
    <w:rsid w:val="00BF5EC7"/>
    <w:rsid w:val="00BF6D90"/>
    <w:rsid w:val="00BF6F12"/>
    <w:rsid w:val="00BF6FFD"/>
    <w:rsid w:val="00BF7651"/>
    <w:rsid w:val="00BF7ABD"/>
    <w:rsid w:val="00BF7D37"/>
    <w:rsid w:val="00C0029E"/>
    <w:rsid w:val="00C006AE"/>
    <w:rsid w:val="00C00CEB"/>
    <w:rsid w:val="00C00F9B"/>
    <w:rsid w:val="00C01B03"/>
    <w:rsid w:val="00C01E15"/>
    <w:rsid w:val="00C0229A"/>
    <w:rsid w:val="00C02AE7"/>
    <w:rsid w:val="00C02DFA"/>
    <w:rsid w:val="00C02E37"/>
    <w:rsid w:val="00C0307A"/>
    <w:rsid w:val="00C031C4"/>
    <w:rsid w:val="00C03246"/>
    <w:rsid w:val="00C035A9"/>
    <w:rsid w:val="00C035F2"/>
    <w:rsid w:val="00C041B2"/>
    <w:rsid w:val="00C0431A"/>
    <w:rsid w:val="00C044A7"/>
    <w:rsid w:val="00C048B3"/>
    <w:rsid w:val="00C04C4B"/>
    <w:rsid w:val="00C04CC9"/>
    <w:rsid w:val="00C05090"/>
    <w:rsid w:val="00C05419"/>
    <w:rsid w:val="00C057C2"/>
    <w:rsid w:val="00C05ADB"/>
    <w:rsid w:val="00C05CCE"/>
    <w:rsid w:val="00C06431"/>
    <w:rsid w:val="00C06A9D"/>
    <w:rsid w:val="00C07219"/>
    <w:rsid w:val="00C07590"/>
    <w:rsid w:val="00C07D23"/>
    <w:rsid w:val="00C07DCA"/>
    <w:rsid w:val="00C102D6"/>
    <w:rsid w:val="00C10307"/>
    <w:rsid w:val="00C1031F"/>
    <w:rsid w:val="00C109D3"/>
    <w:rsid w:val="00C111AF"/>
    <w:rsid w:val="00C11327"/>
    <w:rsid w:val="00C11878"/>
    <w:rsid w:val="00C1187B"/>
    <w:rsid w:val="00C11C28"/>
    <w:rsid w:val="00C11DFF"/>
    <w:rsid w:val="00C11EF9"/>
    <w:rsid w:val="00C11F35"/>
    <w:rsid w:val="00C12AFA"/>
    <w:rsid w:val="00C12B74"/>
    <w:rsid w:val="00C12D47"/>
    <w:rsid w:val="00C12FD1"/>
    <w:rsid w:val="00C1331D"/>
    <w:rsid w:val="00C13321"/>
    <w:rsid w:val="00C135C0"/>
    <w:rsid w:val="00C13866"/>
    <w:rsid w:val="00C13DEB"/>
    <w:rsid w:val="00C13FB6"/>
    <w:rsid w:val="00C14629"/>
    <w:rsid w:val="00C14A24"/>
    <w:rsid w:val="00C14ADA"/>
    <w:rsid w:val="00C14B07"/>
    <w:rsid w:val="00C15369"/>
    <w:rsid w:val="00C1593F"/>
    <w:rsid w:val="00C1594E"/>
    <w:rsid w:val="00C1630D"/>
    <w:rsid w:val="00C16883"/>
    <w:rsid w:val="00C16A75"/>
    <w:rsid w:val="00C16B36"/>
    <w:rsid w:val="00C16B7B"/>
    <w:rsid w:val="00C16F2C"/>
    <w:rsid w:val="00C17152"/>
    <w:rsid w:val="00C171AF"/>
    <w:rsid w:val="00C175D3"/>
    <w:rsid w:val="00C1764C"/>
    <w:rsid w:val="00C178CE"/>
    <w:rsid w:val="00C17F83"/>
    <w:rsid w:val="00C203AC"/>
    <w:rsid w:val="00C2063D"/>
    <w:rsid w:val="00C2064E"/>
    <w:rsid w:val="00C21196"/>
    <w:rsid w:val="00C21864"/>
    <w:rsid w:val="00C21919"/>
    <w:rsid w:val="00C22229"/>
    <w:rsid w:val="00C22289"/>
    <w:rsid w:val="00C22534"/>
    <w:rsid w:val="00C22B21"/>
    <w:rsid w:val="00C23302"/>
    <w:rsid w:val="00C23745"/>
    <w:rsid w:val="00C23B1E"/>
    <w:rsid w:val="00C2432D"/>
    <w:rsid w:val="00C243CD"/>
    <w:rsid w:val="00C2455A"/>
    <w:rsid w:val="00C249D8"/>
    <w:rsid w:val="00C24B80"/>
    <w:rsid w:val="00C25218"/>
    <w:rsid w:val="00C252EB"/>
    <w:rsid w:val="00C25978"/>
    <w:rsid w:val="00C25979"/>
    <w:rsid w:val="00C26653"/>
    <w:rsid w:val="00C266A3"/>
    <w:rsid w:val="00C2697E"/>
    <w:rsid w:val="00C26FCB"/>
    <w:rsid w:val="00C2730B"/>
    <w:rsid w:val="00C274F0"/>
    <w:rsid w:val="00C275A8"/>
    <w:rsid w:val="00C278F1"/>
    <w:rsid w:val="00C30037"/>
    <w:rsid w:val="00C31686"/>
    <w:rsid w:val="00C31881"/>
    <w:rsid w:val="00C3194F"/>
    <w:rsid w:val="00C31BAF"/>
    <w:rsid w:val="00C31EEB"/>
    <w:rsid w:val="00C31F42"/>
    <w:rsid w:val="00C3253B"/>
    <w:rsid w:val="00C328AB"/>
    <w:rsid w:val="00C33220"/>
    <w:rsid w:val="00C339CD"/>
    <w:rsid w:val="00C342AC"/>
    <w:rsid w:val="00C34503"/>
    <w:rsid w:val="00C346C0"/>
    <w:rsid w:val="00C34B81"/>
    <w:rsid w:val="00C34F4F"/>
    <w:rsid w:val="00C35AD7"/>
    <w:rsid w:val="00C35ADC"/>
    <w:rsid w:val="00C3619B"/>
    <w:rsid w:val="00C365C8"/>
    <w:rsid w:val="00C36901"/>
    <w:rsid w:val="00C3694B"/>
    <w:rsid w:val="00C36C20"/>
    <w:rsid w:val="00C36E6C"/>
    <w:rsid w:val="00C36FDB"/>
    <w:rsid w:val="00C37095"/>
    <w:rsid w:val="00C3748C"/>
    <w:rsid w:val="00C37B24"/>
    <w:rsid w:val="00C37CF3"/>
    <w:rsid w:val="00C40034"/>
    <w:rsid w:val="00C40762"/>
    <w:rsid w:val="00C4083C"/>
    <w:rsid w:val="00C409D1"/>
    <w:rsid w:val="00C40B09"/>
    <w:rsid w:val="00C40FA8"/>
    <w:rsid w:val="00C41728"/>
    <w:rsid w:val="00C4229D"/>
    <w:rsid w:val="00C42663"/>
    <w:rsid w:val="00C42DDF"/>
    <w:rsid w:val="00C430D1"/>
    <w:rsid w:val="00C4328A"/>
    <w:rsid w:val="00C43666"/>
    <w:rsid w:val="00C43678"/>
    <w:rsid w:val="00C4377A"/>
    <w:rsid w:val="00C43E73"/>
    <w:rsid w:val="00C43F15"/>
    <w:rsid w:val="00C44539"/>
    <w:rsid w:val="00C44897"/>
    <w:rsid w:val="00C44AEE"/>
    <w:rsid w:val="00C44B6A"/>
    <w:rsid w:val="00C451FE"/>
    <w:rsid w:val="00C45C3E"/>
    <w:rsid w:val="00C45EE1"/>
    <w:rsid w:val="00C4604A"/>
    <w:rsid w:val="00C46560"/>
    <w:rsid w:val="00C46767"/>
    <w:rsid w:val="00C4715B"/>
    <w:rsid w:val="00C4727B"/>
    <w:rsid w:val="00C4773D"/>
    <w:rsid w:val="00C47A39"/>
    <w:rsid w:val="00C5017E"/>
    <w:rsid w:val="00C5087D"/>
    <w:rsid w:val="00C50972"/>
    <w:rsid w:val="00C510B2"/>
    <w:rsid w:val="00C5166B"/>
    <w:rsid w:val="00C51B46"/>
    <w:rsid w:val="00C51B66"/>
    <w:rsid w:val="00C52156"/>
    <w:rsid w:val="00C521C6"/>
    <w:rsid w:val="00C52521"/>
    <w:rsid w:val="00C5276D"/>
    <w:rsid w:val="00C52DEC"/>
    <w:rsid w:val="00C53034"/>
    <w:rsid w:val="00C53072"/>
    <w:rsid w:val="00C535B1"/>
    <w:rsid w:val="00C53768"/>
    <w:rsid w:val="00C53913"/>
    <w:rsid w:val="00C5391A"/>
    <w:rsid w:val="00C53D14"/>
    <w:rsid w:val="00C53D7C"/>
    <w:rsid w:val="00C53E97"/>
    <w:rsid w:val="00C541B2"/>
    <w:rsid w:val="00C541FA"/>
    <w:rsid w:val="00C54286"/>
    <w:rsid w:val="00C54BEE"/>
    <w:rsid w:val="00C54FD4"/>
    <w:rsid w:val="00C555A7"/>
    <w:rsid w:val="00C55B2A"/>
    <w:rsid w:val="00C561EC"/>
    <w:rsid w:val="00C56932"/>
    <w:rsid w:val="00C56F30"/>
    <w:rsid w:val="00C56FF8"/>
    <w:rsid w:val="00C572CD"/>
    <w:rsid w:val="00C60250"/>
    <w:rsid w:val="00C60262"/>
    <w:rsid w:val="00C608E8"/>
    <w:rsid w:val="00C60A39"/>
    <w:rsid w:val="00C61B42"/>
    <w:rsid w:val="00C626DA"/>
    <w:rsid w:val="00C62966"/>
    <w:rsid w:val="00C6336A"/>
    <w:rsid w:val="00C63885"/>
    <w:rsid w:val="00C63FCE"/>
    <w:rsid w:val="00C64B92"/>
    <w:rsid w:val="00C64C80"/>
    <w:rsid w:val="00C64CC1"/>
    <w:rsid w:val="00C64E2E"/>
    <w:rsid w:val="00C651C4"/>
    <w:rsid w:val="00C65293"/>
    <w:rsid w:val="00C65326"/>
    <w:rsid w:val="00C65BB2"/>
    <w:rsid w:val="00C65EA6"/>
    <w:rsid w:val="00C6607B"/>
    <w:rsid w:val="00C673C3"/>
    <w:rsid w:val="00C678EC"/>
    <w:rsid w:val="00C70B1C"/>
    <w:rsid w:val="00C719EB"/>
    <w:rsid w:val="00C7205E"/>
    <w:rsid w:val="00C72D2D"/>
    <w:rsid w:val="00C7324A"/>
    <w:rsid w:val="00C73AED"/>
    <w:rsid w:val="00C73D5F"/>
    <w:rsid w:val="00C7427F"/>
    <w:rsid w:val="00C743B8"/>
    <w:rsid w:val="00C74411"/>
    <w:rsid w:val="00C74543"/>
    <w:rsid w:val="00C754BF"/>
    <w:rsid w:val="00C75648"/>
    <w:rsid w:val="00C757B3"/>
    <w:rsid w:val="00C7639F"/>
    <w:rsid w:val="00C76766"/>
    <w:rsid w:val="00C768DD"/>
    <w:rsid w:val="00C76C2A"/>
    <w:rsid w:val="00C76F71"/>
    <w:rsid w:val="00C7711A"/>
    <w:rsid w:val="00C773EF"/>
    <w:rsid w:val="00C77E3A"/>
    <w:rsid w:val="00C77E69"/>
    <w:rsid w:val="00C80922"/>
    <w:rsid w:val="00C80B1D"/>
    <w:rsid w:val="00C80B3A"/>
    <w:rsid w:val="00C815FA"/>
    <w:rsid w:val="00C819DB"/>
    <w:rsid w:val="00C81B19"/>
    <w:rsid w:val="00C81CE7"/>
    <w:rsid w:val="00C825AF"/>
    <w:rsid w:val="00C833B7"/>
    <w:rsid w:val="00C83577"/>
    <w:rsid w:val="00C83948"/>
    <w:rsid w:val="00C83A2D"/>
    <w:rsid w:val="00C8400B"/>
    <w:rsid w:val="00C84DD0"/>
    <w:rsid w:val="00C84E5C"/>
    <w:rsid w:val="00C85CB1"/>
    <w:rsid w:val="00C86086"/>
    <w:rsid w:val="00C86991"/>
    <w:rsid w:val="00C87E4D"/>
    <w:rsid w:val="00C90030"/>
    <w:rsid w:val="00C906B1"/>
    <w:rsid w:val="00C9070E"/>
    <w:rsid w:val="00C91030"/>
    <w:rsid w:val="00C910FE"/>
    <w:rsid w:val="00C91156"/>
    <w:rsid w:val="00C911D6"/>
    <w:rsid w:val="00C9125C"/>
    <w:rsid w:val="00C91A16"/>
    <w:rsid w:val="00C91B4C"/>
    <w:rsid w:val="00C91ECF"/>
    <w:rsid w:val="00C9268C"/>
    <w:rsid w:val="00C92F20"/>
    <w:rsid w:val="00C93145"/>
    <w:rsid w:val="00C932CF"/>
    <w:rsid w:val="00C93335"/>
    <w:rsid w:val="00C93608"/>
    <w:rsid w:val="00C93823"/>
    <w:rsid w:val="00C93A88"/>
    <w:rsid w:val="00C93B74"/>
    <w:rsid w:val="00C93B8E"/>
    <w:rsid w:val="00C9479E"/>
    <w:rsid w:val="00C94B04"/>
    <w:rsid w:val="00C95BC0"/>
    <w:rsid w:val="00C96347"/>
    <w:rsid w:val="00C96A19"/>
    <w:rsid w:val="00C96F17"/>
    <w:rsid w:val="00C97025"/>
    <w:rsid w:val="00C97907"/>
    <w:rsid w:val="00C97F6C"/>
    <w:rsid w:val="00CA00DC"/>
    <w:rsid w:val="00CA0550"/>
    <w:rsid w:val="00CA08C0"/>
    <w:rsid w:val="00CA0A37"/>
    <w:rsid w:val="00CA0AC3"/>
    <w:rsid w:val="00CA14B6"/>
    <w:rsid w:val="00CA17AA"/>
    <w:rsid w:val="00CA187C"/>
    <w:rsid w:val="00CA1AD5"/>
    <w:rsid w:val="00CA2229"/>
    <w:rsid w:val="00CA23F4"/>
    <w:rsid w:val="00CA25F5"/>
    <w:rsid w:val="00CA2644"/>
    <w:rsid w:val="00CA2837"/>
    <w:rsid w:val="00CA28CA"/>
    <w:rsid w:val="00CA2A77"/>
    <w:rsid w:val="00CA350E"/>
    <w:rsid w:val="00CA3534"/>
    <w:rsid w:val="00CA3AA7"/>
    <w:rsid w:val="00CA3DA1"/>
    <w:rsid w:val="00CA3E42"/>
    <w:rsid w:val="00CA42BF"/>
    <w:rsid w:val="00CA47EF"/>
    <w:rsid w:val="00CA5013"/>
    <w:rsid w:val="00CA509E"/>
    <w:rsid w:val="00CA5646"/>
    <w:rsid w:val="00CA5D52"/>
    <w:rsid w:val="00CA7315"/>
    <w:rsid w:val="00CA7947"/>
    <w:rsid w:val="00CA7D39"/>
    <w:rsid w:val="00CB0F60"/>
    <w:rsid w:val="00CB15B5"/>
    <w:rsid w:val="00CB16A0"/>
    <w:rsid w:val="00CB18E4"/>
    <w:rsid w:val="00CB1E7C"/>
    <w:rsid w:val="00CB2161"/>
    <w:rsid w:val="00CB259A"/>
    <w:rsid w:val="00CB26C1"/>
    <w:rsid w:val="00CB28F5"/>
    <w:rsid w:val="00CB2AA2"/>
    <w:rsid w:val="00CB2B8C"/>
    <w:rsid w:val="00CB2E14"/>
    <w:rsid w:val="00CB2F1B"/>
    <w:rsid w:val="00CB3323"/>
    <w:rsid w:val="00CB34D3"/>
    <w:rsid w:val="00CB354D"/>
    <w:rsid w:val="00CB3826"/>
    <w:rsid w:val="00CB3883"/>
    <w:rsid w:val="00CB38A2"/>
    <w:rsid w:val="00CB3C23"/>
    <w:rsid w:val="00CB3FA6"/>
    <w:rsid w:val="00CB417A"/>
    <w:rsid w:val="00CB41D1"/>
    <w:rsid w:val="00CB4718"/>
    <w:rsid w:val="00CB4925"/>
    <w:rsid w:val="00CB5461"/>
    <w:rsid w:val="00CB56BB"/>
    <w:rsid w:val="00CB5DE2"/>
    <w:rsid w:val="00CB5EE8"/>
    <w:rsid w:val="00CB5F3F"/>
    <w:rsid w:val="00CB683E"/>
    <w:rsid w:val="00CB6C2B"/>
    <w:rsid w:val="00CB7129"/>
    <w:rsid w:val="00CB7552"/>
    <w:rsid w:val="00CB75AE"/>
    <w:rsid w:val="00CB7B64"/>
    <w:rsid w:val="00CB7E76"/>
    <w:rsid w:val="00CC084C"/>
    <w:rsid w:val="00CC099E"/>
    <w:rsid w:val="00CC0B9D"/>
    <w:rsid w:val="00CC14F2"/>
    <w:rsid w:val="00CC1B7C"/>
    <w:rsid w:val="00CC1C38"/>
    <w:rsid w:val="00CC1C60"/>
    <w:rsid w:val="00CC2769"/>
    <w:rsid w:val="00CC27F8"/>
    <w:rsid w:val="00CC2A2F"/>
    <w:rsid w:val="00CC2BC6"/>
    <w:rsid w:val="00CC2BDF"/>
    <w:rsid w:val="00CC2F39"/>
    <w:rsid w:val="00CC3841"/>
    <w:rsid w:val="00CC3CAA"/>
    <w:rsid w:val="00CC4352"/>
    <w:rsid w:val="00CC4ACF"/>
    <w:rsid w:val="00CC4D4F"/>
    <w:rsid w:val="00CC4EA8"/>
    <w:rsid w:val="00CC51F2"/>
    <w:rsid w:val="00CC5444"/>
    <w:rsid w:val="00CC56CD"/>
    <w:rsid w:val="00CC5709"/>
    <w:rsid w:val="00CC59D6"/>
    <w:rsid w:val="00CC654B"/>
    <w:rsid w:val="00CC6C05"/>
    <w:rsid w:val="00CC70EC"/>
    <w:rsid w:val="00CC71AA"/>
    <w:rsid w:val="00CC721F"/>
    <w:rsid w:val="00CC76EF"/>
    <w:rsid w:val="00CC7ADC"/>
    <w:rsid w:val="00CC7FA9"/>
    <w:rsid w:val="00CC7FFC"/>
    <w:rsid w:val="00CD0178"/>
    <w:rsid w:val="00CD0362"/>
    <w:rsid w:val="00CD0A70"/>
    <w:rsid w:val="00CD14F6"/>
    <w:rsid w:val="00CD175A"/>
    <w:rsid w:val="00CD1803"/>
    <w:rsid w:val="00CD2052"/>
    <w:rsid w:val="00CD25A8"/>
    <w:rsid w:val="00CD285B"/>
    <w:rsid w:val="00CD28C7"/>
    <w:rsid w:val="00CD3944"/>
    <w:rsid w:val="00CD3A81"/>
    <w:rsid w:val="00CD4104"/>
    <w:rsid w:val="00CD42BC"/>
    <w:rsid w:val="00CD45E2"/>
    <w:rsid w:val="00CD48C5"/>
    <w:rsid w:val="00CD4BE6"/>
    <w:rsid w:val="00CD4C35"/>
    <w:rsid w:val="00CD4DDD"/>
    <w:rsid w:val="00CD4F2C"/>
    <w:rsid w:val="00CD553A"/>
    <w:rsid w:val="00CD598A"/>
    <w:rsid w:val="00CD5D59"/>
    <w:rsid w:val="00CD6C6A"/>
    <w:rsid w:val="00CD7003"/>
    <w:rsid w:val="00CD70A0"/>
    <w:rsid w:val="00CD747B"/>
    <w:rsid w:val="00CD7F9E"/>
    <w:rsid w:val="00CE04C2"/>
    <w:rsid w:val="00CE0611"/>
    <w:rsid w:val="00CE0D99"/>
    <w:rsid w:val="00CE16AB"/>
    <w:rsid w:val="00CE1CFA"/>
    <w:rsid w:val="00CE1EFA"/>
    <w:rsid w:val="00CE1FA9"/>
    <w:rsid w:val="00CE24A3"/>
    <w:rsid w:val="00CE2FA7"/>
    <w:rsid w:val="00CE311E"/>
    <w:rsid w:val="00CE351C"/>
    <w:rsid w:val="00CE3FC2"/>
    <w:rsid w:val="00CE4113"/>
    <w:rsid w:val="00CE4341"/>
    <w:rsid w:val="00CE44A5"/>
    <w:rsid w:val="00CE4737"/>
    <w:rsid w:val="00CE521A"/>
    <w:rsid w:val="00CE56C6"/>
    <w:rsid w:val="00CE5B44"/>
    <w:rsid w:val="00CE6907"/>
    <w:rsid w:val="00CE6E5F"/>
    <w:rsid w:val="00CE70A8"/>
    <w:rsid w:val="00CE7187"/>
    <w:rsid w:val="00CE770D"/>
    <w:rsid w:val="00CE79B9"/>
    <w:rsid w:val="00CE7B94"/>
    <w:rsid w:val="00CE7CED"/>
    <w:rsid w:val="00CF0736"/>
    <w:rsid w:val="00CF09DF"/>
    <w:rsid w:val="00CF0AB3"/>
    <w:rsid w:val="00CF0B87"/>
    <w:rsid w:val="00CF13A0"/>
    <w:rsid w:val="00CF1B39"/>
    <w:rsid w:val="00CF1B8C"/>
    <w:rsid w:val="00CF209E"/>
    <w:rsid w:val="00CF21E5"/>
    <w:rsid w:val="00CF2420"/>
    <w:rsid w:val="00CF2444"/>
    <w:rsid w:val="00CF2A91"/>
    <w:rsid w:val="00CF2D80"/>
    <w:rsid w:val="00CF2F45"/>
    <w:rsid w:val="00CF34C5"/>
    <w:rsid w:val="00CF3721"/>
    <w:rsid w:val="00CF3AC5"/>
    <w:rsid w:val="00CF45E7"/>
    <w:rsid w:val="00CF48D1"/>
    <w:rsid w:val="00CF4B1F"/>
    <w:rsid w:val="00CF4B67"/>
    <w:rsid w:val="00CF4BA2"/>
    <w:rsid w:val="00CF4D36"/>
    <w:rsid w:val="00CF4E32"/>
    <w:rsid w:val="00CF5322"/>
    <w:rsid w:val="00CF5754"/>
    <w:rsid w:val="00CF5779"/>
    <w:rsid w:val="00CF60DC"/>
    <w:rsid w:val="00CF61D4"/>
    <w:rsid w:val="00CF701E"/>
    <w:rsid w:val="00CF705C"/>
    <w:rsid w:val="00CF70B5"/>
    <w:rsid w:val="00CF71A6"/>
    <w:rsid w:val="00CF7242"/>
    <w:rsid w:val="00CF77BC"/>
    <w:rsid w:val="00CF7D25"/>
    <w:rsid w:val="00CF7ED7"/>
    <w:rsid w:val="00CF7F64"/>
    <w:rsid w:val="00CF7FC3"/>
    <w:rsid w:val="00D0080A"/>
    <w:rsid w:val="00D00C95"/>
    <w:rsid w:val="00D01593"/>
    <w:rsid w:val="00D016A5"/>
    <w:rsid w:val="00D016F6"/>
    <w:rsid w:val="00D019CC"/>
    <w:rsid w:val="00D01C6E"/>
    <w:rsid w:val="00D02322"/>
    <w:rsid w:val="00D02499"/>
    <w:rsid w:val="00D025EA"/>
    <w:rsid w:val="00D029A3"/>
    <w:rsid w:val="00D02B38"/>
    <w:rsid w:val="00D02F5D"/>
    <w:rsid w:val="00D02F8C"/>
    <w:rsid w:val="00D0304F"/>
    <w:rsid w:val="00D0380B"/>
    <w:rsid w:val="00D03E38"/>
    <w:rsid w:val="00D04076"/>
    <w:rsid w:val="00D04894"/>
    <w:rsid w:val="00D04C69"/>
    <w:rsid w:val="00D05B4B"/>
    <w:rsid w:val="00D05EDC"/>
    <w:rsid w:val="00D05EEF"/>
    <w:rsid w:val="00D065A3"/>
    <w:rsid w:val="00D066B1"/>
    <w:rsid w:val="00D06AB4"/>
    <w:rsid w:val="00D06ABC"/>
    <w:rsid w:val="00D070E9"/>
    <w:rsid w:val="00D07467"/>
    <w:rsid w:val="00D075E1"/>
    <w:rsid w:val="00D07FB0"/>
    <w:rsid w:val="00D1071C"/>
    <w:rsid w:val="00D10945"/>
    <w:rsid w:val="00D10A54"/>
    <w:rsid w:val="00D112E5"/>
    <w:rsid w:val="00D11918"/>
    <w:rsid w:val="00D1193D"/>
    <w:rsid w:val="00D11E54"/>
    <w:rsid w:val="00D1241F"/>
    <w:rsid w:val="00D125FE"/>
    <w:rsid w:val="00D12677"/>
    <w:rsid w:val="00D12EA7"/>
    <w:rsid w:val="00D13726"/>
    <w:rsid w:val="00D139AC"/>
    <w:rsid w:val="00D13B8C"/>
    <w:rsid w:val="00D14E7D"/>
    <w:rsid w:val="00D151D8"/>
    <w:rsid w:val="00D157B9"/>
    <w:rsid w:val="00D15B43"/>
    <w:rsid w:val="00D15C2A"/>
    <w:rsid w:val="00D15E81"/>
    <w:rsid w:val="00D15FD9"/>
    <w:rsid w:val="00D16C3A"/>
    <w:rsid w:val="00D1741B"/>
    <w:rsid w:val="00D17C44"/>
    <w:rsid w:val="00D17F2D"/>
    <w:rsid w:val="00D20346"/>
    <w:rsid w:val="00D20429"/>
    <w:rsid w:val="00D20F09"/>
    <w:rsid w:val="00D21422"/>
    <w:rsid w:val="00D215ED"/>
    <w:rsid w:val="00D2163F"/>
    <w:rsid w:val="00D2184C"/>
    <w:rsid w:val="00D21EB0"/>
    <w:rsid w:val="00D22809"/>
    <w:rsid w:val="00D228CE"/>
    <w:rsid w:val="00D22B48"/>
    <w:rsid w:val="00D22CF4"/>
    <w:rsid w:val="00D22E7D"/>
    <w:rsid w:val="00D235DC"/>
    <w:rsid w:val="00D2408D"/>
    <w:rsid w:val="00D240A9"/>
    <w:rsid w:val="00D244B1"/>
    <w:rsid w:val="00D244C1"/>
    <w:rsid w:val="00D24670"/>
    <w:rsid w:val="00D24D75"/>
    <w:rsid w:val="00D25004"/>
    <w:rsid w:val="00D25011"/>
    <w:rsid w:val="00D251F6"/>
    <w:rsid w:val="00D25480"/>
    <w:rsid w:val="00D256F4"/>
    <w:rsid w:val="00D26231"/>
    <w:rsid w:val="00D264A5"/>
    <w:rsid w:val="00D264D6"/>
    <w:rsid w:val="00D2692A"/>
    <w:rsid w:val="00D271E7"/>
    <w:rsid w:val="00D272D9"/>
    <w:rsid w:val="00D279F1"/>
    <w:rsid w:val="00D305BF"/>
    <w:rsid w:val="00D306EE"/>
    <w:rsid w:val="00D307E1"/>
    <w:rsid w:val="00D30930"/>
    <w:rsid w:val="00D30A1E"/>
    <w:rsid w:val="00D30C71"/>
    <w:rsid w:val="00D311E6"/>
    <w:rsid w:val="00D31353"/>
    <w:rsid w:val="00D31E7E"/>
    <w:rsid w:val="00D32195"/>
    <w:rsid w:val="00D32688"/>
    <w:rsid w:val="00D3270C"/>
    <w:rsid w:val="00D32732"/>
    <w:rsid w:val="00D32989"/>
    <w:rsid w:val="00D3341E"/>
    <w:rsid w:val="00D3389D"/>
    <w:rsid w:val="00D338A2"/>
    <w:rsid w:val="00D338C9"/>
    <w:rsid w:val="00D339FE"/>
    <w:rsid w:val="00D33DC0"/>
    <w:rsid w:val="00D34366"/>
    <w:rsid w:val="00D34E05"/>
    <w:rsid w:val="00D35495"/>
    <w:rsid w:val="00D354ED"/>
    <w:rsid w:val="00D361F5"/>
    <w:rsid w:val="00D3627D"/>
    <w:rsid w:val="00D36322"/>
    <w:rsid w:val="00D36909"/>
    <w:rsid w:val="00D36D6F"/>
    <w:rsid w:val="00D3718D"/>
    <w:rsid w:val="00D374ED"/>
    <w:rsid w:val="00D40076"/>
    <w:rsid w:val="00D40C7B"/>
    <w:rsid w:val="00D40DC0"/>
    <w:rsid w:val="00D40DCE"/>
    <w:rsid w:val="00D41A2E"/>
    <w:rsid w:val="00D41EAA"/>
    <w:rsid w:val="00D42530"/>
    <w:rsid w:val="00D42A49"/>
    <w:rsid w:val="00D42E63"/>
    <w:rsid w:val="00D431FC"/>
    <w:rsid w:val="00D433C3"/>
    <w:rsid w:val="00D43B05"/>
    <w:rsid w:val="00D44393"/>
    <w:rsid w:val="00D4468B"/>
    <w:rsid w:val="00D448B9"/>
    <w:rsid w:val="00D4496E"/>
    <w:rsid w:val="00D449CA"/>
    <w:rsid w:val="00D44ADE"/>
    <w:rsid w:val="00D44F18"/>
    <w:rsid w:val="00D44FC0"/>
    <w:rsid w:val="00D451C1"/>
    <w:rsid w:val="00D45619"/>
    <w:rsid w:val="00D45645"/>
    <w:rsid w:val="00D45D8C"/>
    <w:rsid w:val="00D46181"/>
    <w:rsid w:val="00D46A02"/>
    <w:rsid w:val="00D46B29"/>
    <w:rsid w:val="00D46C7F"/>
    <w:rsid w:val="00D46EBC"/>
    <w:rsid w:val="00D46F14"/>
    <w:rsid w:val="00D472E8"/>
    <w:rsid w:val="00D47D89"/>
    <w:rsid w:val="00D50771"/>
    <w:rsid w:val="00D50B27"/>
    <w:rsid w:val="00D50FDF"/>
    <w:rsid w:val="00D51CB2"/>
    <w:rsid w:val="00D51CD3"/>
    <w:rsid w:val="00D51D47"/>
    <w:rsid w:val="00D51EF8"/>
    <w:rsid w:val="00D52011"/>
    <w:rsid w:val="00D5400E"/>
    <w:rsid w:val="00D54816"/>
    <w:rsid w:val="00D54C97"/>
    <w:rsid w:val="00D54F0F"/>
    <w:rsid w:val="00D55729"/>
    <w:rsid w:val="00D55A45"/>
    <w:rsid w:val="00D55D57"/>
    <w:rsid w:val="00D55F93"/>
    <w:rsid w:val="00D56415"/>
    <w:rsid w:val="00D5648F"/>
    <w:rsid w:val="00D57850"/>
    <w:rsid w:val="00D578ED"/>
    <w:rsid w:val="00D579EF"/>
    <w:rsid w:val="00D57A22"/>
    <w:rsid w:val="00D57EAC"/>
    <w:rsid w:val="00D57F25"/>
    <w:rsid w:val="00D60131"/>
    <w:rsid w:val="00D6082E"/>
    <w:rsid w:val="00D60E40"/>
    <w:rsid w:val="00D62276"/>
    <w:rsid w:val="00D62286"/>
    <w:rsid w:val="00D623D0"/>
    <w:rsid w:val="00D6251D"/>
    <w:rsid w:val="00D627D4"/>
    <w:rsid w:val="00D62B5F"/>
    <w:rsid w:val="00D62E7B"/>
    <w:rsid w:val="00D6323F"/>
    <w:rsid w:val="00D632E3"/>
    <w:rsid w:val="00D63AEA"/>
    <w:rsid w:val="00D6433E"/>
    <w:rsid w:val="00D649B4"/>
    <w:rsid w:val="00D64B53"/>
    <w:rsid w:val="00D65A87"/>
    <w:rsid w:val="00D65B04"/>
    <w:rsid w:val="00D66302"/>
    <w:rsid w:val="00D66C9C"/>
    <w:rsid w:val="00D66E58"/>
    <w:rsid w:val="00D66F5D"/>
    <w:rsid w:val="00D66FC5"/>
    <w:rsid w:val="00D6720B"/>
    <w:rsid w:val="00D6772D"/>
    <w:rsid w:val="00D67D8B"/>
    <w:rsid w:val="00D67F6B"/>
    <w:rsid w:val="00D7019D"/>
    <w:rsid w:val="00D7040A"/>
    <w:rsid w:val="00D70D73"/>
    <w:rsid w:val="00D72B96"/>
    <w:rsid w:val="00D72D30"/>
    <w:rsid w:val="00D7360E"/>
    <w:rsid w:val="00D73851"/>
    <w:rsid w:val="00D73E58"/>
    <w:rsid w:val="00D74E25"/>
    <w:rsid w:val="00D7583B"/>
    <w:rsid w:val="00D75A3C"/>
    <w:rsid w:val="00D75AAD"/>
    <w:rsid w:val="00D75E27"/>
    <w:rsid w:val="00D75F08"/>
    <w:rsid w:val="00D76C84"/>
    <w:rsid w:val="00D77423"/>
    <w:rsid w:val="00D77548"/>
    <w:rsid w:val="00D7758A"/>
    <w:rsid w:val="00D7786E"/>
    <w:rsid w:val="00D779C1"/>
    <w:rsid w:val="00D8017C"/>
    <w:rsid w:val="00D80220"/>
    <w:rsid w:val="00D802AF"/>
    <w:rsid w:val="00D80AFE"/>
    <w:rsid w:val="00D8100B"/>
    <w:rsid w:val="00D81053"/>
    <w:rsid w:val="00D81397"/>
    <w:rsid w:val="00D813D3"/>
    <w:rsid w:val="00D81778"/>
    <w:rsid w:val="00D81F92"/>
    <w:rsid w:val="00D820D1"/>
    <w:rsid w:val="00D83B0F"/>
    <w:rsid w:val="00D83CC7"/>
    <w:rsid w:val="00D84094"/>
    <w:rsid w:val="00D84736"/>
    <w:rsid w:val="00D84A09"/>
    <w:rsid w:val="00D84EA8"/>
    <w:rsid w:val="00D84F53"/>
    <w:rsid w:val="00D8521E"/>
    <w:rsid w:val="00D85473"/>
    <w:rsid w:val="00D858B4"/>
    <w:rsid w:val="00D8592C"/>
    <w:rsid w:val="00D85ADD"/>
    <w:rsid w:val="00D85CE5"/>
    <w:rsid w:val="00D85D3B"/>
    <w:rsid w:val="00D86AB0"/>
    <w:rsid w:val="00D86ED7"/>
    <w:rsid w:val="00D8762A"/>
    <w:rsid w:val="00D8791B"/>
    <w:rsid w:val="00D879D8"/>
    <w:rsid w:val="00D87F84"/>
    <w:rsid w:val="00D87FB4"/>
    <w:rsid w:val="00D906C6"/>
    <w:rsid w:val="00D91155"/>
    <w:rsid w:val="00D9126C"/>
    <w:rsid w:val="00D91AC4"/>
    <w:rsid w:val="00D92052"/>
    <w:rsid w:val="00D9247A"/>
    <w:rsid w:val="00D92F8A"/>
    <w:rsid w:val="00D93207"/>
    <w:rsid w:val="00D933B9"/>
    <w:rsid w:val="00D940F1"/>
    <w:rsid w:val="00D947C3"/>
    <w:rsid w:val="00D948A6"/>
    <w:rsid w:val="00D94B66"/>
    <w:rsid w:val="00D951B3"/>
    <w:rsid w:val="00D95439"/>
    <w:rsid w:val="00D9546D"/>
    <w:rsid w:val="00D95492"/>
    <w:rsid w:val="00D95A19"/>
    <w:rsid w:val="00D962CF"/>
    <w:rsid w:val="00D9651C"/>
    <w:rsid w:val="00D96EE6"/>
    <w:rsid w:val="00D9703B"/>
    <w:rsid w:val="00D9731C"/>
    <w:rsid w:val="00D97638"/>
    <w:rsid w:val="00D97754"/>
    <w:rsid w:val="00D97775"/>
    <w:rsid w:val="00D97A58"/>
    <w:rsid w:val="00D97BCE"/>
    <w:rsid w:val="00DA08C0"/>
    <w:rsid w:val="00DA0BB6"/>
    <w:rsid w:val="00DA0E82"/>
    <w:rsid w:val="00DA1042"/>
    <w:rsid w:val="00DA109B"/>
    <w:rsid w:val="00DA12ED"/>
    <w:rsid w:val="00DA1427"/>
    <w:rsid w:val="00DA151E"/>
    <w:rsid w:val="00DA171B"/>
    <w:rsid w:val="00DA1BAE"/>
    <w:rsid w:val="00DA2225"/>
    <w:rsid w:val="00DA275F"/>
    <w:rsid w:val="00DA27E1"/>
    <w:rsid w:val="00DA2D3E"/>
    <w:rsid w:val="00DA2EE1"/>
    <w:rsid w:val="00DA2FDE"/>
    <w:rsid w:val="00DA3C1D"/>
    <w:rsid w:val="00DA3F89"/>
    <w:rsid w:val="00DA415E"/>
    <w:rsid w:val="00DA5073"/>
    <w:rsid w:val="00DA5412"/>
    <w:rsid w:val="00DA5AD8"/>
    <w:rsid w:val="00DA5D20"/>
    <w:rsid w:val="00DA6A7D"/>
    <w:rsid w:val="00DA6A9E"/>
    <w:rsid w:val="00DA7444"/>
    <w:rsid w:val="00DB02AC"/>
    <w:rsid w:val="00DB0565"/>
    <w:rsid w:val="00DB0B11"/>
    <w:rsid w:val="00DB0BC3"/>
    <w:rsid w:val="00DB0C0D"/>
    <w:rsid w:val="00DB0D44"/>
    <w:rsid w:val="00DB0DFB"/>
    <w:rsid w:val="00DB120C"/>
    <w:rsid w:val="00DB13D5"/>
    <w:rsid w:val="00DB1831"/>
    <w:rsid w:val="00DB1C5F"/>
    <w:rsid w:val="00DB2597"/>
    <w:rsid w:val="00DB2750"/>
    <w:rsid w:val="00DB2B66"/>
    <w:rsid w:val="00DB2B92"/>
    <w:rsid w:val="00DB2CD2"/>
    <w:rsid w:val="00DB3110"/>
    <w:rsid w:val="00DB327F"/>
    <w:rsid w:val="00DB3553"/>
    <w:rsid w:val="00DB4897"/>
    <w:rsid w:val="00DB494F"/>
    <w:rsid w:val="00DB4ACC"/>
    <w:rsid w:val="00DB4D05"/>
    <w:rsid w:val="00DB5625"/>
    <w:rsid w:val="00DB579E"/>
    <w:rsid w:val="00DB597D"/>
    <w:rsid w:val="00DB5FAA"/>
    <w:rsid w:val="00DB615B"/>
    <w:rsid w:val="00DB67B5"/>
    <w:rsid w:val="00DB6A1F"/>
    <w:rsid w:val="00DB6C33"/>
    <w:rsid w:val="00DB72C6"/>
    <w:rsid w:val="00DB77A9"/>
    <w:rsid w:val="00DB7FCF"/>
    <w:rsid w:val="00DC0F63"/>
    <w:rsid w:val="00DC130D"/>
    <w:rsid w:val="00DC2409"/>
    <w:rsid w:val="00DC2867"/>
    <w:rsid w:val="00DC28D6"/>
    <w:rsid w:val="00DC2AB8"/>
    <w:rsid w:val="00DC2EA2"/>
    <w:rsid w:val="00DC2FF7"/>
    <w:rsid w:val="00DC3151"/>
    <w:rsid w:val="00DC3B83"/>
    <w:rsid w:val="00DC4175"/>
    <w:rsid w:val="00DC45CB"/>
    <w:rsid w:val="00DC4634"/>
    <w:rsid w:val="00DC4B6D"/>
    <w:rsid w:val="00DC4D75"/>
    <w:rsid w:val="00DC4E40"/>
    <w:rsid w:val="00DC56FA"/>
    <w:rsid w:val="00DC596B"/>
    <w:rsid w:val="00DC5BE0"/>
    <w:rsid w:val="00DC5CAE"/>
    <w:rsid w:val="00DC61E7"/>
    <w:rsid w:val="00DC7033"/>
    <w:rsid w:val="00DC7A98"/>
    <w:rsid w:val="00DC7BB6"/>
    <w:rsid w:val="00DD00B7"/>
    <w:rsid w:val="00DD11CF"/>
    <w:rsid w:val="00DD251E"/>
    <w:rsid w:val="00DD2982"/>
    <w:rsid w:val="00DD3C77"/>
    <w:rsid w:val="00DD3F3C"/>
    <w:rsid w:val="00DD4C34"/>
    <w:rsid w:val="00DD5657"/>
    <w:rsid w:val="00DD57A0"/>
    <w:rsid w:val="00DD60DC"/>
    <w:rsid w:val="00DD6128"/>
    <w:rsid w:val="00DD6B3C"/>
    <w:rsid w:val="00DD6B9F"/>
    <w:rsid w:val="00DD6D4D"/>
    <w:rsid w:val="00DD6E49"/>
    <w:rsid w:val="00DD72B6"/>
    <w:rsid w:val="00DD7B05"/>
    <w:rsid w:val="00DE07DA"/>
    <w:rsid w:val="00DE0AC8"/>
    <w:rsid w:val="00DE0B34"/>
    <w:rsid w:val="00DE1964"/>
    <w:rsid w:val="00DE1E92"/>
    <w:rsid w:val="00DE23E2"/>
    <w:rsid w:val="00DE259A"/>
    <w:rsid w:val="00DE27C1"/>
    <w:rsid w:val="00DE2891"/>
    <w:rsid w:val="00DE3A57"/>
    <w:rsid w:val="00DE41A6"/>
    <w:rsid w:val="00DE4479"/>
    <w:rsid w:val="00DE4B2F"/>
    <w:rsid w:val="00DE5084"/>
    <w:rsid w:val="00DE58A9"/>
    <w:rsid w:val="00DE5F19"/>
    <w:rsid w:val="00DE5F2A"/>
    <w:rsid w:val="00DE6C24"/>
    <w:rsid w:val="00DE6CF5"/>
    <w:rsid w:val="00DE7128"/>
    <w:rsid w:val="00DE73A9"/>
    <w:rsid w:val="00DE73B7"/>
    <w:rsid w:val="00DE7861"/>
    <w:rsid w:val="00DE7B90"/>
    <w:rsid w:val="00DF0AEE"/>
    <w:rsid w:val="00DF134E"/>
    <w:rsid w:val="00DF14A2"/>
    <w:rsid w:val="00DF1794"/>
    <w:rsid w:val="00DF1852"/>
    <w:rsid w:val="00DF1DF2"/>
    <w:rsid w:val="00DF1E44"/>
    <w:rsid w:val="00DF1E7F"/>
    <w:rsid w:val="00DF1F86"/>
    <w:rsid w:val="00DF284E"/>
    <w:rsid w:val="00DF2A2D"/>
    <w:rsid w:val="00DF2A86"/>
    <w:rsid w:val="00DF2B2C"/>
    <w:rsid w:val="00DF2B81"/>
    <w:rsid w:val="00DF2FF1"/>
    <w:rsid w:val="00DF31DD"/>
    <w:rsid w:val="00DF34B2"/>
    <w:rsid w:val="00DF3BB9"/>
    <w:rsid w:val="00DF40CC"/>
    <w:rsid w:val="00DF40EA"/>
    <w:rsid w:val="00DF41BE"/>
    <w:rsid w:val="00DF51DD"/>
    <w:rsid w:val="00DF52AD"/>
    <w:rsid w:val="00DF5439"/>
    <w:rsid w:val="00DF5B24"/>
    <w:rsid w:val="00DF5E2E"/>
    <w:rsid w:val="00DF6203"/>
    <w:rsid w:val="00DF654C"/>
    <w:rsid w:val="00DF6D69"/>
    <w:rsid w:val="00DF71A6"/>
    <w:rsid w:val="00DF7361"/>
    <w:rsid w:val="00E0036A"/>
    <w:rsid w:val="00E003AA"/>
    <w:rsid w:val="00E00735"/>
    <w:rsid w:val="00E007D8"/>
    <w:rsid w:val="00E0083F"/>
    <w:rsid w:val="00E00D24"/>
    <w:rsid w:val="00E00D92"/>
    <w:rsid w:val="00E00EA2"/>
    <w:rsid w:val="00E01389"/>
    <w:rsid w:val="00E01521"/>
    <w:rsid w:val="00E01614"/>
    <w:rsid w:val="00E02C86"/>
    <w:rsid w:val="00E030AB"/>
    <w:rsid w:val="00E03C03"/>
    <w:rsid w:val="00E03E7A"/>
    <w:rsid w:val="00E0402F"/>
    <w:rsid w:val="00E05E34"/>
    <w:rsid w:val="00E06258"/>
    <w:rsid w:val="00E06673"/>
    <w:rsid w:val="00E06C11"/>
    <w:rsid w:val="00E06DB0"/>
    <w:rsid w:val="00E06F5A"/>
    <w:rsid w:val="00E072E0"/>
    <w:rsid w:val="00E07E4A"/>
    <w:rsid w:val="00E10309"/>
    <w:rsid w:val="00E10502"/>
    <w:rsid w:val="00E108D7"/>
    <w:rsid w:val="00E10B82"/>
    <w:rsid w:val="00E1191A"/>
    <w:rsid w:val="00E11989"/>
    <w:rsid w:val="00E11B05"/>
    <w:rsid w:val="00E11DD1"/>
    <w:rsid w:val="00E11EF9"/>
    <w:rsid w:val="00E127C3"/>
    <w:rsid w:val="00E1298E"/>
    <w:rsid w:val="00E12A0C"/>
    <w:rsid w:val="00E12DB0"/>
    <w:rsid w:val="00E12FF4"/>
    <w:rsid w:val="00E1307C"/>
    <w:rsid w:val="00E13260"/>
    <w:rsid w:val="00E13326"/>
    <w:rsid w:val="00E13570"/>
    <w:rsid w:val="00E1430D"/>
    <w:rsid w:val="00E14376"/>
    <w:rsid w:val="00E146E0"/>
    <w:rsid w:val="00E14ADA"/>
    <w:rsid w:val="00E15071"/>
    <w:rsid w:val="00E150E4"/>
    <w:rsid w:val="00E15930"/>
    <w:rsid w:val="00E15BFD"/>
    <w:rsid w:val="00E164BE"/>
    <w:rsid w:val="00E16910"/>
    <w:rsid w:val="00E16963"/>
    <w:rsid w:val="00E16B78"/>
    <w:rsid w:val="00E16BC9"/>
    <w:rsid w:val="00E16FA9"/>
    <w:rsid w:val="00E1758A"/>
    <w:rsid w:val="00E178E6"/>
    <w:rsid w:val="00E17914"/>
    <w:rsid w:val="00E17F39"/>
    <w:rsid w:val="00E20292"/>
    <w:rsid w:val="00E20703"/>
    <w:rsid w:val="00E20C27"/>
    <w:rsid w:val="00E20CE4"/>
    <w:rsid w:val="00E213EC"/>
    <w:rsid w:val="00E21710"/>
    <w:rsid w:val="00E21ADF"/>
    <w:rsid w:val="00E2252E"/>
    <w:rsid w:val="00E2298A"/>
    <w:rsid w:val="00E22D2D"/>
    <w:rsid w:val="00E23062"/>
    <w:rsid w:val="00E2324D"/>
    <w:rsid w:val="00E2327A"/>
    <w:rsid w:val="00E234F6"/>
    <w:rsid w:val="00E24637"/>
    <w:rsid w:val="00E24C96"/>
    <w:rsid w:val="00E25668"/>
    <w:rsid w:val="00E26660"/>
    <w:rsid w:val="00E2789C"/>
    <w:rsid w:val="00E300BD"/>
    <w:rsid w:val="00E302B2"/>
    <w:rsid w:val="00E309F3"/>
    <w:rsid w:val="00E30A5F"/>
    <w:rsid w:val="00E3105A"/>
    <w:rsid w:val="00E3140E"/>
    <w:rsid w:val="00E31472"/>
    <w:rsid w:val="00E31931"/>
    <w:rsid w:val="00E3239E"/>
    <w:rsid w:val="00E32771"/>
    <w:rsid w:val="00E32887"/>
    <w:rsid w:val="00E329B0"/>
    <w:rsid w:val="00E32B52"/>
    <w:rsid w:val="00E32D4C"/>
    <w:rsid w:val="00E32E1F"/>
    <w:rsid w:val="00E32FB4"/>
    <w:rsid w:val="00E330C8"/>
    <w:rsid w:val="00E332B1"/>
    <w:rsid w:val="00E3352F"/>
    <w:rsid w:val="00E338BA"/>
    <w:rsid w:val="00E33B40"/>
    <w:rsid w:val="00E33EDA"/>
    <w:rsid w:val="00E33F20"/>
    <w:rsid w:val="00E33FC2"/>
    <w:rsid w:val="00E34029"/>
    <w:rsid w:val="00E34437"/>
    <w:rsid w:val="00E344CA"/>
    <w:rsid w:val="00E34D82"/>
    <w:rsid w:val="00E357B6"/>
    <w:rsid w:val="00E3588A"/>
    <w:rsid w:val="00E361E4"/>
    <w:rsid w:val="00E369D6"/>
    <w:rsid w:val="00E3717B"/>
    <w:rsid w:val="00E37206"/>
    <w:rsid w:val="00E37347"/>
    <w:rsid w:val="00E3743D"/>
    <w:rsid w:val="00E37D2E"/>
    <w:rsid w:val="00E37D9A"/>
    <w:rsid w:val="00E37E1B"/>
    <w:rsid w:val="00E40097"/>
    <w:rsid w:val="00E40709"/>
    <w:rsid w:val="00E40CB7"/>
    <w:rsid w:val="00E40E62"/>
    <w:rsid w:val="00E40EB1"/>
    <w:rsid w:val="00E40FA0"/>
    <w:rsid w:val="00E40FD0"/>
    <w:rsid w:val="00E415EB"/>
    <w:rsid w:val="00E41ADC"/>
    <w:rsid w:val="00E41CCC"/>
    <w:rsid w:val="00E41DA9"/>
    <w:rsid w:val="00E422BD"/>
    <w:rsid w:val="00E42871"/>
    <w:rsid w:val="00E42D51"/>
    <w:rsid w:val="00E42D6E"/>
    <w:rsid w:val="00E436C2"/>
    <w:rsid w:val="00E43876"/>
    <w:rsid w:val="00E44260"/>
    <w:rsid w:val="00E4462F"/>
    <w:rsid w:val="00E44687"/>
    <w:rsid w:val="00E44A31"/>
    <w:rsid w:val="00E455A4"/>
    <w:rsid w:val="00E455BF"/>
    <w:rsid w:val="00E45B0E"/>
    <w:rsid w:val="00E45C2E"/>
    <w:rsid w:val="00E45DD9"/>
    <w:rsid w:val="00E46562"/>
    <w:rsid w:val="00E465BF"/>
    <w:rsid w:val="00E466BE"/>
    <w:rsid w:val="00E46965"/>
    <w:rsid w:val="00E46CD6"/>
    <w:rsid w:val="00E50DB9"/>
    <w:rsid w:val="00E51373"/>
    <w:rsid w:val="00E51439"/>
    <w:rsid w:val="00E516A0"/>
    <w:rsid w:val="00E51C93"/>
    <w:rsid w:val="00E51D11"/>
    <w:rsid w:val="00E520AE"/>
    <w:rsid w:val="00E523BD"/>
    <w:rsid w:val="00E5242E"/>
    <w:rsid w:val="00E524D3"/>
    <w:rsid w:val="00E52721"/>
    <w:rsid w:val="00E52CB3"/>
    <w:rsid w:val="00E52E1B"/>
    <w:rsid w:val="00E52E21"/>
    <w:rsid w:val="00E52EEB"/>
    <w:rsid w:val="00E53244"/>
    <w:rsid w:val="00E53474"/>
    <w:rsid w:val="00E53679"/>
    <w:rsid w:val="00E53E9F"/>
    <w:rsid w:val="00E53EC3"/>
    <w:rsid w:val="00E54BF9"/>
    <w:rsid w:val="00E54CC2"/>
    <w:rsid w:val="00E557F5"/>
    <w:rsid w:val="00E55A4C"/>
    <w:rsid w:val="00E55C19"/>
    <w:rsid w:val="00E5651A"/>
    <w:rsid w:val="00E567F4"/>
    <w:rsid w:val="00E567F5"/>
    <w:rsid w:val="00E60E2C"/>
    <w:rsid w:val="00E60FB2"/>
    <w:rsid w:val="00E61F35"/>
    <w:rsid w:val="00E62151"/>
    <w:rsid w:val="00E62976"/>
    <w:rsid w:val="00E62A9B"/>
    <w:rsid w:val="00E62D2B"/>
    <w:rsid w:val="00E63227"/>
    <w:rsid w:val="00E633A2"/>
    <w:rsid w:val="00E64043"/>
    <w:rsid w:val="00E6421C"/>
    <w:rsid w:val="00E6467E"/>
    <w:rsid w:val="00E649DE"/>
    <w:rsid w:val="00E64D83"/>
    <w:rsid w:val="00E64E88"/>
    <w:rsid w:val="00E64FD9"/>
    <w:rsid w:val="00E65393"/>
    <w:rsid w:val="00E65599"/>
    <w:rsid w:val="00E65928"/>
    <w:rsid w:val="00E6599B"/>
    <w:rsid w:val="00E65AE5"/>
    <w:rsid w:val="00E65CAC"/>
    <w:rsid w:val="00E65EE5"/>
    <w:rsid w:val="00E662EF"/>
    <w:rsid w:val="00E6654F"/>
    <w:rsid w:val="00E66E1C"/>
    <w:rsid w:val="00E6755E"/>
    <w:rsid w:val="00E67C58"/>
    <w:rsid w:val="00E67DCE"/>
    <w:rsid w:val="00E67E64"/>
    <w:rsid w:val="00E70576"/>
    <w:rsid w:val="00E705B4"/>
    <w:rsid w:val="00E7068B"/>
    <w:rsid w:val="00E706B2"/>
    <w:rsid w:val="00E708D0"/>
    <w:rsid w:val="00E7097C"/>
    <w:rsid w:val="00E70EB6"/>
    <w:rsid w:val="00E7104D"/>
    <w:rsid w:val="00E71076"/>
    <w:rsid w:val="00E71129"/>
    <w:rsid w:val="00E71177"/>
    <w:rsid w:val="00E717CB"/>
    <w:rsid w:val="00E718E5"/>
    <w:rsid w:val="00E71947"/>
    <w:rsid w:val="00E71F23"/>
    <w:rsid w:val="00E7229B"/>
    <w:rsid w:val="00E723A6"/>
    <w:rsid w:val="00E72FFD"/>
    <w:rsid w:val="00E736DF"/>
    <w:rsid w:val="00E7374B"/>
    <w:rsid w:val="00E73C23"/>
    <w:rsid w:val="00E73FC5"/>
    <w:rsid w:val="00E74368"/>
    <w:rsid w:val="00E74638"/>
    <w:rsid w:val="00E748D4"/>
    <w:rsid w:val="00E75183"/>
    <w:rsid w:val="00E7590C"/>
    <w:rsid w:val="00E76289"/>
    <w:rsid w:val="00E76575"/>
    <w:rsid w:val="00E767CB"/>
    <w:rsid w:val="00E76B90"/>
    <w:rsid w:val="00E76FA4"/>
    <w:rsid w:val="00E772F3"/>
    <w:rsid w:val="00E773F1"/>
    <w:rsid w:val="00E77A4F"/>
    <w:rsid w:val="00E8079B"/>
    <w:rsid w:val="00E80D69"/>
    <w:rsid w:val="00E81013"/>
    <w:rsid w:val="00E81546"/>
    <w:rsid w:val="00E81EC9"/>
    <w:rsid w:val="00E8215E"/>
    <w:rsid w:val="00E822F6"/>
    <w:rsid w:val="00E82370"/>
    <w:rsid w:val="00E82951"/>
    <w:rsid w:val="00E82EC7"/>
    <w:rsid w:val="00E82F3B"/>
    <w:rsid w:val="00E830FB"/>
    <w:rsid w:val="00E83907"/>
    <w:rsid w:val="00E84B11"/>
    <w:rsid w:val="00E84E21"/>
    <w:rsid w:val="00E84F29"/>
    <w:rsid w:val="00E8526F"/>
    <w:rsid w:val="00E85ED5"/>
    <w:rsid w:val="00E85F07"/>
    <w:rsid w:val="00E85FED"/>
    <w:rsid w:val="00E8687C"/>
    <w:rsid w:val="00E86E74"/>
    <w:rsid w:val="00E8728E"/>
    <w:rsid w:val="00E8756C"/>
    <w:rsid w:val="00E878F7"/>
    <w:rsid w:val="00E87F72"/>
    <w:rsid w:val="00E9036E"/>
    <w:rsid w:val="00E90A9F"/>
    <w:rsid w:val="00E90B0A"/>
    <w:rsid w:val="00E90FB7"/>
    <w:rsid w:val="00E9176F"/>
    <w:rsid w:val="00E91827"/>
    <w:rsid w:val="00E91C2B"/>
    <w:rsid w:val="00E91DF1"/>
    <w:rsid w:val="00E93BEA"/>
    <w:rsid w:val="00E93C2E"/>
    <w:rsid w:val="00E94AD0"/>
    <w:rsid w:val="00E94B53"/>
    <w:rsid w:val="00E956E0"/>
    <w:rsid w:val="00E95BE7"/>
    <w:rsid w:val="00E969C6"/>
    <w:rsid w:val="00E96CE8"/>
    <w:rsid w:val="00E97350"/>
    <w:rsid w:val="00E97431"/>
    <w:rsid w:val="00E97A4A"/>
    <w:rsid w:val="00E97C16"/>
    <w:rsid w:val="00E97F8E"/>
    <w:rsid w:val="00E97FC7"/>
    <w:rsid w:val="00EA017A"/>
    <w:rsid w:val="00EA0E07"/>
    <w:rsid w:val="00EA14FC"/>
    <w:rsid w:val="00EA1A1C"/>
    <w:rsid w:val="00EA2088"/>
    <w:rsid w:val="00EA21E5"/>
    <w:rsid w:val="00EA25F6"/>
    <w:rsid w:val="00EA2744"/>
    <w:rsid w:val="00EA2EC1"/>
    <w:rsid w:val="00EA3568"/>
    <w:rsid w:val="00EA38E4"/>
    <w:rsid w:val="00EA3AE7"/>
    <w:rsid w:val="00EA3B84"/>
    <w:rsid w:val="00EA40C8"/>
    <w:rsid w:val="00EA44A5"/>
    <w:rsid w:val="00EA4941"/>
    <w:rsid w:val="00EA4A16"/>
    <w:rsid w:val="00EA4F2A"/>
    <w:rsid w:val="00EA56FF"/>
    <w:rsid w:val="00EA5CC2"/>
    <w:rsid w:val="00EA5F44"/>
    <w:rsid w:val="00EA6050"/>
    <w:rsid w:val="00EA6082"/>
    <w:rsid w:val="00EA68DD"/>
    <w:rsid w:val="00EA6AAF"/>
    <w:rsid w:val="00EA6C53"/>
    <w:rsid w:val="00EA6CDE"/>
    <w:rsid w:val="00EA75EE"/>
    <w:rsid w:val="00EA7855"/>
    <w:rsid w:val="00EA78B1"/>
    <w:rsid w:val="00EA791B"/>
    <w:rsid w:val="00EA7E33"/>
    <w:rsid w:val="00EA7EB6"/>
    <w:rsid w:val="00EB036B"/>
    <w:rsid w:val="00EB04FD"/>
    <w:rsid w:val="00EB0F31"/>
    <w:rsid w:val="00EB145A"/>
    <w:rsid w:val="00EB2DB6"/>
    <w:rsid w:val="00EB2EDA"/>
    <w:rsid w:val="00EB31F5"/>
    <w:rsid w:val="00EB3269"/>
    <w:rsid w:val="00EB32C5"/>
    <w:rsid w:val="00EB342B"/>
    <w:rsid w:val="00EB37B1"/>
    <w:rsid w:val="00EB3F80"/>
    <w:rsid w:val="00EB4399"/>
    <w:rsid w:val="00EB44B1"/>
    <w:rsid w:val="00EB45FD"/>
    <w:rsid w:val="00EB4881"/>
    <w:rsid w:val="00EB4FFD"/>
    <w:rsid w:val="00EB5302"/>
    <w:rsid w:val="00EB547B"/>
    <w:rsid w:val="00EB5DB6"/>
    <w:rsid w:val="00EB62A7"/>
    <w:rsid w:val="00EB68F4"/>
    <w:rsid w:val="00EB6AE9"/>
    <w:rsid w:val="00EB6B5D"/>
    <w:rsid w:val="00EB718F"/>
    <w:rsid w:val="00EB796D"/>
    <w:rsid w:val="00EB79C6"/>
    <w:rsid w:val="00EC00BD"/>
    <w:rsid w:val="00EC03F8"/>
    <w:rsid w:val="00EC0BB3"/>
    <w:rsid w:val="00EC0F05"/>
    <w:rsid w:val="00EC1184"/>
    <w:rsid w:val="00EC1957"/>
    <w:rsid w:val="00EC1C0E"/>
    <w:rsid w:val="00EC20DD"/>
    <w:rsid w:val="00EC2205"/>
    <w:rsid w:val="00EC27E5"/>
    <w:rsid w:val="00EC296C"/>
    <w:rsid w:val="00EC297B"/>
    <w:rsid w:val="00EC441E"/>
    <w:rsid w:val="00EC49E5"/>
    <w:rsid w:val="00EC4CC8"/>
    <w:rsid w:val="00EC5940"/>
    <w:rsid w:val="00EC5D93"/>
    <w:rsid w:val="00EC5D96"/>
    <w:rsid w:val="00EC6042"/>
    <w:rsid w:val="00EC61BF"/>
    <w:rsid w:val="00EC648D"/>
    <w:rsid w:val="00EC64EC"/>
    <w:rsid w:val="00EC6E8B"/>
    <w:rsid w:val="00EC6EFA"/>
    <w:rsid w:val="00EC6FAC"/>
    <w:rsid w:val="00EC7BCB"/>
    <w:rsid w:val="00ED034B"/>
    <w:rsid w:val="00ED04EC"/>
    <w:rsid w:val="00ED08F5"/>
    <w:rsid w:val="00ED0A70"/>
    <w:rsid w:val="00ED13DC"/>
    <w:rsid w:val="00ED2DD3"/>
    <w:rsid w:val="00ED3211"/>
    <w:rsid w:val="00ED34AD"/>
    <w:rsid w:val="00ED3584"/>
    <w:rsid w:val="00ED3614"/>
    <w:rsid w:val="00ED390E"/>
    <w:rsid w:val="00ED3B26"/>
    <w:rsid w:val="00ED4332"/>
    <w:rsid w:val="00ED4731"/>
    <w:rsid w:val="00ED4F79"/>
    <w:rsid w:val="00ED5057"/>
    <w:rsid w:val="00ED5624"/>
    <w:rsid w:val="00ED5738"/>
    <w:rsid w:val="00ED578F"/>
    <w:rsid w:val="00ED59A1"/>
    <w:rsid w:val="00ED59AC"/>
    <w:rsid w:val="00ED59B7"/>
    <w:rsid w:val="00ED5A19"/>
    <w:rsid w:val="00ED5FB6"/>
    <w:rsid w:val="00ED649A"/>
    <w:rsid w:val="00ED6F1D"/>
    <w:rsid w:val="00ED7435"/>
    <w:rsid w:val="00ED753B"/>
    <w:rsid w:val="00ED7F0B"/>
    <w:rsid w:val="00EE00C2"/>
    <w:rsid w:val="00EE0114"/>
    <w:rsid w:val="00EE02C4"/>
    <w:rsid w:val="00EE0485"/>
    <w:rsid w:val="00EE07C3"/>
    <w:rsid w:val="00EE07F5"/>
    <w:rsid w:val="00EE0954"/>
    <w:rsid w:val="00EE0C7B"/>
    <w:rsid w:val="00EE0D46"/>
    <w:rsid w:val="00EE0D8C"/>
    <w:rsid w:val="00EE19E4"/>
    <w:rsid w:val="00EE1B5F"/>
    <w:rsid w:val="00EE1BD6"/>
    <w:rsid w:val="00EE2193"/>
    <w:rsid w:val="00EE235F"/>
    <w:rsid w:val="00EE2E2F"/>
    <w:rsid w:val="00EE4587"/>
    <w:rsid w:val="00EE4A61"/>
    <w:rsid w:val="00EE4B15"/>
    <w:rsid w:val="00EE4CD4"/>
    <w:rsid w:val="00EE55B9"/>
    <w:rsid w:val="00EE594F"/>
    <w:rsid w:val="00EE5CBE"/>
    <w:rsid w:val="00EE60C1"/>
    <w:rsid w:val="00EE6477"/>
    <w:rsid w:val="00EE64EF"/>
    <w:rsid w:val="00EE652B"/>
    <w:rsid w:val="00EE687D"/>
    <w:rsid w:val="00EE68FC"/>
    <w:rsid w:val="00EE7043"/>
    <w:rsid w:val="00EE711F"/>
    <w:rsid w:val="00EE71A4"/>
    <w:rsid w:val="00EE71F5"/>
    <w:rsid w:val="00EE7B33"/>
    <w:rsid w:val="00EF049E"/>
    <w:rsid w:val="00EF05C7"/>
    <w:rsid w:val="00EF0C82"/>
    <w:rsid w:val="00EF0D94"/>
    <w:rsid w:val="00EF0E3A"/>
    <w:rsid w:val="00EF1032"/>
    <w:rsid w:val="00EF1D39"/>
    <w:rsid w:val="00EF1DAA"/>
    <w:rsid w:val="00EF1F96"/>
    <w:rsid w:val="00EF240D"/>
    <w:rsid w:val="00EF25D7"/>
    <w:rsid w:val="00EF2811"/>
    <w:rsid w:val="00EF2DB9"/>
    <w:rsid w:val="00EF4699"/>
    <w:rsid w:val="00EF47E8"/>
    <w:rsid w:val="00EF49FA"/>
    <w:rsid w:val="00EF4A60"/>
    <w:rsid w:val="00EF4C3B"/>
    <w:rsid w:val="00EF4E33"/>
    <w:rsid w:val="00EF50F1"/>
    <w:rsid w:val="00EF5353"/>
    <w:rsid w:val="00EF5971"/>
    <w:rsid w:val="00EF5E04"/>
    <w:rsid w:val="00EF5F1B"/>
    <w:rsid w:val="00EF6FD8"/>
    <w:rsid w:val="00EF7207"/>
    <w:rsid w:val="00EF760C"/>
    <w:rsid w:val="00EF7C9D"/>
    <w:rsid w:val="00F00071"/>
    <w:rsid w:val="00F00A41"/>
    <w:rsid w:val="00F00BBF"/>
    <w:rsid w:val="00F00FF7"/>
    <w:rsid w:val="00F025F0"/>
    <w:rsid w:val="00F027C9"/>
    <w:rsid w:val="00F02BC9"/>
    <w:rsid w:val="00F031BB"/>
    <w:rsid w:val="00F031ED"/>
    <w:rsid w:val="00F03334"/>
    <w:rsid w:val="00F03C9D"/>
    <w:rsid w:val="00F03FA2"/>
    <w:rsid w:val="00F0406E"/>
    <w:rsid w:val="00F04398"/>
    <w:rsid w:val="00F046A7"/>
    <w:rsid w:val="00F04D6F"/>
    <w:rsid w:val="00F050B5"/>
    <w:rsid w:val="00F050B6"/>
    <w:rsid w:val="00F05110"/>
    <w:rsid w:val="00F05317"/>
    <w:rsid w:val="00F054B7"/>
    <w:rsid w:val="00F059AF"/>
    <w:rsid w:val="00F05A61"/>
    <w:rsid w:val="00F05A76"/>
    <w:rsid w:val="00F05BB5"/>
    <w:rsid w:val="00F05D99"/>
    <w:rsid w:val="00F05F68"/>
    <w:rsid w:val="00F0721F"/>
    <w:rsid w:val="00F07307"/>
    <w:rsid w:val="00F07645"/>
    <w:rsid w:val="00F07A38"/>
    <w:rsid w:val="00F07A73"/>
    <w:rsid w:val="00F10016"/>
    <w:rsid w:val="00F10120"/>
    <w:rsid w:val="00F10670"/>
    <w:rsid w:val="00F1071C"/>
    <w:rsid w:val="00F109D0"/>
    <w:rsid w:val="00F10BCE"/>
    <w:rsid w:val="00F10DCC"/>
    <w:rsid w:val="00F10F0A"/>
    <w:rsid w:val="00F10FA4"/>
    <w:rsid w:val="00F11015"/>
    <w:rsid w:val="00F1119E"/>
    <w:rsid w:val="00F127AB"/>
    <w:rsid w:val="00F1293F"/>
    <w:rsid w:val="00F12992"/>
    <w:rsid w:val="00F12B74"/>
    <w:rsid w:val="00F139BA"/>
    <w:rsid w:val="00F139EF"/>
    <w:rsid w:val="00F13A96"/>
    <w:rsid w:val="00F13C79"/>
    <w:rsid w:val="00F13E1F"/>
    <w:rsid w:val="00F141B5"/>
    <w:rsid w:val="00F1473C"/>
    <w:rsid w:val="00F14778"/>
    <w:rsid w:val="00F149AC"/>
    <w:rsid w:val="00F14CF9"/>
    <w:rsid w:val="00F153A7"/>
    <w:rsid w:val="00F1580C"/>
    <w:rsid w:val="00F162C8"/>
    <w:rsid w:val="00F166F1"/>
    <w:rsid w:val="00F16731"/>
    <w:rsid w:val="00F16B7E"/>
    <w:rsid w:val="00F172F3"/>
    <w:rsid w:val="00F1738F"/>
    <w:rsid w:val="00F17663"/>
    <w:rsid w:val="00F17BE5"/>
    <w:rsid w:val="00F205FF"/>
    <w:rsid w:val="00F20874"/>
    <w:rsid w:val="00F218CD"/>
    <w:rsid w:val="00F2213D"/>
    <w:rsid w:val="00F225F2"/>
    <w:rsid w:val="00F23A42"/>
    <w:rsid w:val="00F23B24"/>
    <w:rsid w:val="00F23B6A"/>
    <w:rsid w:val="00F23F58"/>
    <w:rsid w:val="00F23F86"/>
    <w:rsid w:val="00F243BF"/>
    <w:rsid w:val="00F24CA1"/>
    <w:rsid w:val="00F24CFF"/>
    <w:rsid w:val="00F25AD2"/>
    <w:rsid w:val="00F25CAE"/>
    <w:rsid w:val="00F25CFE"/>
    <w:rsid w:val="00F25E3A"/>
    <w:rsid w:val="00F26303"/>
    <w:rsid w:val="00F264D9"/>
    <w:rsid w:val="00F2690C"/>
    <w:rsid w:val="00F26EFA"/>
    <w:rsid w:val="00F275DB"/>
    <w:rsid w:val="00F27723"/>
    <w:rsid w:val="00F27A23"/>
    <w:rsid w:val="00F308BB"/>
    <w:rsid w:val="00F3094C"/>
    <w:rsid w:val="00F30B08"/>
    <w:rsid w:val="00F30B61"/>
    <w:rsid w:val="00F30DDD"/>
    <w:rsid w:val="00F312C1"/>
    <w:rsid w:val="00F3145E"/>
    <w:rsid w:val="00F31786"/>
    <w:rsid w:val="00F32318"/>
    <w:rsid w:val="00F323C6"/>
    <w:rsid w:val="00F32650"/>
    <w:rsid w:val="00F32BDC"/>
    <w:rsid w:val="00F33223"/>
    <w:rsid w:val="00F33572"/>
    <w:rsid w:val="00F33F87"/>
    <w:rsid w:val="00F345B8"/>
    <w:rsid w:val="00F359EE"/>
    <w:rsid w:val="00F367D4"/>
    <w:rsid w:val="00F367FE"/>
    <w:rsid w:val="00F36C65"/>
    <w:rsid w:val="00F36CF8"/>
    <w:rsid w:val="00F371C9"/>
    <w:rsid w:val="00F37638"/>
    <w:rsid w:val="00F37649"/>
    <w:rsid w:val="00F37E1E"/>
    <w:rsid w:val="00F37F8F"/>
    <w:rsid w:val="00F4069C"/>
    <w:rsid w:val="00F411A8"/>
    <w:rsid w:val="00F41818"/>
    <w:rsid w:val="00F41B51"/>
    <w:rsid w:val="00F41E6C"/>
    <w:rsid w:val="00F42457"/>
    <w:rsid w:val="00F42654"/>
    <w:rsid w:val="00F42C93"/>
    <w:rsid w:val="00F42D8D"/>
    <w:rsid w:val="00F43CB7"/>
    <w:rsid w:val="00F44394"/>
    <w:rsid w:val="00F4492B"/>
    <w:rsid w:val="00F44EEC"/>
    <w:rsid w:val="00F44F38"/>
    <w:rsid w:val="00F4609D"/>
    <w:rsid w:val="00F46EE4"/>
    <w:rsid w:val="00F475DF"/>
    <w:rsid w:val="00F476AF"/>
    <w:rsid w:val="00F477DE"/>
    <w:rsid w:val="00F479F1"/>
    <w:rsid w:val="00F47FBE"/>
    <w:rsid w:val="00F50388"/>
    <w:rsid w:val="00F50BBA"/>
    <w:rsid w:val="00F50BC5"/>
    <w:rsid w:val="00F516A3"/>
    <w:rsid w:val="00F519D5"/>
    <w:rsid w:val="00F51D0C"/>
    <w:rsid w:val="00F522D6"/>
    <w:rsid w:val="00F524C3"/>
    <w:rsid w:val="00F530EF"/>
    <w:rsid w:val="00F5363D"/>
    <w:rsid w:val="00F53700"/>
    <w:rsid w:val="00F537E0"/>
    <w:rsid w:val="00F53B79"/>
    <w:rsid w:val="00F53EE3"/>
    <w:rsid w:val="00F53F03"/>
    <w:rsid w:val="00F54113"/>
    <w:rsid w:val="00F5460E"/>
    <w:rsid w:val="00F54AA6"/>
    <w:rsid w:val="00F54C18"/>
    <w:rsid w:val="00F5503D"/>
    <w:rsid w:val="00F554D5"/>
    <w:rsid w:val="00F554E0"/>
    <w:rsid w:val="00F55A36"/>
    <w:rsid w:val="00F55CF7"/>
    <w:rsid w:val="00F56BD7"/>
    <w:rsid w:val="00F56D4A"/>
    <w:rsid w:val="00F57CCF"/>
    <w:rsid w:val="00F57D86"/>
    <w:rsid w:val="00F57DB3"/>
    <w:rsid w:val="00F6047D"/>
    <w:rsid w:val="00F60ADB"/>
    <w:rsid w:val="00F61329"/>
    <w:rsid w:val="00F613BD"/>
    <w:rsid w:val="00F61439"/>
    <w:rsid w:val="00F618E4"/>
    <w:rsid w:val="00F61A53"/>
    <w:rsid w:val="00F624DA"/>
    <w:rsid w:val="00F6302E"/>
    <w:rsid w:val="00F6325D"/>
    <w:rsid w:val="00F63292"/>
    <w:rsid w:val="00F6355F"/>
    <w:rsid w:val="00F635C7"/>
    <w:rsid w:val="00F63E14"/>
    <w:rsid w:val="00F64B53"/>
    <w:rsid w:val="00F6514B"/>
    <w:rsid w:val="00F65445"/>
    <w:rsid w:val="00F65507"/>
    <w:rsid w:val="00F65FC4"/>
    <w:rsid w:val="00F6618D"/>
    <w:rsid w:val="00F70659"/>
    <w:rsid w:val="00F707C9"/>
    <w:rsid w:val="00F70AC6"/>
    <w:rsid w:val="00F70C6D"/>
    <w:rsid w:val="00F7131C"/>
    <w:rsid w:val="00F716A1"/>
    <w:rsid w:val="00F722A9"/>
    <w:rsid w:val="00F727AE"/>
    <w:rsid w:val="00F72DEF"/>
    <w:rsid w:val="00F73426"/>
    <w:rsid w:val="00F739B6"/>
    <w:rsid w:val="00F7408F"/>
    <w:rsid w:val="00F740BB"/>
    <w:rsid w:val="00F74433"/>
    <w:rsid w:val="00F74795"/>
    <w:rsid w:val="00F74A9B"/>
    <w:rsid w:val="00F74BBE"/>
    <w:rsid w:val="00F74CBA"/>
    <w:rsid w:val="00F74CE2"/>
    <w:rsid w:val="00F74D75"/>
    <w:rsid w:val="00F74FEE"/>
    <w:rsid w:val="00F752F0"/>
    <w:rsid w:val="00F754BE"/>
    <w:rsid w:val="00F755CE"/>
    <w:rsid w:val="00F75661"/>
    <w:rsid w:val="00F7589C"/>
    <w:rsid w:val="00F75955"/>
    <w:rsid w:val="00F75C44"/>
    <w:rsid w:val="00F760E3"/>
    <w:rsid w:val="00F76C4A"/>
    <w:rsid w:val="00F76F67"/>
    <w:rsid w:val="00F77312"/>
    <w:rsid w:val="00F77395"/>
    <w:rsid w:val="00F776CE"/>
    <w:rsid w:val="00F77AEC"/>
    <w:rsid w:val="00F77CF4"/>
    <w:rsid w:val="00F77D09"/>
    <w:rsid w:val="00F77F5E"/>
    <w:rsid w:val="00F80324"/>
    <w:rsid w:val="00F8038F"/>
    <w:rsid w:val="00F80414"/>
    <w:rsid w:val="00F8068D"/>
    <w:rsid w:val="00F80BDF"/>
    <w:rsid w:val="00F80C29"/>
    <w:rsid w:val="00F80F98"/>
    <w:rsid w:val="00F81233"/>
    <w:rsid w:val="00F81405"/>
    <w:rsid w:val="00F8146C"/>
    <w:rsid w:val="00F81A01"/>
    <w:rsid w:val="00F81C27"/>
    <w:rsid w:val="00F81D94"/>
    <w:rsid w:val="00F82748"/>
    <w:rsid w:val="00F82A73"/>
    <w:rsid w:val="00F82F78"/>
    <w:rsid w:val="00F83027"/>
    <w:rsid w:val="00F8375B"/>
    <w:rsid w:val="00F83BE7"/>
    <w:rsid w:val="00F846C4"/>
    <w:rsid w:val="00F84EF8"/>
    <w:rsid w:val="00F85485"/>
    <w:rsid w:val="00F85E3B"/>
    <w:rsid w:val="00F86470"/>
    <w:rsid w:val="00F86ACD"/>
    <w:rsid w:val="00F86B7C"/>
    <w:rsid w:val="00F86D12"/>
    <w:rsid w:val="00F86DDA"/>
    <w:rsid w:val="00F870A9"/>
    <w:rsid w:val="00F87193"/>
    <w:rsid w:val="00F9001A"/>
    <w:rsid w:val="00F909E3"/>
    <w:rsid w:val="00F90E04"/>
    <w:rsid w:val="00F91B5C"/>
    <w:rsid w:val="00F91F80"/>
    <w:rsid w:val="00F92140"/>
    <w:rsid w:val="00F928A7"/>
    <w:rsid w:val="00F92C69"/>
    <w:rsid w:val="00F92CB7"/>
    <w:rsid w:val="00F93A06"/>
    <w:rsid w:val="00F942DB"/>
    <w:rsid w:val="00F94B3D"/>
    <w:rsid w:val="00F94DC3"/>
    <w:rsid w:val="00F94E59"/>
    <w:rsid w:val="00F94FDF"/>
    <w:rsid w:val="00F95569"/>
    <w:rsid w:val="00F9559A"/>
    <w:rsid w:val="00F956EA"/>
    <w:rsid w:val="00F95C5F"/>
    <w:rsid w:val="00F95CCB"/>
    <w:rsid w:val="00F96009"/>
    <w:rsid w:val="00F96C43"/>
    <w:rsid w:val="00F97149"/>
    <w:rsid w:val="00F97259"/>
    <w:rsid w:val="00F97945"/>
    <w:rsid w:val="00FA02FB"/>
    <w:rsid w:val="00FA0302"/>
    <w:rsid w:val="00FA09D1"/>
    <w:rsid w:val="00FA0CF6"/>
    <w:rsid w:val="00FA1487"/>
    <w:rsid w:val="00FA14A4"/>
    <w:rsid w:val="00FA1B7A"/>
    <w:rsid w:val="00FA207B"/>
    <w:rsid w:val="00FA2457"/>
    <w:rsid w:val="00FA2A7A"/>
    <w:rsid w:val="00FA37B9"/>
    <w:rsid w:val="00FA37CA"/>
    <w:rsid w:val="00FA3961"/>
    <w:rsid w:val="00FA41C8"/>
    <w:rsid w:val="00FA4A75"/>
    <w:rsid w:val="00FA4DD6"/>
    <w:rsid w:val="00FA4F48"/>
    <w:rsid w:val="00FA5316"/>
    <w:rsid w:val="00FA5342"/>
    <w:rsid w:val="00FA54DD"/>
    <w:rsid w:val="00FA568F"/>
    <w:rsid w:val="00FA6478"/>
    <w:rsid w:val="00FA6A2F"/>
    <w:rsid w:val="00FA6CE5"/>
    <w:rsid w:val="00FA6D47"/>
    <w:rsid w:val="00FA6EEC"/>
    <w:rsid w:val="00FA6EF7"/>
    <w:rsid w:val="00FA6EF9"/>
    <w:rsid w:val="00FA6F42"/>
    <w:rsid w:val="00FA7144"/>
    <w:rsid w:val="00FA7234"/>
    <w:rsid w:val="00FA7633"/>
    <w:rsid w:val="00FA7759"/>
    <w:rsid w:val="00FA789D"/>
    <w:rsid w:val="00FA79CA"/>
    <w:rsid w:val="00FB001A"/>
    <w:rsid w:val="00FB062E"/>
    <w:rsid w:val="00FB0841"/>
    <w:rsid w:val="00FB0B0A"/>
    <w:rsid w:val="00FB0CCF"/>
    <w:rsid w:val="00FB0D16"/>
    <w:rsid w:val="00FB0D93"/>
    <w:rsid w:val="00FB15A0"/>
    <w:rsid w:val="00FB16AD"/>
    <w:rsid w:val="00FB1B34"/>
    <w:rsid w:val="00FB1B3B"/>
    <w:rsid w:val="00FB200F"/>
    <w:rsid w:val="00FB2396"/>
    <w:rsid w:val="00FB2D63"/>
    <w:rsid w:val="00FB329B"/>
    <w:rsid w:val="00FB3B95"/>
    <w:rsid w:val="00FB3CB3"/>
    <w:rsid w:val="00FB4346"/>
    <w:rsid w:val="00FB4352"/>
    <w:rsid w:val="00FB45F9"/>
    <w:rsid w:val="00FB49BC"/>
    <w:rsid w:val="00FB4B43"/>
    <w:rsid w:val="00FB5428"/>
    <w:rsid w:val="00FB5927"/>
    <w:rsid w:val="00FB619F"/>
    <w:rsid w:val="00FB67C7"/>
    <w:rsid w:val="00FB7103"/>
    <w:rsid w:val="00FB7684"/>
    <w:rsid w:val="00FB775B"/>
    <w:rsid w:val="00FB78C3"/>
    <w:rsid w:val="00FC0729"/>
    <w:rsid w:val="00FC0BE7"/>
    <w:rsid w:val="00FC1099"/>
    <w:rsid w:val="00FC1799"/>
    <w:rsid w:val="00FC18FB"/>
    <w:rsid w:val="00FC1AFE"/>
    <w:rsid w:val="00FC1BC2"/>
    <w:rsid w:val="00FC20A4"/>
    <w:rsid w:val="00FC2682"/>
    <w:rsid w:val="00FC2C30"/>
    <w:rsid w:val="00FC3817"/>
    <w:rsid w:val="00FC3B0A"/>
    <w:rsid w:val="00FC3FE1"/>
    <w:rsid w:val="00FC40D4"/>
    <w:rsid w:val="00FC4159"/>
    <w:rsid w:val="00FC456C"/>
    <w:rsid w:val="00FC4865"/>
    <w:rsid w:val="00FC50BD"/>
    <w:rsid w:val="00FC5658"/>
    <w:rsid w:val="00FC5E52"/>
    <w:rsid w:val="00FC5E6E"/>
    <w:rsid w:val="00FC5F18"/>
    <w:rsid w:val="00FC602C"/>
    <w:rsid w:val="00FC657F"/>
    <w:rsid w:val="00FC6859"/>
    <w:rsid w:val="00FC6CA5"/>
    <w:rsid w:val="00FC6FA7"/>
    <w:rsid w:val="00FC7945"/>
    <w:rsid w:val="00FC7A8B"/>
    <w:rsid w:val="00FC7C00"/>
    <w:rsid w:val="00FC7F3D"/>
    <w:rsid w:val="00FD03D1"/>
    <w:rsid w:val="00FD057A"/>
    <w:rsid w:val="00FD0BA8"/>
    <w:rsid w:val="00FD1556"/>
    <w:rsid w:val="00FD26DD"/>
    <w:rsid w:val="00FD2848"/>
    <w:rsid w:val="00FD2898"/>
    <w:rsid w:val="00FD3332"/>
    <w:rsid w:val="00FD3469"/>
    <w:rsid w:val="00FD3493"/>
    <w:rsid w:val="00FD34BA"/>
    <w:rsid w:val="00FD3904"/>
    <w:rsid w:val="00FD3A3F"/>
    <w:rsid w:val="00FD3DF1"/>
    <w:rsid w:val="00FD3E96"/>
    <w:rsid w:val="00FD54BE"/>
    <w:rsid w:val="00FD563F"/>
    <w:rsid w:val="00FD564D"/>
    <w:rsid w:val="00FD5749"/>
    <w:rsid w:val="00FD597C"/>
    <w:rsid w:val="00FD5E98"/>
    <w:rsid w:val="00FD6181"/>
    <w:rsid w:val="00FD62CD"/>
    <w:rsid w:val="00FD65FC"/>
    <w:rsid w:val="00FD6759"/>
    <w:rsid w:val="00FD6F19"/>
    <w:rsid w:val="00FD7198"/>
    <w:rsid w:val="00FD7594"/>
    <w:rsid w:val="00FD7FE7"/>
    <w:rsid w:val="00FE06BF"/>
    <w:rsid w:val="00FE09DD"/>
    <w:rsid w:val="00FE0B4F"/>
    <w:rsid w:val="00FE0CAE"/>
    <w:rsid w:val="00FE21FD"/>
    <w:rsid w:val="00FE264A"/>
    <w:rsid w:val="00FE31F1"/>
    <w:rsid w:val="00FE3AB1"/>
    <w:rsid w:val="00FE3B23"/>
    <w:rsid w:val="00FE3D20"/>
    <w:rsid w:val="00FE428F"/>
    <w:rsid w:val="00FE4D75"/>
    <w:rsid w:val="00FE53CF"/>
    <w:rsid w:val="00FE571C"/>
    <w:rsid w:val="00FE5B70"/>
    <w:rsid w:val="00FE602A"/>
    <w:rsid w:val="00FE6116"/>
    <w:rsid w:val="00FE6206"/>
    <w:rsid w:val="00FE679D"/>
    <w:rsid w:val="00FE691E"/>
    <w:rsid w:val="00FE6DEE"/>
    <w:rsid w:val="00FE7372"/>
    <w:rsid w:val="00FE7790"/>
    <w:rsid w:val="00FE7DB1"/>
    <w:rsid w:val="00FF0A8F"/>
    <w:rsid w:val="00FF10EA"/>
    <w:rsid w:val="00FF1E50"/>
    <w:rsid w:val="00FF29A5"/>
    <w:rsid w:val="00FF2F28"/>
    <w:rsid w:val="00FF3346"/>
    <w:rsid w:val="00FF3423"/>
    <w:rsid w:val="00FF41C2"/>
    <w:rsid w:val="00FF4408"/>
    <w:rsid w:val="00FF48F7"/>
    <w:rsid w:val="00FF4A2E"/>
    <w:rsid w:val="00FF5185"/>
    <w:rsid w:val="00FF51DF"/>
    <w:rsid w:val="00FF5391"/>
    <w:rsid w:val="00FF5EE9"/>
    <w:rsid w:val="00FF6A38"/>
    <w:rsid w:val="00FF6ADD"/>
    <w:rsid w:val="00FF6B22"/>
    <w:rsid w:val="00FF783D"/>
    <w:rsid w:val="00FF7EB3"/>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8"/>
    <o:shapelayout v:ext="edit">
      <o:idmap v:ext="edit" data="2"/>
    </o:shapelayout>
  </w:shapeDefaults>
  <w:doNotEmbedSmartTags/>
  <w:decimalSymbol w:val="."/>
  <w:listSeparator w:val=","/>
  <w14:docId w14:val="051D9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nhideWhenUsed/>
    <w:qFormat/>
    <w:rsid w:val="00EB62A7"/>
    <w:pPr>
      <w:keepNext/>
      <w:keepLines/>
      <w:numPr>
        <w:ilvl w:val="1"/>
        <w:numId w:val="1"/>
      </w:numPr>
      <w:spacing w:before="360" w:after="120"/>
      <w:ind w:hanging="75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nhideWhenUsed/>
    <w:qFormat/>
    <w:rsid w:val="00367685"/>
    <w:pPr>
      <w:keepNext/>
      <w:keepLines/>
      <w:numPr>
        <w:ilvl w:val="3"/>
        <w:numId w:val="1"/>
      </w:numPr>
      <w:spacing w:before="200" w:after="0"/>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nhideWhenUsed/>
    <w:qFormat/>
    <w:rsid w:val="00AE6DC4"/>
    <w:pPr>
      <w:keepNext/>
      <w:keepLines/>
      <w:numPr>
        <w:ilvl w:val="4"/>
        <w:numId w:val="1"/>
      </w:numPr>
      <w:spacing w:before="200" w:after="0"/>
      <w:outlineLvl w:val="4"/>
    </w:pPr>
    <w:rPr>
      <w:rFonts w:eastAsiaTheme="majorEastAsia" w:cstheme="majorBidi"/>
      <w:color w:val="004F5A" w:themeColor="accent1" w:themeShade="7F"/>
      <w:sz w:val="20"/>
    </w:rPr>
  </w:style>
  <w:style w:type="paragraph" w:styleId="Heading6">
    <w:name w:val="heading 6"/>
    <w:basedOn w:val="Normal"/>
    <w:next w:val="Normal"/>
    <w:link w:val="Heading6Char"/>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rsid w:val="00EB62A7"/>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qFormat/>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rsid w:val="00367685"/>
    <w:rPr>
      <w:rFonts w:asciiTheme="majorHAnsi" w:eastAsiaTheme="majorEastAsia" w:hAnsiTheme="majorHAnsi" w:cstheme="majorBidi"/>
      <w:b/>
      <w:bCs/>
      <w:iCs/>
    </w:rPr>
  </w:style>
  <w:style w:type="character" w:customStyle="1" w:styleId="Heading5Char">
    <w:name w:val="Heading 5 Char"/>
    <w:basedOn w:val="DefaultParagraphFont"/>
    <w:link w:val="Heading5"/>
    <w:rsid w:val="00AE6DC4"/>
    <w:rPr>
      <w:rFonts w:ascii="Times New Roman" w:eastAsiaTheme="majorEastAsia" w:hAnsi="Times New Roman" w:cstheme="majorBidi"/>
      <w:color w:val="004F5A" w:themeColor="accent1" w:themeShade="7F"/>
      <w:szCs w:val="18"/>
    </w:rPr>
  </w:style>
  <w:style w:type="character" w:customStyle="1" w:styleId="Heading6Char">
    <w:name w:val="Heading 6 Char"/>
    <w:basedOn w:val="DefaultParagraphFont"/>
    <w:link w:val="Heading6"/>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aliases w:val="Equipment,Figure_name,Numbered Indented Text,List Paragraph Char Char Char,List Paragraph Char Char,Bullet 1,List Paragraph1,b1,Alpha List Paragraph,Ref,lp1,List Paragraph11,Bullet List,List - bullets,Use Case List Paragraph Char"/>
    <w:basedOn w:val="Normal"/>
    <w:link w:val="ListParagraphChar"/>
    <w:uiPriority w:val="34"/>
    <w:qFormat/>
    <w:rsid w:val="00C518C9"/>
    <w:pPr>
      <w:ind w:left="720"/>
      <w:contextualSpacing/>
    </w:pPr>
  </w:style>
  <w:style w:type="character" w:customStyle="1" w:styleId="ListParagraphChar">
    <w:name w:val="List Paragraph Char"/>
    <w:aliases w:val="Equipment Char,Figure_name Char,Numbered Indented Text Char,List Paragraph Char Char Char Char,List Paragraph Char Char Char1,Bullet 1 Char,List Paragraph1 Char,b1 Char,Alpha List Paragraph Char,Ref Char,lp1 Char,Bullet List Char"/>
    <w:basedOn w:val="DefaultParagraphFont"/>
    <w:link w:val="ListParagraph"/>
    <w:uiPriority w:val="34"/>
    <w:qFormat/>
    <w:rsid w:val="00AC55F3"/>
    <w:rPr>
      <w:rFonts w:ascii="Times New Roman" w:hAnsi="Times New Roman"/>
      <w:color w:val="141313" w:themeColor="text1"/>
      <w:sz w:val="24"/>
      <w:szCs w:val="18"/>
    </w:rPr>
  </w:style>
  <w:style w:type="paragraph" w:styleId="Caption">
    <w:name w:val="caption"/>
    <w:aliases w:val="Caption below"/>
    <w:basedOn w:val="Normal"/>
    <w:next w:val="Normal"/>
    <w:link w:val="CaptionChar"/>
    <w:unhideWhenUsed/>
    <w:qFormat/>
    <w:rsid w:val="00056851"/>
    <w:pPr>
      <w:spacing w:before="120" w:after="240"/>
      <w:jc w:val="center"/>
    </w:pPr>
    <w:rPr>
      <w:rFonts w:asciiTheme="minorHAnsi" w:hAnsiTheme="minorHAnsi"/>
      <w:sz w:val="20"/>
      <w:szCs w:val="16"/>
    </w:rPr>
  </w:style>
  <w:style w:type="character" w:customStyle="1" w:styleId="CaptionChar">
    <w:name w:val="Caption Char"/>
    <w:aliases w:val="Caption below Char"/>
    <w:basedOn w:val="DefaultParagraphFont"/>
    <w:link w:val="Caption"/>
    <w:qFormat/>
    <w:rsid w:val="002D551F"/>
    <w:rPr>
      <w:color w:val="141313" w:themeColor="text1"/>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qFormat/>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B145A"/>
    <w:pPr>
      <w:tabs>
        <w:tab w:val="right" w:leader="dot" w:pos="10348"/>
      </w:tabs>
      <w:spacing w:before="120" w:after="0" w:line="440" w:lineRule="exact"/>
      <w:jc w:val="both"/>
    </w:pPr>
    <w:rPr>
      <w:rFonts w:asciiTheme="minorHAnsi" w:hAnsiTheme="minorHAnsi" w:cstheme="minorHAnsi"/>
      <w:b/>
      <w:sz w:val="20"/>
      <w:szCs w:val="24"/>
    </w:rPr>
  </w:style>
  <w:style w:type="paragraph" w:styleId="TOC2">
    <w:name w:val="toc 2"/>
    <w:basedOn w:val="Normal"/>
    <w:next w:val="Normal"/>
    <w:autoRedefine/>
    <w:uiPriority w:val="39"/>
    <w:unhideWhenUsed/>
    <w:qFormat/>
    <w:rsid w:val="00EB145A"/>
    <w:pPr>
      <w:tabs>
        <w:tab w:val="left" w:pos="897"/>
        <w:tab w:val="right" w:leader="dot" w:pos="10348"/>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C76C2A"/>
    <w:pPr>
      <w:tabs>
        <w:tab w:val="left" w:pos="1464"/>
        <w:tab w:val="right" w:leader="dot" w:pos="10348"/>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link w:val="NoSpacingChar"/>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DD5657"/>
    <w:rPr>
      <w:rFonts w:ascii="Times New Roman" w:hAnsi="Times New Roman"/>
      <w:b/>
    </w:rPr>
  </w:style>
  <w:style w:type="character" w:styleId="FollowedHyperlink">
    <w:name w:val="FollowedHyperlink"/>
    <w:basedOn w:val="DefaultParagraphFont"/>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iPriority w:val="99"/>
    <w:unhideWhenUsed/>
    <w:qFormat/>
    <w:rsid w:val="00DF1F86"/>
    <w:rPr>
      <w:sz w:val="16"/>
      <w:szCs w:val="16"/>
    </w:rPr>
  </w:style>
  <w:style w:type="paragraph" w:styleId="CommentText">
    <w:name w:val="annotation text"/>
    <w:basedOn w:val="Normal"/>
    <w:link w:val="CommentTextChar"/>
    <w:uiPriority w:val="99"/>
    <w:unhideWhenUsed/>
    <w:qFormat/>
    <w:rsid w:val="00DF1F86"/>
    <w:rPr>
      <w:sz w:val="20"/>
      <w:szCs w:val="20"/>
    </w:rPr>
  </w:style>
  <w:style w:type="character" w:customStyle="1" w:styleId="CommentTextChar">
    <w:name w:val="Comment Text Char"/>
    <w:basedOn w:val="DefaultParagraphFont"/>
    <w:link w:val="CommentText"/>
    <w:uiPriority w:val="99"/>
    <w:qFormat/>
    <w:rsid w:val="00DF1F86"/>
    <w:rPr>
      <w:rFonts w:ascii="Times New Roman" w:hAnsi="Times New Roman"/>
      <w:color w:val="141313" w:themeColor="text1"/>
    </w:rPr>
  </w:style>
  <w:style w:type="paragraph" w:styleId="CommentSubject">
    <w:name w:val="annotation subject"/>
    <w:basedOn w:val="CommentText"/>
    <w:next w:val="CommentText"/>
    <w:link w:val="CommentSubjectChar"/>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C76C2A"/>
    <w:pPr>
      <w:tabs>
        <w:tab w:val="left" w:pos="2127"/>
        <w:tab w:val="right" w:leader="dot" w:pos="10348"/>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customStyle="1" w:styleId="Mention1">
    <w:name w:val="Mention1"/>
    <w:basedOn w:val="DefaultParagraphFont"/>
    <w:uiPriority w:val="99"/>
    <w:semiHidden/>
    <w:unhideWhenUsed/>
    <w:rsid w:val="00DD3C77"/>
    <w:rPr>
      <w:color w:val="2B579A"/>
      <w:shd w:val="clear" w:color="auto" w:fill="E6E6E6"/>
    </w:rPr>
  </w:style>
  <w:style w:type="character" w:customStyle="1" w:styleId="UnresolvedMention1">
    <w:name w:val="Unresolved Mention1"/>
    <w:basedOn w:val="DefaultParagraphFont"/>
    <w:uiPriority w:val="99"/>
    <w:semiHidden/>
    <w:unhideWhenUsed/>
    <w:rsid w:val="00B63FC4"/>
    <w:rPr>
      <w:color w:val="808080"/>
      <w:shd w:val="clear" w:color="auto" w:fill="E6E6E6"/>
    </w:rPr>
  </w:style>
  <w:style w:type="paragraph" w:customStyle="1" w:styleId="FrontKapitel">
    <w:name w:val="Front Kapitel"/>
    <w:basedOn w:val="FrontTitel"/>
    <w:next w:val="Text"/>
    <w:rsid w:val="002D551F"/>
    <w:pPr>
      <w:jc w:val="left"/>
    </w:pPr>
    <w:rPr>
      <w:sz w:val="40"/>
    </w:rPr>
  </w:style>
  <w:style w:type="paragraph" w:customStyle="1" w:styleId="FrontTitel">
    <w:name w:val="Front Titel"/>
    <w:basedOn w:val="Normal"/>
    <w:next w:val="Text"/>
    <w:rsid w:val="002D551F"/>
    <w:pPr>
      <w:tabs>
        <w:tab w:val="left" w:pos="2410"/>
      </w:tabs>
      <w:suppressAutoHyphens/>
      <w:spacing w:after="0"/>
      <w:jc w:val="center"/>
    </w:pPr>
    <w:rPr>
      <w:rFonts w:ascii="Arial" w:eastAsia="Times New Roman" w:hAnsi="Arial" w:cs="Times New Roman"/>
      <w:b/>
      <w:bCs/>
      <w:color w:val="auto"/>
      <w:sz w:val="48"/>
      <w:szCs w:val="20"/>
      <w:lang w:eastAsia="ar-SA"/>
    </w:rPr>
  </w:style>
  <w:style w:type="paragraph" w:customStyle="1" w:styleId="Text">
    <w:name w:val="Text"/>
    <w:basedOn w:val="Normal"/>
    <w:link w:val="TextChar"/>
    <w:uiPriority w:val="99"/>
    <w:qFormat/>
    <w:rsid w:val="002D551F"/>
    <w:pPr>
      <w:suppressAutoHyphens/>
      <w:spacing w:after="120"/>
      <w:jc w:val="both"/>
    </w:pPr>
    <w:rPr>
      <w:rFonts w:ascii="Arial" w:eastAsia="Times New Roman" w:hAnsi="Arial" w:cs="Arial"/>
      <w:color w:val="auto"/>
      <w:sz w:val="20"/>
      <w:szCs w:val="24"/>
      <w:lang w:eastAsia="ar-SA"/>
    </w:rPr>
  </w:style>
  <w:style w:type="character" w:customStyle="1" w:styleId="TextChar">
    <w:name w:val="Text Char"/>
    <w:link w:val="Text"/>
    <w:uiPriority w:val="99"/>
    <w:qFormat/>
    <w:locked/>
    <w:rsid w:val="002D551F"/>
    <w:rPr>
      <w:rFonts w:ascii="Arial" w:eastAsia="Times New Roman" w:hAnsi="Arial" w:cs="Arial"/>
      <w:szCs w:val="24"/>
      <w:lang w:eastAsia="ar-SA"/>
    </w:rPr>
  </w:style>
  <w:style w:type="paragraph" w:customStyle="1" w:styleId="Summary">
    <w:name w:val="Summary"/>
    <w:basedOn w:val="IntenseQuote"/>
    <w:link w:val="SummaryZchn"/>
    <w:rsid w:val="002D551F"/>
    <w:pPr>
      <w:keepNext/>
      <w:pBdr>
        <w:top w:val="single" w:sz="4" w:space="10" w:color="808080" w:themeColor="background1" w:themeShade="80"/>
        <w:bottom w:val="single" w:sz="4" w:space="10" w:color="808080" w:themeColor="background1" w:themeShade="80"/>
      </w:pBdr>
      <w:ind w:left="862" w:right="862"/>
    </w:pPr>
    <w:rPr>
      <w:color w:val="808080" w:themeColor="background1" w:themeShade="80"/>
      <w:sz w:val="24"/>
    </w:rPr>
  </w:style>
  <w:style w:type="paragraph" w:styleId="IntenseQuote">
    <w:name w:val="Intense Quote"/>
    <w:basedOn w:val="Normal"/>
    <w:next w:val="Normal"/>
    <w:link w:val="IntenseQuoteChar"/>
    <w:qFormat/>
    <w:rsid w:val="002D551F"/>
    <w:pPr>
      <w:pBdr>
        <w:top w:val="single" w:sz="4" w:space="10" w:color="00A0B6" w:themeColor="accent1"/>
        <w:bottom w:val="single" w:sz="4" w:space="10" w:color="00A0B6" w:themeColor="accent1"/>
      </w:pBdr>
      <w:tabs>
        <w:tab w:val="left" w:pos="2410"/>
      </w:tabs>
      <w:suppressAutoHyphens/>
      <w:spacing w:before="360" w:after="360"/>
      <w:ind w:left="864" w:right="864"/>
      <w:jc w:val="center"/>
    </w:pPr>
    <w:rPr>
      <w:rFonts w:ascii="Arial" w:eastAsia="Times New Roman" w:hAnsi="Arial" w:cs="Arial"/>
      <w:i/>
      <w:iCs/>
      <w:color w:val="00A0B6" w:themeColor="accent1"/>
      <w:sz w:val="20"/>
      <w:szCs w:val="24"/>
      <w:lang w:eastAsia="ar-SA"/>
    </w:rPr>
  </w:style>
  <w:style w:type="character" w:customStyle="1" w:styleId="IntenseQuoteChar">
    <w:name w:val="Intense Quote Char"/>
    <w:basedOn w:val="DefaultParagraphFont"/>
    <w:link w:val="IntenseQuote"/>
    <w:rsid w:val="002D551F"/>
    <w:rPr>
      <w:rFonts w:ascii="Arial" w:eastAsia="Times New Roman" w:hAnsi="Arial" w:cs="Arial"/>
      <w:i/>
      <w:iCs/>
      <w:color w:val="00A0B6" w:themeColor="accent1"/>
      <w:szCs w:val="24"/>
      <w:lang w:eastAsia="ar-SA"/>
    </w:rPr>
  </w:style>
  <w:style w:type="character" w:customStyle="1" w:styleId="SummaryZchn">
    <w:name w:val="Summary Zchn"/>
    <w:basedOn w:val="IntenseQuoteChar"/>
    <w:link w:val="Summary"/>
    <w:rsid w:val="002D551F"/>
    <w:rPr>
      <w:rFonts w:ascii="Arial" w:eastAsia="Times New Roman" w:hAnsi="Arial" w:cs="Arial"/>
      <w:b/>
      <w:bCs/>
      <w:i/>
      <w:iCs/>
      <w:color w:val="808080" w:themeColor="background1" w:themeShade="80"/>
      <w:szCs w:val="24"/>
      <w:lang w:eastAsia="ar-SA"/>
    </w:rPr>
  </w:style>
  <w:style w:type="paragraph" w:customStyle="1" w:styleId="NormalCenteredBold">
    <w:name w:val="Normal Centered Bold"/>
    <w:basedOn w:val="Normal"/>
    <w:next w:val="Text"/>
    <w:qFormat/>
    <w:rsid w:val="002D551F"/>
    <w:pPr>
      <w:tabs>
        <w:tab w:val="left" w:pos="2410"/>
      </w:tabs>
      <w:suppressAutoHyphens/>
      <w:spacing w:after="0"/>
      <w:jc w:val="center"/>
    </w:pPr>
    <w:rPr>
      <w:rFonts w:ascii="Arial" w:eastAsia="Times New Roman" w:hAnsi="Arial" w:cs="Arial"/>
      <w:b/>
      <w:color w:val="auto"/>
      <w:sz w:val="20"/>
      <w:szCs w:val="24"/>
      <w:lang w:eastAsia="ar-SA"/>
    </w:rPr>
  </w:style>
  <w:style w:type="paragraph" w:customStyle="1" w:styleId="KommentarRAP">
    <w:name w:val="Kommentar RAP"/>
    <w:basedOn w:val="Normal"/>
    <w:next w:val="Text"/>
    <w:qFormat/>
    <w:rsid w:val="002D551F"/>
    <w:pPr>
      <w:tabs>
        <w:tab w:val="left" w:pos="2410"/>
      </w:tabs>
      <w:suppressAutoHyphens/>
      <w:spacing w:after="0"/>
      <w:jc w:val="both"/>
    </w:pPr>
    <w:rPr>
      <w:rFonts w:ascii="Arial" w:eastAsia="Times New Roman" w:hAnsi="Arial" w:cs="Arial"/>
      <w:color w:val="FF9900"/>
      <w:sz w:val="20"/>
      <w:szCs w:val="24"/>
      <w:lang w:eastAsia="ar-SA"/>
    </w:rPr>
  </w:style>
  <w:style w:type="paragraph" w:customStyle="1" w:styleId="KommentarFAP">
    <w:name w:val="Kommentar FAP"/>
    <w:basedOn w:val="Normal"/>
    <w:next w:val="Text"/>
    <w:link w:val="KommentarFAPChar"/>
    <w:qFormat/>
    <w:rsid w:val="002D551F"/>
    <w:pPr>
      <w:tabs>
        <w:tab w:val="left" w:pos="2410"/>
      </w:tabs>
      <w:suppressAutoHyphens/>
      <w:spacing w:after="0"/>
      <w:jc w:val="both"/>
    </w:pPr>
    <w:rPr>
      <w:rFonts w:ascii="Arial" w:eastAsia="Times New Roman" w:hAnsi="Arial" w:cs="Arial"/>
      <w:color w:val="00CCFF"/>
      <w:sz w:val="20"/>
      <w:szCs w:val="24"/>
      <w:lang w:eastAsia="ar-SA"/>
    </w:rPr>
  </w:style>
  <w:style w:type="character" w:customStyle="1" w:styleId="KommentarFAPChar">
    <w:name w:val="Kommentar FAP Char"/>
    <w:basedOn w:val="DefaultParagraphFont"/>
    <w:link w:val="KommentarFAP"/>
    <w:locked/>
    <w:rsid w:val="002D551F"/>
    <w:rPr>
      <w:rFonts w:ascii="Arial" w:eastAsia="Times New Roman" w:hAnsi="Arial" w:cs="Arial"/>
      <w:color w:val="00CCFF"/>
      <w:szCs w:val="24"/>
      <w:lang w:eastAsia="ar-SA"/>
    </w:rPr>
  </w:style>
  <w:style w:type="paragraph" w:customStyle="1" w:styleId="FormatvorlageBeschriftung">
    <w:name w:val="Formatvorlage Beschriftung"/>
    <w:basedOn w:val="Normal"/>
    <w:next w:val="Text"/>
    <w:link w:val="FormatvorlageBeschriftungZchn"/>
    <w:qFormat/>
    <w:rsid w:val="002D551F"/>
    <w:pPr>
      <w:tabs>
        <w:tab w:val="left" w:pos="2410"/>
      </w:tabs>
      <w:suppressAutoHyphens/>
      <w:spacing w:before="120" w:after="240" w:line="360" w:lineRule="auto"/>
      <w:ind w:right="1982"/>
      <w:contextualSpacing/>
      <w:jc w:val="center"/>
    </w:pPr>
    <w:rPr>
      <w:rFonts w:ascii="Arial" w:eastAsia="Times New Roman" w:hAnsi="Arial" w:cs="Times New Roman"/>
      <w:b/>
      <w:bCs/>
      <w:color w:val="auto"/>
      <w:sz w:val="20"/>
      <w:szCs w:val="20"/>
      <w:lang w:eastAsia="ar-SA"/>
    </w:rPr>
  </w:style>
  <w:style w:type="character" w:customStyle="1" w:styleId="FormatvorlageBeschriftungZchn">
    <w:name w:val="Formatvorlage Beschriftung Zchn"/>
    <w:link w:val="FormatvorlageBeschriftung"/>
    <w:locked/>
    <w:rsid w:val="002D551F"/>
    <w:rPr>
      <w:rFonts w:ascii="Arial" w:eastAsia="Times New Roman" w:hAnsi="Arial" w:cs="Times New Roman"/>
      <w:b/>
      <w:bCs/>
      <w:lang w:eastAsia="ar-SA"/>
    </w:rPr>
  </w:style>
  <w:style w:type="paragraph" w:customStyle="1" w:styleId="NormalCentered">
    <w:name w:val="Normal Centered"/>
    <w:basedOn w:val="Normal"/>
    <w:next w:val="Text"/>
    <w:qFormat/>
    <w:rsid w:val="002D551F"/>
    <w:pPr>
      <w:tabs>
        <w:tab w:val="left" w:pos="2410"/>
      </w:tabs>
      <w:suppressAutoHyphens/>
      <w:spacing w:after="0"/>
      <w:jc w:val="center"/>
    </w:pPr>
    <w:rPr>
      <w:rFonts w:ascii="Arial" w:eastAsia="Times New Roman" w:hAnsi="Arial" w:cs="Arial"/>
      <w:color w:val="auto"/>
      <w:sz w:val="20"/>
      <w:szCs w:val="24"/>
      <w:lang w:eastAsia="ar-SA"/>
    </w:rPr>
  </w:style>
  <w:style w:type="paragraph" w:customStyle="1" w:styleId="KommentarKVB">
    <w:name w:val="Kommentar KVB"/>
    <w:basedOn w:val="KommentarRAP"/>
    <w:next w:val="Text"/>
    <w:qFormat/>
    <w:rsid w:val="002D551F"/>
    <w:rPr>
      <w:color w:val="993366"/>
    </w:rPr>
  </w:style>
  <w:style w:type="paragraph" w:customStyle="1" w:styleId="Vertraulich">
    <w:name w:val="Vertraulich"/>
    <w:basedOn w:val="Normal"/>
    <w:link w:val="VertraulichZchn"/>
    <w:semiHidden/>
    <w:rsid w:val="002D551F"/>
    <w:pPr>
      <w:tabs>
        <w:tab w:val="left" w:pos="2410"/>
      </w:tabs>
      <w:suppressAutoHyphens/>
      <w:spacing w:after="0"/>
      <w:jc w:val="center"/>
    </w:pPr>
    <w:rPr>
      <w:rFonts w:eastAsia="Times New Roman" w:cs="Times New Roman"/>
      <w:color w:val="FF0000"/>
      <w:sz w:val="20"/>
      <w:szCs w:val="20"/>
      <w:lang w:val="x-none" w:eastAsia="x-none"/>
    </w:rPr>
  </w:style>
  <w:style w:type="character" w:customStyle="1" w:styleId="VertraulichZchn">
    <w:name w:val="Vertraulich Zchn"/>
    <w:link w:val="Vertraulich"/>
    <w:semiHidden/>
    <w:rsid w:val="002D551F"/>
    <w:rPr>
      <w:rFonts w:ascii="Times New Roman" w:eastAsia="Times New Roman" w:hAnsi="Times New Roman" w:cs="Times New Roman"/>
      <w:color w:val="FF0000"/>
      <w:lang w:val="x-none" w:eastAsia="x-none"/>
    </w:rPr>
  </w:style>
  <w:style w:type="paragraph" w:customStyle="1" w:styleId="AufzhlungNummern">
    <w:name w:val="Aufzählung (Nummern)"/>
    <w:basedOn w:val="Normal"/>
    <w:semiHidden/>
    <w:qFormat/>
    <w:rsid w:val="002D551F"/>
    <w:pPr>
      <w:keepLines/>
      <w:numPr>
        <w:numId w:val="4"/>
      </w:numPr>
      <w:suppressAutoHyphens/>
      <w:spacing w:before="120" w:after="180"/>
      <w:contextualSpacing/>
      <w:jc w:val="both"/>
    </w:pPr>
    <w:rPr>
      <w:rFonts w:ascii="Arial" w:eastAsia="Times New Roman" w:hAnsi="Arial" w:cs="Arial"/>
      <w:color w:val="auto"/>
      <w:sz w:val="20"/>
      <w:szCs w:val="24"/>
      <w:lang w:eastAsia="ar-SA"/>
    </w:rPr>
  </w:style>
  <w:style w:type="character" w:customStyle="1" w:styleId="EndnoteTextChar">
    <w:name w:val="Endnote Text Char"/>
    <w:basedOn w:val="DefaultParagraphFont"/>
    <w:link w:val="EndnoteText"/>
    <w:semiHidden/>
    <w:rsid w:val="002D551F"/>
    <w:rPr>
      <w:rFonts w:ascii="Arial" w:eastAsia="Times New Roman" w:hAnsi="Arial" w:cs="Arial"/>
      <w:lang w:eastAsia="ar-SA"/>
    </w:rPr>
  </w:style>
  <w:style w:type="paragraph" w:styleId="EndnoteText">
    <w:name w:val="endnote text"/>
    <w:basedOn w:val="Normal"/>
    <w:link w:val="EndnoteTextChar"/>
    <w:semiHidden/>
    <w:rsid w:val="002D551F"/>
    <w:pPr>
      <w:tabs>
        <w:tab w:val="left" w:pos="2410"/>
      </w:tabs>
      <w:suppressAutoHyphens/>
      <w:spacing w:after="0"/>
      <w:jc w:val="both"/>
    </w:pPr>
    <w:rPr>
      <w:rFonts w:ascii="Arial" w:eastAsia="Times New Roman" w:hAnsi="Arial" w:cs="Arial"/>
      <w:color w:val="auto"/>
      <w:sz w:val="20"/>
      <w:szCs w:val="20"/>
      <w:lang w:eastAsia="ar-SA"/>
    </w:rPr>
  </w:style>
  <w:style w:type="paragraph" w:customStyle="1" w:styleId="Bull">
    <w:name w:val="Bull"/>
    <w:basedOn w:val="Normal"/>
    <w:rsid w:val="002D551F"/>
    <w:pPr>
      <w:keepLines/>
      <w:numPr>
        <w:numId w:val="3"/>
      </w:numPr>
      <w:suppressAutoHyphens/>
      <w:spacing w:after="60"/>
      <w:ind w:left="426" w:right="1982"/>
      <w:contextualSpacing/>
      <w:jc w:val="both"/>
    </w:pPr>
    <w:rPr>
      <w:rFonts w:ascii="Arial" w:eastAsia="Times New Roman" w:hAnsi="Arial" w:cs="Arial"/>
      <w:color w:val="auto"/>
      <w:sz w:val="20"/>
      <w:szCs w:val="24"/>
      <w:lang w:eastAsia="de-DE"/>
    </w:rPr>
  </w:style>
  <w:style w:type="paragraph" w:customStyle="1" w:styleId="Bull2">
    <w:name w:val="Bull 2"/>
    <w:basedOn w:val="Bull"/>
    <w:rsid w:val="002D551F"/>
    <w:pPr>
      <w:numPr>
        <w:ilvl w:val="1"/>
      </w:numPr>
      <w:ind w:left="709"/>
    </w:pPr>
  </w:style>
  <w:style w:type="paragraph" w:customStyle="1" w:styleId="SummaryBold">
    <w:name w:val="Summary Bold"/>
    <w:basedOn w:val="Summary"/>
    <w:next w:val="Text"/>
    <w:link w:val="SummaryBoldZchn"/>
    <w:rsid w:val="002D551F"/>
    <w:pPr>
      <w:ind w:left="864" w:right="864"/>
    </w:pPr>
    <w:rPr>
      <w:b/>
      <w:bCs/>
      <w:iCs w:val="0"/>
      <w:color w:val="201E1E" w:themeColor="text1" w:themeTint="F2"/>
    </w:rPr>
  </w:style>
  <w:style w:type="character" w:customStyle="1" w:styleId="SummaryBoldZchn">
    <w:name w:val="Summary Bold Zchn"/>
    <w:basedOn w:val="SummaryZchn"/>
    <w:link w:val="SummaryBold"/>
    <w:rsid w:val="002D551F"/>
    <w:rPr>
      <w:rFonts w:ascii="Arial" w:eastAsia="Times New Roman" w:hAnsi="Arial" w:cs="Arial"/>
      <w:b/>
      <w:bCs/>
      <w:i/>
      <w:iCs w:val="0"/>
      <w:color w:val="201E1E" w:themeColor="text1" w:themeTint="F2"/>
      <w:sz w:val="24"/>
      <w:szCs w:val="24"/>
      <w:lang w:eastAsia="ar-SA"/>
    </w:rPr>
  </w:style>
  <w:style w:type="paragraph" w:customStyle="1" w:styleId="Implementation">
    <w:name w:val="Implementation"/>
    <w:basedOn w:val="Normal"/>
    <w:next w:val="Text"/>
    <w:qFormat/>
    <w:rsid w:val="002D551F"/>
    <w:pPr>
      <w:keepNext/>
      <w:tabs>
        <w:tab w:val="left" w:pos="2410"/>
        <w:tab w:val="right" w:pos="9343"/>
      </w:tabs>
      <w:suppressAutoHyphens/>
      <w:spacing w:before="120" w:after="60"/>
      <w:jc w:val="both"/>
      <w:outlineLvl w:val="8"/>
    </w:pPr>
    <w:rPr>
      <w:rFonts w:ascii="Arial" w:eastAsia="Times New Roman" w:hAnsi="Arial" w:cs="Arial"/>
      <w:b/>
      <w:color w:val="auto"/>
      <w:sz w:val="20"/>
      <w:szCs w:val="24"/>
      <w:lang w:eastAsia="ar-SA"/>
    </w:rPr>
  </w:style>
  <w:style w:type="paragraph" w:customStyle="1" w:styleId="Randbemerkung">
    <w:name w:val="Randbemerkung"/>
    <w:basedOn w:val="Normal"/>
    <w:qFormat/>
    <w:rsid w:val="002D551F"/>
    <w:pPr>
      <w:tabs>
        <w:tab w:val="left" w:pos="2410"/>
      </w:tabs>
      <w:suppressAutoHyphens/>
      <w:spacing w:after="0"/>
    </w:pPr>
    <w:rPr>
      <w:rFonts w:ascii="Arial" w:eastAsia="Times New Roman" w:hAnsi="Arial" w:cs="Arial"/>
      <w:color w:val="FF0000"/>
      <w:sz w:val="16"/>
      <w:szCs w:val="24"/>
      <w:lang w:eastAsia="ar-SA"/>
    </w:rPr>
  </w:style>
  <w:style w:type="paragraph" w:customStyle="1" w:styleId="TextRequirements">
    <w:name w:val="Text Requirements"/>
    <w:basedOn w:val="Text"/>
    <w:qFormat/>
    <w:rsid w:val="002D551F"/>
    <w:pPr>
      <w:ind w:right="1982"/>
    </w:pPr>
  </w:style>
  <w:style w:type="paragraph" w:customStyle="1" w:styleId="Corpo-de-texto">
    <w:name w:val="Corpo-de-texto"/>
    <w:basedOn w:val="Normal"/>
    <w:rsid w:val="002D551F"/>
    <w:pPr>
      <w:spacing w:after="120"/>
      <w:jc w:val="both"/>
    </w:pPr>
    <w:rPr>
      <w:rFonts w:ascii="Arial" w:eastAsia="Times New Roman" w:hAnsi="Arial" w:cs="Times New Roman"/>
      <w:snapToGrid w:val="0"/>
      <w:color w:val="auto"/>
      <w:szCs w:val="20"/>
      <w:lang w:val="es-CO" w:eastAsia="pt-BR"/>
    </w:rPr>
  </w:style>
  <w:style w:type="character" w:customStyle="1" w:styleId="string">
    <w:name w:val="string"/>
    <w:basedOn w:val="DefaultParagraphFont"/>
    <w:rsid w:val="002D551F"/>
  </w:style>
  <w:style w:type="character" w:customStyle="1" w:styleId="preprocessor">
    <w:name w:val="preprocessor"/>
    <w:basedOn w:val="DefaultParagraphFont"/>
    <w:rsid w:val="002D551F"/>
  </w:style>
  <w:style w:type="character" w:customStyle="1" w:styleId="keyword">
    <w:name w:val="keyword"/>
    <w:basedOn w:val="DefaultParagraphFont"/>
    <w:rsid w:val="002D551F"/>
  </w:style>
  <w:style w:type="character" w:customStyle="1" w:styleId="HTMLPreformattedChar">
    <w:name w:val="HTML Preformatted Char"/>
    <w:basedOn w:val="DefaultParagraphFont"/>
    <w:link w:val="HTMLPreformatted"/>
    <w:uiPriority w:val="99"/>
    <w:semiHidden/>
    <w:rsid w:val="002D551F"/>
    <w:rPr>
      <w:rFonts w:ascii="Courier" w:eastAsia="Times New Roman" w:hAnsi="Courier" w:cs="Arial"/>
      <w:lang w:eastAsia="ar-SA"/>
    </w:rPr>
  </w:style>
  <w:style w:type="paragraph" w:styleId="HTMLPreformatted">
    <w:name w:val="HTML Preformatted"/>
    <w:basedOn w:val="Normal"/>
    <w:link w:val="HTMLPreformattedChar"/>
    <w:uiPriority w:val="99"/>
    <w:semiHidden/>
    <w:unhideWhenUsed/>
    <w:rsid w:val="002D551F"/>
    <w:pPr>
      <w:tabs>
        <w:tab w:val="left" w:pos="2410"/>
      </w:tabs>
      <w:suppressAutoHyphens/>
      <w:spacing w:after="0"/>
      <w:jc w:val="both"/>
    </w:pPr>
    <w:rPr>
      <w:rFonts w:ascii="Courier" w:eastAsia="Times New Roman" w:hAnsi="Courier" w:cs="Arial"/>
      <w:color w:val="auto"/>
      <w:sz w:val="20"/>
      <w:szCs w:val="20"/>
      <w:lang w:eastAsia="ar-SA"/>
    </w:rPr>
  </w:style>
  <w:style w:type="table" w:styleId="MediumShading1-Accent1">
    <w:name w:val="Medium Shading 1 Accent 1"/>
    <w:basedOn w:val="TableNormal"/>
    <w:uiPriority w:val="63"/>
    <w:rsid w:val="002D551F"/>
    <w:pPr>
      <w:jc w:val="both"/>
    </w:pPr>
    <w:rPr>
      <w:rFonts w:ascii="Times New Roman" w:eastAsia="Times New Roman" w:hAnsi="Times New Roman" w:cs="Times New Roman"/>
      <w:lang w:val="es-ES" w:eastAsia="es-ES"/>
    </w:rPr>
    <w:tblPr>
      <w:tblStyleRowBandSize w:val="1"/>
      <w:tblStyleColBandSize w:val="1"/>
      <w:tblBorders>
        <w:top w:val="single" w:sz="8" w:space="0" w:color="09E1FF" w:themeColor="accent1" w:themeTint="BF"/>
        <w:left w:val="single" w:sz="8" w:space="0" w:color="09E1FF" w:themeColor="accent1" w:themeTint="BF"/>
        <w:bottom w:val="single" w:sz="8" w:space="0" w:color="09E1FF" w:themeColor="accent1" w:themeTint="BF"/>
        <w:right w:val="single" w:sz="8" w:space="0" w:color="09E1FF" w:themeColor="accent1" w:themeTint="BF"/>
        <w:insideH w:val="single" w:sz="8" w:space="0" w:color="09E1FF" w:themeColor="accent1" w:themeTint="BF"/>
      </w:tblBorders>
    </w:tblPr>
    <w:tblStylePr w:type="firstRow">
      <w:pPr>
        <w:spacing w:before="0" w:after="0" w:line="240" w:lineRule="auto"/>
      </w:pPr>
      <w:rPr>
        <w:b/>
        <w:bCs/>
        <w:color w:val="FFFFFF" w:themeColor="background1"/>
      </w:rPr>
      <w:tblPr/>
      <w:tcPr>
        <w:tcBorders>
          <w:top w:val="single" w:sz="8" w:space="0" w:color="09E1FF" w:themeColor="accent1" w:themeTint="BF"/>
          <w:left w:val="single" w:sz="8" w:space="0" w:color="09E1FF" w:themeColor="accent1" w:themeTint="BF"/>
          <w:bottom w:val="single" w:sz="8" w:space="0" w:color="09E1FF" w:themeColor="accent1" w:themeTint="BF"/>
          <w:right w:val="single" w:sz="8" w:space="0" w:color="09E1FF" w:themeColor="accent1" w:themeTint="BF"/>
          <w:insideH w:val="nil"/>
          <w:insideV w:val="nil"/>
        </w:tcBorders>
        <w:shd w:val="clear" w:color="auto" w:fill="00A0B6" w:themeFill="accent1"/>
      </w:tcPr>
    </w:tblStylePr>
    <w:tblStylePr w:type="lastRow">
      <w:pPr>
        <w:spacing w:before="0" w:after="0" w:line="240" w:lineRule="auto"/>
      </w:pPr>
      <w:rPr>
        <w:b/>
        <w:bCs/>
      </w:rPr>
      <w:tblPr/>
      <w:tcPr>
        <w:tcBorders>
          <w:top w:val="double" w:sz="6" w:space="0" w:color="09E1FF" w:themeColor="accent1" w:themeTint="BF"/>
          <w:left w:val="single" w:sz="8" w:space="0" w:color="09E1FF" w:themeColor="accent1" w:themeTint="BF"/>
          <w:bottom w:val="single" w:sz="8" w:space="0" w:color="09E1FF" w:themeColor="accent1" w:themeTint="BF"/>
          <w:right w:val="single" w:sz="8" w:space="0" w:color="09E1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ADF5FF" w:themeFill="accent1" w:themeFillTint="3F"/>
      </w:tcPr>
    </w:tblStylePr>
    <w:tblStylePr w:type="band1Horz">
      <w:tblPr/>
      <w:tcPr>
        <w:tcBorders>
          <w:insideH w:val="nil"/>
          <w:insideV w:val="nil"/>
        </w:tcBorders>
        <w:shd w:val="clear" w:color="auto" w:fill="ADF5FF"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2D551F"/>
    <w:rPr>
      <w:rFonts w:ascii="Times New Roman" w:eastAsia="Times New Roman" w:hAnsi="Times New Roman" w:cs="Times New Roman"/>
      <w:color w:val="007788" w:themeColor="accent1" w:themeShade="BF"/>
      <w:lang w:val="de-DE" w:eastAsia="de-DE"/>
    </w:rPr>
    <w:tblPr>
      <w:tblStyleRowBandSize w:val="1"/>
      <w:tblStyleColBandSize w:val="1"/>
      <w:tblBorders>
        <w:top w:val="single" w:sz="8" w:space="0" w:color="00A0B6" w:themeColor="accent1"/>
        <w:bottom w:val="single" w:sz="8" w:space="0" w:color="00A0B6" w:themeColor="accent1"/>
      </w:tblBorders>
    </w:tblPr>
    <w:tblStylePr w:type="firstRow">
      <w:pPr>
        <w:spacing w:before="0" w:after="0" w:line="240" w:lineRule="auto"/>
      </w:pPr>
      <w:rPr>
        <w:b/>
        <w:bCs/>
      </w:rPr>
      <w:tblPr/>
      <w:tcPr>
        <w:tcBorders>
          <w:top w:val="single" w:sz="8" w:space="0" w:color="00A0B6" w:themeColor="accent1"/>
          <w:left w:val="nil"/>
          <w:bottom w:val="single" w:sz="8" w:space="0" w:color="00A0B6" w:themeColor="accent1"/>
          <w:right w:val="nil"/>
          <w:insideH w:val="nil"/>
          <w:insideV w:val="nil"/>
        </w:tcBorders>
      </w:tcPr>
    </w:tblStylePr>
    <w:tblStylePr w:type="lastRow">
      <w:pPr>
        <w:spacing w:before="0" w:after="0" w:line="240" w:lineRule="auto"/>
      </w:pPr>
      <w:rPr>
        <w:b/>
        <w:bCs/>
      </w:rPr>
      <w:tblPr/>
      <w:tcPr>
        <w:tcBorders>
          <w:top w:val="single" w:sz="8" w:space="0" w:color="00A0B6" w:themeColor="accent1"/>
          <w:left w:val="nil"/>
          <w:bottom w:val="single" w:sz="8" w:space="0" w:color="00A0B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F5FF" w:themeFill="accent1" w:themeFillTint="3F"/>
      </w:tcPr>
    </w:tblStylePr>
    <w:tblStylePr w:type="band1Horz">
      <w:tblPr/>
      <w:tcPr>
        <w:tcBorders>
          <w:left w:val="nil"/>
          <w:right w:val="nil"/>
          <w:insideH w:val="nil"/>
          <w:insideV w:val="nil"/>
        </w:tcBorders>
        <w:shd w:val="clear" w:color="auto" w:fill="ADF5FF" w:themeFill="accent1" w:themeFillTint="3F"/>
      </w:tcPr>
    </w:tblStylePr>
  </w:style>
  <w:style w:type="character" w:customStyle="1" w:styleId="css-truncate">
    <w:name w:val="css-truncate"/>
    <w:basedOn w:val="DefaultParagraphFont"/>
    <w:rsid w:val="002D551F"/>
  </w:style>
  <w:style w:type="character" w:customStyle="1" w:styleId="pl-s">
    <w:name w:val="pl-s"/>
    <w:basedOn w:val="DefaultParagraphFont"/>
    <w:rsid w:val="002D551F"/>
  </w:style>
  <w:style w:type="paragraph" w:customStyle="1" w:styleId="yang-tree">
    <w:name w:val="yang-tree"/>
    <w:basedOn w:val="Text"/>
    <w:link w:val="yang-treeCar"/>
    <w:qFormat/>
    <w:rsid w:val="002D551F"/>
    <w:pPr>
      <w:pBdr>
        <w:top w:val="single" w:sz="4" w:space="1" w:color="437F27" w:themeColor="accent5" w:themeShade="BF" w:shadow="1"/>
        <w:left w:val="single" w:sz="4" w:space="0" w:color="437F27" w:themeColor="accent5" w:themeShade="BF" w:shadow="1"/>
        <w:bottom w:val="single" w:sz="4" w:space="1" w:color="437F27" w:themeColor="accent5" w:themeShade="BF" w:shadow="1"/>
        <w:right w:val="single" w:sz="4" w:space="4" w:color="437F27" w:themeColor="accent5" w:themeShade="BF" w:shadow="1"/>
      </w:pBdr>
      <w:shd w:val="clear" w:color="auto" w:fill="BDF7FF" w:themeFill="accent1" w:themeFillTint="33"/>
      <w:spacing w:after="0"/>
      <w:jc w:val="left"/>
    </w:pPr>
    <w:rPr>
      <w:rFonts w:ascii="Courier New" w:hAnsi="Courier New" w:cs="Courier New"/>
    </w:rPr>
  </w:style>
  <w:style w:type="character" w:customStyle="1" w:styleId="yang-treeCar">
    <w:name w:val="yang-tree Car"/>
    <w:basedOn w:val="TextChar"/>
    <w:link w:val="yang-tree"/>
    <w:rsid w:val="002D551F"/>
    <w:rPr>
      <w:rFonts w:ascii="Courier New" w:eastAsia="Times New Roman" w:hAnsi="Courier New" w:cs="Courier New"/>
      <w:szCs w:val="24"/>
      <w:shd w:val="clear" w:color="auto" w:fill="BDF7FF" w:themeFill="accent1" w:themeFillTint="33"/>
      <w:lang w:eastAsia="ar-SA"/>
    </w:rPr>
  </w:style>
  <w:style w:type="table" w:styleId="MediumShading2-Accent1">
    <w:name w:val="Medium Shading 2 Accent 1"/>
    <w:basedOn w:val="TableNormal"/>
    <w:uiPriority w:val="64"/>
    <w:rsid w:val="002D551F"/>
    <w:rPr>
      <w:rFonts w:ascii="Times New Roman" w:eastAsia="Times New Roman" w:hAnsi="Times New Roman" w:cs="Times New Roman"/>
      <w:lang w:val="de-DE" w:eastAsia="de-D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0B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A0B6" w:themeFill="accent1"/>
      </w:tcPr>
    </w:tblStylePr>
    <w:tblStylePr w:type="lastCol">
      <w:rPr>
        <w:b/>
        <w:bCs/>
        <w:color w:val="FFFFFF" w:themeColor="background1"/>
      </w:rPr>
      <w:tblPr/>
      <w:tcPr>
        <w:tcBorders>
          <w:left w:val="nil"/>
          <w:right w:val="nil"/>
          <w:insideH w:val="nil"/>
          <w:insideV w:val="nil"/>
        </w:tcBorders>
        <w:shd w:val="clear" w:color="auto" w:fill="00A0B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media3-nfasis56">
    <w:name w:val="Cuadrícula media 3 - Énfasis 56"/>
    <w:basedOn w:val="TableNormal"/>
    <w:next w:val="MediumGrid3-Accent5"/>
    <w:uiPriority w:val="69"/>
    <w:rsid w:val="002D551F"/>
    <w:rPr>
      <w:rFonts w:ascii="Calibri" w:eastAsia="Times New Roman" w:hAnsi="Calibri" w:cs="Times New Roman"/>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5">
    <w:name w:val="Medium Grid 3 Accent 5"/>
    <w:basedOn w:val="TableNormal"/>
    <w:uiPriority w:val="69"/>
    <w:rsid w:val="002D551F"/>
    <w:rPr>
      <w:rFonts w:ascii="Times New Roman" w:eastAsia="Times New Roman" w:hAnsi="Times New Roman" w:cs="Times New Roman"/>
      <w:lang w:val="de-DE" w:eastAsia="de-D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4EEC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AAB3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AAB3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AAB3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AAB3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9DD9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9DD92" w:themeFill="accent5" w:themeFillTint="7F"/>
      </w:tcPr>
    </w:tblStylePr>
  </w:style>
  <w:style w:type="paragraph" w:customStyle="1" w:styleId="paragraph">
    <w:name w:val="paragraph"/>
    <w:basedOn w:val="Normal"/>
    <w:rsid w:val="002D551F"/>
    <w:pPr>
      <w:spacing w:before="100" w:beforeAutospacing="1" w:after="100" w:afterAutospacing="1"/>
    </w:pPr>
    <w:rPr>
      <w:rFonts w:eastAsia="Times New Roman" w:cs="Times New Roman"/>
      <w:color w:val="auto"/>
      <w:szCs w:val="24"/>
      <w:lang w:eastAsia="en-US"/>
    </w:rPr>
  </w:style>
  <w:style w:type="character" w:customStyle="1" w:styleId="normaltextrun">
    <w:name w:val="normaltextrun"/>
    <w:basedOn w:val="DefaultParagraphFont"/>
    <w:rsid w:val="002D551F"/>
  </w:style>
  <w:style w:type="character" w:customStyle="1" w:styleId="eop">
    <w:name w:val="eop"/>
    <w:basedOn w:val="DefaultParagraphFont"/>
    <w:rsid w:val="002D551F"/>
  </w:style>
  <w:style w:type="table" w:styleId="MediumList1-Accent3">
    <w:name w:val="Medium List 1 Accent 3"/>
    <w:basedOn w:val="TableNormal"/>
    <w:uiPriority w:val="65"/>
    <w:rsid w:val="00793C25"/>
    <w:rPr>
      <w:color w:val="141313" w:themeColor="text1"/>
    </w:rPr>
    <w:tblPr>
      <w:tblStyleRowBandSize w:val="1"/>
      <w:tblStyleColBandSize w:val="1"/>
      <w:tblBorders>
        <w:top w:val="single" w:sz="8" w:space="0" w:color="0A3161" w:themeColor="accent3"/>
        <w:bottom w:val="single" w:sz="8" w:space="0" w:color="0A3161" w:themeColor="accent3"/>
      </w:tblBorders>
    </w:tblPr>
    <w:tblStylePr w:type="firstRow">
      <w:rPr>
        <w:rFonts w:asciiTheme="majorHAnsi" w:eastAsiaTheme="majorEastAsia" w:hAnsiTheme="majorHAnsi" w:cstheme="majorBidi"/>
      </w:rPr>
      <w:tblPr/>
      <w:tcPr>
        <w:tcBorders>
          <w:top w:val="nil"/>
          <w:bottom w:val="single" w:sz="8" w:space="0" w:color="0A3161" w:themeColor="accent3"/>
        </w:tcBorders>
      </w:tcPr>
    </w:tblStylePr>
    <w:tblStylePr w:type="lastRow">
      <w:rPr>
        <w:b/>
        <w:bCs/>
        <w:color w:val="0A3161" w:themeColor="text2"/>
      </w:rPr>
      <w:tblPr/>
      <w:tcPr>
        <w:tcBorders>
          <w:top w:val="single" w:sz="8" w:space="0" w:color="0A3161" w:themeColor="accent3"/>
          <w:bottom w:val="single" w:sz="8" w:space="0" w:color="0A3161" w:themeColor="accent3"/>
        </w:tcBorders>
      </w:tcPr>
    </w:tblStylePr>
    <w:tblStylePr w:type="firstCol">
      <w:rPr>
        <w:b/>
        <w:bCs/>
      </w:rPr>
    </w:tblStylePr>
    <w:tblStylePr w:type="lastCol">
      <w:rPr>
        <w:b/>
        <w:bCs/>
      </w:rPr>
      <w:tblPr/>
      <w:tcPr>
        <w:tcBorders>
          <w:top w:val="single" w:sz="8" w:space="0" w:color="0A3161" w:themeColor="accent3"/>
          <w:bottom w:val="single" w:sz="8" w:space="0" w:color="0A3161" w:themeColor="accent3"/>
        </w:tcBorders>
      </w:tcPr>
    </w:tblStylePr>
    <w:tblStylePr w:type="band1Vert">
      <w:tblPr/>
      <w:tcPr>
        <w:shd w:val="clear" w:color="auto" w:fill="A4C8F5" w:themeFill="accent3" w:themeFillTint="3F"/>
      </w:tcPr>
    </w:tblStylePr>
    <w:tblStylePr w:type="band1Horz">
      <w:tblPr/>
      <w:tcPr>
        <w:shd w:val="clear" w:color="auto" w:fill="A4C8F5" w:themeFill="accent3" w:themeFillTint="3F"/>
      </w:tcPr>
    </w:tblStylePr>
  </w:style>
  <w:style w:type="table" w:styleId="LightShading-Accent3">
    <w:name w:val="Light Shading Accent 3"/>
    <w:basedOn w:val="TableNormal"/>
    <w:uiPriority w:val="60"/>
    <w:rsid w:val="00793C25"/>
    <w:rPr>
      <w:color w:val="072448" w:themeColor="accent3" w:themeShade="BF"/>
    </w:rPr>
    <w:tblPr>
      <w:tblStyleRowBandSize w:val="1"/>
      <w:tblStyleColBandSize w:val="1"/>
      <w:tblBorders>
        <w:top w:val="single" w:sz="8" w:space="0" w:color="0A3161" w:themeColor="accent3"/>
        <w:bottom w:val="single" w:sz="8" w:space="0" w:color="0A3161" w:themeColor="accent3"/>
      </w:tblBorders>
    </w:tblPr>
    <w:tblStylePr w:type="firstRow">
      <w:pPr>
        <w:spacing w:before="0" w:after="0" w:line="240" w:lineRule="auto"/>
      </w:pPr>
      <w:rPr>
        <w:b/>
        <w:bCs/>
      </w:rPr>
      <w:tblPr/>
      <w:tcPr>
        <w:tcBorders>
          <w:top w:val="single" w:sz="8" w:space="0" w:color="0A3161" w:themeColor="accent3"/>
          <w:left w:val="nil"/>
          <w:bottom w:val="single" w:sz="8" w:space="0" w:color="0A3161" w:themeColor="accent3"/>
          <w:right w:val="nil"/>
          <w:insideH w:val="nil"/>
          <w:insideV w:val="nil"/>
        </w:tcBorders>
      </w:tcPr>
    </w:tblStylePr>
    <w:tblStylePr w:type="lastRow">
      <w:pPr>
        <w:spacing w:before="0" w:after="0" w:line="240" w:lineRule="auto"/>
      </w:pPr>
      <w:rPr>
        <w:b/>
        <w:bCs/>
      </w:rPr>
      <w:tblPr/>
      <w:tcPr>
        <w:tcBorders>
          <w:top w:val="single" w:sz="8" w:space="0" w:color="0A3161" w:themeColor="accent3"/>
          <w:left w:val="nil"/>
          <w:bottom w:val="single" w:sz="8" w:space="0" w:color="0A316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4C8F5" w:themeFill="accent3" w:themeFillTint="3F"/>
      </w:tcPr>
    </w:tblStylePr>
    <w:tblStylePr w:type="band1Horz">
      <w:tblPr/>
      <w:tcPr>
        <w:tcBorders>
          <w:left w:val="nil"/>
          <w:right w:val="nil"/>
          <w:insideH w:val="nil"/>
          <w:insideV w:val="nil"/>
        </w:tcBorders>
        <w:shd w:val="clear" w:color="auto" w:fill="A4C8F5" w:themeFill="accent3" w:themeFillTint="3F"/>
      </w:tcPr>
    </w:tblStylePr>
  </w:style>
  <w:style w:type="table" w:styleId="LightShading-Accent4">
    <w:name w:val="Light Shading Accent 4"/>
    <w:basedOn w:val="TableNormal"/>
    <w:uiPriority w:val="60"/>
    <w:rsid w:val="00793C25"/>
    <w:rPr>
      <w:color w:val="AF7C18" w:themeColor="accent4" w:themeShade="BF"/>
    </w:rPr>
    <w:tblPr>
      <w:tblStyleRowBandSize w:val="1"/>
      <w:tblStyleColBandSize w:val="1"/>
      <w:tblBorders>
        <w:top w:val="single" w:sz="8" w:space="0" w:color="E2A429" w:themeColor="accent4"/>
        <w:bottom w:val="single" w:sz="8" w:space="0" w:color="E2A429" w:themeColor="accent4"/>
      </w:tblBorders>
    </w:tblPr>
    <w:tblStylePr w:type="firstRow">
      <w:pPr>
        <w:spacing w:before="0" w:after="0" w:line="240" w:lineRule="auto"/>
      </w:pPr>
      <w:rPr>
        <w:b/>
        <w:bCs/>
      </w:rPr>
      <w:tblPr/>
      <w:tcPr>
        <w:tcBorders>
          <w:top w:val="single" w:sz="8" w:space="0" w:color="E2A429" w:themeColor="accent4"/>
          <w:left w:val="nil"/>
          <w:bottom w:val="single" w:sz="8" w:space="0" w:color="E2A429" w:themeColor="accent4"/>
          <w:right w:val="nil"/>
          <w:insideH w:val="nil"/>
          <w:insideV w:val="nil"/>
        </w:tcBorders>
      </w:tcPr>
    </w:tblStylePr>
    <w:tblStylePr w:type="lastRow">
      <w:pPr>
        <w:spacing w:before="0" w:after="0" w:line="240" w:lineRule="auto"/>
      </w:pPr>
      <w:rPr>
        <w:b/>
        <w:bCs/>
      </w:rPr>
      <w:tblPr/>
      <w:tcPr>
        <w:tcBorders>
          <w:top w:val="single" w:sz="8" w:space="0" w:color="E2A429" w:themeColor="accent4"/>
          <w:left w:val="nil"/>
          <w:bottom w:val="single" w:sz="8" w:space="0" w:color="E2A42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E8C9" w:themeFill="accent4" w:themeFillTint="3F"/>
      </w:tcPr>
    </w:tblStylePr>
    <w:tblStylePr w:type="band1Horz">
      <w:tblPr/>
      <w:tcPr>
        <w:tcBorders>
          <w:left w:val="nil"/>
          <w:right w:val="nil"/>
          <w:insideH w:val="nil"/>
          <w:insideV w:val="nil"/>
        </w:tcBorders>
        <w:shd w:val="clear" w:color="auto" w:fill="F7E8C9" w:themeFill="accent4" w:themeFillTint="3F"/>
      </w:tcPr>
    </w:tblStylePr>
  </w:style>
  <w:style w:type="character" w:styleId="UnresolvedMention">
    <w:name w:val="Unresolved Mention"/>
    <w:basedOn w:val="DefaultParagraphFont"/>
    <w:uiPriority w:val="99"/>
    <w:semiHidden/>
    <w:unhideWhenUsed/>
    <w:rsid w:val="00B4522D"/>
    <w:rPr>
      <w:color w:val="605E5C"/>
      <w:shd w:val="clear" w:color="auto" w:fill="E1DFDD"/>
    </w:rPr>
  </w:style>
  <w:style w:type="table" w:styleId="GridTable2-Accent4">
    <w:name w:val="Grid Table 2 Accent 4"/>
    <w:basedOn w:val="TableNormal"/>
    <w:uiPriority w:val="47"/>
    <w:rsid w:val="00D72B96"/>
    <w:tblPr>
      <w:tblStyleRowBandSize w:val="1"/>
      <w:tblStyleColBandSize w:val="1"/>
      <w:tblBorders>
        <w:top w:val="single" w:sz="2" w:space="0" w:color="EDC87E" w:themeColor="accent4" w:themeTint="99"/>
        <w:bottom w:val="single" w:sz="2" w:space="0" w:color="EDC87E" w:themeColor="accent4" w:themeTint="99"/>
        <w:insideH w:val="single" w:sz="2" w:space="0" w:color="EDC87E" w:themeColor="accent4" w:themeTint="99"/>
        <w:insideV w:val="single" w:sz="2" w:space="0" w:color="EDC87E" w:themeColor="accent4" w:themeTint="99"/>
      </w:tblBorders>
    </w:tblPr>
    <w:tblStylePr w:type="firstRow">
      <w:rPr>
        <w:b/>
        <w:bCs/>
      </w:rPr>
      <w:tblPr/>
      <w:tcPr>
        <w:tcBorders>
          <w:top w:val="nil"/>
          <w:bottom w:val="single" w:sz="12" w:space="0" w:color="EDC87E" w:themeColor="accent4" w:themeTint="99"/>
          <w:insideH w:val="nil"/>
          <w:insideV w:val="nil"/>
        </w:tcBorders>
        <w:shd w:val="clear" w:color="auto" w:fill="FFFFFF" w:themeFill="background1"/>
      </w:tcPr>
    </w:tblStylePr>
    <w:tblStylePr w:type="lastRow">
      <w:rPr>
        <w:b/>
        <w:bCs/>
      </w:rPr>
      <w:tblPr/>
      <w:tcPr>
        <w:tcBorders>
          <w:top w:val="double" w:sz="2" w:space="0" w:color="EDC87E"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character" w:customStyle="1" w:styleId="NoSpacingChar">
    <w:name w:val="No Spacing Char"/>
    <w:aliases w:val="Table Text Char"/>
    <w:link w:val="NoSpacing"/>
    <w:uiPriority w:val="1"/>
    <w:rsid w:val="00237F5F"/>
    <w:rPr>
      <w:rFonts w:ascii="Times New Roman" w:hAnsi="Times New Roman"/>
      <w:color w:val="141313" w:themeColor="text1"/>
      <w:sz w:val="22"/>
      <w:szCs w:val="18"/>
    </w:rPr>
  </w:style>
  <w:style w:type="table" w:styleId="GridTable4-Accent5">
    <w:name w:val="Grid Table 4 Accent 5"/>
    <w:basedOn w:val="TableNormal"/>
    <w:uiPriority w:val="49"/>
    <w:rsid w:val="00237F5F"/>
    <w:rPr>
      <w:rFonts w:ascii="Times New Roman" w:eastAsia="Times New Roman" w:hAnsi="Times New Roman" w:cs="Times New Roman"/>
      <w:lang w:val="de-DE" w:eastAsia="de-DE"/>
    </w:rPr>
    <w:tblPr>
      <w:tblStyleRowBandSize w:val="1"/>
      <w:tblStyleColBandSize w:val="1"/>
      <w:tblBorders>
        <w:top w:val="single" w:sz="4" w:space="0" w:color="97D67C" w:themeColor="accent5" w:themeTint="99"/>
        <w:left w:val="single" w:sz="4" w:space="0" w:color="97D67C" w:themeColor="accent5" w:themeTint="99"/>
        <w:bottom w:val="single" w:sz="4" w:space="0" w:color="97D67C" w:themeColor="accent5" w:themeTint="99"/>
        <w:right w:val="single" w:sz="4" w:space="0" w:color="97D67C" w:themeColor="accent5" w:themeTint="99"/>
        <w:insideH w:val="single" w:sz="4" w:space="0" w:color="97D67C" w:themeColor="accent5" w:themeTint="99"/>
        <w:insideV w:val="single" w:sz="4" w:space="0" w:color="97D67C" w:themeColor="accent5" w:themeTint="99"/>
      </w:tblBorders>
    </w:tblPr>
    <w:tblStylePr w:type="firstRow">
      <w:rPr>
        <w:b/>
        <w:bCs/>
        <w:color w:val="FFFFFF" w:themeColor="background1"/>
      </w:rPr>
      <w:tblPr/>
      <w:tcPr>
        <w:tcBorders>
          <w:top w:val="single" w:sz="4" w:space="0" w:color="5AAB35" w:themeColor="accent5"/>
          <w:left w:val="single" w:sz="4" w:space="0" w:color="5AAB35" w:themeColor="accent5"/>
          <w:bottom w:val="single" w:sz="4" w:space="0" w:color="5AAB35" w:themeColor="accent5"/>
          <w:right w:val="single" w:sz="4" w:space="0" w:color="5AAB35" w:themeColor="accent5"/>
          <w:insideH w:val="nil"/>
          <w:insideV w:val="nil"/>
        </w:tcBorders>
        <w:shd w:val="clear" w:color="auto" w:fill="5AAB35" w:themeFill="accent5"/>
      </w:tcPr>
    </w:tblStylePr>
    <w:tblStylePr w:type="lastRow">
      <w:rPr>
        <w:b/>
        <w:bCs/>
      </w:rPr>
      <w:tblPr/>
      <w:tcPr>
        <w:tcBorders>
          <w:top w:val="double" w:sz="4" w:space="0" w:color="5AAB35" w:themeColor="accent5"/>
        </w:tcBorders>
      </w:tcPr>
    </w:tblStylePr>
    <w:tblStylePr w:type="firstCol">
      <w:rPr>
        <w:b/>
        <w:bCs/>
      </w:rPr>
    </w:tblStylePr>
    <w:tblStylePr w:type="lastCol">
      <w:rPr>
        <w:b/>
        <w:bCs/>
      </w:rPr>
    </w:tblStylePr>
    <w:tblStylePr w:type="band1Vert">
      <w:tblPr/>
      <w:tcPr>
        <w:shd w:val="clear" w:color="auto" w:fill="DCF1D3" w:themeFill="accent5" w:themeFillTint="33"/>
      </w:tcPr>
    </w:tblStylePr>
    <w:tblStylePr w:type="band1Horz">
      <w:tblPr/>
      <w:tcPr>
        <w:shd w:val="clear" w:color="auto" w:fill="DCF1D3" w:themeFill="accent5" w:themeFillTint="33"/>
      </w:tcPr>
    </w:tblStylePr>
  </w:style>
  <w:style w:type="table" w:styleId="ListTable1Light-Accent4">
    <w:name w:val="List Table 1 Light Accent 4"/>
    <w:basedOn w:val="TableNormal"/>
    <w:uiPriority w:val="46"/>
    <w:rsid w:val="00237F5F"/>
    <w:tblPr>
      <w:tblStyleRowBandSize w:val="1"/>
      <w:tblStyleColBandSize w:val="1"/>
    </w:tblPr>
    <w:tblStylePr w:type="firstRow">
      <w:rPr>
        <w:b/>
        <w:bCs/>
      </w:rPr>
      <w:tblPr/>
      <w:tcPr>
        <w:tcBorders>
          <w:bottom w:val="single" w:sz="4" w:space="0" w:color="EDC87E" w:themeColor="accent4" w:themeTint="99"/>
        </w:tcBorders>
      </w:tcPr>
    </w:tblStylePr>
    <w:tblStylePr w:type="lastRow">
      <w:rPr>
        <w:b/>
        <w:bCs/>
      </w:rPr>
      <w:tblPr/>
      <w:tcPr>
        <w:tcBorders>
          <w:top w:val="single" w:sz="4" w:space="0" w:color="EDC87E" w:themeColor="accent4" w:themeTint="99"/>
        </w:tcBorders>
      </w:tc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table" w:styleId="ListTable2-Accent4">
    <w:name w:val="List Table 2 Accent 4"/>
    <w:basedOn w:val="TableNormal"/>
    <w:uiPriority w:val="47"/>
    <w:rsid w:val="00237F5F"/>
    <w:tblPr>
      <w:tblStyleRowBandSize w:val="1"/>
      <w:tblStyleColBandSize w:val="1"/>
      <w:tblBorders>
        <w:top w:val="single" w:sz="4" w:space="0" w:color="EDC87E" w:themeColor="accent4" w:themeTint="99"/>
        <w:bottom w:val="single" w:sz="4" w:space="0" w:color="EDC87E" w:themeColor="accent4" w:themeTint="99"/>
        <w:insideH w:val="single" w:sz="4" w:space="0" w:color="EDC87E"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table" w:styleId="ListTable6ColourfulAccent4">
    <w:name w:val="List Table 6 Colorful Accent 4"/>
    <w:basedOn w:val="TableNormal"/>
    <w:uiPriority w:val="51"/>
    <w:rsid w:val="00237F5F"/>
    <w:rPr>
      <w:color w:val="AF7C18" w:themeColor="accent4" w:themeShade="BF"/>
    </w:rPr>
    <w:tblPr>
      <w:tblStyleRowBandSize w:val="1"/>
      <w:tblStyleColBandSize w:val="1"/>
      <w:tblBorders>
        <w:top w:val="single" w:sz="4" w:space="0" w:color="E2A429" w:themeColor="accent4"/>
        <w:bottom w:val="single" w:sz="4" w:space="0" w:color="E2A429" w:themeColor="accent4"/>
      </w:tblBorders>
    </w:tblPr>
    <w:tblStylePr w:type="firstRow">
      <w:rPr>
        <w:b/>
        <w:bCs/>
      </w:rPr>
      <w:tblPr/>
      <w:tcPr>
        <w:tcBorders>
          <w:bottom w:val="single" w:sz="4" w:space="0" w:color="E2A429" w:themeColor="accent4"/>
        </w:tcBorders>
      </w:tcPr>
    </w:tblStylePr>
    <w:tblStylePr w:type="lastRow">
      <w:rPr>
        <w:b/>
        <w:bCs/>
      </w:rPr>
      <w:tblPr/>
      <w:tcPr>
        <w:tcBorders>
          <w:top w:val="double" w:sz="4" w:space="0" w:color="E2A429" w:themeColor="accent4"/>
        </w:tcBorders>
      </w:tc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table" w:styleId="ListTable6ColourfulAccent3">
    <w:name w:val="List Table 6 Colorful Accent 3"/>
    <w:basedOn w:val="TableNormal"/>
    <w:uiPriority w:val="51"/>
    <w:rsid w:val="00350595"/>
    <w:rPr>
      <w:color w:val="072448" w:themeColor="accent3" w:themeShade="BF"/>
    </w:rPr>
    <w:tblPr>
      <w:tblStyleRowBandSize w:val="1"/>
      <w:tblStyleColBandSize w:val="1"/>
      <w:tblBorders>
        <w:top w:val="single" w:sz="4" w:space="0" w:color="0A3161" w:themeColor="accent3"/>
        <w:bottom w:val="single" w:sz="4" w:space="0" w:color="0A3161" w:themeColor="accent3"/>
      </w:tblBorders>
    </w:tblPr>
    <w:tblStylePr w:type="firstRow">
      <w:rPr>
        <w:b/>
        <w:bCs/>
      </w:rPr>
      <w:tblPr/>
      <w:tcPr>
        <w:tcBorders>
          <w:bottom w:val="single" w:sz="4" w:space="0" w:color="0A3161" w:themeColor="accent3"/>
        </w:tcBorders>
      </w:tcPr>
    </w:tblStylePr>
    <w:tblStylePr w:type="lastRow">
      <w:rPr>
        <w:b/>
        <w:bCs/>
      </w:rPr>
      <w:tblPr/>
      <w:tcPr>
        <w:tcBorders>
          <w:top w:val="double" w:sz="4" w:space="0" w:color="0A3161" w:themeColor="accent3"/>
        </w:tcBorders>
      </w:tcPr>
    </w:tblStylePr>
    <w:tblStylePr w:type="firstCol">
      <w:rPr>
        <w:b/>
        <w:bCs/>
      </w:rPr>
    </w:tblStylePr>
    <w:tblStylePr w:type="lastCol">
      <w:rPr>
        <w:b/>
        <w:bCs/>
      </w:rPr>
    </w:tblStylePr>
    <w:tblStylePr w:type="band1Vert">
      <w:tblPr/>
      <w:tcPr>
        <w:shd w:val="clear" w:color="auto" w:fill="B5D3F7" w:themeFill="accent3" w:themeFillTint="33"/>
      </w:tcPr>
    </w:tblStylePr>
    <w:tblStylePr w:type="band1Horz">
      <w:tblPr/>
      <w:tcPr>
        <w:shd w:val="clear" w:color="auto" w:fill="B5D3F7" w:themeFill="accent3" w:themeFillTint="33"/>
      </w:tcPr>
    </w:tblStylePr>
  </w:style>
  <w:style w:type="paragraph" w:styleId="NormalWeb">
    <w:name w:val="Normal (Web)"/>
    <w:basedOn w:val="Normal"/>
    <w:uiPriority w:val="99"/>
    <w:unhideWhenUsed/>
    <w:qFormat/>
    <w:rsid w:val="003A705F"/>
    <w:pPr>
      <w:spacing w:before="100" w:beforeAutospacing="1" w:after="100" w:afterAutospacing="1"/>
    </w:pPr>
    <w:rPr>
      <w:rFonts w:eastAsia="Times New Roman" w:cs="Times New Roman"/>
      <w:color w:val="auto"/>
      <w:szCs w:val="24"/>
      <w:lang w:eastAsia="en-US"/>
    </w:rPr>
  </w:style>
  <w:style w:type="character" w:styleId="EndnoteReference">
    <w:name w:val="endnote reference"/>
    <w:basedOn w:val="DefaultParagraphFont"/>
    <w:semiHidden/>
    <w:unhideWhenUsed/>
    <w:rsid w:val="0030661D"/>
    <w:rPr>
      <w:vertAlign w:val="superscript"/>
    </w:rPr>
  </w:style>
  <w:style w:type="character" w:styleId="HTMLCode">
    <w:name w:val="HTML Code"/>
    <w:basedOn w:val="DefaultParagraphFont"/>
    <w:uiPriority w:val="99"/>
    <w:semiHidden/>
    <w:unhideWhenUsed/>
    <w:rsid w:val="007B4527"/>
    <w:rPr>
      <w:rFonts w:ascii="Courier New" w:eastAsiaTheme="minorEastAsia" w:hAnsi="Courier New" w:cs="Courier New"/>
      <w:sz w:val="20"/>
      <w:szCs w:val="20"/>
    </w:rPr>
  </w:style>
  <w:style w:type="character" w:customStyle="1" w:styleId="placeholder-inline-tasks">
    <w:name w:val="placeholder-inline-tasks"/>
    <w:basedOn w:val="DefaultParagraphFont"/>
    <w:rsid w:val="00DD6D4D"/>
  </w:style>
  <w:style w:type="character" w:customStyle="1" w:styleId="cf01">
    <w:name w:val="cf01"/>
    <w:basedOn w:val="DefaultParagraphFont"/>
    <w:rsid w:val="00A447F3"/>
    <w:rPr>
      <w:rFonts w:ascii="Segoe UI" w:hAnsi="Segoe UI" w:cs="Segoe UI" w:hint="default"/>
      <w:sz w:val="18"/>
      <w:szCs w:val="18"/>
    </w:rPr>
  </w:style>
  <w:style w:type="table" w:styleId="GridTable6ColourfulAccent5">
    <w:name w:val="Grid Table 6 Colorful Accent 5"/>
    <w:basedOn w:val="TableNormal"/>
    <w:uiPriority w:val="51"/>
    <w:rsid w:val="00CC5709"/>
    <w:rPr>
      <w:color w:val="437F27" w:themeColor="accent5" w:themeShade="BF"/>
    </w:rPr>
    <w:tblPr>
      <w:tblStyleRowBandSize w:val="1"/>
      <w:tblStyleColBandSize w:val="1"/>
      <w:tblBorders>
        <w:top w:val="single" w:sz="4" w:space="0" w:color="97D67C" w:themeColor="accent5" w:themeTint="99"/>
        <w:left w:val="single" w:sz="4" w:space="0" w:color="97D67C" w:themeColor="accent5" w:themeTint="99"/>
        <w:bottom w:val="single" w:sz="4" w:space="0" w:color="97D67C" w:themeColor="accent5" w:themeTint="99"/>
        <w:right w:val="single" w:sz="4" w:space="0" w:color="97D67C" w:themeColor="accent5" w:themeTint="99"/>
        <w:insideH w:val="single" w:sz="4" w:space="0" w:color="97D67C" w:themeColor="accent5" w:themeTint="99"/>
        <w:insideV w:val="single" w:sz="4" w:space="0" w:color="97D67C" w:themeColor="accent5" w:themeTint="99"/>
      </w:tblBorders>
    </w:tblPr>
    <w:tblStylePr w:type="firstRow">
      <w:rPr>
        <w:b/>
        <w:bCs/>
      </w:rPr>
      <w:tblPr/>
      <w:tcPr>
        <w:tcBorders>
          <w:bottom w:val="single" w:sz="12" w:space="0" w:color="97D67C" w:themeColor="accent5" w:themeTint="99"/>
        </w:tcBorders>
      </w:tcPr>
    </w:tblStylePr>
    <w:tblStylePr w:type="lastRow">
      <w:rPr>
        <w:b/>
        <w:bCs/>
      </w:rPr>
      <w:tblPr/>
      <w:tcPr>
        <w:tcBorders>
          <w:top w:val="double" w:sz="4" w:space="0" w:color="97D67C" w:themeColor="accent5" w:themeTint="99"/>
        </w:tcBorders>
      </w:tcPr>
    </w:tblStylePr>
    <w:tblStylePr w:type="firstCol">
      <w:rPr>
        <w:b/>
        <w:bCs/>
      </w:rPr>
    </w:tblStylePr>
    <w:tblStylePr w:type="lastCol">
      <w:rPr>
        <w:b/>
        <w:bCs/>
      </w:rPr>
    </w:tblStylePr>
    <w:tblStylePr w:type="band1Vert">
      <w:tblPr/>
      <w:tcPr>
        <w:shd w:val="clear" w:color="auto" w:fill="DCF1D3" w:themeFill="accent5" w:themeFillTint="33"/>
      </w:tcPr>
    </w:tblStylePr>
    <w:tblStylePr w:type="band1Horz">
      <w:tblPr/>
      <w:tcPr>
        <w:shd w:val="clear" w:color="auto" w:fill="DCF1D3" w:themeFill="accent5" w:themeFillTint="33"/>
      </w:tcPr>
    </w:tblStylePr>
  </w:style>
  <w:style w:type="character" w:customStyle="1" w:styleId="cm-string">
    <w:name w:val="cm-string"/>
    <w:basedOn w:val="DefaultParagraphFont"/>
    <w:rsid w:val="007C5AAA"/>
  </w:style>
  <w:style w:type="character" w:customStyle="1" w:styleId="cm-comment">
    <w:name w:val="cm-comment"/>
    <w:basedOn w:val="DefaultParagraphFont"/>
    <w:rsid w:val="007C5AAA"/>
  </w:style>
  <w:style w:type="character" w:customStyle="1" w:styleId="cm-operator">
    <w:name w:val="cm-operator"/>
    <w:basedOn w:val="DefaultParagraphFont"/>
    <w:rsid w:val="007C5AAA"/>
  </w:style>
  <w:style w:type="character" w:customStyle="1" w:styleId="cm-number">
    <w:name w:val="cm-number"/>
    <w:basedOn w:val="DefaultParagraphFont"/>
    <w:rsid w:val="007C5A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81355">
      <w:bodyDiv w:val="1"/>
      <w:marLeft w:val="0"/>
      <w:marRight w:val="0"/>
      <w:marTop w:val="0"/>
      <w:marBottom w:val="0"/>
      <w:divBdr>
        <w:top w:val="none" w:sz="0" w:space="0" w:color="auto"/>
        <w:left w:val="none" w:sz="0" w:space="0" w:color="auto"/>
        <w:bottom w:val="none" w:sz="0" w:space="0" w:color="auto"/>
        <w:right w:val="none" w:sz="0" w:space="0" w:color="auto"/>
      </w:divBdr>
    </w:div>
    <w:div w:id="55982515">
      <w:bodyDiv w:val="1"/>
      <w:marLeft w:val="0"/>
      <w:marRight w:val="0"/>
      <w:marTop w:val="0"/>
      <w:marBottom w:val="0"/>
      <w:divBdr>
        <w:top w:val="none" w:sz="0" w:space="0" w:color="auto"/>
        <w:left w:val="none" w:sz="0" w:space="0" w:color="auto"/>
        <w:bottom w:val="none" w:sz="0" w:space="0" w:color="auto"/>
        <w:right w:val="none" w:sz="0" w:space="0" w:color="auto"/>
      </w:divBdr>
    </w:div>
    <w:div w:id="59599654">
      <w:bodyDiv w:val="1"/>
      <w:marLeft w:val="0"/>
      <w:marRight w:val="0"/>
      <w:marTop w:val="0"/>
      <w:marBottom w:val="0"/>
      <w:divBdr>
        <w:top w:val="none" w:sz="0" w:space="0" w:color="auto"/>
        <w:left w:val="none" w:sz="0" w:space="0" w:color="auto"/>
        <w:bottom w:val="none" w:sz="0" w:space="0" w:color="auto"/>
        <w:right w:val="none" w:sz="0" w:space="0" w:color="auto"/>
      </w:divBdr>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86392715">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45821593">
      <w:bodyDiv w:val="1"/>
      <w:marLeft w:val="0"/>
      <w:marRight w:val="0"/>
      <w:marTop w:val="0"/>
      <w:marBottom w:val="0"/>
      <w:divBdr>
        <w:top w:val="none" w:sz="0" w:space="0" w:color="auto"/>
        <w:left w:val="none" w:sz="0" w:space="0" w:color="auto"/>
        <w:bottom w:val="none" w:sz="0" w:space="0" w:color="auto"/>
        <w:right w:val="none" w:sz="0" w:space="0" w:color="auto"/>
      </w:divBdr>
    </w:div>
    <w:div w:id="176847917">
      <w:bodyDiv w:val="1"/>
      <w:marLeft w:val="0"/>
      <w:marRight w:val="0"/>
      <w:marTop w:val="0"/>
      <w:marBottom w:val="0"/>
      <w:divBdr>
        <w:top w:val="none" w:sz="0" w:space="0" w:color="auto"/>
        <w:left w:val="none" w:sz="0" w:space="0" w:color="auto"/>
        <w:bottom w:val="none" w:sz="0" w:space="0" w:color="auto"/>
        <w:right w:val="none" w:sz="0" w:space="0" w:color="auto"/>
      </w:divBdr>
    </w:div>
    <w:div w:id="186604623">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57953438">
      <w:bodyDiv w:val="1"/>
      <w:marLeft w:val="0"/>
      <w:marRight w:val="0"/>
      <w:marTop w:val="0"/>
      <w:marBottom w:val="0"/>
      <w:divBdr>
        <w:top w:val="none" w:sz="0" w:space="0" w:color="auto"/>
        <w:left w:val="none" w:sz="0" w:space="0" w:color="auto"/>
        <w:bottom w:val="none" w:sz="0" w:space="0" w:color="auto"/>
        <w:right w:val="none" w:sz="0" w:space="0" w:color="auto"/>
      </w:divBdr>
    </w:div>
    <w:div w:id="261958316">
      <w:bodyDiv w:val="1"/>
      <w:marLeft w:val="0"/>
      <w:marRight w:val="0"/>
      <w:marTop w:val="0"/>
      <w:marBottom w:val="0"/>
      <w:divBdr>
        <w:top w:val="none" w:sz="0" w:space="0" w:color="auto"/>
        <w:left w:val="none" w:sz="0" w:space="0" w:color="auto"/>
        <w:bottom w:val="none" w:sz="0" w:space="0" w:color="auto"/>
        <w:right w:val="none" w:sz="0" w:space="0" w:color="auto"/>
      </w:divBdr>
      <w:divsChild>
        <w:div w:id="17705640">
          <w:marLeft w:val="480"/>
          <w:marRight w:val="0"/>
          <w:marTop w:val="0"/>
          <w:marBottom w:val="0"/>
          <w:divBdr>
            <w:top w:val="none" w:sz="0" w:space="0" w:color="auto"/>
            <w:left w:val="none" w:sz="0" w:space="0" w:color="auto"/>
            <w:bottom w:val="none" w:sz="0" w:space="0" w:color="auto"/>
            <w:right w:val="none" w:sz="0" w:space="0" w:color="auto"/>
          </w:divBdr>
        </w:div>
        <w:div w:id="72243614">
          <w:marLeft w:val="480"/>
          <w:marRight w:val="0"/>
          <w:marTop w:val="0"/>
          <w:marBottom w:val="0"/>
          <w:divBdr>
            <w:top w:val="none" w:sz="0" w:space="0" w:color="auto"/>
            <w:left w:val="none" w:sz="0" w:space="0" w:color="auto"/>
            <w:bottom w:val="none" w:sz="0" w:space="0" w:color="auto"/>
            <w:right w:val="none" w:sz="0" w:space="0" w:color="auto"/>
          </w:divBdr>
        </w:div>
        <w:div w:id="76177549">
          <w:marLeft w:val="480"/>
          <w:marRight w:val="0"/>
          <w:marTop w:val="0"/>
          <w:marBottom w:val="0"/>
          <w:divBdr>
            <w:top w:val="none" w:sz="0" w:space="0" w:color="auto"/>
            <w:left w:val="none" w:sz="0" w:space="0" w:color="auto"/>
            <w:bottom w:val="none" w:sz="0" w:space="0" w:color="auto"/>
            <w:right w:val="none" w:sz="0" w:space="0" w:color="auto"/>
          </w:divBdr>
        </w:div>
        <w:div w:id="86924451">
          <w:marLeft w:val="480"/>
          <w:marRight w:val="0"/>
          <w:marTop w:val="0"/>
          <w:marBottom w:val="0"/>
          <w:divBdr>
            <w:top w:val="none" w:sz="0" w:space="0" w:color="auto"/>
            <w:left w:val="none" w:sz="0" w:space="0" w:color="auto"/>
            <w:bottom w:val="none" w:sz="0" w:space="0" w:color="auto"/>
            <w:right w:val="none" w:sz="0" w:space="0" w:color="auto"/>
          </w:divBdr>
        </w:div>
        <w:div w:id="130833199">
          <w:marLeft w:val="480"/>
          <w:marRight w:val="0"/>
          <w:marTop w:val="0"/>
          <w:marBottom w:val="0"/>
          <w:divBdr>
            <w:top w:val="none" w:sz="0" w:space="0" w:color="auto"/>
            <w:left w:val="none" w:sz="0" w:space="0" w:color="auto"/>
            <w:bottom w:val="none" w:sz="0" w:space="0" w:color="auto"/>
            <w:right w:val="none" w:sz="0" w:space="0" w:color="auto"/>
          </w:divBdr>
        </w:div>
        <w:div w:id="148720131">
          <w:marLeft w:val="480"/>
          <w:marRight w:val="0"/>
          <w:marTop w:val="0"/>
          <w:marBottom w:val="0"/>
          <w:divBdr>
            <w:top w:val="none" w:sz="0" w:space="0" w:color="auto"/>
            <w:left w:val="none" w:sz="0" w:space="0" w:color="auto"/>
            <w:bottom w:val="none" w:sz="0" w:space="0" w:color="auto"/>
            <w:right w:val="none" w:sz="0" w:space="0" w:color="auto"/>
          </w:divBdr>
        </w:div>
        <w:div w:id="236675154">
          <w:marLeft w:val="480"/>
          <w:marRight w:val="0"/>
          <w:marTop w:val="0"/>
          <w:marBottom w:val="0"/>
          <w:divBdr>
            <w:top w:val="none" w:sz="0" w:space="0" w:color="auto"/>
            <w:left w:val="none" w:sz="0" w:space="0" w:color="auto"/>
            <w:bottom w:val="none" w:sz="0" w:space="0" w:color="auto"/>
            <w:right w:val="none" w:sz="0" w:space="0" w:color="auto"/>
          </w:divBdr>
        </w:div>
        <w:div w:id="353577545">
          <w:marLeft w:val="480"/>
          <w:marRight w:val="0"/>
          <w:marTop w:val="0"/>
          <w:marBottom w:val="0"/>
          <w:divBdr>
            <w:top w:val="none" w:sz="0" w:space="0" w:color="auto"/>
            <w:left w:val="none" w:sz="0" w:space="0" w:color="auto"/>
            <w:bottom w:val="none" w:sz="0" w:space="0" w:color="auto"/>
            <w:right w:val="none" w:sz="0" w:space="0" w:color="auto"/>
          </w:divBdr>
        </w:div>
        <w:div w:id="374158358">
          <w:marLeft w:val="480"/>
          <w:marRight w:val="0"/>
          <w:marTop w:val="0"/>
          <w:marBottom w:val="0"/>
          <w:divBdr>
            <w:top w:val="none" w:sz="0" w:space="0" w:color="auto"/>
            <w:left w:val="none" w:sz="0" w:space="0" w:color="auto"/>
            <w:bottom w:val="none" w:sz="0" w:space="0" w:color="auto"/>
            <w:right w:val="none" w:sz="0" w:space="0" w:color="auto"/>
          </w:divBdr>
        </w:div>
        <w:div w:id="384376023">
          <w:marLeft w:val="480"/>
          <w:marRight w:val="0"/>
          <w:marTop w:val="0"/>
          <w:marBottom w:val="0"/>
          <w:divBdr>
            <w:top w:val="none" w:sz="0" w:space="0" w:color="auto"/>
            <w:left w:val="none" w:sz="0" w:space="0" w:color="auto"/>
            <w:bottom w:val="none" w:sz="0" w:space="0" w:color="auto"/>
            <w:right w:val="none" w:sz="0" w:space="0" w:color="auto"/>
          </w:divBdr>
        </w:div>
        <w:div w:id="398021870">
          <w:marLeft w:val="480"/>
          <w:marRight w:val="0"/>
          <w:marTop w:val="0"/>
          <w:marBottom w:val="0"/>
          <w:divBdr>
            <w:top w:val="none" w:sz="0" w:space="0" w:color="auto"/>
            <w:left w:val="none" w:sz="0" w:space="0" w:color="auto"/>
            <w:bottom w:val="none" w:sz="0" w:space="0" w:color="auto"/>
            <w:right w:val="none" w:sz="0" w:space="0" w:color="auto"/>
          </w:divBdr>
        </w:div>
        <w:div w:id="553934816">
          <w:marLeft w:val="480"/>
          <w:marRight w:val="0"/>
          <w:marTop w:val="0"/>
          <w:marBottom w:val="0"/>
          <w:divBdr>
            <w:top w:val="none" w:sz="0" w:space="0" w:color="auto"/>
            <w:left w:val="none" w:sz="0" w:space="0" w:color="auto"/>
            <w:bottom w:val="none" w:sz="0" w:space="0" w:color="auto"/>
            <w:right w:val="none" w:sz="0" w:space="0" w:color="auto"/>
          </w:divBdr>
        </w:div>
        <w:div w:id="606696677">
          <w:marLeft w:val="480"/>
          <w:marRight w:val="0"/>
          <w:marTop w:val="0"/>
          <w:marBottom w:val="0"/>
          <w:divBdr>
            <w:top w:val="none" w:sz="0" w:space="0" w:color="auto"/>
            <w:left w:val="none" w:sz="0" w:space="0" w:color="auto"/>
            <w:bottom w:val="none" w:sz="0" w:space="0" w:color="auto"/>
            <w:right w:val="none" w:sz="0" w:space="0" w:color="auto"/>
          </w:divBdr>
        </w:div>
        <w:div w:id="644163507">
          <w:marLeft w:val="480"/>
          <w:marRight w:val="0"/>
          <w:marTop w:val="0"/>
          <w:marBottom w:val="0"/>
          <w:divBdr>
            <w:top w:val="none" w:sz="0" w:space="0" w:color="auto"/>
            <w:left w:val="none" w:sz="0" w:space="0" w:color="auto"/>
            <w:bottom w:val="none" w:sz="0" w:space="0" w:color="auto"/>
            <w:right w:val="none" w:sz="0" w:space="0" w:color="auto"/>
          </w:divBdr>
        </w:div>
        <w:div w:id="651372609">
          <w:marLeft w:val="480"/>
          <w:marRight w:val="0"/>
          <w:marTop w:val="0"/>
          <w:marBottom w:val="0"/>
          <w:divBdr>
            <w:top w:val="none" w:sz="0" w:space="0" w:color="auto"/>
            <w:left w:val="none" w:sz="0" w:space="0" w:color="auto"/>
            <w:bottom w:val="none" w:sz="0" w:space="0" w:color="auto"/>
            <w:right w:val="none" w:sz="0" w:space="0" w:color="auto"/>
          </w:divBdr>
        </w:div>
        <w:div w:id="694575240">
          <w:marLeft w:val="480"/>
          <w:marRight w:val="0"/>
          <w:marTop w:val="0"/>
          <w:marBottom w:val="0"/>
          <w:divBdr>
            <w:top w:val="none" w:sz="0" w:space="0" w:color="auto"/>
            <w:left w:val="none" w:sz="0" w:space="0" w:color="auto"/>
            <w:bottom w:val="none" w:sz="0" w:space="0" w:color="auto"/>
            <w:right w:val="none" w:sz="0" w:space="0" w:color="auto"/>
          </w:divBdr>
        </w:div>
        <w:div w:id="752091992">
          <w:marLeft w:val="480"/>
          <w:marRight w:val="0"/>
          <w:marTop w:val="0"/>
          <w:marBottom w:val="0"/>
          <w:divBdr>
            <w:top w:val="none" w:sz="0" w:space="0" w:color="auto"/>
            <w:left w:val="none" w:sz="0" w:space="0" w:color="auto"/>
            <w:bottom w:val="none" w:sz="0" w:space="0" w:color="auto"/>
            <w:right w:val="none" w:sz="0" w:space="0" w:color="auto"/>
          </w:divBdr>
        </w:div>
        <w:div w:id="767391849">
          <w:marLeft w:val="480"/>
          <w:marRight w:val="0"/>
          <w:marTop w:val="0"/>
          <w:marBottom w:val="0"/>
          <w:divBdr>
            <w:top w:val="none" w:sz="0" w:space="0" w:color="auto"/>
            <w:left w:val="none" w:sz="0" w:space="0" w:color="auto"/>
            <w:bottom w:val="none" w:sz="0" w:space="0" w:color="auto"/>
            <w:right w:val="none" w:sz="0" w:space="0" w:color="auto"/>
          </w:divBdr>
        </w:div>
        <w:div w:id="899513924">
          <w:marLeft w:val="480"/>
          <w:marRight w:val="0"/>
          <w:marTop w:val="0"/>
          <w:marBottom w:val="0"/>
          <w:divBdr>
            <w:top w:val="none" w:sz="0" w:space="0" w:color="auto"/>
            <w:left w:val="none" w:sz="0" w:space="0" w:color="auto"/>
            <w:bottom w:val="none" w:sz="0" w:space="0" w:color="auto"/>
            <w:right w:val="none" w:sz="0" w:space="0" w:color="auto"/>
          </w:divBdr>
        </w:div>
        <w:div w:id="975841393">
          <w:marLeft w:val="480"/>
          <w:marRight w:val="0"/>
          <w:marTop w:val="0"/>
          <w:marBottom w:val="0"/>
          <w:divBdr>
            <w:top w:val="none" w:sz="0" w:space="0" w:color="auto"/>
            <w:left w:val="none" w:sz="0" w:space="0" w:color="auto"/>
            <w:bottom w:val="none" w:sz="0" w:space="0" w:color="auto"/>
            <w:right w:val="none" w:sz="0" w:space="0" w:color="auto"/>
          </w:divBdr>
        </w:div>
        <w:div w:id="1026053703">
          <w:marLeft w:val="480"/>
          <w:marRight w:val="0"/>
          <w:marTop w:val="0"/>
          <w:marBottom w:val="0"/>
          <w:divBdr>
            <w:top w:val="none" w:sz="0" w:space="0" w:color="auto"/>
            <w:left w:val="none" w:sz="0" w:space="0" w:color="auto"/>
            <w:bottom w:val="none" w:sz="0" w:space="0" w:color="auto"/>
            <w:right w:val="none" w:sz="0" w:space="0" w:color="auto"/>
          </w:divBdr>
        </w:div>
        <w:div w:id="1029452127">
          <w:marLeft w:val="480"/>
          <w:marRight w:val="0"/>
          <w:marTop w:val="0"/>
          <w:marBottom w:val="0"/>
          <w:divBdr>
            <w:top w:val="none" w:sz="0" w:space="0" w:color="auto"/>
            <w:left w:val="none" w:sz="0" w:space="0" w:color="auto"/>
            <w:bottom w:val="none" w:sz="0" w:space="0" w:color="auto"/>
            <w:right w:val="none" w:sz="0" w:space="0" w:color="auto"/>
          </w:divBdr>
        </w:div>
        <w:div w:id="1072657503">
          <w:marLeft w:val="480"/>
          <w:marRight w:val="0"/>
          <w:marTop w:val="0"/>
          <w:marBottom w:val="0"/>
          <w:divBdr>
            <w:top w:val="none" w:sz="0" w:space="0" w:color="auto"/>
            <w:left w:val="none" w:sz="0" w:space="0" w:color="auto"/>
            <w:bottom w:val="none" w:sz="0" w:space="0" w:color="auto"/>
            <w:right w:val="none" w:sz="0" w:space="0" w:color="auto"/>
          </w:divBdr>
        </w:div>
        <w:div w:id="1075513867">
          <w:marLeft w:val="480"/>
          <w:marRight w:val="0"/>
          <w:marTop w:val="0"/>
          <w:marBottom w:val="0"/>
          <w:divBdr>
            <w:top w:val="none" w:sz="0" w:space="0" w:color="auto"/>
            <w:left w:val="none" w:sz="0" w:space="0" w:color="auto"/>
            <w:bottom w:val="none" w:sz="0" w:space="0" w:color="auto"/>
            <w:right w:val="none" w:sz="0" w:space="0" w:color="auto"/>
          </w:divBdr>
        </w:div>
        <w:div w:id="1089886089">
          <w:marLeft w:val="480"/>
          <w:marRight w:val="0"/>
          <w:marTop w:val="0"/>
          <w:marBottom w:val="0"/>
          <w:divBdr>
            <w:top w:val="none" w:sz="0" w:space="0" w:color="auto"/>
            <w:left w:val="none" w:sz="0" w:space="0" w:color="auto"/>
            <w:bottom w:val="none" w:sz="0" w:space="0" w:color="auto"/>
            <w:right w:val="none" w:sz="0" w:space="0" w:color="auto"/>
          </w:divBdr>
        </w:div>
        <w:div w:id="1147478590">
          <w:marLeft w:val="480"/>
          <w:marRight w:val="0"/>
          <w:marTop w:val="0"/>
          <w:marBottom w:val="0"/>
          <w:divBdr>
            <w:top w:val="none" w:sz="0" w:space="0" w:color="auto"/>
            <w:left w:val="none" w:sz="0" w:space="0" w:color="auto"/>
            <w:bottom w:val="none" w:sz="0" w:space="0" w:color="auto"/>
            <w:right w:val="none" w:sz="0" w:space="0" w:color="auto"/>
          </w:divBdr>
        </w:div>
        <w:div w:id="1148322463">
          <w:marLeft w:val="480"/>
          <w:marRight w:val="0"/>
          <w:marTop w:val="0"/>
          <w:marBottom w:val="0"/>
          <w:divBdr>
            <w:top w:val="none" w:sz="0" w:space="0" w:color="auto"/>
            <w:left w:val="none" w:sz="0" w:space="0" w:color="auto"/>
            <w:bottom w:val="none" w:sz="0" w:space="0" w:color="auto"/>
            <w:right w:val="none" w:sz="0" w:space="0" w:color="auto"/>
          </w:divBdr>
        </w:div>
        <w:div w:id="1168986015">
          <w:marLeft w:val="480"/>
          <w:marRight w:val="0"/>
          <w:marTop w:val="0"/>
          <w:marBottom w:val="0"/>
          <w:divBdr>
            <w:top w:val="none" w:sz="0" w:space="0" w:color="auto"/>
            <w:left w:val="none" w:sz="0" w:space="0" w:color="auto"/>
            <w:bottom w:val="none" w:sz="0" w:space="0" w:color="auto"/>
            <w:right w:val="none" w:sz="0" w:space="0" w:color="auto"/>
          </w:divBdr>
        </w:div>
        <w:div w:id="1195188147">
          <w:marLeft w:val="480"/>
          <w:marRight w:val="0"/>
          <w:marTop w:val="0"/>
          <w:marBottom w:val="0"/>
          <w:divBdr>
            <w:top w:val="none" w:sz="0" w:space="0" w:color="auto"/>
            <w:left w:val="none" w:sz="0" w:space="0" w:color="auto"/>
            <w:bottom w:val="none" w:sz="0" w:space="0" w:color="auto"/>
            <w:right w:val="none" w:sz="0" w:space="0" w:color="auto"/>
          </w:divBdr>
        </w:div>
        <w:div w:id="1245651900">
          <w:marLeft w:val="480"/>
          <w:marRight w:val="0"/>
          <w:marTop w:val="0"/>
          <w:marBottom w:val="0"/>
          <w:divBdr>
            <w:top w:val="none" w:sz="0" w:space="0" w:color="auto"/>
            <w:left w:val="none" w:sz="0" w:space="0" w:color="auto"/>
            <w:bottom w:val="none" w:sz="0" w:space="0" w:color="auto"/>
            <w:right w:val="none" w:sz="0" w:space="0" w:color="auto"/>
          </w:divBdr>
        </w:div>
        <w:div w:id="1260874063">
          <w:marLeft w:val="480"/>
          <w:marRight w:val="0"/>
          <w:marTop w:val="0"/>
          <w:marBottom w:val="0"/>
          <w:divBdr>
            <w:top w:val="none" w:sz="0" w:space="0" w:color="auto"/>
            <w:left w:val="none" w:sz="0" w:space="0" w:color="auto"/>
            <w:bottom w:val="none" w:sz="0" w:space="0" w:color="auto"/>
            <w:right w:val="none" w:sz="0" w:space="0" w:color="auto"/>
          </w:divBdr>
        </w:div>
        <w:div w:id="1337228629">
          <w:marLeft w:val="480"/>
          <w:marRight w:val="0"/>
          <w:marTop w:val="0"/>
          <w:marBottom w:val="0"/>
          <w:divBdr>
            <w:top w:val="none" w:sz="0" w:space="0" w:color="auto"/>
            <w:left w:val="none" w:sz="0" w:space="0" w:color="auto"/>
            <w:bottom w:val="none" w:sz="0" w:space="0" w:color="auto"/>
            <w:right w:val="none" w:sz="0" w:space="0" w:color="auto"/>
          </w:divBdr>
        </w:div>
        <w:div w:id="1348366255">
          <w:marLeft w:val="480"/>
          <w:marRight w:val="0"/>
          <w:marTop w:val="0"/>
          <w:marBottom w:val="0"/>
          <w:divBdr>
            <w:top w:val="none" w:sz="0" w:space="0" w:color="auto"/>
            <w:left w:val="none" w:sz="0" w:space="0" w:color="auto"/>
            <w:bottom w:val="none" w:sz="0" w:space="0" w:color="auto"/>
            <w:right w:val="none" w:sz="0" w:space="0" w:color="auto"/>
          </w:divBdr>
        </w:div>
        <w:div w:id="1399354784">
          <w:marLeft w:val="480"/>
          <w:marRight w:val="0"/>
          <w:marTop w:val="0"/>
          <w:marBottom w:val="0"/>
          <w:divBdr>
            <w:top w:val="none" w:sz="0" w:space="0" w:color="auto"/>
            <w:left w:val="none" w:sz="0" w:space="0" w:color="auto"/>
            <w:bottom w:val="none" w:sz="0" w:space="0" w:color="auto"/>
            <w:right w:val="none" w:sz="0" w:space="0" w:color="auto"/>
          </w:divBdr>
        </w:div>
        <w:div w:id="1459492331">
          <w:marLeft w:val="480"/>
          <w:marRight w:val="0"/>
          <w:marTop w:val="0"/>
          <w:marBottom w:val="0"/>
          <w:divBdr>
            <w:top w:val="none" w:sz="0" w:space="0" w:color="auto"/>
            <w:left w:val="none" w:sz="0" w:space="0" w:color="auto"/>
            <w:bottom w:val="none" w:sz="0" w:space="0" w:color="auto"/>
            <w:right w:val="none" w:sz="0" w:space="0" w:color="auto"/>
          </w:divBdr>
        </w:div>
        <w:div w:id="1487552244">
          <w:marLeft w:val="480"/>
          <w:marRight w:val="0"/>
          <w:marTop w:val="0"/>
          <w:marBottom w:val="0"/>
          <w:divBdr>
            <w:top w:val="none" w:sz="0" w:space="0" w:color="auto"/>
            <w:left w:val="none" w:sz="0" w:space="0" w:color="auto"/>
            <w:bottom w:val="none" w:sz="0" w:space="0" w:color="auto"/>
            <w:right w:val="none" w:sz="0" w:space="0" w:color="auto"/>
          </w:divBdr>
        </w:div>
        <w:div w:id="1594702565">
          <w:marLeft w:val="480"/>
          <w:marRight w:val="0"/>
          <w:marTop w:val="0"/>
          <w:marBottom w:val="0"/>
          <w:divBdr>
            <w:top w:val="none" w:sz="0" w:space="0" w:color="auto"/>
            <w:left w:val="none" w:sz="0" w:space="0" w:color="auto"/>
            <w:bottom w:val="none" w:sz="0" w:space="0" w:color="auto"/>
            <w:right w:val="none" w:sz="0" w:space="0" w:color="auto"/>
          </w:divBdr>
        </w:div>
        <w:div w:id="1720781529">
          <w:marLeft w:val="480"/>
          <w:marRight w:val="0"/>
          <w:marTop w:val="0"/>
          <w:marBottom w:val="0"/>
          <w:divBdr>
            <w:top w:val="none" w:sz="0" w:space="0" w:color="auto"/>
            <w:left w:val="none" w:sz="0" w:space="0" w:color="auto"/>
            <w:bottom w:val="none" w:sz="0" w:space="0" w:color="auto"/>
            <w:right w:val="none" w:sz="0" w:space="0" w:color="auto"/>
          </w:divBdr>
        </w:div>
        <w:div w:id="1732733929">
          <w:marLeft w:val="480"/>
          <w:marRight w:val="0"/>
          <w:marTop w:val="0"/>
          <w:marBottom w:val="0"/>
          <w:divBdr>
            <w:top w:val="none" w:sz="0" w:space="0" w:color="auto"/>
            <w:left w:val="none" w:sz="0" w:space="0" w:color="auto"/>
            <w:bottom w:val="none" w:sz="0" w:space="0" w:color="auto"/>
            <w:right w:val="none" w:sz="0" w:space="0" w:color="auto"/>
          </w:divBdr>
        </w:div>
        <w:div w:id="1839037223">
          <w:marLeft w:val="480"/>
          <w:marRight w:val="0"/>
          <w:marTop w:val="0"/>
          <w:marBottom w:val="0"/>
          <w:divBdr>
            <w:top w:val="none" w:sz="0" w:space="0" w:color="auto"/>
            <w:left w:val="none" w:sz="0" w:space="0" w:color="auto"/>
            <w:bottom w:val="none" w:sz="0" w:space="0" w:color="auto"/>
            <w:right w:val="none" w:sz="0" w:space="0" w:color="auto"/>
          </w:divBdr>
        </w:div>
        <w:div w:id="1894194748">
          <w:marLeft w:val="480"/>
          <w:marRight w:val="0"/>
          <w:marTop w:val="0"/>
          <w:marBottom w:val="0"/>
          <w:divBdr>
            <w:top w:val="none" w:sz="0" w:space="0" w:color="auto"/>
            <w:left w:val="none" w:sz="0" w:space="0" w:color="auto"/>
            <w:bottom w:val="none" w:sz="0" w:space="0" w:color="auto"/>
            <w:right w:val="none" w:sz="0" w:space="0" w:color="auto"/>
          </w:divBdr>
        </w:div>
        <w:div w:id="1930577540">
          <w:marLeft w:val="480"/>
          <w:marRight w:val="0"/>
          <w:marTop w:val="0"/>
          <w:marBottom w:val="0"/>
          <w:divBdr>
            <w:top w:val="none" w:sz="0" w:space="0" w:color="auto"/>
            <w:left w:val="none" w:sz="0" w:space="0" w:color="auto"/>
            <w:bottom w:val="none" w:sz="0" w:space="0" w:color="auto"/>
            <w:right w:val="none" w:sz="0" w:space="0" w:color="auto"/>
          </w:divBdr>
        </w:div>
        <w:div w:id="1972905442">
          <w:marLeft w:val="480"/>
          <w:marRight w:val="0"/>
          <w:marTop w:val="0"/>
          <w:marBottom w:val="0"/>
          <w:divBdr>
            <w:top w:val="none" w:sz="0" w:space="0" w:color="auto"/>
            <w:left w:val="none" w:sz="0" w:space="0" w:color="auto"/>
            <w:bottom w:val="none" w:sz="0" w:space="0" w:color="auto"/>
            <w:right w:val="none" w:sz="0" w:space="0" w:color="auto"/>
          </w:divBdr>
        </w:div>
        <w:div w:id="1993949862">
          <w:marLeft w:val="480"/>
          <w:marRight w:val="0"/>
          <w:marTop w:val="0"/>
          <w:marBottom w:val="0"/>
          <w:divBdr>
            <w:top w:val="none" w:sz="0" w:space="0" w:color="auto"/>
            <w:left w:val="none" w:sz="0" w:space="0" w:color="auto"/>
            <w:bottom w:val="none" w:sz="0" w:space="0" w:color="auto"/>
            <w:right w:val="none" w:sz="0" w:space="0" w:color="auto"/>
          </w:divBdr>
        </w:div>
        <w:div w:id="2064790933">
          <w:marLeft w:val="480"/>
          <w:marRight w:val="0"/>
          <w:marTop w:val="0"/>
          <w:marBottom w:val="0"/>
          <w:divBdr>
            <w:top w:val="none" w:sz="0" w:space="0" w:color="auto"/>
            <w:left w:val="none" w:sz="0" w:space="0" w:color="auto"/>
            <w:bottom w:val="none" w:sz="0" w:space="0" w:color="auto"/>
            <w:right w:val="none" w:sz="0" w:space="0" w:color="auto"/>
          </w:divBdr>
        </w:div>
        <w:div w:id="2138059121">
          <w:marLeft w:val="480"/>
          <w:marRight w:val="0"/>
          <w:marTop w:val="0"/>
          <w:marBottom w:val="0"/>
          <w:divBdr>
            <w:top w:val="none" w:sz="0" w:space="0" w:color="auto"/>
            <w:left w:val="none" w:sz="0" w:space="0" w:color="auto"/>
            <w:bottom w:val="none" w:sz="0" w:space="0" w:color="auto"/>
            <w:right w:val="none" w:sz="0" w:space="0" w:color="auto"/>
          </w:divBdr>
        </w:div>
      </w:divsChild>
    </w:div>
    <w:div w:id="262032460">
      <w:bodyDiv w:val="1"/>
      <w:marLeft w:val="0"/>
      <w:marRight w:val="0"/>
      <w:marTop w:val="0"/>
      <w:marBottom w:val="0"/>
      <w:divBdr>
        <w:top w:val="none" w:sz="0" w:space="0" w:color="auto"/>
        <w:left w:val="none" w:sz="0" w:space="0" w:color="auto"/>
        <w:bottom w:val="none" w:sz="0" w:space="0" w:color="auto"/>
        <w:right w:val="none" w:sz="0" w:space="0" w:color="auto"/>
      </w:divBdr>
    </w:div>
    <w:div w:id="292058379">
      <w:bodyDiv w:val="1"/>
      <w:marLeft w:val="0"/>
      <w:marRight w:val="0"/>
      <w:marTop w:val="0"/>
      <w:marBottom w:val="0"/>
      <w:divBdr>
        <w:top w:val="none" w:sz="0" w:space="0" w:color="auto"/>
        <w:left w:val="none" w:sz="0" w:space="0" w:color="auto"/>
        <w:bottom w:val="none" w:sz="0" w:space="0" w:color="auto"/>
        <w:right w:val="none" w:sz="0" w:space="0" w:color="auto"/>
      </w:divBdr>
    </w:div>
    <w:div w:id="335766245">
      <w:bodyDiv w:val="1"/>
      <w:marLeft w:val="0"/>
      <w:marRight w:val="0"/>
      <w:marTop w:val="0"/>
      <w:marBottom w:val="0"/>
      <w:divBdr>
        <w:top w:val="none" w:sz="0" w:space="0" w:color="auto"/>
        <w:left w:val="none" w:sz="0" w:space="0" w:color="auto"/>
        <w:bottom w:val="none" w:sz="0" w:space="0" w:color="auto"/>
        <w:right w:val="none" w:sz="0" w:space="0" w:color="auto"/>
      </w:divBdr>
      <w:divsChild>
        <w:div w:id="1001128380">
          <w:marLeft w:val="0"/>
          <w:marRight w:val="0"/>
          <w:marTop w:val="90"/>
          <w:marBottom w:val="0"/>
          <w:divBdr>
            <w:top w:val="none" w:sz="0" w:space="0" w:color="auto"/>
            <w:left w:val="none" w:sz="0" w:space="0" w:color="auto"/>
            <w:bottom w:val="none" w:sz="0" w:space="0" w:color="auto"/>
            <w:right w:val="none" w:sz="0" w:space="0" w:color="auto"/>
          </w:divBdr>
          <w:divsChild>
            <w:div w:id="501627186">
              <w:marLeft w:val="0"/>
              <w:marRight w:val="0"/>
              <w:marTop w:val="0"/>
              <w:marBottom w:val="420"/>
              <w:divBdr>
                <w:top w:val="none" w:sz="0" w:space="0" w:color="auto"/>
                <w:left w:val="none" w:sz="0" w:space="0" w:color="auto"/>
                <w:bottom w:val="none" w:sz="0" w:space="0" w:color="auto"/>
                <w:right w:val="none" w:sz="0" w:space="0" w:color="auto"/>
              </w:divBdr>
              <w:divsChild>
                <w:div w:id="1786343352">
                  <w:marLeft w:val="0"/>
                  <w:marRight w:val="0"/>
                  <w:marTop w:val="0"/>
                  <w:marBottom w:val="0"/>
                  <w:divBdr>
                    <w:top w:val="none" w:sz="0" w:space="0" w:color="auto"/>
                    <w:left w:val="none" w:sz="0" w:space="0" w:color="auto"/>
                    <w:bottom w:val="none" w:sz="0" w:space="0" w:color="auto"/>
                    <w:right w:val="none" w:sz="0" w:space="0" w:color="auto"/>
                  </w:divBdr>
                  <w:divsChild>
                    <w:div w:id="16661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405305">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06540035">
      <w:bodyDiv w:val="1"/>
      <w:marLeft w:val="0"/>
      <w:marRight w:val="0"/>
      <w:marTop w:val="0"/>
      <w:marBottom w:val="0"/>
      <w:divBdr>
        <w:top w:val="none" w:sz="0" w:space="0" w:color="auto"/>
        <w:left w:val="none" w:sz="0" w:space="0" w:color="auto"/>
        <w:bottom w:val="none" w:sz="0" w:space="0" w:color="auto"/>
        <w:right w:val="none" w:sz="0" w:space="0" w:color="auto"/>
      </w:divBdr>
    </w:div>
    <w:div w:id="414057289">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54064886">
      <w:bodyDiv w:val="1"/>
      <w:marLeft w:val="0"/>
      <w:marRight w:val="0"/>
      <w:marTop w:val="0"/>
      <w:marBottom w:val="0"/>
      <w:divBdr>
        <w:top w:val="none" w:sz="0" w:space="0" w:color="auto"/>
        <w:left w:val="none" w:sz="0" w:space="0" w:color="auto"/>
        <w:bottom w:val="none" w:sz="0" w:space="0" w:color="auto"/>
        <w:right w:val="none" w:sz="0" w:space="0" w:color="auto"/>
      </w:divBdr>
      <w:divsChild>
        <w:div w:id="284310152">
          <w:marLeft w:val="1267"/>
          <w:marRight w:val="0"/>
          <w:marTop w:val="100"/>
          <w:marBottom w:val="0"/>
          <w:divBdr>
            <w:top w:val="none" w:sz="0" w:space="0" w:color="auto"/>
            <w:left w:val="none" w:sz="0" w:space="0" w:color="auto"/>
            <w:bottom w:val="none" w:sz="0" w:space="0" w:color="auto"/>
            <w:right w:val="none" w:sz="0" w:space="0" w:color="auto"/>
          </w:divBdr>
        </w:div>
      </w:divsChild>
    </w:div>
    <w:div w:id="455371838">
      <w:bodyDiv w:val="1"/>
      <w:marLeft w:val="0"/>
      <w:marRight w:val="0"/>
      <w:marTop w:val="0"/>
      <w:marBottom w:val="0"/>
      <w:divBdr>
        <w:top w:val="none" w:sz="0" w:space="0" w:color="auto"/>
        <w:left w:val="none" w:sz="0" w:space="0" w:color="auto"/>
        <w:bottom w:val="none" w:sz="0" w:space="0" w:color="auto"/>
        <w:right w:val="none" w:sz="0" w:space="0" w:color="auto"/>
      </w:divBdr>
    </w:div>
    <w:div w:id="455489716">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83425626">
      <w:bodyDiv w:val="1"/>
      <w:marLeft w:val="0"/>
      <w:marRight w:val="0"/>
      <w:marTop w:val="0"/>
      <w:marBottom w:val="0"/>
      <w:divBdr>
        <w:top w:val="none" w:sz="0" w:space="0" w:color="auto"/>
        <w:left w:val="none" w:sz="0" w:space="0" w:color="auto"/>
        <w:bottom w:val="none" w:sz="0" w:space="0" w:color="auto"/>
        <w:right w:val="none" w:sz="0" w:space="0" w:color="auto"/>
      </w:divBdr>
    </w:div>
    <w:div w:id="494689677">
      <w:bodyDiv w:val="1"/>
      <w:marLeft w:val="0"/>
      <w:marRight w:val="0"/>
      <w:marTop w:val="0"/>
      <w:marBottom w:val="0"/>
      <w:divBdr>
        <w:top w:val="none" w:sz="0" w:space="0" w:color="auto"/>
        <w:left w:val="none" w:sz="0" w:space="0" w:color="auto"/>
        <w:bottom w:val="none" w:sz="0" w:space="0" w:color="auto"/>
        <w:right w:val="none" w:sz="0" w:space="0" w:color="auto"/>
      </w:divBdr>
    </w:div>
    <w:div w:id="495998186">
      <w:bodyDiv w:val="1"/>
      <w:marLeft w:val="0"/>
      <w:marRight w:val="0"/>
      <w:marTop w:val="0"/>
      <w:marBottom w:val="0"/>
      <w:divBdr>
        <w:top w:val="none" w:sz="0" w:space="0" w:color="auto"/>
        <w:left w:val="none" w:sz="0" w:space="0" w:color="auto"/>
        <w:bottom w:val="none" w:sz="0" w:space="0" w:color="auto"/>
        <w:right w:val="none" w:sz="0" w:space="0" w:color="auto"/>
      </w:divBdr>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11342132">
      <w:bodyDiv w:val="1"/>
      <w:marLeft w:val="0"/>
      <w:marRight w:val="0"/>
      <w:marTop w:val="0"/>
      <w:marBottom w:val="0"/>
      <w:divBdr>
        <w:top w:val="none" w:sz="0" w:space="0" w:color="auto"/>
        <w:left w:val="none" w:sz="0" w:space="0" w:color="auto"/>
        <w:bottom w:val="none" w:sz="0" w:space="0" w:color="auto"/>
        <w:right w:val="none" w:sz="0" w:space="0" w:color="auto"/>
      </w:divBdr>
    </w:div>
    <w:div w:id="519045902">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60868097">
      <w:bodyDiv w:val="1"/>
      <w:marLeft w:val="0"/>
      <w:marRight w:val="0"/>
      <w:marTop w:val="0"/>
      <w:marBottom w:val="0"/>
      <w:divBdr>
        <w:top w:val="none" w:sz="0" w:space="0" w:color="auto"/>
        <w:left w:val="none" w:sz="0" w:space="0" w:color="auto"/>
        <w:bottom w:val="none" w:sz="0" w:space="0" w:color="auto"/>
        <w:right w:val="none" w:sz="0" w:space="0" w:color="auto"/>
      </w:divBdr>
    </w:div>
    <w:div w:id="563762620">
      <w:bodyDiv w:val="1"/>
      <w:marLeft w:val="0"/>
      <w:marRight w:val="0"/>
      <w:marTop w:val="0"/>
      <w:marBottom w:val="0"/>
      <w:divBdr>
        <w:top w:val="none" w:sz="0" w:space="0" w:color="auto"/>
        <w:left w:val="none" w:sz="0" w:space="0" w:color="auto"/>
        <w:bottom w:val="none" w:sz="0" w:space="0" w:color="auto"/>
        <w:right w:val="none" w:sz="0" w:space="0" w:color="auto"/>
      </w:divBdr>
    </w:div>
    <w:div w:id="56845972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00992021">
      <w:bodyDiv w:val="1"/>
      <w:marLeft w:val="0"/>
      <w:marRight w:val="0"/>
      <w:marTop w:val="0"/>
      <w:marBottom w:val="0"/>
      <w:divBdr>
        <w:top w:val="none" w:sz="0" w:space="0" w:color="auto"/>
        <w:left w:val="none" w:sz="0" w:space="0" w:color="auto"/>
        <w:bottom w:val="none" w:sz="0" w:space="0" w:color="auto"/>
        <w:right w:val="none" w:sz="0" w:space="0" w:color="auto"/>
      </w:divBdr>
    </w:div>
    <w:div w:id="602230282">
      <w:bodyDiv w:val="1"/>
      <w:marLeft w:val="0"/>
      <w:marRight w:val="0"/>
      <w:marTop w:val="0"/>
      <w:marBottom w:val="0"/>
      <w:divBdr>
        <w:top w:val="none" w:sz="0" w:space="0" w:color="auto"/>
        <w:left w:val="none" w:sz="0" w:space="0" w:color="auto"/>
        <w:bottom w:val="none" w:sz="0" w:space="0" w:color="auto"/>
        <w:right w:val="none" w:sz="0" w:space="0" w:color="auto"/>
      </w:divBdr>
      <w:divsChild>
        <w:div w:id="94132564">
          <w:marLeft w:val="2520"/>
          <w:marRight w:val="0"/>
          <w:marTop w:val="100"/>
          <w:marBottom w:val="0"/>
          <w:divBdr>
            <w:top w:val="none" w:sz="0" w:space="0" w:color="auto"/>
            <w:left w:val="none" w:sz="0" w:space="0" w:color="auto"/>
            <w:bottom w:val="none" w:sz="0" w:space="0" w:color="auto"/>
            <w:right w:val="none" w:sz="0" w:space="0" w:color="auto"/>
          </w:divBdr>
        </w:div>
        <w:div w:id="137960403">
          <w:marLeft w:val="360"/>
          <w:marRight w:val="0"/>
          <w:marTop w:val="200"/>
          <w:marBottom w:val="0"/>
          <w:divBdr>
            <w:top w:val="none" w:sz="0" w:space="0" w:color="auto"/>
            <w:left w:val="none" w:sz="0" w:space="0" w:color="auto"/>
            <w:bottom w:val="none" w:sz="0" w:space="0" w:color="auto"/>
            <w:right w:val="none" w:sz="0" w:space="0" w:color="auto"/>
          </w:divBdr>
        </w:div>
        <w:div w:id="147863833">
          <w:marLeft w:val="3240"/>
          <w:marRight w:val="0"/>
          <w:marTop w:val="100"/>
          <w:marBottom w:val="0"/>
          <w:divBdr>
            <w:top w:val="none" w:sz="0" w:space="0" w:color="auto"/>
            <w:left w:val="none" w:sz="0" w:space="0" w:color="auto"/>
            <w:bottom w:val="none" w:sz="0" w:space="0" w:color="auto"/>
            <w:right w:val="none" w:sz="0" w:space="0" w:color="auto"/>
          </w:divBdr>
        </w:div>
        <w:div w:id="323511813">
          <w:marLeft w:val="3960"/>
          <w:marRight w:val="0"/>
          <w:marTop w:val="100"/>
          <w:marBottom w:val="0"/>
          <w:divBdr>
            <w:top w:val="none" w:sz="0" w:space="0" w:color="auto"/>
            <w:left w:val="none" w:sz="0" w:space="0" w:color="auto"/>
            <w:bottom w:val="none" w:sz="0" w:space="0" w:color="auto"/>
            <w:right w:val="none" w:sz="0" w:space="0" w:color="auto"/>
          </w:divBdr>
        </w:div>
        <w:div w:id="736588979">
          <w:marLeft w:val="2520"/>
          <w:marRight w:val="0"/>
          <w:marTop w:val="100"/>
          <w:marBottom w:val="0"/>
          <w:divBdr>
            <w:top w:val="none" w:sz="0" w:space="0" w:color="auto"/>
            <w:left w:val="none" w:sz="0" w:space="0" w:color="auto"/>
            <w:bottom w:val="none" w:sz="0" w:space="0" w:color="auto"/>
            <w:right w:val="none" w:sz="0" w:space="0" w:color="auto"/>
          </w:divBdr>
        </w:div>
        <w:div w:id="817110543">
          <w:marLeft w:val="1800"/>
          <w:marRight w:val="0"/>
          <w:marTop w:val="100"/>
          <w:marBottom w:val="0"/>
          <w:divBdr>
            <w:top w:val="none" w:sz="0" w:space="0" w:color="auto"/>
            <w:left w:val="none" w:sz="0" w:space="0" w:color="auto"/>
            <w:bottom w:val="none" w:sz="0" w:space="0" w:color="auto"/>
            <w:right w:val="none" w:sz="0" w:space="0" w:color="auto"/>
          </w:divBdr>
        </w:div>
        <w:div w:id="851409857">
          <w:marLeft w:val="1080"/>
          <w:marRight w:val="0"/>
          <w:marTop w:val="100"/>
          <w:marBottom w:val="0"/>
          <w:divBdr>
            <w:top w:val="none" w:sz="0" w:space="0" w:color="auto"/>
            <w:left w:val="none" w:sz="0" w:space="0" w:color="auto"/>
            <w:bottom w:val="none" w:sz="0" w:space="0" w:color="auto"/>
            <w:right w:val="none" w:sz="0" w:space="0" w:color="auto"/>
          </w:divBdr>
        </w:div>
        <w:div w:id="956831509">
          <w:marLeft w:val="3240"/>
          <w:marRight w:val="0"/>
          <w:marTop w:val="100"/>
          <w:marBottom w:val="0"/>
          <w:divBdr>
            <w:top w:val="none" w:sz="0" w:space="0" w:color="auto"/>
            <w:left w:val="none" w:sz="0" w:space="0" w:color="auto"/>
            <w:bottom w:val="none" w:sz="0" w:space="0" w:color="auto"/>
            <w:right w:val="none" w:sz="0" w:space="0" w:color="auto"/>
          </w:divBdr>
        </w:div>
        <w:div w:id="1089278212">
          <w:marLeft w:val="3240"/>
          <w:marRight w:val="0"/>
          <w:marTop w:val="100"/>
          <w:marBottom w:val="0"/>
          <w:divBdr>
            <w:top w:val="none" w:sz="0" w:space="0" w:color="auto"/>
            <w:left w:val="none" w:sz="0" w:space="0" w:color="auto"/>
            <w:bottom w:val="none" w:sz="0" w:space="0" w:color="auto"/>
            <w:right w:val="none" w:sz="0" w:space="0" w:color="auto"/>
          </w:divBdr>
        </w:div>
        <w:div w:id="1099519366">
          <w:marLeft w:val="3240"/>
          <w:marRight w:val="0"/>
          <w:marTop w:val="100"/>
          <w:marBottom w:val="0"/>
          <w:divBdr>
            <w:top w:val="none" w:sz="0" w:space="0" w:color="auto"/>
            <w:left w:val="none" w:sz="0" w:space="0" w:color="auto"/>
            <w:bottom w:val="none" w:sz="0" w:space="0" w:color="auto"/>
            <w:right w:val="none" w:sz="0" w:space="0" w:color="auto"/>
          </w:divBdr>
        </w:div>
        <w:div w:id="1257665744">
          <w:marLeft w:val="360"/>
          <w:marRight w:val="0"/>
          <w:marTop w:val="200"/>
          <w:marBottom w:val="0"/>
          <w:divBdr>
            <w:top w:val="none" w:sz="0" w:space="0" w:color="auto"/>
            <w:left w:val="none" w:sz="0" w:space="0" w:color="auto"/>
            <w:bottom w:val="none" w:sz="0" w:space="0" w:color="auto"/>
            <w:right w:val="none" w:sz="0" w:space="0" w:color="auto"/>
          </w:divBdr>
        </w:div>
        <w:div w:id="1287809568">
          <w:marLeft w:val="1080"/>
          <w:marRight w:val="0"/>
          <w:marTop w:val="100"/>
          <w:marBottom w:val="0"/>
          <w:divBdr>
            <w:top w:val="none" w:sz="0" w:space="0" w:color="auto"/>
            <w:left w:val="none" w:sz="0" w:space="0" w:color="auto"/>
            <w:bottom w:val="none" w:sz="0" w:space="0" w:color="auto"/>
            <w:right w:val="none" w:sz="0" w:space="0" w:color="auto"/>
          </w:divBdr>
        </w:div>
        <w:div w:id="1337270099">
          <w:marLeft w:val="1800"/>
          <w:marRight w:val="0"/>
          <w:marTop w:val="100"/>
          <w:marBottom w:val="0"/>
          <w:divBdr>
            <w:top w:val="none" w:sz="0" w:space="0" w:color="auto"/>
            <w:left w:val="none" w:sz="0" w:space="0" w:color="auto"/>
            <w:bottom w:val="none" w:sz="0" w:space="0" w:color="auto"/>
            <w:right w:val="none" w:sz="0" w:space="0" w:color="auto"/>
          </w:divBdr>
        </w:div>
        <w:div w:id="1703902560">
          <w:marLeft w:val="2520"/>
          <w:marRight w:val="0"/>
          <w:marTop w:val="100"/>
          <w:marBottom w:val="0"/>
          <w:divBdr>
            <w:top w:val="none" w:sz="0" w:space="0" w:color="auto"/>
            <w:left w:val="none" w:sz="0" w:space="0" w:color="auto"/>
            <w:bottom w:val="none" w:sz="0" w:space="0" w:color="auto"/>
            <w:right w:val="none" w:sz="0" w:space="0" w:color="auto"/>
          </w:divBdr>
        </w:div>
        <w:div w:id="1898280621">
          <w:marLeft w:val="1080"/>
          <w:marRight w:val="0"/>
          <w:marTop w:val="100"/>
          <w:marBottom w:val="0"/>
          <w:divBdr>
            <w:top w:val="none" w:sz="0" w:space="0" w:color="auto"/>
            <w:left w:val="none" w:sz="0" w:space="0" w:color="auto"/>
            <w:bottom w:val="none" w:sz="0" w:space="0" w:color="auto"/>
            <w:right w:val="none" w:sz="0" w:space="0" w:color="auto"/>
          </w:divBdr>
        </w:div>
        <w:div w:id="2010793891">
          <w:marLeft w:val="1800"/>
          <w:marRight w:val="0"/>
          <w:marTop w:val="100"/>
          <w:marBottom w:val="0"/>
          <w:divBdr>
            <w:top w:val="none" w:sz="0" w:space="0" w:color="auto"/>
            <w:left w:val="none" w:sz="0" w:space="0" w:color="auto"/>
            <w:bottom w:val="none" w:sz="0" w:space="0" w:color="auto"/>
            <w:right w:val="none" w:sz="0" w:space="0" w:color="auto"/>
          </w:divBdr>
        </w:div>
        <w:div w:id="2018652392">
          <w:marLeft w:val="1800"/>
          <w:marRight w:val="0"/>
          <w:marTop w:val="100"/>
          <w:marBottom w:val="0"/>
          <w:divBdr>
            <w:top w:val="none" w:sz="0" w:space="0" w:color="auto"/>
            <w:left w:val="none" w:sz="0" w:space="0" w:color="auto"/>
            <w:bottom w:val="none" w:sz="0" w:space="0" w:color="auto"/>
            <w:right w:val="none" w:sz="0" w:space="0" w:color="auto"/>
          </w:divBdr>
        </w:div>
      </w:divsChild>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52099435">
      <w:bodyDiv w:val="1"/>
      <w:marLeft w:val="0"/>
      <w:marRight w:val="0"/>
      <w:marTop w:val="0"/>
      <w:marBottom w:val="0"/>
      <w:divBdr>
        <w:top w:val="none" w:sz="0" w:space="0" w:color="auto"/>
        <w:left w:val="none" w:sz="0" w:space="0" w:color="auto"/>
        <w:bottom w:val="none" w:sz="0" w:space="0" w:color="auto"/>
        <w:right w:val="none" w:sz="0" w:space="0" w:color="auto"/>
      </w:divBdr>
      <w:divsChild>
        <w:div w:id="33117897">
          <w:marLeft w:val="360"/>
          <w:marRight w:val="0"/>
          <w:marTop w:val="200"/>
          <w:marBottom w:val="0"/>
          <w:divBdr>
            <w:top w:val="none" w:sz="0" w:space="0" w:color="auto"/>
            <w:left w:val="none" w:sz="0" w:space="0" w:color="auto"/>
            <w:bottom w:val="none" w:sz="0" w:space="0" w:color="auto"/>
            <w:right w:val="none" w:sz="0" w:space="0" w:color="auto"/>
          </w:divBdr>
        </w:div>
        <w:div w:id="52319477">
          <w:marLeft w:val="1080"/>
          <w:marRight w:val="0"/>
          <w:marTop w:val="100"/>
          <w:marBottom w:val="0"/>
          <w:divBdr>
            <w:top w:val="none" w:sz="0" w:space="0" w:color="auto"/>
            <w:left w:val="none" w:sz="0" w:space="0" w:color="auto"/>
            <w:bottom w:val="none" w:sz="0" w:space="0" w:color="auto"/>
            <w:right w:val="none" w:sz="0" w:space="0" w:color="auto"/>
          </w:divBdr>
        </w:div>
        <w:div w:id="156653925">
          <w:marLeft w:val="1800"/>
          <w:marRight w:val="0"/>
          <w:marTop w:val="100"/>
          <w:marBottom w:val="0"/>
          <w:divBdr>
            <w:top w:val="none" w:sz="0" w:space="0" w:color="auto"/>
            <w:left w:val="none" w:sz="0" w:space="0" w:color="auto"/>
            <w:bottom w:val="none" w:sz="0" w:space="0" w:color="auto"/>
            <w:right w:val="none" w:sz="0" w:space="0" w:color="auto"/>
          </w:divBdr>
        </w:div>
        <w:div w:id="248855006">
          <w:marLeft w:val="1080"/>
          <w:marRight w:val="0"/>
          <w:marTop w:val="100"/>
          <w:marBottom w:val="0"/>
          <w:divBdr>
            <w:top w:val="none" w:sz="0" w:space="0" w:color="auto"/>
            <w:left w:val="none" w:sz="0" w:space="0" w:color="auto"/>
            <w:bottom w:val="none" w:sz="0" w:space="0" w:color="auto"/>
            <w:right w:val="none" w:sz="0" w:space="0" w:color="auto"/>
          </w:divBdr>
        </w:div>
        <w:div w:id="264777597">
          <w:marLeft w:val="1800"/>
          <w:marRight w:val="0"/>
          <w:marTop w:val="100"/>
          <w:marBottom w:val="0"/>
          <w:divBdr>
            <w:top w:val="none" w:sz="0" w:space="0" w:color="auto"/>
            <w:left w:val="none" w:sz="0" w:space="0" w:color="auto"/>
            <w:bottom w:val="none" w:sz="0" w:space="0" w:color="auto"/>
            <w:right w:val="none" w:sz="0" w:space="0" w:color="auto"/>
          </w:divBdr>
        </w:div>
        <w:div w:id="273757161">
          <w:marLeft w:val="360"/>
          <w:marRight w:val="0"/>
          <w:marTop w:val="200"/>
          <w:marBottom w:val="0"/>
          <w:divBdr>
            <w:top w:val="none" w:sz="0" w:space="0" w:color="auto"/>
            <w:left w:val="none" w:sz="0" w:space="0" w:color="auto"/>
            <w:bottom w:val="none" w:sz="0" w:space="0" w:color="auto"/>
            <w:right w:val="none" w:sz="0" w:space="0" w:color="auto"/>
          </w:divBdr>
        </w:div>
        <w:div w:id="279386337">
          <w:marLeft w:val="2520"/>
          <w:marRight w:val="0"/>
          <w:marTop w:val="100"/>
          <w:marBottom w:val="0"/>
          <w:divBdr>
            <w:top w:val="none" w:sz="0" w:space="0" w:color="auto"/>
            <w:left w:val="none" w:sz="0" w:space="0" w:color="auto"/>
            <w:bottom w:val="none" w:sz="0" w:space="0" w:color="auto"/>
            <w:right w:val="none" w:sz="0" w:space="0" w:color="auto"/>
          </w:divBdr>
        </w:div>
        <w:div w:id="280457449">
          <w:marLeft w:val="1080"/>
          <w:marRight w:val="0"/>
          <w:marTop w:val="100"/>
          <w:marBottom w:val="0"/>
          <w:divBdr>
            <w:top w:val="none" w:sz="0" w:space="0" w:color="auto"/>
            <w:left w:val="none" w:sz="0" w:space="0" w:color="auto"/>
            <w:bottom w:val="none" w:sz="0" w:space="0" w:color="auto"/>
            <w:right w:val="none" w:sz="0" w:space="0" w:color="auto"/>
          </w:divBdr>
        </w:div>
        <w:div w:id="345138946">
          <w:marLeft w:val="1800"/>
          <w:marRight w:val="0"/>
          <w:marTop w:val="100"/>
          <w:marBottom w:val="0"/>
          <w:divBdr>
            <w:top w:val="none" w:sz="0" w:space="0" w:color="auto"/>
            <w:left w:val="none" w:sz="0" w:space="0" w:color="auto"/>
            <w:bottom w:val="none" w:sz="0" w:space="0" w:color="auto"/>
            <w:right w:val="none" w:sz="0" w:space="0" w:color="auto"/>
          </w:divBdr>
        </w:div>
        <w:div w:id="384109261">
          <w:marLeft w:val="360"/>
          <w:marRight w:val="0"/>
          <w:marTop w:val="200"/>
          <w:marBottom w:val="0"/>
          <w:divBdr>
            <w:top w:val="none" w:sz="0" w:space="0" w:color="auto"/>
            <w:left w:val="none" w:sz="0" w:space="0" w:color="auto"/>
            <w:bottom w:val="none" w:sz="0" w:space="0" w:color="auto"/>
            <w:right w:val="none" w:sz="0" w:space="0" w:color="auto"/>
          </w:divBdr>
        </w:div>
        <w:div w:id="411584944">
          <w:marLeft w:val="2520"/>
          <w:marRight w:val="0"/>
          <w:marTop w:val="100"/>
          <w:marBottom w:val="0"/>
          <w:divBdr>
            <w:top w:val="none" w:sz="0" w:space="0" w:color="auto"/>
            <w:left w:val="none" w:sz="0" w:space="0" w:color="auto"/>
            <w:bottom w:val="none" w:sz="0" w:space="0" w:color="auto"/>
            <w:right w:val="none" w:sz="0" w:space="0" w:color="auto"/>
          </w:divBdr>
        </w:div>
        <w:div w:id="423308578">
          <w:marLeft w:val="2520"/>
          <w:marRight w:val="0"/>
          <w:marTop w:val="100"/>
          <w:marBottom w:val="0"/>
          <w:divBdr>
            <w:top w:val="none" w:sz="0" w:space="0" w:color="auto"/>
            <w:left w:val="none" w:sz="0" w:space="0" w:color="auto"/>
            <w:bottom w:val="none" w:sz="0" w:space="0" w:color="auto"/>
            <w:right w:val="none" w:sz="0" w:space="0" w:color="auto"/>
          </w:divBdr>
        </w:div>
        <w:div w:id="484008481">
          <w:marLeft w:val="1800"/>
          <w:marRight w:val="0"/>
          <w:marTop w:val="100"/>
          <w:marBottom w:val="0"/>
          <w:divBdr>
            <w:top w:val="none" w:sz="0" w:space="0" w:color="auto"/>
            <w:left w:val="none" w:sz="0" w:space="0" w:color="auto"/>
            <w:bottom w:val="none" w:sz="0" w:space="0" w:color="auto"/>
            <w:right w:val="none" w:sz="0" w:space="0" w:color="auto"/>
          </w:divBdr>
        </w:div>
        <w:div w:id="707493563">
          <w:marLeft w:val="360"/>
          <w:marRight w:val="0"/>
          <w:marTop w:val="200"/>
          <w:marBottom w:val="0"/>
          <w:divBdr>
            <w:top w:val="none" w:sz="0" w:space="0" w:color="auto"/>
            <w:left w:val="none" w:sz="0" w:space="0" w:color="auto"/>
            <w:bottom w:val="none" w:sz="0" w:space="0" w:color="auto"/>
            <w:right w:val="none" w:sz="0" w:space="0" w:color="auto"/>
          </w:divBdr>
        </w:div>
        <w:div w:id="722755336">
          <w:marLeft w:val="360"/>
          <w:marRight w:val="0"/>
          <w:marTop w:val="200"/>
          <w:marBottom w:val="0"/>
          <w:divBdr>
            <w:top w:val="none" w:sz="0" w:space="0" w:color="auto"/>
            <w:left w:val="none" w:sz="0" w:space="0" w:color="auto"/>
            <w:bottom w:val="none" w:sz="0" w:space="0" w:color="auto"/>
            <w:right w:val="none" w:sz="0" w:space="0" w:color="auto"/>
          </w:divBdr>
        </w:div>
        <w:div w:id="835657734">
          <w:marLeft w:val="1800"/>
          <w:marRight w:val="0"/>
          <w:marTop w:val="100"/>
          <w:marBottom w:val="0"/>
          <w:divBdr>
            <w:top w:val="none" w:sz="0" w:space="0" w:color="auto"/>
            <w:left w:val="none" w:sz="0" w:space="0" w:color="auto"/>
            <w:bottom w:val="none" w:sz="0" w:space="0" w:color="auto"/>
            <w:right w:val="none" w:sz="0" w:space="0" w:color="auto"/>
          </w:divBdr>
        </w:div>
        <w:div w:id="1005014590">
          <w:marLeft w:val="1080"/>
          <w:marRight w:val="0"/>
          <w:marTop w:val="100"/>
          <w:marBottom w:val="0"/>
          <w:divBdr>
            <w:top w:val="none" w:sz="0" w:space="0" w:color="auto"/>
            <w:left w:val="none" w:sz="0" w:space="0" w:color="auto"/>
            <w:bottom w:val="none" w:sz="0" w:space="0" w:color="auto"/>
            <w:right w:val="none" w:sz="0" w:space="0" w:color="auto"/>
          </w:divBdr>
        </w:div>
        <w:div w:id="1104764508">
          <w:marLeft w:val="1080"/>
          <w:marRight w:val="0"/>
          <w:marTop w:val="100"/>
          <w:marBottom w:val="0"/>
          <w:divBdr>
            <w:top w:val="none" w:sz="0" w:space="0" w:color="auto"/>
            <w:left w:val="none" w:sz="0" w:space="0" w:color="auto"/>
            <w:bottom w:val="none" w:sz="0" w:space="0" w:color="auto"/>
            <w:right w:val="none" w:sz="0" w:space="0" w:color="auto"/>
          </w:divBdr>
        </w:div>
        <w:div w:id="1156611943">
          <w:marLeft w:val="2520"/>
          <w:marRight w:val="0"/>
          <w:marTop w:val="100"/>
          <w:marBottom w:val="0"/>
          <w:divBdr>
            <w:top w:val="none" w:sz="0" w:space="0" w:color="auto"/>
            <w:left w:val="none" w:sz="0" w:space="0" w:color="auto"/>
            <w:bottom w:val="none" w:sz="0" w:space="0" w:color="auto"/>
            <w:right w:val="none" w:sz="0" w:space="0" w:color="auto"/>
          </w:divBdr>
        </w:div>
        <w:div w:id="1237978959">
          <w:marLeft w:val="2520"/>
          <w:marRight w:val="0"/>
          <w:marTop w:val="100"/>
          <w:marBottom w:val="0"/>
          <w:divBdr>
            <w:top w:val="none" w:sz="0" w:space="0" w:color="auto"/>
            <w:left w:val="none" w:sz="0" w:space="0" w:color="auto"/>
            <w:bottom w:val="none" w:sz="0" w:space="0" w:color="auto"/>
            <w:right w:val="none" w:sz="0" w:space="0" w:color="auto"/>
          </w:divBdr>
        </w:div>
        <w:div w:id="1360399681">
          <w:marLeft w:val="1080"/>
          <w:marRight w:val="0"/>
          <w:marTop w:val="100"/>
          <w:marBottom w:val="0"/>
          <w:divBdr>
            <w:top w:val="none" w:sz="0" w:space="0" w:color="auto"/>
            <w:left w:val="none" w:sz="0" w:space="0" w:color="auto"/>
            <w:bottom w:val="none" w:sz="0" w:space="0" w:color="auto"/>
            <w:right w:val="none" w:sz="0" w:space="0" w:color="auto"/>
          </w:divBdr>
        </w:div>
        <w:div w:id="1392075567">
          <w:marLeft w:val="1080"/>
          <w:marRight w:val="0"/>
          <w:marTop w:val="100"/>
          <w:marBottom w:val="0"/>
          <w:divBdr>
            <w:top w:val="none" w:sz="0" w:space="0" w:color="auto"/>
            <w:left w:val="none" w:sz="0" w:space="0" w:color="auto"/>
            <w:bottom w:val="none" w:sz="0" w:space="0" w:color="auto"/>
            <w:right w:val="none" w:sz="0" w:space="0" w:color="auto"/>
          </w:divBdr>
        </w:div>
        <w:div w:id="1600259192">
          <w:marLeft w:val="1800"/>
          <w:marRight w:val="0"/>
          <w:marTop w:val="100"/>
          <w:marBottom w:val="0"/>
          <w:divBdr>
            <w:top w:val="none" w:sz="0" w:space="0" w:color="auto"/>
            <w:left w:val="none" w:sz="0" w:space="0" w:color="auto"/>
            <w:bottom w:val="none" w:sz="0" w:space="0" w:color="auto"/>
            <w:right w:val="none" w:sz="0" w:space="0" w:color="auto"/>
          </w:divBdr>
        </w:div>
        <w:div w:id="1614089320">
          <w:marLeft w:val="360"/>
          <w:marRight w:val="0"/>
          <w:marTop w:val="200"/>
          <w:marBottom w:val="0"/>
          <w:divBdr>
            <w:top w:val="none" w:sz="0" w:space="0" w:color="auto"/>
            <w:left w:val="none" w:sz="0" w:space="0" w:color="auto"/>
            <w:bottom w:val="none" w:sz="0" w:space="0" w:color="auto"/>
            <w:right w:val="none" w:sz="0" w:space="0" w:color="auto"/>
          </w:divBdr>
        </w:div>
        <w:div w:id="1675567346">
          <w:marLeft w:val="1080"/>
          <w:marRight w:val="0"/>
          <w:marTop w:val="100"/>
          <w:marBottom w:val="0"/>
          <w:divBdr>
            <w:top w:val="none" w:sz="0" w:space="0" w:color="auto"/>
            <w:left w:val="none" w:sz="0" w:space="0" w:color="auto"/>
            <w:bottom w:val="none" w:sz="0" w:space="0" w:color="auto"/>
            <w:right w:val="none" w:sz="0" w:space="0" w:color="auto"/>
          </w:divBdr>
        </w:div>
        <w:div w:id="1807505519">
          <w:marLeft w:val="2520"/>
          <w:marRight w:val="0"/>
          <w:marTop w:val="100"/>
          <w:marBottom w:val="0"/>
          <w:divBdr>
            <w:top w:val="none" w:sz="0" w:space="0" w:color="auto"/>
            <w:left w:val="none" w:sz="0" w:space="0" w:color="auto"/>
            <w:bottom w:val="none" w:sz="0" w:space="0" w:color="auto"/>
            <w:right w:val="none" w:sz="0" w:space="0" w:color="auto"/>
          </w:divBdr>
        </w:div>
        <w:div w:id="1844468348">
          <w:marLeft w:val="1800"/>
          <w:marRight w:val="0"/>
          <w:marTop w:val="100"/>
          <w:marBottom w:val="0"/>
          <w:divBdr>
            <w:top w:val="none" w:sz="0" w:space="0" w:color="auto"/>
            <w:left w:val="none" w:sz="0" w:space="0" w:color="auto"/>
            <w:bottom w:val="none" w:sz="0" w:space="0" w:color="auto"/>
            <w:right w:val="none" w:sz="0" w:space="0" w:color="auto"/>
          </w:divBdr>
        </w:div>
        <w:div w:id="1869756900">
          <w:marLeft w:val="360"/>
          <w:marRight w:val="0"/>
          <w:marTop w:val="200"/>
          <w:marBottom w:val="0"/>
          <w:divBdr>
            <w:top w:val="none" w:sz="0" w:space="0" w:color="auto"/>
            <w:left w:val="none" w:sz="0" w:space="0" w:color="auto"/>
            <w:bottom w:val="none" w:sz="0" w:space="0" w:color="auto"/>
            <w:right w:val="none" w:sz="0" w:space="0" w:color="auto"/>
          </w:divBdr>
        </w:div>
        <w:div w:id="1906408881">
          <w:marLeft w:val="360"/>
          <w:marRight w:val="0"/>
          <w:marTop w:val="200"/>
          <w:marBottom w:val="0"/>
          <w:divBdr>
            <w:top w:val="none" w:sz="0" w:space="0" w:color="auto"/>
            <w:left w:val="none" w:sz="0" w:space="0" w:color="auto"/>
            <w:bottom w:val="none" w:sz="0" w:space="0" w:color="auto"/>
            <w:right w:val="none" w:sz="0" w:space="0" w:color="auto"/>
          </w:divBdr>
        </w:div>
        <w:div w:id="1985549160">
          <w:marLeft w:val="1080"/>
          <w:marRight w:val="0"/>
          <w:marTop w:val="100"/>
          <w:marBottom w:val="0"/>
          <w:divBdr>
            <w:top w:val="none" w:sz="0" w:space="0" w:color="auto"/>
            <w:left w:val="none" w:sz="0" w:space="0" w:color="auto"/>
            <w:bottom w:val="none" w:sz="0" w:space="0" w:color="auto"/>
            <w:right w:val="none" w:sz="0" w:space="0" w:color="auto"/>
          </w:divBdr>
        </w:div>
        <w:div w:id="2045786365">
          <w:marLeft w:val="1800"/>
          <w:marRight w:val="0"/>
          <w:marTop w:val="100"/>
          <w:marBottom w:val="0"/>
          <w:divBdr>
            <w:top w:val="none" w:sz="0" w:space="0" w:color="auto"/>
            <w:left w:val="none" w:sz="0" w:space="0" w:color="auto"/>
            <w:bottom w:val="none" w:sz="0" w:space="0" w:color="auto"/>
            <w:right w:val="none" w:sz="0" w:space="0" w:color="auto"/>
          </w:divBdr>
        </w:div>
        <w:div w:id="2117627750">
          <w:marLeft w:val="1080"/>
          <w:marRight w:val="0"/>
          <w:marTop w:val="100"/>
          <w:marBottom w:val="0"/>
          <w:divBdr>
            <w:top w:val="none" w:sz="0" w:space="0" w:color="auto"/>
            <w:left w:val="none" w:sz="0" w:space="0" w:color="auto"/>
            <w:bottom w:val="none" w:sz="0" w:space="0" w:color="auto"/>
            <w:right w:val="none" w:sz="0" w:space="0" w:color="auto"/>
          </w:divBdr>
        </w:div>
      </w:divsChild>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05061977">
      <w:bodyDiv w:val="1"/>
      <w:marLeft w:val="0"/>
      <w:marRight w:val="0"/>
      <w:marTop w:val="0"/>
      <w:marBottom w:val="0"/>
      <w:divBdr>
        <w:top w:val="none" w:sz="0" w:space="0" w:color="auto"/>
        <w:left w:val="none" w:sz="0" w:space="0" w:color="auto"/>
        <w:bottom w:val="none" w:sz="0" w:space="0" w:color="auto"/>
        <w:right w:val="none" w:sz="0" w:space="0" w:color="auto"/>
      </w:divBdr>
    </w:div>
    <w:div w:id="727194516">
      <w:bodyDiv w:val="1"/>
      <w:marLeft w:val="0"/>
      <w:marRight w:val="0"/>
      <w:marTop w:val="0"/>
      <w:marBottom w:val="0"/>
      <w:divBdr>
        <w:top w:val="none" w:sz="0" w:space="0" w:color="auto"/>
        <w:left w:val="none" w:sz="0" w:space="0" w:color="auto"/>
        <w:bottom w:val="none" w:sz="0" w:space="0" w:color="auto"/>
        <w:right w:val="none" w:sz="0" w:space="0" w:color="auto"/>
      </w:divBdr>
    </w:div>
    <w:div w:id="729228605">
      <w:bodyDiv w:val="1"/>
      <w:marLeft w:val="0"/>
      <w:marRight w:val="0"/>
      <w:marTop w:val="0"/>
      <w:marBottom w:val="0"/>
      <w:divBdr>
        <w:top w:val="none" w:sz="0" w:space="0" w:color="auto"/>
        <w:left w:val="none" w:sz="0" w:space="0" w:color="auto"/>
        <w:bottom w:val="none" w:sz="0" w:space="0" w:color="auto"/>
        <w:right w:val="none" w:sz="0" w:space="0" w:color="auto"/>
      </w:divBdr>
    </w:div>
    <w:div w:id="746996485">
      <w:bodyDiv w:val="1"/>
      <w:marLeft w:val="0"/>
      <w:marRight w:val="0"/>
      <w:marTop w:val="0"/>
      <w:marBottom w:val="0"/>
      <w:divBdr>
        <w:top w:val="none" w:sz="0" w:space="0" w:color="auto"/>
        <w:left w:val="none" w:sz="0" w:space="0" w:color="auto"/>
        <w:bottom w:val="none" w:sz="0" w:space="0" w:color="auto"/>
        <w:right w:val="none" w:sz="0" w:space="0" w:color="auto"/>
      </w:divBdr>
    </w:div>
    <w:div w:id="773015805">
      <w:bodyDiv w:val="1"/>
      <w:marLeft w:val="0"/>
      <w:marRight w:val="0"/>
      <w:marTop w:val="0"/>
      <w:marBottom w:val="0"/>
      <w:divBdr>
        <w:top w:val="none" w:sz="0" w:space="0" w:color="auto"/>
        <w:left w:val="none" w:sz="0" w:space="0" w:color="auto"/>
        <w:bottom w:val="none" w:sz="0" w:space="0" w:color="auto"/>
        <w:right w:val="none" w:sz="0" w:space="0" w:color="auto"/>
      </w:divBdr>
    </w:div>
    <w:div w:id="777218252">
      <w:bodyDiv w:val="1"/>
      <w:marLeft w:val="0"/>
      <w:marRight w:val="0"/>
      <w:marTop w:val="0"/>
      <w:marBottom w:val="0"/>
      <w:divBdr>
        <w:top w:val="none" w:sz="0" w:space="0" w:color="auto"/>
        <w:left w:val="none" w:sz="0" w:space="0" w:color="auto"/>
        <w:bottom w:val="none" w:sz="0" w:space="0" w:color="auto"/>
        <w:right w:val="none" w:sz="0" w:space="0" w:color="auto"/>
      </w:divBdr>
    </w:div>
    <w:div w:id="785662421">
      <w:bodyDiv w:val="1"/>
      <w:marLeft w:val="0"/>
      <w:marRight w:val="0"/>
      <w:marTop w:val="0"/>
      <w:marBottom w:val="0"/>
      <w:divBdr>
        <w:top w:val="none" w:sz="0" w:space="0" w:color="auto"/>
        <w:left w:val="none" w:sz="0" w:space="0" w:color="auto"/>
        <w:bottom w:val="none" w:sz="0" w:space="0" w:color="auto"/>
        <w:right w:val="none" w:sz="0" w:space="0" w:color="auto"/>
      </w:divBdr>
    </w:div>
    <w:div w:id="787092935">
      <w:bodyDiv w:val="1"/>
      <w:marLeft w:val="0"/>
      <w:marRight w:val="0"/>
      <w:marTop w:val="0"/>
      <w:marBottom w:val="0"/>
      <w:divBdr>
        <w:top w:val="none" w:sz="0" w:space="0" w:color="auto"/>
        <w:left w:val="none" w:sz="0" w:space="0" w:color="auto"/>
        <w:bottom w:val="none" w:sz="0" w:space="0" w:color="auto"/>
        <w:right w:val="none" w:sz="0" w:space="0" w:color="auto"/>
      </w:divBdr>
    </w:div>
    <w:div w:id="824472745">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845096533">
      <w:bodyDiv w:val="1"/>
      <w:marLeft w:val="0"/>
      <w:marRight w:val="0"/>
      <w:marTop w:val="0"/>
      <w:marBottom w:val="0"/>
      <w:divBdr>
        <w:top w:val="none" w:sz="0" w:space="0" w:color="auto"/>
        <w:left w:val="none" w:sz="0" w:space="0" w:color="auto"/>
        <w:bottom w:val="none" w:sz="0" w:space="0" w:color="auto"/>
        <w:right w:val="none" w:sz="0" w:space="0" w:color="auto"/>
      </w:divBdr>
      <w:divsChild>
        <w:div w:id="231280408">
          <w:marLeft w:val="1166"/>
          <w:marRight w:val="0"/>
          <w:marTop w:val="91"/>
          <w:marBottom w:val="0"/>
          <w:divBdr>
            <w:top w:val="none" w:sz="0" w:space="0" w:color="auto"/>
            <w:left w:val="none" w:sz="0" w:space="0" w:color="auto"/>
            <w:bottom w:val="none" w:sz="0" w:space="0" w:color="auto"/>
            <w:right w:val="none" w:sz="0" w:space="0" w:color="auto"/>
          </w:divBdr>
        </w:div>
        <w:div w:id="259339966">
          <w:marLeft w:val="1166"/>
          <w:marRight w:val="0"/>
          <w:marTop w:val="91"/>
          <w:marBottom w:val="0"/>
          <w:divBdr>
            <w:top w:val="none" w:sz="0" w:space="0" w:color="auto"/>
            <w:left w:val="none" w:sz="0" w:space="0" w:color="auto"/>
            <w:bottom w:val="none" w:sz="0" w:space="0" w:color="auto"/>
            <w:right w:val="none" w:sz="0" w:space="0" w:color="auto"/>
          </w:divBdr>
        </w:div>
        <w:div w:id="268202309">
          <w:marLeft w:val="547"/>
          <w:marRight w:val="0"/>
          <w:marTop w:val="91"/>
          <w:marBottom w:val="0"/>
          <w:divBdr>
            <w:top w:val="none" w:sz="0" w:space="0" w:color="auto"/>
            <w:left w:val="none" w:sz="0" w:space="0" w:color="auto"/>
            <w:bottom w:val="none" w:sz="0" w:space="0" w:color="auto"/>
            <w:right w:val="none" w:sz="0" w:space="0" w:color="auto"/>
          </w:divBdr>
        </w:div>
        <w:div w:id="462381739">
          <w:marLeft w:val="1800"/>
          <w:marRight w:val="0"/>
          <w:marTop w:val="91"/>
          <w:marBottom w:val="0"/>
          <w:divBdr>
            <w:top w:val="none" w:sz="0" w:space="0" w:color="auto"/>
            <w:left w:val="none" w:sz="0" w:space="0" w:color="auto"/>
            <w:bottom w:val="none" w:sz="0" w:space="0" w:color="auto"/>
            <w:right w:val="none" w:sz="0" w:space="0" w:color="auto"/>
          </w:divBdr>
        </w:div>
        <w:div w:id="493573264">
          <w:marLeft w:val="1166"/>
          <w:marRight w:val="0"/>
          <w:marTop w:val="91"/>
          <w:marBottom w:val="0"/>
          <w:divBdr>
            <w:top w:val="none" w:sz="0" w:space="0" w:color="auto"/>
            <w:left w:val="none" w:sz="0" w:space="0" w:color="auto"/>
            <w:bottom w:val="none" w:sz="0" w:space="0" w:color="auto"/>
            <w:right w:val="none" w:sz="0" w:space="0" w:color="auto"/>
          </w:divBdr>
        </w:div>
        <w:div w:id="565577499">
          <w:marLeft w:val="1166"/>
          <w:marRight w:val="0"/>
          <w:marTop w:val="91"/>
          <w:marBottom w:val="0"/>
          <w:divBdr>
            <w:top w:val="none" w:sz="0" w:space="0" w:color="auto"/>
            <w:left w:val="none" w:sz="0" w:space="0" w:color="auto"/>
            <w:bottom w:val="none" w:sz="0" w:space="0" w:color="auto"/>
            <w:right w:val="none" w:sz="0" w:space="0" w:color="auto"/>
          </w:divBdr>
        </w:div>
        <w:div w:id="721446539">
          <w:marLeft w:val="1800"/>
          <w:marRight w:val="0"/>
          <w:marTop w:val="91"/>
          <w:marBottom w:val="0"/>
          <w:divBdr>
            <w:top w:val="none" w:sz="0" w:space="0" w:color="auto"/>
            <w:left w:val="none" w:sz="0" w:space="0" w:color="auto"/>
            <w:bottom w:val="none" w:sz="0" w:space="0" w:color="auto"/>
            <w:right w:val="none" w:sz="0" w:space="0" w:color="auto"/>
          </w:divBdr>
        </w:div>
        <w:div w:id="812792829">
          <w:marLeft w:val="1166"/>
          <w:marRight w:val="0"/>
          <w:marTop w:val="91"/>
          <w:marBottom w:val="0"/>
          <w:divBdr>
            <w:top w:val="none" w:sz="0" w:space="0" w:color="auto"/>
            <w:left w:val="none" w:sz="0" w:space="0" w:color="auto"/>
            <w:bottom w:val="none" w:sz="0" w:space="0" w:color="auto"/>
            <w:right w:val="none" w:sz="0" w:space="0" w:color="auto"/>
          </w:divBdr>
        </w:div>
        <w:div w:id="1017274755">
          <w:marLeft w:val="547"/>
          <w:marRight w:val="0"/>
          <w:marTop w:val="91"/>
          <w:marBottom w:val="0"/>
          <w:divBdr>
            <w:top w:val="none" w:sz="0" w:space="0" w:color="auto"/>
            <w:left w:val="none" w:sz="0" w:space="0" w:color="auto"/>
            <w:bottom w:val="none" w:sz="0" w:space="0" w:color="auto"/>
            <w:right w:val="none" w:sz="0" w:space="0" w:color="auto"/>
          </w:divBdr>
        </w:div>
        <w:div w:id="1093211046">
          <w:marLeft w:val="1166"/>
          <w:marRight w:val="0"/>
          <w:marTop w:val="91"/>
          <w:marBottom w:val="0"/>
          <w:divBdr>
            <w:top w:val="none" w:sz="0" w:space="0" w:color="auto"/>
            <w:left w:val="none" w:sz="0" w:space="0" w:color="auto"/>
            <w:bottom w:val="none" w:sz="0" w:space="0" w:color="auto"/>
            <w:right w:val="none" w:sz="0" w:space="0" w:color="auto"/>
          </w:divBdr>
        </w:div>
        <w:div w:id="1237402460">
          <w:marLeft w:val="1166"/>
          <w:marRight w:val="0"/>
          <w:marTop w:val="91"/>
          <w:marBottom w:val="0"/>
          <w:divBdr>
            <w:top w:val="none" w:sz="0" w:space="0" w:color="auto"/>
            <w:left w:val="none" w:sz="0" w:space="0" w:color="auto"/>
            <w:bottom w:val="none" w:sz="0" w:space="0" w:color="auto"/>
            <w:right w:val="none" w:sz="0" w:space="0" w:color="auto"/>
          </w:divBdr>
        </w:div>
        <w:div w:id="1549487535">
          <w:marLeft w:val="1166"/>
          <w:marRight w:val="0"/>
          <w:marTop w:val="91"/>
          <w:marBottom w:val="0"/>
          <w:divBdr>
            <w:top w:val="none" w:sz="0" w:space="0" w:color="auto"/>
            <w:left w:val="none" w:sz="0" w:space="0" w:color="auto"/>
            <w:bottom w:val="none" w:sz="0" w:space="0" w:color="auto"/>
            <w:right w:val="none" w:sz="0" w:space="0" w:color="auto"/>
          </w:divBdr>
        </w:div>
        <w:div w:id="1854563100">
          <w:marLeft w:val="1166"/>
          <w:marRight w:val="0"/>
          <w:marTop w:val="91"/>
          <w:marBottom w:val="0"/>
          <w:divBdr>
            <w:top w:val="none" w:sz="0" w:space="0" w:color="auto"/>
            <w:left w:val="none" w:sz="0" w:space="0" w:color="auto"/>
            <w:bottom w:val="none" w:sz="0" w:space="0" w:color="auto"/>
            <w:right w:val="none" w:sz="0" w:space="0" w:color="auto"/>
          </w:divBdr>
        </w:div>
        <w:div w:id="1913274849">
          <w:marLeft w:val="547"/>
          <w:marRight w:val="0"/>
          <w:marTop w:val="91"/>
          <w:marBottom w:val="0"/>
          <w:divBdr>
            <w:top w:val="none" w:sz="0" w:space="0" w:color="auto"/>
            <w:left w:val="none" w:sz="0" w:space="0" w:color="auto"/>
            <w:bottom w:val="none" w:sz="0" w:space="0" w:color="auto"/>
            <w:right w:val="none" w:sz="0" w:space="0" w:color="auto"/>
          </w:divBdr>
        </w:div>
        <w:div w:id="2074620828">
          <w:marLeft w:val="547"/>
          <w:marRight w:val="0"/>
          <w:marTop w:val="91"/>
          <w:marBottom w:val="0"/>
          <w:divBdr>
            <w:top w:val="none" w:sz="0" w:space="0" w:color="auto"/>
            <w:left w:val="none" w:sz="0" w:space="0" w:color="auto"/>
            <w:bottom w:val="none" w:sz="0" w:space="0" w:color="auto"/>
            <w:right w:val="none" w:sz="0" w:space="0" w:color="auto"/>
          </w:divBdr>
        </w:div>
      </w:divsChild>
    </w:div>
    <w:div w:id="846602946">
      <w:bodyDiv w:val="1"/>
      <w:marLeft w:val="0"/>
      <w:marRight w:val="0"/>
      <w:marTop w:val="0"/>
      <w:marBottom w:val="0"/>
      <w:divBdr>
        <w:top w:val="none" w:sz="0" w:space="0" w:color="auto"/>
        <w:left w:val="none" w:sz="0" w:space="0" w:color="auto"/>
        <w:bottom w:val="none" w:sz="0" w:space="0" w:color="auto"/>
        <w:right w:val="none" w:sz="0" w:space="0" w:color="auto"/>
      </w:divBdr>
    </w:div>
    <w:div w:id="848065202">
      <w:bodyDiv w:val="1"/>
      <w:marLeft w:val="0"/>
      <w:marRight w:val="0"/>
      <w:marTop w:val="0"/>
      <w:marBottom w:val="0"/>
      <w:divBdr>
        <w:top w:val="none" w:sz="0" w:space="0" w:color="auto"/>
        <w:left w:val="none" w:sz="0" w:space="0" w:color="auto"/>
        <w:bottom w:val="none" w:sz="0" w:space="0" w:color="auto"/>
        <w:right w:val="none" w:sz="0" w:space="0" w:color="auto"/>
      </w:divBdr>
    </w:div>
    <w:div w:id="942496259">
      <w:bodyDiv w:val="1"/>
      <w:marLeft w:val="0"/>
      <w:marRight w:val="0"/>
      <w:marTop w:val="0"/>
      <w:marBottom w:val="0"/>
      <w:divBdr>
        <w:top w:val="none" w:sz="0" w:space="0" w:color="auto"/>
        <w:left w:val="none" w:sz="0" w:space="0" w:color="auto"/>
        <w:bottom w:val="none" w:sz="0" w:space="0" w:color="auto"/>
        <w:right w:val="none" w:sz="0" w:space="0" w:color="auto"/>
      </w:divBdr>
    </w:div>
    <w:div w:id="947198612">
      <w:bodyDiv w:val="1"/>
      <w:marLeft w:val="0"/>
      <w:marRight w:val="0"/>
      <w:marTop w:val="0"/>
      <w:marBottom w:val="0"/>
      <w:divBdr>
        <w:top w:val="none" w:sz="0" w:space="0" w:color="auto"/>
        <w:left w:val="none" w:sz="0" w:space="0" w:color="auto"/>
        <w:bottom w:val="none" w:sz="0" w:space="0" w:color="auto"/>
        <w:right w:val="none" w:sz="0" w:space="0" w:color="auto"/>
      </w:divBdr>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68436401">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980962837">
      <w:bodyDiv w:val="1"/>
      <w:marLeft w:val="0"/>
      <w:marRight w:val="0"/>
      <w:marTop w:val="0"/>
      <w:marBottom w:val="0"/>
      <w:divBdr>
        <w:top w:val="none" w:sz="0" w:space="0" w:color="auto"/>
        <w:left w:val="none" w:sz="0" w:space="0" w:color="auto"/>
        <w:bottom w:val="none" w:sz="0" w:space="0" w:color="auto"/>
        <w:right w:val="none" w:sz="0" w:space="0" w:color="auto"/>
      </w:divBdr>
    </w:div>
    <w:div w:id="985087146">
      <w:bodyDiv w:val="1"/>
      <w:marLeft w:val="0"/>
      <w:marRight w:val="0"/>
      <w:marTop w:val="0"/>
      <w:marBottom w:val="0"/>
      <w:divBdr>
        <w:top w:val="none" w:sz="0" w:space="0" w:color="auto"/>
        <w:left w:val="none" w:sz="0" w:space="0" w:color="auto"/>
        <w:bottom w:val="none" w:sz="0" w:space="0" w:color="auto"/>
        <w:right w:val="none" w:sz="0" w:space="0" w:color="auto"/>
      </w:divBdr>
    </w:div>
    <w:div w:id="992754689">
      <w:bodyDiv w:val="1"/>
      <w:marLeft w:val="0"/>
      <w:marRight w:val="0"/>
      <w:marTop w:val="0"/>
      <w:marBottom w:val="0"/>
      <w:divBdr>
        <w:top w:val="none" w:sz="0" w:space="0" w:color="auto"/>
        <w:left w:val="none" w:sz="0" w:space="0" w:color="auto"/>
        <w:bottom w:val="none" w:sz="0" w:space="0" w:color="auto"/>
        <w:right w:val="none" w:sz="0" w:space="0" w:color="auto"/>
      </w:divBdr>
      <w:divsChild>
        <w:div w:id="1484736435">
          <w:marLeft w:val="446"/>
          <w:marRight w:val="0"/>
          <w:marTop w:val="200"/>
          <w:marBottom w:val="0"/>
          <w:divBdr>
            <w:top w:val="none" w:sz="0" w:space="0" w:color="auto"/>
            <w:left w:val="none" w:sz="0" w:space="0" w:color="auto"/>
            <w:bottom w:val="none" w:sz="0" w:space="0" w:color="auto"/>
            <w:right w:val="none" w:sz="0" w:space="0" w:color="auto"/>
          </w:divBdr>
        </w:div>
      </w:divsChild>
    </w:div>
    <w:div w:id="1003971428">
      <w:bodyDiv w:val="1"/>
      <w:marLeft w:val="0"/>
      <w:marRight w:val="0"/>
      <w:marTop w:val="0"/>
      <w:marBottom w:val="0"/>
      <w:divBdr>
        <w:top w:val="none" w:sz="0" w:space="0" w:color="auto"/>
        <w:left w:val="none" w:sz="0" w:space="0" w:color="auto"/>
        <w:bottom w:val="none" w:sz="0" w:space="0" w:color="auto"/>
        <w:right w:val="none" w:sz="0" w:space="0" w:color="auto"/>
      </w:divBdr>
    </w:div>
    <w:div w:id="1004238287">
      <w:bodyDiv w:val="1"/>
      <w:marLeft w:val="0"/>
      <w:marRight w:val="0"/>
      <w:marTop w:val="0"/>
      <w:marBottom w:val="0"/>
      <w:divBdr>
        <w:top w:val="none" w:sz="0" w:space="0" w:color="auto"/>
        <w:left w:val="none" w:sz="0" w:space="0" w:color="auto"/>
        <w:bottom w:val="none" w:sz="0" w:space="0" w:color="auto"/>
        <w:right w:val="none" w:sz="0" w:space="0" w:color="auto"/>
      </w:divBdr>
    </w:div>
    <w:div w:id="1010793618">
      <w:bodyDiv w:val="1"/>
      <w:marLeft w:val="0"/>
      <w:marRight w:val="0"/>
      <w:marTop w:val="0"/>
      <w:marBottom w:val="0"/>
      <w:divBdr>
        <w:top w:val="none" w:sz="0" w:space="0" w:color="auto"/>
        <w:left w:val="none" w:sz="0" w:space="0" w:color="auto"/>
        <w:bottom w:val="none" w:sz="0" w:space="0" w:color="auto"/>
        <w:right w:val="none" w:sz="0" w:space="0" w:color="auto"/>
      </w:divBdr>
    </w:div>
    <w:div w:id="1022511476">
      <w:bodyDiv w:val="1"/>
      <w:marLeft w:val="0"/>
      <w:marRight w:val="0"/>
      <w:marTop w:val="0"/>
      <w:marBottom w:val="0"/>
      <w:divBdr>
        <w:top w:val="none" w:sz="0" w:space="0" w:color="auto"/>
        <w:left w:val="none" w:sz="0" w:space="0" w:color="auto"/>
        <w:bottom w:val="none" w:sz="0" w:space="0" w:color="auto"/>
        <w:right w:val="none" w:sz="0" w:space="0" w:color="auto"/>
      </w:divBdr>
      <w:divsChild>
        <w:div w:id="239412428">
          <w:marLeft w:val="0"/>
          <w:marRight w:val="0"/>
          <w:marTop w:val="0"/>
          <w:marBottom w:val="0"/>
          <w:divBdr>
            <w:top w:val="none" w:sz="0" w:space="0" w:color="auto"/>
            <w:left w:val="none" w:sz="0" w:space="0" w:color="auto"/>
            <w:bottom w:val="none" w:sz="0" w:space="0" w:color="auto"/>
            <w:right w:val="none" w:sz="0" w:space="0" w:color="auto"/>
          </w:divBdr>
          <w:divsChild>
            <w:div w:id="52363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33605">
      <w:bodyDiv w:val="1"/>
      <w:marLeft w:val="0"/>
      <w:marRight w:val="0"/>
      <w:marTop w:val="0"/>
      <w:marBottom w:val="0"/>
      <w:divBdr>
        <w:top w:val="none" w:sz="0" w:space="0" w:color="auto"/>
        <w:left w:val="none" w:sz="0" w:space="0" w:color="auto"/>
        <w:bottom w:val="none" w:sz="0" w:space="0" w:color="auto"/>
        <w:right w:val="none" w:sz="0" w:space="0" w:color="auto"/>
      </w:divBdr>
    </w:div>
    <w:div w:id="1088574476">
      <w:bodyDiv w:val="1"/>
      <w:marLeft w:val="0"/>
      <w:marRight w:val="0"/>
      <w:marTop w:val="0"/>
      <w:marBottom w:val="0"/>
      <w:divBdr>
        <w:top w:val="none" w:sz="0" w:space="0" w:color="auto"/>
        <w:left w:val="none" w:sz="0" w:space="0" w:color="auto"/>
        <w:bottom w:val="none" w:sz="0" w:space="0" w:color="auto"/>
        <w:right w:val="none" w:sz="0" w:space="0" w:color="auto"/>
      </w:divBdr>
    </w:div>
    <w:div w:id="1106343249">
      <w:bodyDiv w:val="1"/>
      <w:marLeft w:val="0"/>
      <w:marRight w:val="0"/>
      <w:marTop w:val="0"/>
      <w:marBottom w:val="0"/>
      <w:divBdr>
        <w:top w:val="none" w:sz="0" w:space="0" w:color="auto"/>
        <w:left w:val="none" w:sz="0" w:space="0" w:color="auto"/>
        <w:bottom w:val="none" w:sz="0" w:space="0" w:color="auto"/>
        <w:right w:val="none" w:sz="0" w:space="0" w:color="auto"/>
      </w:divBdr>
    </w:div>
    <w:div w:id="1123160224">
      <w:bodyDiv w:val="1"/>
      <w:marLeft w:val="0"/>
      <w:marRight w:val="0"/>
      <w:marTop w:val="0"/>
      <w:marBottom w:val="0"/>
      <w:divBdr>
        <w:top w:val="none" w:sz="0" w:space="0" w:color="auto"/>
        <w:left w:val="none" w:sz="0" w:space="0" w:color="auto"/>
        <w:bottom w:val="none" w:sz="0" w:space="0" w:color="auto"/>
        <w:right w:val="none" w:sz="0" w:space="0" w:color="auto"/>
      </w:divBdr>
      <w:divsChild>
        <w:div w:id="250818315">
          <w:marLeft w:val="547"/>
          <w:marRight w:val="0"/>
          <w:marTop w:val="96"/>
          <w:marBottom w:val="0"/>
          <w:divBdr>
            <w:top w:val="none" w:sz="0" w:space="0" w:color="auto"/>
            <w:left w:val="none" w:sz="0" w:space="0" w:color="auto"/>
            <w:bottom w:val="none" w:sz="0" w:space="0" w:color="auto"/>
            <w:right w:val="none" w:sz="0" w:space="0" w:color="auto"/>
          </w:divBdr>
        </w:div>
        <w:div w:id="323555844">
          <w:marLeft w:val="547"/>
          <w:marRight w:val="0"/>
          <w:marTop w:val="96"/>
          <w:marBottom w:val="0"/>
          <w:divBdr>
            <w:top w:val="none" w:sz="0" w:space="0" w:color="auto"/>
            <w:left w:val="none" w:sz="0" w:space="0" w:color="auto"/>
            <w:bottom w:val="none" w:sz="0" w:space="0" w:color="auto"/>
            <w:right w:val="none" w:sz="0" w:space="0" w:color="auto"/>
          </w:divBdr>
        </w:div>
        <w:div w:id="426199568">
          <w:marLeft w:val="547"/>
          <w:marRight w:val="0"/>
          <w:marTop w:val="96"/>
          <w:marBottom w:val="0"/>
          <w:divBdr>
            <w:top w:val="none" w:sz="0" w:space="0" w:color="auto"/>
            <w:left w:val="none" w:sz="0" w:space="0" w:color="auto"/>
            <w:bottom w:val="none" w:sz="0" w:space="0" w:color="auto"/>
            <w:right w:val="none" w:sz="0" w:space="0" w:color="auto"/>
          </w:divBdr>
        </w:div>
        <w:div w:id="1356924630">
          <w:marLeft w:val="1166"/>
          <w:marRight w:val="0"/>
          <w:marTop w:val="96"/>
          <w:marBottom w:val="0"/>
          <w:divBdr>
            <w:top w:val="none" w:sz="0" w:space="0" w:color="auto"/>
            <w:left w:val="none" w:sz="0" w:space="0" w:color="auto"/>
            <w:bottom w:val="none" w:sz="0" w:space="0" w:color="auto"/>
            <w:right w:val="none" w:sz="0" w:space="0" w:color="auto"/>
          </w:divBdr>
        </w:div>
        <w:div w:id="1644774999">
          <w:marLeft w:val="547"/>
          <w:marRight w:val="0"/>
          <w:marTop w:val="96"/>
          <w:marBottom w:val="0"/>
          <w:divBdr>
            <w:top w:val="none" w:sz="0" w:space="0" w:color="auto"/>
            <w:left w:val="none" w:sz="0" w:space="0" w:color="auto"/>
            <w:bottom w:val="none" w:sz="0" w:space="0" w:color="auto"/>
            <w:right w:val="none" w:sz="0" w:space="0" w:color="auto"/>
          </w:divBdr>
        </w:div>
        <w:div w:id="1894194699">
          <w:marLeft w:val="547"/>
          <w:marRight w:val="0"/>
          <w:marTop w:val="96"/>
          <w:marBottom w:val="0"/>
          <w:divBdr>
            <w:top w:val="none" w:sz="0" w:space="0" w:color="auto"/>
            <w:left w:val="none" w:sz="0" w:space="0" w:color="auto"/>
            <w:bottom w:val="none" w:sz="0" w:space="0" w:color="auto"/>
            <w:right w:val="none" w:sz="0" w:space="0" w:color="auto"/>
          </w:divBdr>
        </w:div>
        <w:div w:id="2102791809">
          <w:marLeft w:val="547"/>
          <w:marRight w:val="0"/>
          <w:marTop w:val="96"/>
          <w:marBottom w:val="0"/>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82671192">
      <w:bodyDiv w:val="1"/>
      <w:marLeft w:val="0"/>
      <w:marRight w:val="0"/>
      <w:marTop w:val="0"/>
      <w:marBottom w:val="0"/>
      <w:divBdr>
        <w:top w:val="none" w:sz="0" w:space="0" w:color="auto"/>
        <w:left w:val="none" w:sz="0" w:space="0" w:color="auto"/>
        <w:bottom w:val="none" w:sz="0" w:space="0" w:color="auto"/>
        <w:right w:val="none" w:sz="0" w:space="0" w:color="auto"/>
      </w:divBdr>
    </w:div>
    <w:div w:id="1186136537">
      <w:bodyDiv w:val="1"/>
      <w:marLeft w:val="0"/>
      <w:marRight w:val="0"/>
      <w:marTop w:val="0"/>
      <w:marBottom w:val="0"/>
      <w:divBdr>
        <w:top w:val="none" w:sz="0" w:space="0" w:color="auto"/>
        <w:left w:val="none" w:sz="0" w:space="0" w:color="auto"/>
        <w:bottom w:val="none" w:sz="0" w:space="0" w:color="auto"/>
        <w:right w:val="none" w:sz="0" w:space="0" w:color="auto"/>
      </w:divBdr>
    </w:div>
    <w:div w:id="1186358817">
      <w:bodyDiv w:val="1"/>
      <w:marLeft w:val="0"/>
      <w:marRight w:val="0"/>
      <w:marTop w:val="0"/>
      <w:marBottom w:val="0"/>
      <w:divBdr>
        <w:top w:val="none" w:sz="0" w:space="0" w:color="auto"/>
        <w:left w:val="none" w:sz="0" w:space="0" w:color="auto"/>
        <w:bottom w:val="none" w:sz="0" w:space="0" w:color="auto"/>
        <w:right w:val="none" w:sz="0" w:space="0" w:color="auto"/>
      </w:divBdr>
    </w:div>
    <w:div w:id="1187328991">
      <w:bodyDiv w:val="1"/>
      <w:marLeft w:val="0"/>
      <w:marRight w:val="0"/>
      <w:marTop w:val="0"/>
      <w:marBottom w:val="0"/>
      <w:divBdr>
        <w:top w:val="none" w:sz="0" w:space="0" w:color="auto"/>
        <w:left w:val="none" w:sz="0" w:space="0" w:color="auto"/>
        <w:bottom w:val="none" w:sz="0" w:space="0" w:color="auto"/>
        <w:right w:val="none" w:sz="0" w:space="0" w:color="auto"/>
      </w:divBdr>
    </w:div>
    <w:div w:id="1192375933">
      <w:bodyDiv w:val="1"/>
      <w:marLeft w:val="0"/>
      <w:marRight w:val="0"/>
      <w:marTop w:val="0"/>
      <w:marBottom w:val="0"/>
      <w:divBdr>
        <w:top w:val="none" w:sz="0" w:space="0" w:color="auto"/>
        <w:left w:val="none" w:sz="0" w:space="0" w:color="auto"/>
        <w:bottom w:val="none" w:sz="0" w:space="0" w:color="auto"/>
        <w:right w:val="none" w:sz="0" w:space="0" w:color="auto"/>
      </w:divBdr>
    </w:div>
    <w:div w:id="1195197183">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11185124">
      <w:bodyDiv w:val="1"/>
      <w:marLeft w:val="0"/>
      <w:marRight w:val="0"/>
      <w:marTop w:val="0"/>
      <w:marBottom w:val="0"/>
      <w:divBdr>
        <w:top w:val="none" w:sz="0" w:space="0" w:color="auto"/>
        <w:left w:val="none" w:sz="0" w:space="0" w:color="auto"/>
        <w:bottom w:val="none" w:sz="0" w:space="0" w:color="auto"/>
        <w:right w:val="none" w:sz="0" w:space="0" w:color="auto"/>
      </w:divBdr>
      <w:divsChild>
        <w:div w:id="922421464">
          <w:marLeft w:val="0"/>
          <w:marRight w:val="0"/>
          <w:marTop w:val="0"/>
          <w:marBottom w:val="0"/>
          <w:divBdr>
            <w:top w:val="none" w:sz="0" w:space="0" w:color="auto"/>
            <w:left w:val="none" w:sz="0" w:space="0" w:color="auto"/>
            <w:bottom w:val="none" w:sz="0" w:space="0" w:color="auto"/>
            <w:right w:val="none" w:sz="0" w:space="0" w:color="auto"/>
          </w:divBdr>
        </w:div>
        <w:div w:id="1753115450">
          <w:marLeft w:val="0"/>
          <w:marRight w:val="0"/>
          <w:marTop w:val="0"/>
          <w:marBottom w:val="0"/>
          <w:divBdr>
            <w:top w:val="none" w:sz="0" w:space="0" w:color="auto"/>
            <w:left w:val="none" w:sz="0" w:space="0" w:color="auto"/>
            <w:bottom w:val="none" w:sz="0" w:space="0" w:color="auto"/>
            <w:right w:val="none" w:sz="0" w:space="0" w:color="auto"/>
          </w:divBdr>
        </w:div>
      </w:divsChild>
    </w:div>
    <w:div w:id="1218934013">
      <w:bodyDiv w:val="1"/>
      <w:marLeft w:val="0"/>
      <w:marRight w:val="0"/>
      <w:marTop w:val="0"/>
      <w:marBottom w:val="0"/>
      <w:divBdr>
        <w:top w:val="none" w:sz="0" w:space="0" w:color="auto"/>
        <w:left w:val="none" w:sz="0" w:space="0" w:color="auto"/>
        <w:bottom w:val="none" w:sz="0" w:space="0" w:color="auto"/>
        <w:right w:val="none" w:sz="0" w:space="0" w:color="auto"/>
      </w:divBdr>
    </w:div>
    <w:div w:id="1225946733">
      <w:bodyDiv w:val="1"/>
      <w:marLeft w:val="0"/>
      <w:marRight w:val="0"/>
      <w:marTop w:val="0"/>
      <w:marBottom w:val="0"/>
      <w:divBdr>
        <w:top w:val="none" w:sz="0" w:space="0" w:color="auto"/>
        <w:left w:val="none" w:sz="0" w:space="0" w:color="auto"/>
        <w:bottom w:val="none" w:sz="0" w:space="0" w:color="auto"/>
        <w:right w:val="none" w:sz="0" w:space="0" w:color="auto"/>
      </w:divBdr>
    </w:div>
    <w:div w:id="1242525834">
      <w:bodyDiv w:val="1"/>
      <w:marLeft w:val="0"/>
      <w:marRight w:val="0"/>
      <w:marTop w:val="0"/>
      <w:marBottom w:val="0"/>
      <w:divBdr>
        <w:top w:val="none" w:sz="0" w:space="0" w:color="auto"/>
        <w:left w:val="none" w:sz="0" w:space="0" w:color="auto"/>
        <w:bottom w:val="none" w:sz="0" w:space="0" w:color="auto"/>
        <w:right w:val="none" w:sz="0" w:space="0" w:color="auto"/>
      </w:divBdr>
    </w:div>
    <w:div w:id="1260718003">
      <w:bodyDiv w:val="1"/>
      <w:marLeft w:val="0"/>
      <w:marRight w:val="0"/>
      <w:marTop w:val="0"/>
      <w:marBottom w:val="0"/>
      <w:divBdr>
        <w:top w:val="none" w:sz="0" w:space="0" w:color="auto"/>
        <w:left w:val="none" w:sz="0" w:space="0" w:color="auto"/>
        <w:bottom w:val="none" w:sz="0" w:space="0" w:color="auto"/>
        <w:right w:val="none" w:sz="0" w:space="0" w:color="auto"/>
      </w:divBdr>
    </w:div>
    <w:div w:id="1270359519">
      <w:bodyDiv w:val="1"/>
      <w:marLeft w:val="0"/>
      <w:marRight w:val="0"/>
      <w:marTop w:val="0"/>
      <w:marBottom w:val="0"/>
      <w:divBdr>
        <w:top w:val="none" w:sz="0" w:space="0" w:color="auto"/>
        <w:left w:val="none" w:sz="0" w:space="0" w:color="auto"/>
        <w:bottom w:val="none" w:sz="0" w:space="0" w:color="auto"/>
        <w:right w:val="none" w:sz="0" w:space="0" w:color="auto"/>
      </w:divBdr>
    </w:div>
    <w:div w:id="1313557581">
      <w:bodyDiv w:val="1"/>
      <w:marLeft w:val="0"/>
      <w:marRight w:val="0"/>
      <w:marTop w:val="0"/>
      <w:marBottom w:val="0"/>
      <w:divBdr>
        <w:top w:val="none" w:sz="0" w:space="0" w:color="auto"/>
        <w:left w:val="none" w:sz="0" w:space="0" w:color="auto"/>
        <w:bottom w:val="none" w:sz="0" w:space="0" w:color="auto"/>
        <w:right w:val="none" w:sz="0" w:space="0" w:color="auto"/>
      </w:divBdr>
    </w:div>
    <w:div w:id="1319114446">
      <w:bodyDiv w:val="1"/>
      <w:marLeft w:val="0"/>
      <w:marRight w:val="0"/>
      <w:marTop w:val="0"/>
      <w:marBottom w:val="0"/>
      <w:divBdr>
        <w:top w:val="none" w:sz="0" w:space="0" w:color="auto"/>
        <w:left w:val="none" w:sz="0" w:space="0" w:color="auto"/>
        <w:bottom w:val="none" w:sz="0" w:space="0" w:color="auto"/>
        <w:right w:val="none" w:sz="0" w:space="0" w:color="auto"/>
      </w:divBdr>
      <w:divsChild>
        <w:div w:id="1945140485">
          <w:marLeft w:val="1267"/>
          <w:marRight w:val="0"/>
          <w:marTop w:val="100"/>
          <w:marBottom w:val="0"/>
          <w:divBdr>
            <w:top w:val="none" w:sz="0" w:space="0" w:color="auto"/>
            <w:left w:val="none" w:sz="0" w:space="0" w:color="auto"/>
            <w:bottom w:val="none" w:sz="0" w:space="0" w:color="auto"/>
            <w:right w:val="none" w:sz="0" w:space="0" w:color="auto"/>
          </w:divBdr>
        </w:div>
      </w:divsChild>
    </w:div>
    <w:div w:id="1343778217">
      <w:bodyDiv w:val="1"/>
      <w:marLeft w:val="0"/>
      <w:marRight w:val="0"/>
      <w:marTop w:val="0"/>
      <w:marBottom w:val="0"/>
      <w:divBdr>
        <w:top w:val="none" w:sz="0" w:space="0" w:color="auto"/>
        <w:left w:val="none" w:sz="0" w:space="0" w:color="auto"/>
        <w:bottom w:val="none" w:sz="0" w:space="0" w:color="auto"/>
        <w:right w:val="none" w:sz="0" w:space="0" w:color="auto"/>
      </w:divBdr>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402175193">
      <w:bodyDiv w:val="1"/>
      <w:marLeft w:val="0"/>
      <w:marRight w:val="0"/>
      <w:marTop w:val="0"/>
      <w:marBottom w:val="0"/>
      <w:divBdr>
        <w:top w:val="none" w:sz="0" w:space="0" w:color="auto"/>
        <w:left w:val="none" w:sz="0" w:space="0" w:color="auto"/>
        <w:bottom w:val="none" w:sz="0" w:space="0" w:color="auto"/>
        <w:right w:val="none" w:sz="0" w:space="0" w:color="auto"/>
      </w:divBdr>
    </w:div>
    <w:div w:id="1425567553">
      <w:bodyDiv w:val="1"/>
      <w:marLeft w:val="0"/>
      <w:marRight w:val="0"/>
      <w:marTop w:val="0"/>
      <w:marBottom w:val="0"/>
      <w:divBdr>
        <w:top w:val="none" w:sz="0" w:space="0" w:color="auto"/>
        <w:left w:val="none" w:sz="0" w:space="0" w:color="auto"/>
        <w:bottom w:val="none" w:sz="0" w:space="0" w:color="auto"/>
        <w:right w:val="none" w:sz="0" w:space="0" w:color="auto"/>
      </w:divBdr>
    </w:div>
    <w:div w:id="1479154011">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625036210">
      <w:bodyDiv w:val="1"/>
      <w:marLeft w:val="0"/>
      <w:marRight w:val="0"/>
      <w:marTop w:val="0"/>
      <w:marBottom w:val="0"/>
      <w:divBdr>
        <w:top w:val="none" w:sz="0" w:space="0" w:color="auto"/>
        <w:left w:val="none" w:sz="0" w:space="0" w:color="auto"/>
        <w:bottom w:val="none" w:sz="0" w:space="0" w:color="auto"/>
        <w:right w:val="none" w:sz="0" w:space="0" w:color="auto"/>
      </w:divBdr>
    </w:div>
    <w:div w:id="1643997205">
      <w:bodyDiv w:val="1"/>
      <w:marLeft w:val="0"/>
      <w:marRight w:val="0"/>
      <w:marTop w:val="0"/>
      <w:marBottom w:val="0"/>
      <w:divBdr>
        <w:top w:val="none" w:sz="0" w:space="0" w:color="auto"/>
        <w:left w:val="none" w:sz="0" w:space="0" w:color="auto"/>
        <w:bottom w:val="none" w:sz="0" w:space="0" w:color="auto"/>
        <w:right w:val="none" w:sz="0" w:space="0" w:color="auto"/>
      </w:divBdr>
    </w:div>
    <w:div w:id="1660696221">
      <w:bodyDiv w:val="1"/>
      <w:marLeft w:val="0"/>
      <w:marRight w:val="0"/>
      <w:marTop w:val="0"/>
      <w:marBottom w:val="0"/>
      <w:divBdr>
        <w:top w:val="none" w:sz="0" w:space="0" w:color="auto"/>
        <w:left w:val="none" w:sz="0" w:space="0" w:color="auto"/>
        <w:bottom w:val="none" w:sz="0" w:space="0" w:color="auto"/>
        <w:right w:val="none" w:sz="0" w:space="0" w:color="auto"/>
      </w:divBdr>
    </w:div>
    <w:div w:id="1715496364">
      <w:bodyDiv w:val="1"/>
      <w:marLeft w:val="0"/>
      <w:marRight w:val="0"/>
      <w:marTop w:val="0"/>
      <w:marBottom w:val="0"/>
      <w:divBdr>
        <w:top w:val="none" w:sz="0" w:space="0" w:color="auto"/>
        <w:left w:val="none" w:sz="0" w:space="0" w:color="auto"/>
        <w:bottom w:val="none" w:sz="0" w:space="0" w:color="auto"/>
        <w:right w:val="none" w:sz="0" w:space="0" w:color="auto"/>
      </w:divBdr>
    </w:div>
    <w:div w:id="1729642794">
      <w:bodyDiv w:val="1"/>
      <w:marLeft w:val="0"/>
      <w:marRight w:val="0"/>
      <w:marTop w:val="0"/>
      <w:marBottom w:val="0"/>
      <w:divBdr>
        <w:top w:val="none" w:sz="0" w:space="0" w:color="auto"/>
        <w:left w:val="none" w:sz="0" w:space="0" w:color="auto"/>
        <w:bottom w:val="none" w:sz="0" w:space="0" w:color="auto"/>
        <w:right w:val="none" w:sz="0" w:space="0" w:color="auto"/>
      </w:divBdr>
    </w:div>
    <w:div w:id="1735810764">
      <w:bodyDiv w:val="1"/>
      <w:marLeft w:val="0"/>
      <w:marRight w:val="0"/>
      <w:marTop w:val="0"/>
      <w:marBottom w:val="0"/>
      <w:divBdr>
        <w:top w:val="none" w:sz="0" w:space="0" w:color="auto"/>
        <w:left w:val="none" w:sz="0" w:space="0" w:color="auto"/>
        <w:bottom w:val="none" w:sz="0" w:space="0" w:color="auto"/>
        <w:right w:val="none" w:sz="0" w:space="0" w:color="auto"/>
      </w:divBdr>
    </w:div>
    <w:div w:id="1745451885">
      <w:bodyDiv w:val="1"/>
      <w:marLeft w:val="0"/>
      <w:marRight w:val="0"/>
      <w:marTop w:val="0"/>
      <w:marBottom w:val="0"/>
      <w:divBdr>
        <w:top w:val="none" w:sz="0" w:space="0" w:color="auto"/>
        <w:left w:val="none" w:sz="0" w:space="0" w:color="auto"/>
        <w:bottom w:val="none" w:sz="0" w:space="0" w:color="auto"/>
        <w:right w:val="none" w:sz="0" w:space="0" w:color="auto"/>
      </w:divBdr>
      <w:divsChild>
        <w:div w:id="796144215">
          <w:marLeft w:val="1166"/>
          <w:marRight w:val="0"/>
          <w:marTop w:val="96"/>
          <w:marBottom w:val="0"/>
          <w:divBdr>
            <w:top w:val="none" w:sz="0" w:space="0" w:color="auto"/>
            <w:left w:val="none" w:sz="0" w:space="0" w:color="auto"/>
            <w:bottom w:val="none" w:sz="0" w:space="0" w:color="auto"/>
            <w:right w:val="none" w:sz="0" w:space="0" w:color="auto"/>
          </w:divBdr>
        </w:div>
        <w:div w:id="832179100">
          <w:marLeft w:val="1166"/>
          <w:marRight w:val="0"/>
          <w:marTop w:val="96"/>
          <w:marBottom w:val="0"/>
          <w:divBdr>
            <w:top w:val="none" w:sz="0" w:space="0" w:color="auto"/>
            <w:left w:val="none" w:sz="0" w:space="0" w:color="auto"/>
            <w:bottom w:val="none" w:sz="0" w:space="0" w:color="auto"/>
            <w:right w:val="none" w:sz="0" w:space="0" w:color="auto"/>
          </w:divBdr>
        </w:div>
        <w:div w:id="1205868762">
          <w:marLeft w:val="1166"/>
          <w:marRight w:val="0"/>
          <w:marTop w:val="96"/>
          <w:marBottom w:val="0"/>
          <w:divBdr>
            <w:top w:val="none" w:sz="0" w:space="0" w:color="auto"/>
            <w:left w:val="none" w:sz="0" w:space="0" w:color="auto"/>
            <w:bottom w:val="none" w:sz="0" w:space="0" w:color="auto"/>
            <w:right w:val="none" w:sz="0" w:space="0" w:color="auto"/>
          </w:divBdr>
        </w:div>
        <w:div w:id="1439326045">
          <w:marLeft w:val="1166"/>
          <w:marRight w:val="0"/>
          <w:marTop w:val="96"/>
          <w:marBottom w:val="0"/>
          <w:divBdr>
            <w:top w:val="none" w:sz="0" w:space="0" w:color="auto"/>
            <w:left w:val="none" w:sz="0" w:space="0" w:color="auto"/>
            <w:bottom w:val="none" w:sz="0" w:space="0" w:color="auto"/>
            <w:right w:val="none" w:sz="0" w:space="0" w:color="auto"/>
          </w:divBdr>
        </w:div>
        <w:div w:id="2092040838">
          <w:marLeft w:val="1166"/>
          <w:marRight w:val="0"/>
          <w:marTop w:val="96"/>
          <w:marBottom w:val="0"/>
          <w:divBdr>
            <w:top w:val="none" w:sz="0" w:space="0" w:color="auto"/>
            <w:left w:val="none" w:sz="0" w:space="0" w:color="auto"/>
            <w:bottom w:val="none" w:sz="0" w:space="0" w:color="auto"/>
            <w:right w:val="none" w:sz="0" w:space="0" w:color="auto"/>
          </w:divBdr>
        </w:div>
      </w:divsChild>
    </w:div>
    <w:div w:id="1752383647">
      <w:bodyDiv w:val="1"/>
      <w:marLeft w:val="0"/>
      <w:marRight w:val="0"/>
      <w:marTop w:val="0"/>
      <w:marBottom w:val="0"/>
      <w:divBdr>
        <w:top w:val="none" w:sz="0" w:space="0" w:color="auto"/>
        <w:left w:val="none" w:sz="0" w:space="0" w:color="auto"/>
        <w:bottom w:val="none" w:sz="0" w:space="0" w:color="auto"/>
        <w:right w:val="none" w:sz="0" w:space="0" w:color="auto"/>
      </w:divBdr>
    </w:div>
    <w:div w:id="1785491233">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16875846">
      <w:bodyDiv w:val="1"/>
      <w:marLeft w:val="0"/>
      <w:marRight w:val="0"/>
      <w:marTop w:val="0"/>
      <w:marBottom w:val="0"/>
      <w:divBdr>
        <w:top w:val="none" w:sz="0" w:space="0" w:color="auto"/>
        <w:left w:val="none" w:sz="0" w:space="0" w:color="auto"/>
        <w:bottom w:val="none" w:sz="0" w:space="0" w:color="auto"/>
        <w:right w:val="none" w:sz="0" w:space="0" w:color="auto"/>
      </w:divBdr>
      <w:divsChild>
        <w:div w:id="182793635">
          <w:marLeft w:val="547"/>
          <w:marRight w:val="0"/>
          <w:marTop w:val="72"/>
          <w:marBottom w:val="0"/>
          <w:divBdr>
            <w:top w:val="none" w:sz="0" w:space="0" w:color="auto"/>
            <w:left w:val="none" w:sz="0" w:space="0" w:color="auto"/>
            <w:bottom w:val="none" w:sz="0" w:space="0" w:color="auto"/>
            <w:right w:val="none" w:sz="0" w:space="0" w:color="auto"/>
          </w:divBdr>
        </w:div>
        <w:div w:id="335546320">
          <w:marLeft w:val="547"/>
          <w:marRight w:val="0"/>
          <w:marTop w:val="72"/>
          <w:marBottom w:val="0"/>
          <w:divBdr>
            <w:top w:val="none" w:sz="0" w:space="0" w:color="auto"/>
            <w:left w:val="none" w:sz="0" w:space="0" w:color="auto"/>
            <w:bottom w:val="none" w:sz="0" w:space="0" w:color="auto"/>
            <w:right w:val="none" w:sz="0" w:space="0" w:color="auto"/>
          </w:divBdr>
        </w:div>
        <w:div w:id="357508661">
          <w:marLeft w:val="547"/>
          <w:marRight w:val="0"/>
          <w:marTop w:val="72"/>
          <w:marBottom w:val="0"/>
          <w:divBdr>
            <w:top w:val="none" w:sz="0" w:space="0" w:color="auto"/>
            <w:left w:val="none" w:sz="0" w:space="0" w:color="auto"/>
            <w:bottom w:val="none" w:sz="0" w:space="0" w:color="auto"/>
            <w:right w:val="none" w:sz="0" w:space="0" w:color="auto"/>
          </w:divBdr>
        </w:div>
        <w:div w:id="1572159765">
          <w:marLeft w:val="1166"/>
          <w:marRight w:val="0"/>
          <w:marTop w:val="62"/>
          <w:marBottom w:val="0"/>
          <w:divBdr>
            <w:top w:val="none" w:sz="0" w:space="0" w:color="auto"/>
            <w:left w:val="none" w:sz="0" w:space="0" w:color="auto"/>
            <w:bottom w:val="none" w:sz="0" w:space="0" w:color="auto"/>
            <w:right w:val="none" w:sz="0" w:space="0" w:color="auto"/>
          </w:divBdr>
        </w:div>
        <w:div w:id="1965312056">
          <w:marLeft w:val="547"/>
          <w:marRight w:val="0"/>
          <w:marTop w:val="72"/>
          <w:marBottom w:val="0"/>
          <w:divBdr>
            <w:top w:val="none" w:sz="0" w:space="0" w:color="auto"/>
            <w:left w:val="none" w:sz="0" w:space="0" w:color="auto"/>
            <w:bottom w:val="none" w:sz="0" w:space="0" w:color="auto"/>
            <w:right w:val="none" w:sz="0" w:space="0" w:color="auto"/>
          </w:divBdr>
        </w:div>
      </w:divsChild>
    </w:div>
    <w:div w:id="1829707552">
      <w:bodyDiv w:val="1"/>
      <w:marLeft w:val="0"/>
      <w:marRight w:val="0"/>
      <w:marTop w:val="0"/>
      <w:marBottom w:val="0"/>
      <w:divBdr>
        <w:top w:val="none" w:sz="0" w:space="0" w:color="auto"/>
        <w:left w:val="none" w:sz="0" w:space="0" w:color="auto"/>
        <w:bottom w:val="none" w:sz="0" w:space="0" w:color="auto"/>
        <w:right w:val="none" w:sz="0" w:space="0" w:color="auto"/>
      </w:divBdr>
      <w:divsChild>
        <w:div w:id="1700350500">
          <w:marLeft w:val="480"/>
          <w:marRight w:val="0"/>
          <w:marTop w:val="0"/>
          <w:marBottom w:val="0"/>
          <w:divBdr>
            <w:top w:val="none" w:sz="0" w:space="0" w:color="auto"/>
            <w:left w:val="none" w:sz="0" w:space="0" w:color="auto"/>
            <w:bottom w:val="none" w:sz="0" w:space="0" w:color="auto"/>
            <w:right w:val="none" w:sz="0" w:space="0" w:color="auto"/>
          </w:divBdr>
        </w:div>
        <w:div w:id="1503929055">
          <w:marLeft w:val="480"/>
          <w:marRight w:val="0"/>
          <w:marTop w:val="0"/>
          <w:marBottom w:val="0"/>
          <w:divBdr>
            <w:top w:val="none" w:sz="0" w:space="0" w:color="auto"/>
            <w:left w:val="none" w:sz="0" w:space="0" w:color="auto"/>
            <w:bottom w:val="none" w:sz="0" w:space="0" w:color="auto"/>
            <w:right w:val="none" w:sz="0" w:space="0" w:color="auto"/>
          </w:divBdr>
        </w:div>
        <w:div w:id="1238438580">
          <w:marLeft w:val="480"/>
          <w:marRight w:val="0"/>
          <w:marTop w:val="0"/>
          <w:marBottom w:val="0"/>
          <w:divBdr>
            <w:top w:val="none" w:sz="0" w:space="0" w:color="auto"/>
            <w:left w:val="none" w:sz="0" w:space="0" w:color="auto"/>
            <w:bottom w:val="none" w:sz="0" w:space="0" w:color="auto"/>
            <w:right w:val="none" w:sz="0" w:space="0" w:color="auto"/>
          </w:divBdr>
        </w:div>
        <w:div w:id="548568985">
          <w:marLeft w:val="480"/>
          <w:marRight w:val="0"/>
          <w:marTop w:val="0"/>
          <w:marBottom w:val="0"/>
          <w:divBdr>
            <w:top w:val="none" w:sz="0" w:space="0" w:color="auto"/>
            <w:left w:val="none" w:sz="0" w:space="0" w:color="auto"/>
            <w:bottom w:val="none" w:sz="0" w:space="0" w:color="auto"/>
            <w:right w:val="none" w:sz="0" w:space="0" w:color="auto"/>
          </w:divBdr>
        </w:div>
        <w:div w:id="1223711045">
          <w:marLeft w:val="480"/>
          <w:marRight w:val="0"/>
          <w:marTop w:val="0"/>
          <w:marBottom w:val="0"/>
          <w:divBdr>
            <w:top w:val="none" w:sz="0" w:space="0" w:color="auto"/>
            <w:left w:val="none" w:sz="0" w:space="0" w:color="auto"/>
            <w:bottom w:val="none" w:sz="0" w:space="0" w:color="auto"/>
            <w:right w:val="none" w:sz="0" w:space="0" w:color="auto"/>
          </w:divBdr>
        </w:div>
        <w:div w:id="1627390935">
          <w:marLeft w:val="480"/>
          <w:marRight w:val="0"/>
          <w:marTop w:val="0"/>
          <w:marBottom w:val="0"/>
          <w:divBdr>
            <w:top w:val="none" w:sz="0" w:space="0" w:color="auto"/>
            <w:left w:val="none" w:sz="0" w:space="0" w:color="auto"/>
            <w:bottom w:val="none" w:sz="0" w:space="0" w:color="auto"/>
            <w:right w:val="none" w:sz="0" w:space="0" w:color="auto"/>
          </w:divBdr>
        </w:div>
        <w:div w:id="1666934141">
          <w:marLeft w:val="480"/>
          <w:marRight w:val="0"/>
          <w:marTop w:val="0"/>
          <w:marBottom w:val="0"/>
          <w:divBdr>
            <w:top w:val="none" w:sz="0" w:space="0" w:color="auto"/>
            <w:left w:val="none" w:sz="0" w:space="0" w:color="auto"/>
            <w:bottom w:val="none" w:sz="0" w:space="0" w:color="auto"/>
            <w:right w:val="none" w:sz="0" w:space="0" w:color="auto"/>
          </w:divBdr>
        </w:div>
        <w:div w:id="620108088">
          <w:marLeft w:val="480"/>
          <w:marRight w:val="0"/>
          <w:marTop w:val="0"/>
          <w:marBottom w:val="0"/>
          <w:divBdr>
            <w:top w:val="none" w:sz="0" w:space="0" w:color="auto"/>
            <w:left w:val="none" w:sz="0" w:space="0" w:color="auto"/>
            <w:bottom w:val="none" w:sz="0" w:space="0" w:color="auto"/>
            <w:right w:val="none" w:sz="0" w:space="0" w:color="auto"/>
          </w:divBdr>
        </w:div>
        <w:div w:id="2132629782">
          <w:marLeft w:val="480"/>
          <w:marRight w:val="0"/>
          <w:marTop w:val="0"/>
          <w:marBottom w:val="0"/>
          <w:divBdr>
            <w:top w:val="none" w:sz="0" w:space="0" w:color="auto"/>
            <w:left w:val="none" w:sz="0" w:space="0" w:color="auto"/>
            <w:bottom w:val="none" w:sz="0" w:space="0" w:color="auto"/>
            <w:right w:val="none" w:sz="0" w:space="0" w:color="auto"/>
          </w:divBdr>
        </w:div>
        <w:div w:id="826167175">
          <w:marLeft w:val="480"/>
          <w:marRight w:val="0"/>
          <w:marTop w:val="0"/>
          <w:marBottom w:val="0"/>
          <w:divBdr>
            <w:top w:val="none" w:sz="0" w:space="0" w:color="auto"/>
            <w:left w:val="none" w:sz="0" w:space="0" w:color="auto"/>
            <w:bottom w:val="none" w:sz="0" w:space="0" w:color="auto"/>
            <w:right w:val="none" w:sz="0" w:space="0" w:color="auto"/>
          </w:divBdr>
        </w:div>
        <w:div w:id="273095625">
          <w:marLeft w:val="480"/>
          <w:marRight w:val="0"/>
          <w:marTop w:val="0"/>
          <w:marBottom w:val="0"/>
          <w:divBdr>
            <w:top w:val="none" w:sz="0" w:space="0" w:color="auto"/>
            <w:left w:val="none" w:sz="0" w:space="0" w:color="auto"/>
            <w:bottom w:val="none" w:sz="0" w:space="0" w:color="auto"/>
            <w:right w:val="none" w:sz="0" w:space="0" w:color="auto"/>
          </w:divBdr>
        </w:div>
        <w:div w:id="264927328">
          <w:marLeft w:val="480"/>
          <w:marRight w:val="0"/>
          <w:marTop w:val="0"/>
          <w:marBottom w:val="0"/>
          <w:divBdr>
            <w:top w:val="none" w:sz="0" w:space="0" w:color="auto"/>
            <w:left w:val="none" w:sz="0" w:space="0" w:color="auto"/>
            <w:bottom w:val="none" w:sz="0" w:space="0" w:color="auto"/>
            <w:right w:val="none" w:sz="0" w:space="0" w:color="auto"/>
          </w:divBdr>
        </w:div>
        <w:div w:id="521556935">
          <w:marLeft w:val="480"/>
          <w:marRight w:val="0"/>
          <w:marTop w:val="0"/>
          <w:marBottom w:val="0"/>
          <w:divBdr>
            <w:top w:val="none" w:sz="0" w:space="0" w:color="auto"/>
            <w:left w:val="none" w:sz="0" w:space="0" w:color="auto"/>
            <w:bottom w:val="none" w:sz="0" w:space="0" w:color="auto"/>
            <w:right w:val="none" w:sz="0" w:space="0" w:color="auto"/>
          </w:divBdr>
        </w:div>
        <w:div w:id="358355031">
          <w:marLeft w:val="480"/>
          <w:marRight w:val="0"/>
          <w:marTop w:val="0"/>
          <w:marBottom w:val="0"/>
          <w:divBdr>
            <w:top w:val="none" w:sz="0" w:space="0" w:color="auto"/>
            <w:left w:val="none" w:sz="0" w:space="0" w:color="auto"/>
            <w:bottom w:val="none" w:sz="0" w:space="0" w:color="auto"/>
            <w:right w:val="none" w:sz="0" w:space="0" w:color="auto"/>
          </w:divBdr>
        </w:div>
        <w:div w:id="1468161922">
          <w:marLeft w:val="480"/>
          <w:marRight w:val="0"/>
          <w:marTop w:val="0"/>
          <w:marBottom w:val="0"/>
          <w:divBdr>
            <w:top w:val="none" w:sz="0" w:space="0" w:color="auto"/>
            <w:left w:val="none" w:sz="0" w:space="0" w:color="auto"/>
            <w:bottom w:val="none" w:sz="0" w:space="0" w:color="auto"/>
            <w:right w:val="none" w:sz="0" w:space="0" w:color="auto"/>
          </w:divBdr>
        </w:div>
        <w:div w:id="768282905">
          <w:marLeft w:val="480"/>
          <w:marRight w:val="0"/>
          <w:marTop w:val="0"/>
          <w:marBottom w:val="0"/>
          <w:divBdr>
            <w:top w:val="none" w:sz="0" w:space="0" w:color="auto"/>
            <w:left w:val="none" w:sz="0" w:space="0" w:color="auto"/>
            <w:bottom w:val="none" w:sz="0" w:space="0" w:color="auto"/>
            <w:right w:val="none" w:sz="0" w:space="0" w:color="auto"/>
          </w:divBdr>
        </w:div>
        <w:div w:id="18242299">
          <w:marLeft w:val="480"/>
          <w:marRight w:val="0"/>
          <w:marTop w:val="0"/>
          <w:marBottom w:val="0"/>
          <w:divBdr>
            <w:top w:val="none" w:sz="0" w:space="0" w:color="auto"/>
            <w:left w:val="none" w:sz="0" w:space="0" w:color="auto"/>
            <w:bottom w:val="none" w:sz="0" w:space="0" w:color="auto"/>
            <w:right w:val="none" w:sz="0" w:space="0" w:color="auto"/>
          </w:divBdr>
        </w:div>
        <w:div w:id="2133984294">
          <w:marLeft w:val="480"/>
          <w:marRight w:val="0"/>
          <w:marTop w:val="0"/>
          <w:marBottom w:val="0"/>
          <w:divBdr>
            <w:top w:val="none" w:sz="0" w:space="0" w:color="auto"/>
            <w:left w:val="none" w:sz="0" w:space="0" w:color="auto"/>
            <w:bottom w:val="none" w:sz="0" w:space="0" w:color="auto"/>
            <w:right w:val="none" w:sz="0" w:space="0" w:color="auto"/>
          </w:divBdr>
        </w:div>
        <w:div w:id="834150378">
          <w:marLeft w:val="480"/>
          <w:marRight w:val="0"/>
          <w:marTop w:val="0"/>
          <w:marBottom w:val="0"/>
          <w:divBdr>
            <w:top w:val="none" w:sz="0" w:space="0" w:color="auto"/>
            <w:left w:val="none" w:sz="0" w:space="0" w:color="auto"/>
            <w:bottom w:val="none" w:sz="0" w:space="0" w:color="auto"/>
            <w:right w:val="none" w:sz="0" w:space="0" w:color="auto"/>
          </w:divBdr>
        </w:div>
        <w:div w:id="1978490945">
          <w:marLeft w:val="480"/>
          <w:marRight w:val="0"/>
          <w:marTop w:val="0"/>
          <w:marBottom w:val="0"/>
          <w:divBdr>
            <w:top w:val="none" w:sz="0" w:space="0" w:color="auto"/>
            <w:left w:val="none" w:sz="0" w:space="0" w:color="auto"/>
            <w:bottom w:val="none" w:sz="0" w:space="0" w:color="auto"/>
            <w:right w:val="none" w:sz="0" w:space="0" w:color="auto"/>
          </w:divBdr>
        </w:div>
        <w:div w:id="1065764681">
          <w:marLeft w:val="480"/>
          <w:marRight w:val="0"/>
          <w:marTop w:val="0"/>
          <w:marBottom w:val="0"/>
          <w:divBdr>
            <w:top w:val="none" w:sz="0" w:space="0" w:color="auto"/>
            <w:left w:val="none" w:sz="0" w:space="0" w:color="auto"/>
            <w:bottom w:val="none" w:sz="0" w:space="0" w:color="auto"/>
            <w:right w:val="none" w:sz="0" w:space="0" w:color="auto"/>
          </w:divBdr>
        </w:div>
        <w:div w:id="1388381609">
          <w:marLeft w:val="480"/>
          <w:marRight w:val="0"/>
          <w:marTop w:val="0"/>
          <w:marBottom w:val="0"/>
          <w:divBdr>
            <w:top w:val="none" w:sz="0" w:space="0" w:color="auto"/>
            <w:left w:val="none" w:sz="0" w:space="0" w:color="auto"/>
            <w:bottom w:val="none" w:sz="0" w:space="0" w:color="auto"/>
            <w:right w:val="none" w:sz="0" w:space="0" w:color="auto"/>
          </w:divBdr>
        </w:div>
        <w:div w:id="934676893">
          <w:marLeft w:val="480"/>
          <w:marRight w:val="0"/>
          <w:marTop w:val="0"/>
          <w:marBottom w:val="0"/>
          <w:divBdr>
            <w:top w:val="none" w:sz="0" w:space="0" w:color="auto"/>
            <w:left w:val="none" w:sz="0" w:space="0" w:color="auto"/>
            <w:bottom w:val="none" w:sz="0" w:space="0" w:color="auto"/>
            <w:right w:val="none" w:sz="0" w:space="0" w:color="auto"/>
          </w:divBdr>
        </w:div>
        <w:div w:id="1754543339">
          <w:marLeft w:val="480"/>
          <w:marRight w:val="0"/>
          <w:marTop w:val="0"/>
          <w:marBottom w:val="0"/>
          <w:divBdr>
            <w:top w:val="none" w:sz="0" w:space="0" w:color="auto"/>
            <w:left w:val="none" w:sz="0" w:space="0" w:color="auto"/>
            <w:bottom w:val="none" w:sz="0" w:space="0" w:color="auto"/>
            <w:right w:val="none" w:sz="0" w:space="0" w:color="auto"/>
          </w:divBdr>
        </w:div>
        <w:div w:id="1175874912">
          <w:marLeft w:val="480"/>
          <w:marRight w:val="0"/>
          <w:marTop w:val="0"/>
          <w:marBottom w:val="0"/>
          <w:divBdr>
            <w:top w:val="none" w:sz="0" w:space="0" w:color="auto"/>
            <w:left w:val="none" w:sz="0" w:space="0" w:color="auto"/>
            <w:bottom w:val="none" w:sz="0" w:space="0" w:color="auto"/>
            <w:right w:val="none" w:sz="0" w:space="0" w:color="auto"/>
          </w:divBdr>
        </w:div>
        <w:div w:id="884565307">
          <w:marLeft w:val="480"/>
          <w:marRight w:val="0"/>
          <w:marTop w:val="0"/>
          <w:marBottom w:val="0"/>
          <w:divBdr>
            <w:top w:val="none" w:sz="0" w:space="0" w:color="auto"/>
            <w:left w:val="none" w:sz="0" w:space="0" w:color="auto"/>
            <w:bottom w:val="none" w:sz="0" w:space="0" w:color="auto"/>
            <w:right w:val="none" w:sz="0" w:space="0" w:color="auto"/>
          </w:divBdr>
        </w:div>
        <w:div w:id="561527979">
          <w:marLeft w:val="480"/>
          <w:marRight w:val="0"/>
          <w:marTop w:val="0"/>
          <w:marBottom w:val="0"/>
          <w:divBdr>
            <w:top w:val="none" w:sz="0" w:space="0" w:color="auto"/>
            <w:left w:val="none" w:sz="0" w:space="0" w:color="auto"/>
            <w:bottom w:val="none" w:sz="0" w:space="0" w:color="auto"/>
            <w:right w:val="none" w:sz="0" w:space="0" w:color="auto"/>
          </w:divBdr>
        </w:div>
        <w:div w:id="2110613486">
          <w:marLeft w:val="480"/>
          <w:marRight w:val="0"/>
          <w:marTop w:val="0"/>
          <w:marBottom w:val="0"/>
          <w:divBdr>
            <w:top w:val="none" w:sz="0" w:space="0" w:color="auto"/>
            <w:left w:val="none" w:sz="0" w:space="0" w:color="auto"/>
            <w:bottom w:val="none" w:sz="0" w:space="0" w:color="auto"/>
            <w:right w:val="none" w:sz="0" w:space="0" w:color="auto"/>
          </w:divBdr>
        </w:div>
        <w:div w:id="1101992317">
          <w:marLeft w:val="480"/>
          <w:marRight w:val="0"/>
          <w:marTop w:val="0"/>
          <w:marBottom w:val="0"/>
          <w:divBdr>
            <w:top w:val="none" w:sz="0" w:space="0" w:color="auto"/>
            <w:left w:val="none" w:sz="0" w:space="0" w:color="auto"/>
            <w:bottom w:val="none" w:sz="0" w:space="0" w:color="auto"/>
            <w:right w:val="none" w:sz="0" w:space="0" w:color="auto"/>
          </w:divBdr>
        </w:div>
        <w:div w:id="1854101628">
          <w:marLeft w:val="480"/>
          <w:marRight w:val="0"/>
          <w:marTop w:val="0"/>
          <w:marBottom w:val="0"/>
          <w:divBdr>
            <w:top w:val="none" w:sz="0" w:space="0" w:color="auto"/>
            <w:left w:val="none" w:sz="0" w:space="0" w:color="auto"/>
            <w:bottom w:val="none" w:sz="0" w:space="0" w:color="auto"/>
            <w:right w:val="none" w:sz="0" w:space="0" w:color="auto"/>
          </w:divBdr>
        </w:div>
        <w:div w:id="623267403">
          <w:marLeft w:val="480"/>
          <w:marRight w:val="0"/>
          <w:marTop w:val="0"/>
          <w:marBottom w:val="0"/>
          <w:divBdr>
            <w:top w:val="none" w:sz="0" w:space="0" w:color="auto"/>
            <w:left w:val="none" w:sz="0" w:space="0" w:color="auto"/>
            <w:bottom w:val="none" w:sz="0" w:space="0" w:color="auto"/>
            <w:right w:val="none" w:sz="0" w:space="0" w:color="auto"/>
          </w:divBdr>
        </w:div>
        <w:div w:id="776565125">
          <w:marLeft w:val="480"/>
          <w:marRight w:val="0"/>
          <w:marTop w:val="0"/>
          <w:marBottom w:val="0"/>
          <w:divBdr>
            <w:top w:val="none" w:sz="0" w:space="0" w:color="auto"/>
            <w:left w:val="none" w:sz="0" w:space="0" w:color="auto"/>
            <w:bottom w:val="none" w:sz="0" w:space="0" w:color="auto"/>
            <w:right w:val="none" w:sz="0" w:space="0" w:color="auto"/>
          </w:divBdr>
        </w:div>
        <w:div w:id="622077812">
          <w:marLeft w:val="480"/>
          <w:marRight w:val="0"/>
          <w:marTop w:val="0"/>
          <w:marBottom w:val="0"/>
          <w:divBdr>
            <w:top w:val="none" w:sz="0" w:space="0" w:color="auto"/>
            <w:left w:val="none" w:sz="0" w:space="0" w:color="auto"/>
            <w:bottom w:val="none" w:sz="0" w:space="0" w:color="auto"/>
            <w:right w:val="none" w:sz="0" w:space="0" w:color="auto"/>
          </w:divBdr>
        </w:div>
        <w:div w:id="512690670">
          <w:marLeft w:val="480"/>
          <w:marRight w:val="0"/>
          <w:marTop w:val="0"/>
          <w:marBottom w:val="0"/>
          <w:divBdr>
            <w:top w:val="none" w:sz="0" w:space="0" w:color="auto"/>
            <w:left w:val="none" w:sz="0" w:space="0" w:color="auto"/>
            <w:bottom w:val="none" w:sz="0" w:space="0" w:color="auto"/>
            <w:right w:val="none" w:sz="0" w:space="0" w:color="auto"/>
          </w:divBdr>
        </w:div>
        <w:div w:id="1893078675">
          <w:marLeft w:val="480"/>
          <w:marRight w:val="0"/>
          <w:marTop w:val="0"/>
          <w:marBottom w:val="0"/>
          <w:divBdr>
            <w:top w:val="none" w:sz="0" w:space="0" w:color="auto"/>
            <w:left w:val="none" w:sz="0" w:space="0" w:color="auto"/>
            <w:bottom w:val="none" w:sz="0" w:space="0" w:color="auto"/>
            <w:right w:val="none" w:sz="0" w:space="0" w:color="auto"/>
          </w:divBdr>
        </w:div>
        <w:div w:id="129709977">
          <w:marLeft w:val="480"/>
          <w:marRight w:val="0"/>
          <w:marTop w:val="0"/>
          <w:marBottom w:val="0"/>
          <w:divBdr>
            <w:top w:val="none" w:sz="0" w:space="0" w:color="auto"/>
            <w:left w:val="none" w:sz="0" w:space="0" w:color="auto"/>
            <w:bottom w:val="none" w:sz="0" w:space="0" w:color="auto"/>
            <w:right w:val="none" w:sz="0" w:space="0" w:color="auto"/>
          </w:divBdr>
        </w:div>
        <w:div w:id="6032095">
          <w:marLeft w:val="480"/>
          <w:marRight w:val="0"/>
          <w:marTop w:val="0"/>
          <w:marBottom w:val="0"/>
          <w:divBdr>
            <w:top w:val="none" w:sz="0" w:space="0" w:color="auto"/>
            <w:left w:val="none" w:sz="0" w:space="0" w:color="auto"/>
            <w:bottom w:val="none" w:sz="0" w:space="0" w:color="auto"/>
            <w:right w:val="none" w:sz="0" w:space="0" w:color="auto"/>
          </w:divBdr>
        </w:div>
        <w:div w:id="684593669">
          <w:marLeft w:val="480"/>
          <w:marRight w:val="0"/>
          <w:marTop w:val="0"/>
          <w:marBottom w:val="0"/>
          <w:divBdr>
            <w:top w:val="none" w:sz="0" w:space="0" w:color="auto"/>
            <w:left w:val="none" w:sz="0" w:space="0" w:color="auto"/>
            <w:bottom w:val="none" w:sz="0" w:space="0" w:color="auto"/>
            <w:right w:val="none" w:sz="0" w:space="0" w:color="auto"/>
          </w:divBdr>
        </w:div>
        <w:div w:id="1373112329">
          <w:marLeft w:val="480"/>
          <w:marRight w:val="0"/>
          <w:marTop w:val="0"/>
          <w:marBottom w:val="0"/>
          <w:divBdr>
            <w:top w:val="none" w:sz="0" w:space="0" w:color="auto"/>
            <w:left w:val="none" w:sz="0" w:space="0" w:color="auto"/>
            <w:bottom w:val="none" w:sz="0" w:space="0" w:color="auto"/>
            <w:right w:val="none" w:sz="0" w:space="0" w:color="auto"/>
          </w:divBdr>
        </w:div>
        <w:div w:id="1477869244">
          <w:marLeft w:val="480"/>
          <w:marRight w:val="0"/>
          <w:marTop w:val="0"/>
          <w:marBottom w:val="0"/>
          <w:divBdr>
            <w:top w:val="none" w:sz="0" w:space="0" w:color="auto"/>
            <w:left w:val="none" w:sz="0" w:space="0" w:color="auto"/>
            <w:bottom w:val="none" w:sz="0" w:space="0" w:color="auto"/>
            <w:right w:val="none" w:sz="0" w:space="0" w:color="auto"/>
          </w:divBdr>
        </w:div>
        <w:div w:id="250314040">
          <w:marLeft w:val="480"/>
          <w:marRight w:val="0"/>
          <w:marTop w:val="0"/>
          <w:marBottom w:val="0"/>
          <w:divBdr>
            <w:top w:val="none" w:sz="0" w:space="0" w:color="auto"/>
            <w:left w:val="none" w:sz="0" w:space="0" w:color="auto"/>
            <w:bottom w:val="none" w:sz="0" w:space="0" w:color="auto"/>
            <w:right w:val="none" w:sz="0" w:space="0" w:color="auto"/>
          </w:divBdr>
        </w:div>
        <w:div w:id="2042701726">
          <w:marLeft w:val="480"/>
          <w:marRight w:val="0"/>
          <w:marTop w:val="0"/>
          <w:marBottom w:val="0"/>
          <w:divBdr>
            <w:top w:val="none" w:sz="0" w:space="0" w:color="auto"/>
            <w:left w:val="none" w:sz="0" w:space="0" w:color="auto"/>
            <w:bottom w:val="none" w:sz="0" w:space="0" w:color="auto"/>
            <w:right w:val="none" w:sz="0" w:space="0" w:color="auto"/>
          </w:divBdr>
        </w:div>
        <w:div w:id="1589540455">
          <w:marLeft w:val="480"/>
          <w:marRight w:val="0"/>
          <w:marTop w:val="0"/>
          <w:marBottom w:val="0"/>
          <w:divBdr>
            <w:top w:val="none" w:sz="0" w:space="0" w:color="auto"/>
            <w:left w:val="none" w:sz="0" w:space="0" w:color="auto"/>
            <w:bottom w:val="none" w:sz="0" w:space="0" w:color="auto"/>
            <w:right w:val="none" w:sz="0" w:space="0" w:color="auto"/>
          </w:divBdr>
        </w:div>
        <w:div w:id="184253766">
          <w:marLeft w:val="480"/>
          <w:marRight w:val="0"/>
          <w:marTop w:val="0"/>
          <w:marBottom w:val="0"/>
          <w:divBdr>
            <w:top w:val="none" w:sz="0" w:space="0" w:color="auto"/>
            <w:left w:val="none" w:sz="0" w:space="0" w:color="auto"/>
            <w:bottom w:val="none" w:sz="0" w:space="0" w:color="auto"/>
            <w:right w:val="none" w:sz="0" w:space="0" w:color="auto"/>
          </w:divBdr>
        </w:div>
        <w:div w:id="100809578">
          <w:marLeft w:val="480"/>
          <w:marRight w:val="0"/>
          <w:marTop w:val="0"/>
          <w:marBottom w:val="0"/>
          <w:divBdr>
            <w:top w:val="none" w:sz="0" w:space="0" w:color="auto"/>
            <w:left w:val="none" w:sz="0" w:space="0" w:color="auto"/>
            <w:bottom w:val="none" w:sz="0" w:space="0" w:color="auto"/>
            <w:right w:val="none" w:sz="0" w:space="0" w:color="auto"/>
          </w:divBdr>
        </w:div>
        <w:div w:id="1735007609">
          <w:marLeft w:val="480"/>
          <w:marRight w:val="0"/>
          <w:marTop w:val="0"/>
          <w:marBottom w:val="0"/>
          <w:divBdr>
            <w:top w:val="none" w:sz="0" w:space="0" w:color="auto"/>
            <w:left w:val="none" w:sz="0" w:space="0" w:color="auto"/>
            <w:bottom w:val="none" w:sz="0" w:space="0" w:color="auto"/>
            <w:right w:val="none" w:sz="0" w:space="0" w:color="auto"/>
          </w:divBdr>
        </w:div>
        <w:div w:id="848324839">
          <w:marLeft w:val="480"/>
          <w:marRight w:val="0"/>
          <w:marTop w:val="0"/>
          <w:marBottom w:val="0"/>
          <w:divBdr>
            <w:top w:val="none" w:sz="0" w:space="0" w:color="auto"/>
            <w:left w:val="none" w:sz="0" w:space="0" w:color="auto"/>
            <w:bottom w:val="none" w:sz="0" w:space="0" w:color="auto"/>
            <w:right w:val="none" w:sz="0" w:space="0" w:color="auto"/>
          </w:divBdr>
        </w:div>
        <w:div w:id="526800500">
          <w:marLeft w:val="480"/>
          <w:marRight w:val="0"/>
          <w:marTop w:val="0"/>
          <w:marBottom w:val="0"/>
          <w:divBdr>
            <w:top w:val="none" w:sz="0" w:space="0" w:color="auto"/>
            <w:left w:val="none" w:sz="0" w:space="0" w:color="auto"/>
            <w:bottom w:val="none" w:sz="0" w:space="0" w:color="auto"/>
            <w:right w:val="none" w:sz="0" w:space="0" w:color="auto"/>
          </w:divBdr>
        </w:div>
        <w:div w:id="1381787957">
          <w:marLeft w:val="480"/>
          <w:marRight w:val="0"/>
          <w:marTop w:val="0"/>
          <w:marBottom w:val="0"/>
          <w:divBdr>
            <w:top w:val="none" w:sz="0" w:space="0" w:color="auto"/>
            <w:left w:val="none" w:sz="0" w:space="0" w:color="auto"/>
            <w:bottom w:val="none" w:sz="0" w:space="0" w:color="auto"/>
            <w:right w:val="none" w:sz="0" w:space="0" w:color="auto"/>
          </w:divBdr>
        </w:div>
        <w:div w:id="1127745027">
          <w:marLeft w:val="480"/>
          <w:marRight w:val="0"/>
          <w:marTop w:val="0"/>
          <w:marBottom w:val="0"/>
          <w:divBdr>
            <w:top w:val="none" w:sz="0" w:space="0" w:color="auto"/>
            <w:left w:val="none" w:sz="0" w:space="0" w:color="auto"/>
            <w:bottom w:val="none" w:sz="0" w:space="0" w:color="auto"/>
            <w:right w:val="none" w:sz="0" w:space="0" w:color="auto"/>
          </w:divBdr>
        </w:div>
        <w:div w:id="481965493">
          <w:marLeft w:val="480"/>
          <w:marRight w:val="0"/>
          <w:marTop w:val="0"/>
          <w:marBottom w:val="0"/>
          <w:divBdr>
            <w:top w:val="none" w:sz="0" w:space="0" w:color="auto"/>
            <w:left w:val="none" w:sz="0" w:space="0" w:color="auto"/>
            <w:bottom w:val="none" w:sz="0" w:space="0" w:color="auto"/>
            <w:right w:val="none" w:sz="0" w:space="0" w:color="auto"/>
          </w:divBdr>
        </w:div>
        <w:div w:id="99181739">
          <w:marLeft w:val="480"/>
          <w:marRight w:val="0"/>
          <w:marTop w:val="0"/>
          <w:marBottom w:val="0"/>
          <w:divBdr>
            <w:top w:val="none" w:sz="0" w:space="0" w:color="auto"/>
            <w:left w:val="none" w:sz="0" w:space="0" w:color="auto"/>
            <w:bottom w:val="none" w:sz="0" w:space="0" w:color="auto"/>
            <w:right w:val="none" w:sz="0" w:space="0" w:color="auto"/>
          </w:divBdr>
        </w:div>
        <w:div w:id="550116022">
          <w:marLeft w:val="480"/>
          <w:marRight w:val="0"/>
          <w:marTop w:val="0"/>
          <w:marBottom w:val="0"/>
          <w:divBdr>
            <w:top w:val="none" w:sz="0" w:space="0" w:color="auto"/>
            <w:left w:val="none" w:sz="0" w:space="0" w:color="auto"/>
            <w:bottom w:val="none" w:sz="0" w:space="0" w:color="auto"/>
            <w:right w:val="none" w:sz="0" w:space="0" w:color="auto"/>
          </w:divBdr>
        </w:div>
        <w:div w:id="1116486074">
          <w:marLeft w:val="480"/>
          <w:marRight w:val="0"/>
          <w:marTop w:val="0"/>
          <w:marBottom w:val="0"/>
          <w:divBdr>
            <w:top w:val="none" w:sz="0" w:space="0" w:color="auto"/>
            <w:left w:val="none" w:sz="0" w:space="0" w:color="auto"/>
            <w:bottom w:val="none" w:sz="0" w:space="0" w:color="auto"/>
            <w:right w:val="none" w:sz="0" w:space="0" w:color="auto"/>
          </w:divBdr>
        </w:div>
        <w:div w:id="777412621">
          <w:marLeft w:val="480"/>
          <w:marRight w:val="0"/>
          <w:marTop w:val="0"/>
          <w:marBottom w:val="0"/>
          <w:divBdr>
            <w:top w:val="none" w:sz="0" w:space="0" w:color="auto"/>
            <w:left w:val="none" w:sz="0" w:space="0" w:color="auto"/>
            <w:bottom w:val="none" w:sz="0" w:space="0" w:color="auto"/>
            <w:right w:val="none" w:sz="0" w:space="0" w:color="auto"/>
          </w:divBdr>
        </w:div>
        <w:div w:id="2080784861">
          <w:marLeft w:val="480"/>
          <w:marRight w:val="0"/>
          <w:marTop w:val="0"/>
          <w:marBottom w:val="0"/>
          <w:divBdr>
            <w:top w:val="none" w:sz="0" w:space="0" w:color="auto"/>
            <w:left w:val="none" w:sz="0" w:space="0" w:color="auto"/>
            <w:bottom w:val="none" w:sz="0" w:space="0" w:color="auto"/>
            <w:right w:val="none" w:sz="0" w:space="0" w:color="auto"/>
          </w:divBdr>
        </w:div>
        <w:div w:id="1730884335">
          <w:marLeft w:val="480"/>
          <w:marRight w:val="0"/>
          <w:marTop w:val="0"/>
          <w:marBottom w:val="0"/>
          <w:divBdr>
            <w:top w:val="none" w:sz="0" w:space="0" w:color="auto"/>
            <w:left w:val="none" w:sz="0" w:space="0" w:color="auto"/>
            <w:bottom w:val="none" w:sz="0" w:space="0" w:color="auto"/>
            <w:right w:val="none" w:sz="0" w:space="0" w:color="auto"/>
          </w:divBdr>
        </w:div>
        <w:div w:id="291596515">
          <w:marLeft w:val="480"/>
          <w:marRight w:val="0"/>
          <w:marTop w:val="0"/>
          <w:marBottom w:val="0"/>
          <w:divBdr>
            <w:top w:val="none" w:sz="0" w:space="0" w:color="auto"/>
            <w:left w:val="none" w:sz="0" w:space="0" w:color="auto"/>
            <w:bottom w:val="none" w:sz="0" w:space="0" w:color="auto"/>
            <w:right w:val="none" w:sz="0" w:space="0" w:color="auto"/>
          </w:divBdr>
        </w:div>
        <w:div w:id="1847207084">
          <w:marLeft w:val="480"/>
          <w:marRight w:val="0"/>
          <w:marTop w:val="0"/>
          <w:marBottom w:val="0"/>
          <w:divBdr>
            <w:top w:val="none" w:sz="0" w:space="0" w:color="auto"/>
            <w:left w:val="none" w:sz="0" w:space="0" w:color="auto"/>
            <w:bottom w:val="none" w:sz="0" w:space="0" w:color="auto"/>
            <w:right w:val="none" w:sz="0" w:space="0" w:color="auto"/>
          </w:divBdr>
        </w:div>
        <w:div w:id="2137408177">
          <w:marLeft w:val="480"/>
          <w:marRight w:val="0"/>
          <w:marTop w:val="0"/>
          <w:marBottom w:val="0"/>
          <w:divBdr>
            <w:top w:val="none" w:sz="0" w:space="0" w:color="auto"/>
            <w:left w:val="none" w:sz="0" w:space="0" w:color="auto"/>
            <w:bottom w:val="none" w:sz="0" w:space="0" w:color="auto"/>
            <w:right w:val="none" w:sz="0" w:space="0" w:color="auto"/>
          </w:divBdr>
        </w:div>
        <w:div w:id="647978826">
          <w:marLeft w:val="480"/>
          <w:marRight w:val="0"/>
          <w:marTop w:val="0"/>
          <w:marBottom w:val="0"/>
          <w:divBdr>
            <w:top w:val="none" w:sz="0" w:space="0" w:color="auto"/>
            <w:left w:val="none" w:sz="0" w:space="0" w:color="auto"/>
            <w:bottom w:val="none" w:sz="0" w:space="0" w:color="auto"/>
            <w:right w:val="none" w:sz="0" w:space="0" w:color="auto"/>
          </w:divBdr>
        </w:div>
        <w:div w:id="1251810347">
          <w:marLeft w:val="480"/>
          <w:marRight w:val="0"/>
          <w:marTop w:val="0"/>
          <w:marBottom w:val="0"/>
          <w:divBdr>
            <w:top w:val="none" w:sz="0" w:space="0" w:color="auto"/>
            <w:left w:val="none" w:sz="0" w:space="0" w:color="auto"/>
            <w:bottom w:val="none" w:sz="0" w:space="0" w:color="auto"/>
            <w:right w:val="none" w:sz="0" w:space="0" w:color="auto"/>
          </w:divBdr>
        </w:div>
        <w:div w:id="954217249">
          <w:marLeft w:val="480"/>
          <w:marRight w:val="0"/>
          <w:marTop w:val="0"/>
          <w:marBottom w:val="0"/>
          <w:divBdr>
            <w:top w:val="none" w:sz="0" w:space="0" w:color="auto"/>
            <w:left w:val="none" w:sz="0" w:space="0" w:color="auto"/>
            <w:bottom w:val="none" w:sz="0" w:space="0" w:color="auto"/>
            <w:right w:val="none" w:sz="0" w:space="0" w:color="auto"/>
          </w:divBdr>
        </w:div>
        <w:div w:id="503470304">
          <w:marLeft w:val="480"/>
          <w:marRight w:val="0"/>
          <w:marTop w:val="0"/>
          <w:marBottom w:val="0"/>
          <w:divBdr>
            <w:top w:val="none" w:sz="0" w:space="0" w:color="auto"/>
            <w:left w:val="none" w:sz="0" w:space="0" w:color="auto"/>
            <w:bottom w:val="none" w:sz="0" w:space="0" w:color="auto"/>
            <w:right w:val="none" w:sz="0" w:space="0" w:color="auto"/>
          </w:divBdr>
        </w:div>
        <w:div w:id="1012339102">
          <w:marLeft w:val="480"/>
          <w:marRight w:val="0"/>
          <w:marTop w:val="0"/>
          <w:marBottom w:val="0"/>
          <w:divBdr>
            <w:top w:val="none" w:sz="0" w:space="0" w:color="auto"/>
            <w:left w:val="none" w:sz="0" w:space="0" w:color="auto"/>
            <w:bottom w:val="none" w:sz="0" w:space="0" w:color="auto"/>
            <w:right w:val="none" w:sz="0" w:space="0" w:color="auto"/>
          </w:divBdr>
        </w:div>
        <w:div w:id="1704399713">
          <w:marLeft w:val="480"/>
          <w:marRight w:val="0"/>
          <w:marTop w:val="0"/>
          <w:marBottom w:val="0"/>
          <w:divBdr>
            <w:top w:val="none" w:sz="0" w:space="0" w:color="auto"/>
            <w:left w:val="none" w:sz="0" w:space="0" w:color="auto"/>
            <w:bottom w:val="none" w:sz="0" w:space="0" w:color="auto"/>
            <w:right w:val="none" w:sz="0" w:space="0" w:color="auto"/>
          </w:divBdr>
        </w:div>
        <w:div w:id="1804613651">
          <w:marLeft w:val="480"/>
          <w:marRight w:val="0"/>
          <w:marTop w:val="0"/>
          <w:marBottom w:val="0"/>
          <w:divBdr>
            <w:top w:val="none" w:sz="0" w:space="0" w:color="auto"/>
            <w:left w:val="none" w:sz="0" w:space="0" w:color="auto"/>
            <w:bottom w:val="none" w:sz="0" w:space="0" w:color="auto"/>
            <w:right w:val="none" w:sz="0" w:space="0" w:color="auto"/>
          </w:divBdr>
        </w:div>
        <w:div w:id="1126389114">
          <w:marLeft w:val="480"/>
          <w:marRight w:val="0"/>
          <w:marTop w:val="0"/>
          <w:marBottom w:val="0"/>
          <w:divBdr>
            <w:top w:val="none" w:sz="0" w:space="0" w:color="auto"/>
            <w:left w:val="none" w:sz="0" w:space="0" w:color="auto"/>
            <w:bottom w:val="none" w:sz="0" w:space="0" w:color="auto"/>
            <w:right w:val="none" w:sz="0" w:space="0" w:color="auto"/>
          </w:divBdr>
        </w:div>
        <w:div w:id="1489787758">
          <w:marLeft w:val="480"/>
          <w:marRight w:val="0"/>
          <w:marTop w:val="0"/>
          <w:marBottom w:val="0"/>
          <w:divBdr>
            <w:top w:val="none" w:sz="0" w:space="0" w:color="auto"/>
            <w:left w:val="none" w:sz="0" w:space="0" w:color="auto"/>
            <w:bottom w:val="none" w:sz="0" w:space="0" w:color="auto"/>
            <w:right w:val="none" w:sz="0" w:space="0" w:color="auto"/>
          </w:divBdr>
        </w:div>
        <w:div w:id="1082868815">
          <w:marLeft w:val="480"/>
          <w:marRight w:val="0"/>
          <w:marTop w:val="0"/>
          <w:marBottom w:val="0"/>
          <w:divBdr>
            <w:top w:val="none" w:sz="0" w:space="0" w:color="auto"/>
            <w:left w:val="none" w:sz="0" w:space="0" w:color="auto"/>
            <w:bottom w:val="none" w:sz="0" w:space="0" w:color="auto"/>
            <w:right w:val="none" w:sz="0" w:space="0" w:color="auto"/>
          </w:divBdr>
        </w:div>
        <w:div w:id="773981206">
          <w:marLeft w:val="480"/>
          <w:marRight w:val="0"/>
          <w:marTop w:val="0"/>
          <w:marBottom w:val="0"/>
          <w:divBdr>
            <w:top w:val="none" w:sz="0" w:space="0" w:color="auto"/>
            <w:left w:val="none" w:sz="0" w:space="0" w:color="auto"/>
            <w:bottom w:val="none" w:sz="0" w:space="0" w:color="auto"/>
            <w:right w:val="none" w:sz="0" w:space="0" w:color="auto"/>
          </w:divBdr>
        </w:div>
        <w:div w:id="1319186219">
          <w:marLeft w:val="480"/>
          <w:marRight w:val="0"/>
          <w:marTop w:val="0"/>
          <w:marBottom w:val="0"/>
          <w:divBdr>
            <w:top w:val="none" w:sz="0" w:space="0" w:color="auto"/>
            <w:left w:val="none" w:sz="0" w:space="0" w:color="auto"/>
            <w:bottom w:val="none" w:sz="0" w:space="0" w:color="auto"/>
            <w:right w:val="none" w:sz="0" w:space="0" w:color="auto"/>
          </w:divBdr>
        </w:div>
        <w:div w:id="205066900">
          <w:marLeft w:val="480"/>
          <w:marRight w:val="0"/>
          <w:marTop w:val="0"/>
          <w:marBottom w:val="0"/>
          <w:divBdr>
            <w:top w:val="none" w:sz="0" w:space="0" w:color="auto"/>
            <w:left w:val="none" w:sz="0" w:space="0" w:color="auto"/>
            <w:bottom w:val="none" w:sz="0" w:space="0" w:color="auto"/>
            <w:right w:val="none" w:sz="0" w:space="0" w:color="auto"/>
          </w:divBdr>
        </w:div>
        <w:div w:id="962615592">
          <w:marLeft w:val="480"/>
          <w:marRight w:val="0"/>
          <w:marTop w:val="0"/>
          <w:marBottom w:val="0"/>
          <w:divBdr>
            <w:top w:val="none" w:sz="0" w:space="0" w:color="auto"/>
            <w:left w:val="none" w:sz="0" w:space="0" w:color="auto"/>
            <w:bottom w:val="none" w:sz="0" w:space="0" w:color="auto"/>
            <w:right w:val="none" w:sz="0" w:space="0" w:color="auto"/>
          </w:divBdr>
        </w:div>
        <w:div w:id="1726686254">
          <w:marLeft w:val="480"/>
          <w:marRight w:val="0"/>
          <w:marTop w:val="0"/>
          <w:marBottom w:val="0"/>
          <w:divBdr>
            <w:top w:val="none" w:sz="0" w:space="0" w:color="auto"/>
            <w:left w:val="none" w:sz="0" w:space="0" w:color="auto"/>
            <w:bottom w:val="none" w:sz="0" w:space="0" w:color="auto"/>
            <w:right w:val="none" w:sz="0" w:space="0" w:color="auto"/>
          </w:divBdr>
        </w:div>
        <w:div w:id="471293876">
          <w:marLeft w:val="480"/>
          <w:marRight w:val="0"/>
          <w:marTop w:val="0"/>
          <w:marBottom w:val="0"/>
          <w:divBdr>
            <w:top w:val="none" w:sz="0" w:space="0" w:color="auto"/>
            <w:left w:val="none" w:sz="0" w:space="0" w:color="auto"/>
            <w:bottom w:val="none" w:sz="0" w:space="0" w:color="auto"/>
            <w:right w:val="none" w:sz="0" w:space="0" w:color="auto"/>
          </w:divBdr>
        </w:div>
        <w:div w:id="436946124">
          <w:marLeft w:val="480"/>
          <w:marRight w:val="0"/>
          <w:marTop w:val="0"/>
          <w:marBottom w:val="0"/>
          <w:divBdr>
            <w:top w:val="none" w:sz="0" w:space="0" w:color="auto"/>
            <w:left w:val="none" w:sz="0" w:space="0" w:color="auto"/>
            <w:bottom w:val="none" w:sz="0" w:space="0" w:color="auto"/>
            <w:right w:val="none" w:sz="0" w:space="0" w:color="auto"/>
          </w:divBdr>
        </w:div>
        <w:div w:id="1663117696">
          <w:marLeft w:val="480"/>
          <w:marRight w:val="0"/>
          <w:marTop w:val="0"/>
          <w:marBottom w:val="0"/>
          <w:divBdr>
            <w:top w:val="none" w:sz="0" w:space="0" w:color="auto"/>
            <w:left w:val="none" w:sz="0" w:space="0" w:color="auto"/>
            <w:bottom w:val="none" w:sz="0" w:space="0" w:color="auto"/>
            <w:right w:val="none" w:sz="0" w:space="0" w:color="auto"/>
          </w:divBdr>
        </w:div>
        <w:div w:id="475873498">
          <w:marLeft w:val="480"/>
          <w:marRight w:val="0"/>
          <w:marTop w:val="0"/>
          <w:marBottom w:val="0"/>
          <w:divBdr>
            <w:top w:val="none" w:sz="0" w:space="0" w:color="auto"/>
            <w:left w:val="none" w:sz="0" w:space="0" w:color="auto"/>
            <w:bottom w:val="none" w:sz="0" w:space="0" w:color="auto"/>
            <w:right w:val="none" w:sz="0" w:space="0" w:color="auto"/>
          </w:divBdr>
        </w:div>
        <w:div w:id="2024670569">
          <w:marLeft w:val="480"/>
          <w:marRight w:val="0"/>
          <w:marTop w:val="0"/>
          <w:marBottom w:val="0"/>
          <w:divBdr>
            <w:top w:val="none" w:sz="0" w:space="0" w:color="auto"/>
            <w:left w:val="none" w:sz="0" w:space="0" w:color="auto"/>
            <w:bottom w:val="none" w:sz="0" w:space="0" w:color="auto"/>
            <w:right w:val="none" w:sz="0" w:space="0" w:color="auto"/>
          </w:divBdr>
        </w:div>
        <w:div w:id="129634191">
          <w:marLeft w:val="480"/>
          <w:marRight w:val="0"/>
          <w:marTop w:val="0"/>
          <w:marBottom w:val="0"/>
          <w:divBdr>
            <w:top w:val="none" w:sz="0" w:space="0" w:color="auto"/>
            <w:left w:val="none" w:sz="0" w:space="0" w:color="auto"/>
            <w:bottom w:val="none" w:sz="0" w:space="0" w:color="auto"/>
            <w:right w:val="none" w:sz="0" w:space="0" w:color="auto"/>
          </w:divBdr>
        </w:div>
      </w:divsChild>
    </w:div>
    <w:div w:id="1892031302">
      <w:bodyDiv w:val="1"/>
      <w:marLeft w:val="0"/>
      <w:marRight w:val="0"/>
      <w:marTop w:val="0"/>
      <w:marBottom w:val="0"/>
      <w:divBdr>
        <w:top w:val="none" w:sz="0" w:space="0" w:color="auto"/>
        <w:left w:val="none" w:sz="0" w:space="0" w:color="auto"/>
        <w:bottom w:val="none" w:sz="0" w:space="0" w:color="auto"/>
        <w:right w:val="none" w:sz="0" w:space="0" w:color="auto"/>
      </w:divBdr>
    </w:div>
    <w:div w:id="1893073136">
      <w:bodyDiv w:val="1"/>
      <w:marLeft w:val="0"/>
      <w:marRight w:val="0"/>
      <w:marTop w:val="0"/>
      <w:marBottom w:val="0"/>
      <w:divBdr>
        <w:top w:val="none" w:sz="0" w:space="0" w:color="auto"/>
        <w:left w:val="none" w:sz="0" w:space="0" w:color="auto"/>
        <w:bottom w:val="none" w:sz="0" w:space="0" w:color="auto"/>
        <w:right w:val="none" w:sz="0" w:space="0" w:color="auto"/>
      </w:divBdr>
    </w:div>
    <w:div w:id="1896426680">
      <w:bodyDiv w:val="1"/>
      <w:marLeft w:val="0"/>
      <w:marRight w:val="0"/>
      <w:marTop w:val="0"/>
      <w:marBottom w:val="0"/>
      <w:divBdr>
        <w:top w:val="none" w:sz="0" w:space="0" w:color="auto"/>
        <w:left w:val="none" w:sz="0" w:space="0" w:color="auto"/>
        <w:bottom w:val="none" w:sz="0" w:space="0" w:color="auto"/>
        <w:right w:val="none" w:sz="0" w:space="0" w:color="auto"/>
      </w:divBdr>
    </w:div>
    <w:div w:id="1905096582">
      <w:bodyDiv w:val="1"/>
      <w:marLeft w:val="0"/>
      <w:marRight w:val="0"/>
      <w:marTop w:val="0"/>
      <w:marBottom w:val="0"/>
      <w:divBdr>
        <w:top w:val="none" w:sz="0" w:space="0" w:color="auto"/>
        <w:left w:val="none" w:sz="0" w:space="0" w:color="auto"/>
        <w:bottom w:val="none" w:sz="0" w:space="0" w:color="auto"/>
        <w:right w:val="none" w:sz="0" w:space="0" w:color="auto"/>
      </w:divBdr>
    </w:div>
    <w:div w:id="1951231703">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 w:id="1999646933">
      <w:bodyDiv w:val="1"/>
      <w:marLeft w:val="0"/>
      <w:marRight w:val="0"/>
      <w:marTop w:val="0"/>
      <w:marBottom w:val="0"/>
      <w:divBdr>
        <w:top w:val="none" w:sz="0" w:space="0" w:color="auto"/>
        <w:left w:val="none" w:sz="0" w:space="0" w:color="auto"/>
        <w:bottom w:val="none" w:sz="0" w:space="0" w:color="auto"/>
        <w:right w:val="none" w:sz="0" w:space="0" w:color="auto"/>
      </w:divBdr>
    </w:div>
    <w:div w:id="2009601230">
      <w:bodyDiv w:val="1"/>
      <w:marLeft w:val="0"/>
      <w:marRight w:val="0"/>
      <w:marTop w:val="0"/>
      <w:marBottom w:val="0"/>
      <w:divBdr>
        <w:top w:val="none" w:sz="0" w:space="0" w:color="auto"/>
        <w:left w:val="none" w:sz="0" w:space="0" w:color="auto"/>
        <w:bottom w:val="none" w:sz="0" w:space="0" w:color="auto"/>
        <w:right w:val="none" w:sz="0" w:space="0" w:color="auto"/>
      </w:divBdr>
    </w:div>
    <w:div w:id="2022470041">
      <w:bodyDiv w:val="1"/>
      <w:marLeft w:val="0"/>
      <w:marRight w:val="0"/>
      <w:marTop w:val="0"/>
      <w:marBottom w:val="0"/>
      <w:divBdr>
        <w:top w:val="none" w:sz="0" w:space="0" w:color="auto"/>
        <w:left w:val="none" w:sz="0" w:space="0" w:color="auto"/>
        <w:bottom w:val="none" w:sz="0" w:space="0" w:color="auto"/>
        <w:right w:val="none" w:sz="0" w:space="0" w:color="auto"/>
      </w:divBdr>
    </w:div>
    <w:div w:id="2060323526">
      <w:bodyDiv w:val="1"/>
      <w:marLeft w:val="0"/>
      <w:marRight w:val="0"/>
      <w:marTop w:val="0"/>
      <w:marBottom w:val="0"/>
      <w:divBdr>
        <w:top w:val="none" w:sz="0" w:space="0" w:color="auto"/>
        <w:left w:val="none" w:sz="0" w:space="0" w:color="auto"/>
        <w:bottom w:val="none" w:sz="0" w:space="0" w:color="auto"/>
        <w:right w:val="none" w:sz="0" w:space="0" w:color="auto"/>
      </w:divBdr>
    </w:div>
    <w:div w:id="2066836312">
      <w:bodyDiv w:val="1"/>
      <w:marLeft w:val="0"/>
      <w:marRight w:val="0"/>
      <w:marTop w:val="0"/>
      <w:marBottom w:val="0"/>
      <w:divBdr>
        <w:top w:val="none" w:sz="0" w:space="0" w:color="auto"/>
        <w:left w:val="none" w:sz="0" w:space="0" w:color="auto"/>
        <w:bottom w:val="none" w:sz="0" w:space="0" w:color="auto"/>
        <w:right w:val="none" w:sz="0" w:space="0" w:color="auto"/>
      </w:divBdr>
      <w:divsChild>
        <w:div w:id="1997103467">
          <w:marLeft w:val="1267"/>
          <w:marRight w:val="0"/>
          <w:marTop w:val="100"/>
          <w:marBottom w:val="0"/>
          <w:divBdr>
            <w:top w:val="none" w:sz="0" w:space="0" w:color="auto"/>
            <w:left w:val="none" w:sz="0" w:space="0" w:color="auto"/>
            <w:bottom w:val="none" w:sz="0" w:space="0" w:color="auto"/>
            <w:right w:val="none" w:sz="0" w:space="0" w:color="auto"/>
          </w:divBdr>
        </w:div>
      </w:divsChild>
    </w:div>
    <w:div w:id="2110928471">
      <w:bodyDiv w:val="1"/>
      <w:marLeft w:val="0"/>
      <w:marRight w:val="0"/>
      <w:marTop w:val="0"/>
      <w:marBottom w:val="0"/>
      <w:divBdr>
        <w:top w:val="none" w:sz="0" w:space="0" w:color="auto"/>
        <w:left w:val="none" w:sz="0" w:space="0" w:color="auto"/>
        <w:bottom w:val="none" w:sz="0" w:space="0" w:color="auto"/>
        <w:right w:val="none" w:sz="0" w:space="0" w:color="auto"/>
      </w:divBdr>
    </w:div>
    <w:div w:id="2130317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package" Target="embeddings/Microsoft_PowerPoint_Slide2.sldx"/><Relationship Id="rId42" Type="http://schemas.openxmlformats.org/officeDocument/2006/relationships/image" Target="media/image22.emf"/><Relationship Id="rId47" Type="http://schemas.openxmlformats.org/officeDocument/2006/relationships/hyperlink" Target="https://github.com/openconfig/gnmi/blob/master/proto/gnmi/gnmi.proto" TargetMode="External"/><Relationship Id="rId63" Type="http://schemas.openxmlformats.org/officeDocument/2006/relationships/hyperlink" Target="https://tools.ietf.org/html/rfc6750" TargetMode="External"/><Relationship Id="rId68" Type="http://schemas.openxmlformats.org/officeDocument/2006/relationships/hyperlink" Target="https://www.opennetworking.org/"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package" Target="embeddings/Microsoft_PowerPoint_Slide5.sldx"/><Relationship Id="rId11" Type="http://schemas.openxmlformats.org/officeDocument/2006/relationships/endnotes" Target="endnotes.xml"/><Relationship Id="rId24" Type="http://schemas.openxmlformats.org/officeDocument/2006/relationships/header" Target="header1.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emf"/><Relationship Id="rId45" Type="http://schemas.openxmlformats.org/officeDocument/2006/relationships/hyperlink" Target="https://github.com/openconfig/reference/tree/master/rpc/gnmi" TargetMode="External"/><Relationship Id="rId53" Type="http://schemas.openxmlformats.org/officeDocument/2006/relationships/hyperlink" Target="https://protobuf.dev/programming-guides/encoding/" TargetMode="External"/><Relationship Id="rId58" Type="http://schemas.openxmlformats.org/officeDocument/2006/relationships/hyperlink" Target="https://wiki.opennetworking.org/display/OTCC/TAPI+RIA+Associated+Documents" TargetMode="External"/><Relationship Id="rId66" Type="http://schemas.openxmlformats.org/officeDocument/2006/relationships/hyperlink" Target="https://tools.ietf.org/html/rfc6020" TargetMode="External"/><Relationship Id="rId5" Type="http://schemas.openxmlformats.org/officeDocument/2006/relationships/customXml" Target="../customXml/item5.xml"/><Relationship Id="rId61" Type="http://schemas.openxmlformats.org/officeDocument/2006/relationships/hyperlink" Target="https://tools.ietf.org/html/rfc6455" TargetMode="External"/><Relationship Id="rId19" Type="http://schemas.openxmlformats.org/officeDocument/2006/relationships/package" Target="embeddings/Microsoft_PowerPoint_Slide1.sldx"/><Relationship Id="rId14" Type="http://schemas.openxmlformats.org/officeDocument/2006/relationships/image" Target="media/image3.png"/><Relationship Id="rId22" Type="http://schemas.openxmlformats.org/officeDocument/2006/relationships/image" Target="media/image8.emf"/><Relationship Id="rId27" Type="http://schemas.openxmlformats.org/officeDocument/2006/relationships/package" Target="embeddings/Microsoft_PowerPoint_Slide4.sldx"/><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package" Target="embeddings/Microsoft_PowerPoint_Slide7.sldx"/><Relationship Id="rId48" Type="http://schemas.openxmlformats.org/officeDocument/2006/relationships/hyperlink" Target="https://datatracker.ietf.org/doc/html/draft-davis-netmod-modelling-boundaries-01" TargetMode="External"/><Relationship Id="rId56" Type="http://schemas.openxmlformats.org/officeDocument/2006/relationships/hyperlink" Target="https://wiki.opennetworking.org/display/OTCC/TAPI+RIA+Associated+Documents" TargetMode="External"/><Relationship Id="rId64" Type="http://schemas.openxmlformats.org/officeDocument/2006/relationships/hyperlink" Target="https://datatracker.ietf.org/doc/html/rfc6902" TargetMode="External"/><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en.wikipedia.org/wiki/Nyquist-Shannon_sampling_theorem" TargetMode="Externa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package" Target="embeddings/Microsoft_PowerPoint_Slide.sldx"/><Relationship Id="rId25" Type="http://schemas.openxmlformats.org/officeDocument/2006/relationships/footer" Target="footer1.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github.com/openconfig/reference/blob/master/rpc/gnmi/gnmi-history.md" TargetMode="External"/><Relationship Id="rId59" Type="http://schemas.openxmlformats.org/officeDocument/2006/relationships/hyperlink" Target="https://wiki.opennetworking.org/download/attachments/766218066/TAPI_Notification_and_Streaming_Sequences.xlsx?api=v2" TargetMode="External"/><Relationship Id="rId67" Type="http://schemas.openxmlformats.org/officeDocument/2006/relationships/hyperlink" Target="https://kafka.apache.org/" TargetMode="External"/><Relationship Id="rId20" Type="http://schemas.openxmlformats.org/officeDocument/2006/relationships/image" Target="media/image7.emf"/><Relationship Id="rId41" Type="http://schemas.openxmlformats.org/officeDocument/2006/relationships/package" Target="embeddings/Microsoft_PowerPoint_Slide6.sldx"/><Relationship Id="rId54" Type="http://schemas.openxmlformats.org/officeDocument/2006/relationships/hyperlink" Target="https://protobuf-decoder.netlify.app/" TargetMode="External"/><Relationship Id="rId62" Type="http://schemas.openxmlformats.org/officeDocument/2006/relationships/hyperlink" Target="https://tools.ietf.org/html/rfc6455"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package" Target="embeddings/Microsoft_PowerPoint_Slide3.sldx"/><Relationship Id="rId28" Type="http://schemas.openxmlformats.org/officeDocument/2006/relationships/image" Target="media/image10.emf"/><Relationship Id="rId36" Type="http://schemas.openxmlformats.org/officeDocument/2006/relationships/image" Target="media/image17.png"/><Relationship Id="rId49" Type="http://schemas.openxmlformats.org/officeDocument/2006/relationships/hyperlink" Target="https://www.json.org/json-en.html" TargetMode="External"/><Relationship Id="rId57" Type="http://schemas.openxmlformats.org/officeDocument/2006/relationships/hyperlink" Target="https://wiki.opennetworking.org/download/attachments/766218066/TAPI_Alarm_TCA_List.xlsx?api=v2" TargetMode="Externa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hyperlink" Target="https://en.wikipedia.org/wiki/Domain-driven_design" TargetMode="External"/><Relationship Id="rId52" Type="http://schemas.openxmlformats.org/officeDocument/2006/relationships/hyperlink" Target="https://www.opennetworking.org/wp-content/uploads/2018/12/TR-512_v1.4_OnfCoreIm-info.zip" TargetMode="External"/><Relationship Id="rId60" Type="http://schemas.openxmlformats.org/officeDocument/2006/relationships/hyperlink" Target="https://tools.ietf.org/html/rfc6455" TargetMode="External"/><Relationship Id="rId65" Type="http://schemas.openxmlformats.org/officeDocument/2006/relationships/hyperlink" Target="https://www.w3.org/standards/xml/"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emf"/><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hyperlink" Target="https://kafka.apache.org/" TargetMode="External"/><Relationship Id="rId55" Type="http://schemas.openxmlformats.org/officeDocument/2006/relationships/hyperlink" Target="https://tools.ietf.org/html/rfc8040"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8C6BCBA0317FE45A8D0802EC51AB3B1" ma:contentTypeVersion="13" ma:contentTypeDescription="Create a new document." ma:contentTypeScope="" ma:versionID="7b55837e8b4bf0e771eaf53b5733f168">
  <xsd:schema xmlns:xsd="http://www.w3.org/2001/XMLSchema" xmlns:xs="http://www.w3.org/2001/XMLSchema" xmlns:p="http://schemas.microsoft.com/office/2006/metadata/properties" xmlns:ns3="2b3b7a9a-9f4e-4287-887d-66a893a8deff" xmlns:ns4="ad05b431-1422-4e90-a916-f1fafe37ef17" targetNamespace="http://schemas.microsoft.com/office/2006/metadata/properties" ma:root="true" ma:fieldsID="b6bfb53b1306204a04e60b5f76dfe771" ns3:_="" ns4:_="">
    <xsd:import namespace="2b3b7a9a-9f4e-4287-887d-66a893a8deff"/>
    <xsd:import namespace="ad05b431-1422-4e90-a916-f1fafe37ef1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b7a9a-9f4e-4287-887d-66a893a8de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d05b431-1422-4e90-a916-f1fafe37ef17"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F19CDD6-E150-4199-95EA-20ECCC311FB4}">
  <ds:schemaRefs>
    <ds:schemaRef ds:uri="http://schemas.microsoft.com/sharepoint/v3/contenttype/forms"/>
  </ds:schemaRefs>
</ds:datastoreItem>
</file>

<file path=customXml/itemProps2.xml><?xml version="1.0" encoding="utf-8"?>
<ds:datastoreItem xmlns:ds="http://schemas.openxmlformats.org/officeDocument/2006/customXml" ds:itemID="{34646003-AB2B-4033-8957-0BA33FD09731}">
  <ds:schemaRefs>
    <ds:schemaRef ds:uri="http://schemas.openxmlformats.org/officeDocument/2006/bibliography"/>
  </ds:schemaRefs>
</ds:datastoreItem>
</file>

<file path=customXml/itemProps3.xml><?xml version="1.0" encoding="utf-8"?>
<ds:datastoreItem xmlns:ds="http://schemas.openxmlformats.org/officeDocument/2006/customXml" ds:itemID="{A7101888-61D1-449E-BA05-9A9194FBB06F}">
  <ds:schemaRefs>
    <ds:schemaRef ds:uri="http://schemas.microsoft.com/sharepoint/v3/contenttype/forms"/>
  </ds:schemaRefs>
</ds:datastoreItem>
</file>

<file path=customXml/itemProps4.xml><?xml version="1.0" encoding="utf-8"?>
<ds:datastoreItem xmlns:ds="http://schemas.openxmlformats.org/officeDocument/2006/customXml" ds:itemID="{8BCAB96F-BBD9-4F20-87EE-4BEDFC45E1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b7a9a-9f4e-4287-887d-66a893a8deff"/>
    <ds:schemaRef ds:uri="ad05b431-1422-4e90-a916-f1fafe37ef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E284E5B-4AF2-4524-BC8D-BC2DDF64793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149</Pages>
  <Words>50265</Words>
  <Characters>286517</Characters>
  <Application>Microsoft Office Word</Application>
  <DocSecurity>0</DocSecurity>
  <Lines>2387</Lines>
  <Paragraphs>672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2025-03-19T10:41:00Z</dcterms:created>
  <dcterms:modified xsi:type="dcterms:W3CDTF">2025-03-19T10:41:00Z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0x01010048C6BCBA0317FE45A8D0802EC51AB3B1</vt:lpwstr>
  </property>
  <property fmtid="{D5CDD505-2E9C-101B-9397-08002B2CF9AE}" pid="3" name="MSIP_Label_b1aa2129-79ec-42c0-bfac-e5b7a0374572_Enabled">
    <vt:lpwstr>True</vt:lpwstr>
  </property>
  <property fmtid="{D5CDD505-2E9C-101B-9397-08002B2CF9AE}" pid="4" name="MSIP_Label_b1aa2129-79ec-42c0-bfac-e5b7a0374572_SiteId">
    <vt:lpwstr>5d471751-9675-428d-917b-70f44f9630b0</vt:lpwstr>
  </property>
  <property fmtid="{D5CDD505-2E9C-101B-9397-08002B2CF9AE}" pid="5" name="MSIP_Label_b1aa2129-79ec-42c0-bfac-e5b7a0374572_Owner">
    <vt:lpwstr>andrea.mazzini@nokia.com</vt:lpwstr>
  </property>
  <property fmtid="{D5CDD505-2E9C-101B-9397-08002B2CF9AE}" pid="6" name="MSIP_Label_b1aa2129-79ec-42c0-bfac-e5b7a0374572_SetDate">
    <vt:lpwstr>2019-12-03T11:26:47.3960971Z</vt:lpwstr>
  </property>
  <property fmtid="{D5CDD505-2E9C-101B-9397-08002B2CF9AE}" pid="7" name="MSIP_Label_b1aa2129-79ec-42c0-bfac-e5b7a0374572_Name">
    <vt:lpwstr>Public</vt:lpwstr>
  </property>
  <property fmtid="{D5CDD505-2E9C-101B-9397-08002B2CF9AE}" pid="8" name="MSIP_Label_b1aa2129-79ec-42c0-bfac-e5b7a0374572_Application">
    <vt:lpwstr>Microsoft Azure Information Protection</vt:lpwstr>
  </property>
  <property fmtid="{D5CDD505-2E9C-101B-9397-08002B2CF9AE}" pid="9" name="MSIP_Label_b1aa2129-79ec-42c0-bfac-e5b7a0374572_ActionId">
    <vt:lpwstr>69029e10-2312-457f-b671-89d3b995b0f6</vt:lpwstr>
  </property>
  <property fmtid="{D5CDD505-2E9C-101B-9397-08002B2CF9AE}" pid="10" name="MSIP_Label_b1aa2129-79ec-42c0-bfac-e5b7a0374572_Extended_MSFT_Method">
    <vt:lpwstr>Manual</vt:lpwstr>
  </property>
  <property fmtid="{D5CDD505-2E9C-101B-9397-08002B2CF9AE}" pid="11" name="Sensitivity">
    <vt:lpwstr>Public</vt:lpwstr>
  </property>
</Properties>
</file>